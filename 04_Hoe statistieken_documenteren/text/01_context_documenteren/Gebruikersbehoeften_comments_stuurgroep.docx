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466C" w14:textId="77777777" w:rsidR="00740FD9" w:rsidRDefault="0005439F">
      <w:pPr>
        <w:spacing w:before="177" w:line="187" w:lineRule="auto"/>
        <w:rPr>
          <w:rFonts w:ascii="Trebuchet MS"/>
          <w:sz w:val="48"/>
        </w:rPr>
      </w:pPr>
      <w:r>
        <w:rPr>
          <w:rFonts w:ascii="Trebuchet MS"/>
          <w:noProof/>
          <w:sz w:val="48"/>
        </w:rPr>
        <mc:AlternateContent>
          <mc:Choice Requires="wpg">
            <w:drawing>
              <wp:anchor distT="0" distB="0" distL="0" distR="0" simplePos="0" relativeHeight="251658241" behindDoc="1" locked="0" layoutInCell="1" allowOverlap="1" wp14:anchorId="7C6F4723" wp14:editId="7C6F4724">
                <wp:simplePos x="0" y="0"/>
                <wp:positionH relativeFrom="page">
                  <wp:posOffset>-16</wp:posOffset>
                </wp:positionH>
                <wp:positionV relativeFrom="page">
                  <wp:posOffset>2673075</wp:posOffset>
                </wp:positionV>
                <wp:extent cx="7560309" cy="80200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8020050"/>
                          <a:chOff x="0" y="0"/>
                          <a:chExt cx="7560309" cy="8020050"/>
                        </a:xfrm>
                      </wpg:grpSpPr>
                      <wps:wsp>
                        <wps:cNvPr id="2" name="Graphic 2"/>
                        <wps:cNvSpPr/>
                        <wps:spPr>
                          <a:xfrm>
                            <a:off x="0" y="0"/>
                            <a:ext cx="7560309" cy="8020050"/>
                          </a:xfrm>
                          <a:custGeom>
                            <a:avLst/>
                            <a:gdLst/>
                            <a:ahLst/>
                            <a:cxnLst/>
                            <a:rect l="l" t="t" r="r" b="b"/>
                            <a:pathLst>
                              <a:path w="7560309" h="8020050">
                                <a:moveTo>
                                  <a:pt x="7560097" y="0"/>
                                </a:moveTo>
                                <a:lnTo>
                                  <a:pt x="0" y="1607016"/>
                                </a:lnTo>
                                <a:lnTo>
                                  <a:pt x="0" y="8019503"/>
                                </a:lnTo>
                                <a:lnTo>
                                  <a:pt x="7560097" y="8019503"/>
                                </a:lnTo>
                                <a:lnTo>
                                  <a:pt x="7560097" y="0"/>
                                </a:lnTo>
                                <a:close/>
                              </a:path>
                            </a:pathLst>
                          </a:custGeom>
                          <a:solidFill>
                            <a:srgbClr val="4A6C79"/>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6860594" y="5090574"/>
                            <a:ext cx="161925" cy="184150"/>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6860594" y="5389926"/>
                            <a:ext cx="161925" cy="180975"/>
                          </a:xfrm>
                          <a:prstGeom prst="rect">
                            <a:avLst/>
                          </a:prstGeom>
                        </pic:spPr>
                      </pic:pic>
                    </wpg:wgp>
                  </a:graphicData>
                </a:graphic>
              </wp:anchor>
            </w:drawing>
          </mc:Choice>
          <mc:Fallback xmlns:a="http://schemas.openxmlformats.org/drawingml/2006/main" xmlns:pic="http://schemas.openxmlformats.org/drawingml/2006/picture">
            <w:pict w14:anchorId="23278ECE">
              <v:group id="Group 1" style="position:absolute;margin-left:0;margin-top:210.5pt;width:595.3pt;height:631.5pt;z-index:-15874560;mso-wrap-distance-left:0;mso-wrap-distance-right:0;mso-position-horizontal-relative:page;mso-position-vertical-relative:page" coordsize="75603,80200" o:spid="_x0000_s1026" w14:anchorId="7CE25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">
                <v:shape id="Graphic 2" style="position:absolute;width:75603;height:80200;visibility:visible;mso-wrap-style:square;v-text-anchor:top" coordsize="7560309,8020050" o:spid="_x0000_s1027" fillcolor="#4a6c79" stroked="f" path="m7560097,l,1607016,,8019503r7560097,l75600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68605;top:50905;width:1620;height:184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">
                  <v:imagedata o:title="" r:id="rId7"/>
                </v:shape>
                <v:shape id="Image 4" style="position:absolute;left:68605;top:53899;width:1620;height:181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">
                  <v:imagedata o:title="" r:id="rId8"/>
                </v:shape>
                <w10:wrap anchorx="page" anchory="page"/>
              </v:group>
            </w:pict>
          </mc:Fallback>
        </mc:AlternateContent>
      </w:r>
      <w:r>
        <w:rPr>
          <w:rFonts w:ascii="Trebuchet MS"/>
          <w:color w:val="4A6C79"/>
          <w:spacing w:val="-2"/>
          <w:sz w:val="48"/>
        </w:rPr>
        <w:t xml:space="preserve">VLAAMSE </w:t>
      </w:r>
      <w:r>
        <w:rPr>
          <w:rFonts w:ascii="Trebuchet MS"/>
          <w:color w:val="4A6C79"/>
          <w:spacing w:val="-20"/>
          <w:sz w:val="48"/>
        </w:rPr>
        <w:t xml:space="preserve">STATISTISCHE </w:t>
      </w:r>
      <w:r>
        <w:rPr>
          <w:rFonts w:ascii="Trebuchet MS"/>
          <w:color w:val="4A6C79"/>
          <w:spacing w:val="-2"/>
          <w:sz w:val="48"/>
        </w:rPr>
        <w:t>AUTORITEIT</w:t>
      </w:r>
    </w:p>
    <w:p w14:paraId="7C6F466D" w14:textId="77777777" w:rsidR="00740FD9" w:rsidRDefault="0005439F">
      <w:pPr>
        <w:rPr>
          <w:rFonts w:ascii="Trebuchet MS"/>
          <w:sz w:val="35"/>
        </w:rPr>
      </w:pPr>
      <w:r>
        <w:br w:type="column"/>
      </w:r>
    </w:p>
    <w:p w14:paraId="7C6F466E" w14:textId="77777777" w:rsidR="00740FD9" w:rsidRDefault="0005439F">
      <w:pPr>
        <w:spacing w:line="369" w:lineRule="exact"/>
        <w:ind w:left="5291"/>
        <w:rPr>
          <w:rFonts w:ascii="Trebuchet MS"/>
          <w:sz w:val="35"/>
        </w:rPr>
      </w:pPr>
      <w:r>
        <w:rPr>
          <w:rFonts w:ascii="Trebuchet MS"/>
          <w:noProof/>
          <w:sz w:val="35"/>
        </w:rPr>
        <mc:AlternateContent>
          <mc:Choice Requires="wpg">
            <w:drawing>
              <wp:anchor distT="0" distB="0" distL="0" distR="0" simplePos="0" relativeHeight="251658240" behindDoc="0" locked="0" layoutInCell="1" allowOverlap="1" wp14:anchorId="7C6F4725" wp14:editId="7C6F4726">
                <wp:simplePos x="0" y="0"/>
                <wp:positionH relativeFrom="page">
                  <wp:posOffset>5384568</wp:posOffset>
                </wp:positionH>
                <wp:positionV relativeFrom="paragraph">
                  <wp:posOffset>-122990</wp:posOffset>
                </wp:positionV>
                <wp:extent cx="490855" cy="6483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855" cy="648335"/>
                          <a:chOff x="0" y="0"/>
                          <a:chExt cx="490855" cy="648335"/>
                        </a:xfrm>
                      </wpg:grpSpPr>
                      <wps:wsp>
                        <wps:cNvPr id="6" name="Graphic 6"/>
                        <wps:cNvSpPr/>
                        <wps:spPr>
                          <a:xfrm>
                            <a:off x="268443" y="3130"/>
                            <a:ext cx="219710" cy="641985"/>
                          </a:xfrm>
                          <a:custGeom>
                            <a:avLst/>
                            <a:gdLst/>
                            <a:ahLst/>
                            <a:cxnLst/>
                            <a:rect l="l" t="t" r="r" b="b"/>
                            <a:pathLst>
                              <a:path w="219710" h="641985">
                                <a:moveTo>
                                  <a:pt x="0" y="0"/>
                                </a:moveTo>
                                <a:lnTo>
                                  <a:pt x="219109" y="641676"/>
                                </a:lnTo>
                              </a:path>
                            </a:pathLst>
                          </a:custGeom>
                          <a:ln w="6260">
                            <a:solidFill>
                              <a:srgbClr val="4A6C79"/>
                            </a:solidFill>
                            <a:prstDash val="solid"/>
                          </a:ln>
                        </wps:spPr>
                        <wps:bodyPr wrap="square" lIns="0" tIns="0" rIns="0" bIns="0" rtlCol="0">
                          <a:prstTxWarp prst="textNoShape">
                            <a:avLst/>
                          </a:prstTxWarp>
                          <a:noAutofit/>
                        </wps:bodyPr>
                      </wps:wsp>
                      <wps:wsp>
                        <wps:cNvPr id="7" name="Graphic 7"/>
                        <wps:cNvSpPr/>
                        <wps:spPr>
                          <a:xfrm>
                            <a:off x="0" y="91043"/>
                            <a:ext cx="290830" cy="466090"/>
                          </a:xfrm>
                          <a:custGeom>
                            <a:avLst/>
                            <a:gdLst/>
                            <a:ahLst/>
                            <a:cxnLst/>
                            <a:rect l="l" t="t" r="r" b="b"/>
                            <a:pathLst>
                              <a:path w="290830" h="466090">
                                <a:moveTo>
                                  <a:pt x="104166" y="42726"/>
                                </a:moveTo>
                                <a:lnTo>
                                  <a:pt x="120636" y="105672"/>
                                </a:lnTo>
                                <a:lnTo>
                                  <a:pt x="136273" y="178159"/>
                                </a:lnTo>
                                <a:lnTo>
                                  <a:pt x="138399" y="189685"/>
                                </a:lnTo>
                                <a:lnTo>
                                  <a:pt x="142482" y="210998"/>
                                </a:lnTo>
                                <a:lnTo>
                                  <a:pt x="147823" y="235714"/>
                                </a:lnTo>
                                <a:lnTo>
                                  <a:pt x="153137" y="254362"/>
                                </a:lnTo>
                                <a:lnTo>
                                  <a:pt x="155472" y="260988"/>
                                </a:lnTo>
                                <a:lnTo>
                                  <a:pt x="157656" y="267401"/>
                                </a:lnTo>
                                <a:lnTo>
                                  <a:pt x="160083" y="274278"/>
                                </a:lnTo>
                                <a:lnTo>
                                  <a:pt x="162433" y="280169"/>
                                </a:lnTo>
                                <a:lnTo>
                                  <a:pt x="170393" y="294745"/>
                                </a:lnTo>
                                <a:lnTo>
                                  <a:pt x="180195" y="311605"/>
                                </a:lnTo>
                                <a:lnTo>
                                  <a:pt x="188756" y="329664"/>
                                </a:lnTo>
                                <a:lnTo>
                                  <a:pt x="192874" y="347334"/>
                                </a:lnTo>
                                <a:lnTo>
                                  <a:pt x="192991" y="347835"/>
                                </a:lnTo>
                                <a:lnTo>
                                  <a:pt x="193702" y="357740"/>
                                </a:lnTo>
                                <a:lnTo>
                                  <a:pt x="194406" y="365664"/>
                                </a:lnTo>
                                <a:lnTo>
                                  <a:pt x="195239" y="375400"/>
                                </a:lnTo>
                                <a:lnTo>
                                  <a:pt x="195691" y="383417"/>
                                </a:lnTo>
                                <a:lnTo>
                                  <a:pt x="195765" y="384583"/>
                                </a:lnTo>
                                <a:lnTo>
                                  <a:pt x="230109" y="440564"/>
                                </a:lnTo>
                                <a:lnTo>
                                  <a:pt x="290307" y="465817"/>
                                </a:lnTo>
                                <a:lnTo>
                                  <a:pt x="290307" y="430298"/>
                                </a:lnTo>
                                <a:lnTo>
                                  <a:pt x="258404" y="426407"/>
                                </a:lnTo>
                                <a:lnTo>
                                  <a:pt x="231005" y="417654"/>
                                </a:lnTo>
                                <a:lnTo>
                                  <a:pt x="211658" y="408414"/>
                                </a:lnTo>
                                <a:lnTo>
                                  <a:pt x="203907" y="403066"/>
                                </a:lnTo>
                                <a:lnTo>
                                  <a:pt x="204044" y="399649"/>
                                </a:lnTo>
                                <a:lnTo>
                                  <a:pt x="222031" y="358172"/>
                                </a:lnTo>
                                <a:lnTo>
                                  <a:pt x="244564" y="348596"/>
                                </a:lnTo>
                                <a:lnTo>
                                  <a:pt x="290303" y="348596"/>
                                </a:lnTo>
                                <a:lnTo>
                                  <a:pt x="290289" y="333650"/>
                                </a:lnTo>
                                <a:lnTo>
                                  <a:pt x="236099" y="333650"/>
                                </a:lnTo>
                                <a:lnTo>
                                  <a:pt x="219104" y="328906"/>
                                </a:lnTo>
                                <a:lnTo>
                                  <a:pt x="212301" y="323666"/>
                                </a:lnTo>
                                <a:lnTo>
                                  <a:pt x="206252" y="317300"/>
                                </a:lnTo>
                                <a:lnTo>
                                  <a:pt x="201408" y="309386"/>
                                </a:lnTo>
                                <a:lnTo>
                                  <a:pt x="198218" y="299498"/>
                                </a:lnTo>
                                <a:lnTo>
                                  <a:pt x="192092" y="281084"/>
                                </a:lnTo>
                                <a:lnTo>
                                  <a:pt x="183390" y="264012"/>
                                </a:lnTo>
                                <a:lnTo>
                                  <a:pt x="174567" y="247043"/>
                                </a:lnTo>
                                <a:lnTo>
                                  <a:pt x="168075" y="228937"/>
                                </a:lnTo>
                                <a:lnTo>
                                  <a:pt x="165469" y="217211"/>
                                </a:lnTo>
                                <a:lnTo>
                                  <a:pt x="163008" y="205315"/>
                                </a:lnTo>
                                <a:lnTo>
                                  <a:pt x="160478" y="193398"/>
                                </a:lnTo>
                                <a:lnTo>
                                  <a:pt x="157660" y="181610"/>
                                </a:lnTo>
                                <a:lnTo>
                                  <a:pt x="151542" y="157755"/>
                                </a:lnTo>
                                <a:lnTo>
                                  <a:pt x="148645" y="146190"/>
                                </a:lnTo>
                                <a:lnTo>
                                  <a:pt x="135536" y="99290"/>
                                </a:lnTo>
                                <a:lnTo>
                                  <a:pt x="119527" y="60818"/>
                                </a:lnTo>
                                <a:lnTo>
                                  <a:pt x="105807" y="42938"/>
                                </a:lnTo>
                                <a:lnTo>
                                  <a:pt x="104166" y="42726"/>
                                </a:lnTo>
                                <a:close/>
                              </a:path>
                              <a:path w="290830" h="466090">
                                <a:moveTo>
                                  <a:pt x="107562" y="185937"/>
                                </a:moveTo>
                                <a:lnTo>
                                  <a:pt x="107920" y="189685"/>
                                </a:lnTo>
                                <a:lnTo>
                                  <a:pt x="107825" y="193398"/>
                                </a:lnTo>
                                <a:lnTo>
                                  <a:pt x="107433" y="203248"/>
                                </a:lnTo>
                                <a:lnTo>
                                  <a:pt x="103422" y="226579"/>
                                </a:lnTo>
                                <a:lnTo>
                                  <a:pt x="93421" y="260988"/>
                                </a:lnTo>
                                <a:lnTo>
                                  <a:pt x="93331" y="261326"/>
                                </a:lnTo>
                                <a:lnTo>
                                  <a:pt x="79879" y="322068"/>
                                </a:lnTo>
                                <a:lnTo>
                                  <a:pt x="84205" y="365664"/>
                                </a:lnTo>
                                <a:lnTo>
                                  <a:pt x="100562" y="396108"/>
                                </a:lnTo>
                                <a:lnTo>
                                  <a:pt x="123175" y="417516"/>
                                </a:lnTo>
                                <a:lnTo>
                                  <a:pt x="146266" y="434004"/>
                                </a:lnTo>
                                <a:lnTo>
                                  <a:pt x="164061" y="449689"/>
                                </a:lnTo>
                                <a:lnTo>
                                  <a:pt x="165003" y="446713"/>
                                </a:lnTo>
                                <a:lnTo>
                                  <a:pt x="163915" y="436698"/>
                                </a:lnTo>
                                <a:lnTo>
                                  <a:pt x="154926" y="418020"/>
                                </a:lnTo>
                                <a:lnTo>
                                  <a:pt x="132165" y="389051"/>
                                </a:lnTo>
                                <a:lnTo>
                                  <a:pt x="121296" y="372646"/>
                                </a:lnTo>
                                <a:lnTo>
                                  <a:pt x="113283" y="349035"/>
                                </a:lnTo>
                                <a:lnTo>
                                  <a:pt x="110434" y="318781"/>
                                </a:lnTo>
                                <a:lnTo>
                                  <a:pt x="110419" y="318626"/>
                                </a:lnTo>
                                <a:lnTo>
                                  <a:pt x="114996" y="281828"/>
                                </a:lnTo>
                                <a:lnTo>
                                  <a:pt x="121167" y="234711"/>
                                </a:lnTo>
                                <a:lnTo>
                                  <a:pt x="121177" y="234106"/>
                                </a:lnTo>
                                <a:lnTo>
                                  <a:pt x="117867" y="205315"/>
                                </a:lnTo>
                                <a:lnTo>
                                  <a:pt x="117835" y="205031"/>
                                </a:lnTo>
                                <a:lnTo>
                                  <a:pt x="111182" y="190101"/>
                                </a:lnTo>
                                <a:lnTo>
                                  <a:pt x="107562" y="185937"/>
                                </a:lnTo>
                                <a:close/>
                              </a:path>
                              <a:path w="290830" h="466090">
                                <a:moveTo>
                                  <a:pt x="290303" y="348596"/>
                                </a:moveTo>
                                <a:lnTo>
                                  <a:pt x="259395" y="348596"/>
                                </a:lnTo>
                                <a:lnTo>
                                  <a:pt x="271367" y="350269"/>
                                </a:lnTo>
                                <a:lnTo>
                                  <a:pt x="281456" y="352229"/>
                                </a:lnTo>
                                <a:lnTo>
                                  <a:pt x="290307" y="353172"/>
                                </a:lnTo>
                                <a:lnTo>
                                  <a:pt x="290303" y="348596"/>
                                </a:lnTo>
                                <a:close/>
                              </a:path>
                              <a:path w="290830" h="466090">
                                <a:moveTo>
                                  <a:pt x="99267" y="110384"/>
                                </a:moveTo>
                                <a:lnTo>
                                  <a:pt x="91702" y="131813"/>
                                </a:lnTo>
                                <a:lnTo>
                                  <a:pt x="75663" y="154766"/>
                                </a:lnTo>
                                <a:lnTo>
                                  <a:pt x="57507" y="177104"/>
                                </a:lnTo>
                                <a:lnTo>
                                  <a:pt x="43590" y="196689"/>
                                </a:lnTo>
                                <a:lnTo>
                                  <a:pt x="27552" y="239314"/>
                                </a:lnTo>
                                <a:lnTo>
                                  <a:pt x="25629" y="261326"/>
                                </a:lnTo>
                                <a:lnTo>
                                  <a:pt x="27208" y="279223"/>
                                </a:lnTo>
                                <a:lnTo>
                                  <a:pt x="31230" y="294745"/>
                                </a:lnTo>
                                <a:lnTo>
                                  <a:pt x="31293" y="294989"/>
                                </a:lnTo>
                                <a:lnTo>
                                  <a:pt x="36789" y="309386"/>
                                </a:lnTo>
                                <a:lnTo>
                                  <a:pt x="42107" y="328906"/>
                                </a:lnTo>
                                <a:lnTo>
                                  <a:pt x="42227" y="329346"/>
                                </a:lnTo>
                                <a:lnTo>
                                  <a:pt x="42283" y="343047"/>
                                </a:lnTo>
                                <a:lnTo>
                                  <a:pt x="41785" y="347334"/>
                                </a:lnTo>
                                <a:lnTo>
                                  <a:pt x="41727" y="347835"/>
                                </a:lnTo>
                                <a:lnTo>
                                  <a:pt x="41617" y="348777"/>
                                </a:lnTo>
                                <a:lnTo>
                                  <a:pt x="56368" y="311605"/>
                                </a:lnTo>
                                <a:lnTo>
                                  <a:pt x="56451" y="309018"/>
                                </a:lnTo>
                                <a:lnTo>
                                  <a:pt x="55792" y="296094"/>
                                </a:lnTo>
                                <a:lnTo>
                                  <a:pt x="55235" y="286057"/>
                                </a:lnTo>
                                <a:lnTo>
                                  <a:pt x="55186" y="264012"/>
                                </a:lnTo>
                                <a:lnTo>
                                  <a:pt x="55965" y="254953"/>
                                </a:lnTo>
                                <a:lnTo>
                                  <a:pt x="56079" y="253626"/>
                                </a:lnTo>
                                <a:lnTo>
                                  <a:pt x="61107" y="232174"/>
                                </a:lnTo>
                                <a:lnTo>
                                  <a:pt x="69688" y="210998"/>
                                </a:lnTo>
                                <a:lnTo>
                                  <a:pt x="80325" y="191148"/>
                                </a:lnTo>
                                <a:lnTo>
                                  <a:pt x="91520" y="173675"/>
                                </a:lnTo>
                                <a:lnTo>
                                  <a:pt x="100523" y="154766"/>
                                </a:lnTo>
                                <a:lnTo>
                                  <a:pt x="103155" y="136938"/>
                                </a:lnTo>
                                <a:lnTo>
                                  <a:pt x="102168" y="124923"/>
                                </a:lnTo>
                                <a:lnTo>
                                  <a:pt x="102075" y="123788"/>
                                </a:lnTo>
                                <a:lnTo>
                                  <a:pt x="102008" y="122975"/>
                                </a:lnTo>
                                <a:lnTo>
                                  <a:pt x="101900" y="121669"/>
                                </a:lnTo>
                                <a:lnTo>
                                  <a:pt x="99267" y="110384"/>
                                </a:lnTo>
                                <a:close/>
                              </a:path>
                              <a:path w="290830" h="466090">
                                <a:moveTo>
                                  <a:pt x="232955" y="227325"/>
                                </a:moveTo>
                                <a:lnTo>
                                  <a:pt x="228510" y="234711"/>
                                </a:lnTo>
                                <a:lnTo>
                                  <a:pt x="231702" y="245001"/>
                                </a:lnTo>
                                <a:lnTo>
                                  <a:pt x="238724" y="254953"/>
                                </a:lnTo>
                                <a:lnTo>
                                  <a:pt x="245773" y="261326"/>
                                </a:lnTo>
                                <a:lnTo>
                                  <a:pt x="252651" y="265450"/>
                                </a:lnTo>
                                <a:lnTo>
                                  <a:pt x="261330" y="269253"/>
                                </a:lnTo>
                                <a:lnTo>
                                  <a:pt x="263403" y="270208"/>
                                </a:lnTo>
                                <a:lnTo>
                                  <a:pt x="279152" y="294989"/>
                                </a:lnTo>
                                <a:lnTo>
                                  <a:pt x="279264" y="295890"/>
                                </a:lnTo>
                                <a:lnTo>
                                  <a:pt x="279289" y="296094"/>
                                </a:lnTo>
                                <a:lnTo>
                                  <a:pt x="278968" y="302002"/>
                                </a:lnTo>
                                <a:lnTo>
                                  <a:pt x="278334" y="304749"/>
                                </a:lnTo>
                                <a:lnTo>
                                  <a:pt x="270007" y="318626"/>
                                </a:lnTo>
                                <a:lnTo>
                                  <a:pt x="269914" y="318781"/>
                                </a:lnTo>
                                <a:lnTo>
                                  <a:pt x="254435" y="329346"/>
                                </a:lnTo>
                                <a:lnTo>
                                  <a:pt x="236099" y="333650"/>
                                </a:lnTo>
                                <a:lnTo>
                                  <a:pt x="290289" y="333650"/>
                                </a:lnTo>
                                <a:lnTo>
                                  <a:pt x="290205" y="239314"/>
                                </a:lnTo>
                                <a:lnTo>
                                  <a:pt x="288711" y="238586"/>
                                </a:lnTo>
                                <a:lnTo>
                                  <a:pt x="256282" y="238586"/>
                                </a:lnTo>
                                <a:lnTo>
                                  <a:pt x="249946" y="236074"/>
                                </a:lnTo>
                                <a:lnTo>
                                  <a:pt x="243891" y="231459"/>
                                </a:lnTo>
                                <a:lnTo>
                                  <a:pt x="238200" y="227593"/>
                                </a:lnTo>
                                <a:lnTo>
                                  <a:pt x="232955" y="227325"/>
                                </a:lnTo>
                                <a:close/>
                              </a:path>
                              <a:path w="290830" h="466090">
                                <a:moveTo>
                                  <a:pt x="279510" y="234106"/>
                                </a:moveTo>
                                <a:lnTo>
                                  <a:pt x="269616" y="234711"/>
                                </a:lnTo>
                                <a:lnTo>
                                  <a:pt x="270758" y="234711"/>
                                </a:lnTo>
                                <a:lnTo>
                                  <a:pt x="263596" y="237310"/>
                                </a:lnTo>
                                <a:lnTo>
                                  <a:pt x="256282" y="238586"/>
                                </a:lnTo>
                                <a:lnTo>
                                  <a:pt x="288711" y="238586"/>
                                </a:lnTo>
                                <a:lnTo>
                                  <a:pt x="279510" y="234106"/>
                                </a:lnTo>
                                <a:close/>
                              </a:path>
                              <a:path w="290830" h="466090">
                                <a:moveTo>
                                  <a:pt x="86974" y="50903"/>
                                </a:moveTo>
                                <a:lnTo>
                                  <a:pt x="77959" y="51326"/>
                                </a:lnTo>
                                <a:lnTo>
                                  <a:pt x="78992" y="53812"/>
                                </a:lnTo>
                                <a:lnTo>
                                  <a:pt x="76540" y="63220"/>
                                </a:lnTo>
                                <a:lnTo>
                                  <a:pt x="62278" y="82477"/>
                                </a:lnTo>
                                <a:lnTo>
                                  <a:pt x="27877" y="114508"/>
                                </a:lnTo>
                                <a:lnTo>
                                  <a:pt x="0" y="149653"/>
                                </a:lnTo>
                                <a:lnTo>
                                  <a:pt x="96" y="175715"/>
                                </a:lnTo>
                                <a:lnTo>
                                  <a:pt x="12005" y="191921"/>
                                </a:lnTo>
                                <a:lnTo>
                                  <a:pt x="19567" y="197495"/>
                                </a:lnTo>
                                <a:lnTo>
                                  <a:pt x="17868" y="192107"/>
                                </a:lnTo>
                                <a:lnTo>
                                  <a:pt x="17973" y="177104"/>
                                </a:lnTo>
                                <a:lnTo>
                                  <a:pt x="27684" y="154116"/>
                                </a:lnTo>
                                <a:lnTo>
                                  <a:pt x="54804" y="124923"/>
                                </a:lnTo>
                                <a:lnTo>
                                  <a:pt x="82501" y="97506"/>
                                </a:lnTo>
                                <a:lnTo>
                                  <a:pt x="93248" y="78251"/>
                                </a:lnTo>
                                <a:lnTo>
                                  <a:pt x="94043" y="66305"/>
                                </a:lnTo>
                                <a:lnTo>
                                  <a:pt x="91888" y="60818"/>
                                </a:lnTo>
                                <a:lnTo>
                                  <a:pt x="86974" y="50903"/>
                                </a:lnTo>
                                <a:close/>
                              </a:path>
                              <a:path w="290830" h="466090">
                                <a:moveTo>
                                  <a:pt x="206464" y="76152"/>
                                </a:moveTo>
                                <a:lnTo>
                                  <a:pt x="152195" y="77157"/>
                                </a:lnTo>
                                <a:lnTo>
                                  <a:pt x="158682" y="77157"/>
                                </a:lnTo>
                                <a:lnTo>
                                  <a:pt x="164864" y="82130"/>
                                </a:lnTo>
                                <a:lnTo>
                                  <a:pt x="193562" y="111878"/>
                                </a:lnTo>
                                <a:lnTo>
                                  <a:pt x="215225" y="115675"/>
                                </a:lnTo>
                                <a:lnTo>
                                  <a:pt x="223441" y="118031"/>
                                </a:lnTo>
                                <a:lnTo>
                                  <a:pt x="228237" y="122975"/>
                                </a:lnTo>
                                <a:lnTo>
                                  <a:pt x="225196" y="126967"/>
                                </a:lnTo>
                                <a:lnTo>
                                  <a:pt x="225757" y="131813"/>
                                </a:lnTo>
                                <a:lnTo>
                                  <a:pt x="225781" y="132023"/>
                                </a:lnTo>
                                <a:lnTo>
                                  <a:pt x="228969" y="136016"/>
                                </a:lnTo>
                                <a:lnTo>
                                  <a:pt x="234454" y="136938"/>
                                </a:lnTo>
                                <a:lnTo>
                                  <a:pt x="233722" y="136938"/>
                                </a:lnTo>
                                <a:lnTo>
                                  <a:pt x="236198" y="118031"/>
                                </a:lnTo>
                                <a:lnTo>
                                  <a:pt x="233380" y="107451"/>
                                </a:lnTo>
                                <a:lnTo>
                                  <a:pt x="200674" y="107451"/>
                                </a:lnTo>
                                <a:lnTo>
                                  <a:pt x="188940" y="101825"/>
                                </a:lnTo>
                                <a:lnTo>
                                  <a:pt x="186168" y="89490"/>
                                </a:lnTo>
                                <a:lnTo>
                                  <a:pt x="186843" y="87698"/>
                                </a:lnTo>
                                <a:lnTo>
                                  <a:pt x="186911" y="87518"/>
                                </a:lnTo>
                                <a:lnTo>
                                  <a:pt x="190411" y="87518"/>
                                </a:lnTo>
                                <a:lnTo>
                                  <a:pt x="192615" y="85429"/>
                                </a:lnTo>
                                <a:lnTo>
                                  <a:pt x="194954" y="81902"/>
                                </a:lnTo>
                                <a:lnTo>
                                  <a:pt x="195080" y="81712"/>
                                </a:lnTo>
                                <a:lnTo>
                                  <a:pt x="198977" y="80467"/>
                                </a:lnTo>
                                <a:lnTo>
                                  <a:pt x="201771" y="79615"/>
                                </a:lnTo>
                                <a:lnTo>
                                  <a:pt x="211030" y="79615"/>
                                </a:lnTo>
                                <a:lnTo>
                                  <a:pt x="206464" y="76152"/>
                                </a:lnTo>
                                <a:close/>
                              </a:path>
                              <a:path w="290830" h="466090">
                                <a:moveTo>
                                  <a:pt x="227199" y="91877"/>
                                </a:moveTo>
                                <a:lnTo>
                                  <a:pt x="217156" y="91877"/>
                                </a:lnTo>
                                <a:lnTo>
                                  <a:pt x="212904" y="104687"/>
                                </a:lnTo>
                                <a:lnTo>
                                  <a:pt x="200674" y="107451"/>
                                </a:lnTo>
                                <a:lnTo>
                                  <a:pt x="233380" y="107451"/>
                                </a:lnTo>
                                <a:lnTo>
                                  <a:pt x="229731" y="93797"/>
                                </a:lnTo>
                                <a:lnTo>
                                  <a:pt x="227199" y="91877"/>
                                </a:lnTo>
                                <a:close/>
                              </a:path>
                              <a:path w="290830" h="466090">
                                <a:moveTo>
                                  <a:pt x="196614" y="85742"/>
                                </a:moveTo>
                                <a:lnTo>
                                  <a:pt x="196614" y="91877"/>
                                </a:lnTo>
                                <a:lnTo>
                                  <a:pt x="198995" y="96090"/>
                                </a:lnTo>
                                <a:lnTo>
                                  <a:pt x="204418" y="95545"/>
                                </a:lnTo>
                                <a:lnTo>
                                  <a:pt x="211076" y="93160"/>
                                </a:lnTo>
                                <a:lnTo>
                                  <a:pt x="217054" y="91877"/>
                                </a:lnTo>
                                <a:lnTo>
                                  <a:pt x="227199" y="91877"/>
                                </a:lnTo>
                                <a:lnTo>
                                  <a:pt x="223567" y="89122"/>
                                </a:lnTo>
                                <a:lnTo>
                                  <a:pt x="204807" y="89122"/>
                                </a:lnTo>
                                <a:lnTo>
                                  <a:pt x="196614" y="85742"/>
                                </a:lnTo>
                                <a:close/>
                              </a:path>
                              <a:path w="290830" h="466090">
                                <a:moveTo>
                                  <a:pt x="68584" y="0"/>
                                </a:moveTo>
                                <a:lnTo>
                                  <a:pt x="66832" y="9405"/>
                                </a:lnTo>
                                <a:lnTo>
                                  <a:pt x="53231" y="18710"/>
                                </a:lnTo>
                                <a:lnTo>
                                  <a:pt x="44115" y="24206"/>
                                </a:lnTo>
                                <a:lnTo>
                                  <a:pt x="31237" y="33960"/>
                                </a:lnTo>
                                <a:lnTo>
                                  <a:pt x="19350" y="49027"/>
                                </a:lnTo>
                                <a:lnTo>
                                  <a:pt x="13204" y="70466"/>
                                </a:lnTo>
                                <a:lnTo>
                                  <a:pt x="12792" y="76152"/>
                                </a:lnTo>
                                <a:lnTo>
                                  <a:pt x="12818" y="78251"/>
                                </a:lnTo>
                                <a:lnTo>
                                  <a:pt x="13392" y="84646"/>
                                </a:lnTo>
                                <a:lnTo>
                                  <a:pt x="15515" y="92643"/>
                                </a:lnTo>
                                <a:lnTo>
                                  <a:pt x="15615" y="93019"/>
                                </a:lnTo>
                                <a:lnTo>
                                  <a:pt x="22071" y="81902"/>
                                </a:lnTo>
                                <a:lnTo>
                                  <a:pt x="29930" y="72006"/>
                                </a:lnTo>
                                <a:lnTo>
                                  <a:pt x="39293" y="63220"/>
                                </a:lnTo>
                                <a:lnTo>
                                  <a:pt x="50578" y="55137"/>
                                </a:lnTo>
                                <a:lnTo>
                                  <a:pt x="66861" y="38047"/>
                                </a:lnTo>
                                <a:lnTo>
                                  <a:pt x="71554" y="20035"/>
                                </a:lnTo>
                                <a:lnTo>
                                  <a:pt x="70261" y="5790"/>
                                </a:lnTo>
                                <a:lnTo>
                                  <a:pt x="68584" y="0"/>
                                </a:lnTo>
                                <a:close/>
                              </a:path>
                              <a:path w="290830" h="466090">
                                <a:moveTo>
                                  <a:pt x="190411" y="87518"/>
                                </a:moveTo>
                                <a:lnTo>
                                  <a:pt x="186911" y="87518"/>
                                </a:lnTo>
                                <a:lnTo>
                                  <a:pt x="187985" y="89122"/>
                                </a:lnTo>
                                <a:lnTo>
                                  <a:pt x="188537" y="88754"/>
                                </a:lnTo>
                                <a:lnTo>
                                  <a:pt x="190221" y="87698"/>
                                </a:lnTo>
                                <a:lnTo>
                                  <a:pt x="190411" y="87518"/>
                                </a:lnTo>
                                <a:close/>
                              </a:path>
                              <a:path w="290830" h="466090">
                                <a:moveTo>
                                  <a:pt x="211030" y="79615"/>
                                </a:moveTo>
                                <a:lnTo>
                                  <a:pt x="201771" y="79615"/>
                                </a:lnTo>
                                <a:lnTo>
                                  <a:pt x="205590" y="80021"/>
                                </a:lnTo>
                                <a:lnTo>
                                  <a:pt x="208203" y="81023"/>
                                </a:lnTo>
                                <a:lnTo>
                                  <a:pt x="209941" y="81461"/>
                                </a:lnTo>
                                <a:lnTo>
                                  <a:pt x="209011" y="85429"/>
                                </a:lnTo>
                                <a:lnTo>
                                  <a:pt x="208892" y="85937"/>
                                </a:lnTo>
                                <a:lnTo>
                                  <a:pt x="207585" y="87080"/>
                                </a:lnTo>
                                <a:lnTo>
                                  <a:pt x="204807" y="89122"/>
                                </a:lnTo>
                                <a:lnTo>
                                  <a:pt x="223567" y="89122"/>
                                </a:lnTo>
                                <a:lnTo>
                                  <a:pt x="211030" y="79615"/>
                                </a:lnTo>
                                <a:close/>
                              </a:path>
                            </a:pathLst>
                          </a:custGeom>
                          <a:solidFill>
                            <a:srgbClr val="4B6C79"/>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w:pict w14:anchorId="1C6AC1AC">
              <v:group id="Group 5" style="position:absolute;margin-left:424pt;margin-top:-9.7pt;width:38.65pt;height:51.05pt;z-index:15729152;mso-wrap-distance-left:0;mso-wrap-distance-right:0;mso-position-horizontal-relative:page" coordsize="4908,6483" o:spid="_x0000_s1026" w14:anchorId="514A6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">
                <v:shape id="Graphic 6" style="position:absolute;left:2684;top:31;width:2197;height:6420;visibility:visible;mso-wrap-style:square;v-text-anchor:top" coordsize="219710,641985" o:spid="_x0000_s1027" filled="f" strokecolor="#4a6c79" strokeweight=".17389mm" path="m,l219109,6416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">
                  <v:path arrowok="t"/>
                </v:shape>
                <v:shape id="Graphic 7" style="position:absolute;top:910;width:2908;height:4661;visibility:visible;mso-wrap-style:square;v-text-anchor:top" coordsize="290830,466090" o:spid="_x0000_s1028" fillcolor="#4b6c79" stroked="f" path="m104166,42726r16470,62946l136273,178159r2126,11526l142482,210998r5341,24716l153137,254362r2335,6626l157656,267401r2427,6877l162433,280169r7960,14576l180195,311605r8561,18059l192874,347334r117,501l193702,357740r704,7924l195239,375400r452,8017l195765,384583r34344,55981l290307,465817r,-35519l258404,426407r-27399,-8753l211658,408414r-7751,-5348l204044,399649r17987,-41477l244564,348596r45739,l290289,333650r-54190,l219104,328906r-6803,-5240l206252,317300r-4844,-7914l198218,299498r-6126,-18414l183390,264012r-8823,-16969l168075,228937r-2606,-11726l163008,205315r-2530,-11917l157660,181610r-6118,-23855l148645,146190,135536,99290,119527,60818,105807,42938r-1641,-212xem107562,185937r358,3748l107825,193398r-392,9850l103422,226579,93421,260988r-90,338l79879,322068r4326,43596l100562,396108r22613,21408l146266,434004r17795,15685l165003,446713r-1088,-10015l154926,418020,132165,389051,121296,372646r-8013,-23611l110434,318781r-15,-155l114996,281828r6171,-47117l121177,234106r-3310,-28791l117835,205031r-6653,-14930l107562,185937xem290303,348596r-30908,l271367,350269r10089,1960l290307,353172r-4,-4576xem99267,110384r-7565,21429l75663,154766,57507,177104,43590,196689,27552,239314r-1923,22012l27208,279223r4022,15522l31293,294989r5496,14397l42107,328906r120,440l42283,343047r-498,4287l41727,347835r-110,942l56368,311605r83,-2587l55792,296094r-557,-10037l55186,264012r779,-9059l56079,253626r5028,-21452l69688,210998,80325,191148,91520,173675r9003,-18909l103155,136938r-987,-12015l102075,123788r-67,-813l101900,121669,99267,110384xem232955,227325r-4445,7386l231702,245001r7022,9952l245773,261326r6878,4124l261330,269253r2073,955l279152,294989r112,901l279289,296094r-321,5908l278334,304749r-8327,13877l269914,318781r-15479,10565l236099,333650r54190,l290205,239314r-1494,-728l256282,238586r-6336,-2512l243891,231459r-5691,-3866l232955,227325xem279510,234106r-9894,605l270758,234711r-7162,2599l256282,238586r32429,l279510,234106xem86974,50903r-9015,423l78992,53812r-2452,9408l62278,82477,27877,114508,,149653r96,26062l12005,191921r7562,5574l17868,192107r105,-15003l27684,154116,54804,124923,82501,97506,93248,78251r795,-11946l91888,60818,86974,50903xem206464,76152r-54269,1005l158682,77157r6182,4973l193562,111878r21663,3797l223441,118031r4796,4944l225196,126967r561,4846l225781,132023r3188,3993l234454,136938r-732,l236198,118031r-2818,-10580l200674,107451r-11734,-5626l186168,89490r675,-1792l186911,87518r3500,l192615,85429r2339,-3527l195080,81712r3897,-1245l201771,79615r9259,l206464,76152xem227199,91877r-10043,l212904,104687r-12230,2764l233380,107451,229731,93797r-2532,-1920xem196614,85742r,6135l198995,96090r5423,-545l211076,93160r5978,-1283l227199,91877r-3632,-2755l204807,89122r-8193,-3380xem68584,l66832,9405,53231,18710r-9116,5496l31237,33960,19350,49027,13204,70466r-412,5686l12818,78251r574,6395l15515,92643r100,376l22071,81902r7859,-9896l39293,63220,50578,55137,66861,38047,71554,20035,70261,5790,68584,xem190411,87518r-3500,l187985,89122r552,-368l190221,87698r190,-180xem211030,79615r-9259,l205590,80021r2613,1002l209941,81461r-930,3968l208892,85937r-1307,1143l204807,89122r18760,l211030,796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">
                  <v:path arrowok="t"/>
                </v:shape>
                <w10:wrap anchorx="page"/>
              </v:group>
            </w:pict>
          </mc:Fallback>
        </mc:AlternateContent>
      </w:r>
      <w:r>
        <w:rPr>
          <w:rFonts w:ascii="Trebuchet MS"/>
          <w:color w:val="4A6C79"/>
          <w:spacing w:val="-2"/>
          <w:sz w:val="35"/>
        </w:rPr>
        <w:t>Vlaanderen</w:t>
      </w:r>
    </w:p>
    <w:p w14:paraId="7C6F466F" w14:textId="77777777" w:rsidR="00740FD9" w:rsidRDefault="0005439F">
      <w:pPr>
        <w:spacing w:line="183" w:lineRule="exact"/>
        <w:ind w:left="5365"/>
        <w:rPr>
          <w:rFonts w:ascii="Trebuchet MS"/>
          <w:sz w:val="19"/>
        </w:rPr>
      </w:pPr>
      <w:r>
        <w:rPr>
          <w:rFonts w:ascii="Trebuchet MS"/>
          <w:color w:val="4A6C79"/>
          <w:sz w:val="19"/>
        </w:rPr>
        <w:t>is</w:t>
      </w:r>
      <w:r>
        <w:rPr>
          <w:rFonts w:ascii="Trebuchet MS"/>
          <w:color w:val="4A6C79"/>
          <w:spacing w:val="-12"/>
          <w:sz w:val="19"/>
        </w:rPr>
        <w:t xml:space="preserve"> </w:t>
      </w:r>
      <w:r>
        <w:rPr>
          <w:rFonts w:ascii="Trebuchet MS"/>
          <w:color w:val="4A6C79"/>
          <w:sz w:val="19"/>
        </w:rPr>
        <w:t>sterk</w:t>
      </w:r>
      <w:r>
        <w:rPr>
          <w:rFonts w:ascii="Trebuchet MS"/>
          <w:color w:val="4A6C79"/>
          <w:spacing w:val="-12"/>
          <w:sz w:val="19"/>
        </w:rPr>
        <w:t xml:space="preserve"> </w:t>
      </w:r>
      <w:r>
        <w:rPr>
          <w:rFonts w:ascii="Trebuchet MS"/>
          <w:color w:val="4A6C79"/>
          <w:sz w:val="19"/>
        </w:rPr>
        <w:t>in</w:t>
      </w:r>
      <w:r>
        <w:rPr>
          <w:rFonts w:ascii="Trebuchet MS"/>
          <w:color w:val="4A6C79"/>
          <w:spacing w:val="-12"/>
          <w:sz w:val="19"/>
        </w:rPr>
        <w:t xml:space="preserve"> </w:t>
      </w:r>
      <w:r>
        <w:rPr>
          <w:rFonts w:ascii="Trebuchet MS"/>
          <w:color w:val="4A6C79"/>
          <w:spacing w:val="-2"/>
          <w:sz w:val="19"/>
        </w:rPr>
        <w:t>cijfers</w:t>
      </w:r>
    </w:p>
    <w:p w14:paraId="7C6F4670" w14:textId="77777777" w:rsidR="00740FD9" w:rsidRDefault="00740FD9">
      <w:pPr>
        <w:pStyle w:val="BodyText"/>
        <w:rPr>
          <w:rFonts w:ascii="Trebuchet MS"/>
          <w:sz w:val="19"/>
        </w:rPr>
      </w:pPr>
    </w:p>
    <w:p w14:paraId="7C6F4671" w14:textId="77777777" w:rsidR="00740FD9" w:rsidRDefault="00740FD9">
      <w:pPr>
        <w:pStyle w:val="BodyText"/>
        <w:rPr>
          <w:rFonts w:ascii="Trebuchet MS"/>
          <w:sz w:val="19"/>
        </w:rPr>
      </w:pPr>
    </w:p>
    <w:p w14:paraId="7C6F4672" w14:textId="77777777" w:rsidR="00740FD9" w:rsidRDefault="00740FD9">
      <w:pPr>
        <w:pStyle w:val="BodyText"/>
        <w:rPr>
          <w:rFonts w:ascii="Trebuchet MS"/>
          <w:sz w:val="19"/>
        </w:rPr>
      </w:pPr>
    </w:p>
    <w:p w14:paraId="7C6F4673" w14:textId="77777777" w:rsidR="00740FD9" w:rsidRDefault="00740FD9">
      <w:pPr>
        <w:pStyle w:val="BodyText"/>
        <w:rPr>
          <w:rFonts w:ascii="Trebuchet MS"/>
          <w:sz w:val="19"/>
        </w:rPr>
      </w:pPr>
    </w:p>
    <w:p w14:paraId="7C6F4674" w14:textId="77777777" w:rsidR="00740FD9" w:rsidRDefault="00740FD9">
      <w:pPr>
        <w:pStyle w:val="BodyText"/>
        <w:rPr>
          <w:rFonts w:ascii="Trebuchet MS"/>
          <w:sz w:val="19"/>
        </w:rPr>
      </w:pPr>
    </w:p>
    <w:p w14:paraId="7C6F4675" w14:textId="77777777" w:rsidR="00740FD9" w:rsidRDefault="00740FD9">
      <w:pPr>
        <w:pStyle w:val="BodyText"/>
        <w:rPr>
          <w:rFonts w:ascii="Trebuchet MS"/>
          <w:sz w:val="19"/>
        </w:rPr>
      </w:pPr>
    </w:p>
    <w:p w14:paraId="7C6F4676" w14:textId="77777777" w:rsidR="00740FD9" w:rsidRDefault="00740FD9">
      <w:pPr>
        <w:pStyle w:val="BodyText"/>
        <w:rPr>
          <w:rFonts w:ascii="Trebuchet MS"/>
          <w:sz w:val="19"/>
        </w:rPr>
      </w:pPr>
    </w:p>
    <w:p w14:paraId="7C6F4677" w14:textId="77777777" w:rsidR="00740FD9" w:rsidRDefault="00740FD9">
      <w:pPr>
        <w:pStyle w:val="BodyText"/>
        <w:rPr>
          <w:rFonts w:ascii="Trebuchet MS"/>
          <w:sz w:val="19"/>
        </w:rPr>
      </w:pPr>
    </w:p>
    <w:p w14:paraId="7C6F4678" w14:textId="77777777" w:rsidR="00740FD9" w:rsidRDefault="00740FD9">
      <w:pPr>
        <w:pStyle w:val="BodyText"/>
        <w:rPr>
          <w:rFonts w:ascii="Trebuchet MS"/>
          <w:sz w:val="19"/>
        </w:rPr>
      </w:pPr>
    </w:p>
    <w:p w14:paraId="7C6F4679" w14:textId="77777777" w:rsidR="00740FD9" w:rsidRDefault="00740FD9">
      <w:pPr>
        <w:pStyle w:val="BodyText"/>
        <w:rPr>
          <w:rFonts w:ascii="Trebuchet MS"/>
          <w:sz w:val="19"/>
        </w:rPr>
      </w:pPr>
    </w:p>
    <w:p w14:paraId="7C6F467A" w14:textId="77777777" w:rsidR="00740FD9" w:rsidRDefault="00740FD9">
      <w:pPr>
        <w:pStyle w:val="BodyText"/>
        <w:rPr>
          <w:rFonts w:ascii="Trebuchet MS"/>
          <w:sz w:val="19"/>
        </w:rPr>
      </w:pPr>
    </w:p>
    <w:p w14:paraId="7C6F467B" w14:textId="77777777" w:rsidR="00740FD9" w:rsidRDefault="00740FD9">
      <w:pPr>
        <w:pStyle w:val="BodyText"/>
        <w:rPr>
          <w:rFonts w:ascii="Trebuchet MS"/>
          <w:sz w:val="19"/>
        </w:rPr>
      </w:pPr>
    </w:p>
    <w:p w14:paraId="7C6F467C" w14:textId="77777777" w:rsidR="00740FD9" w:rsidRDefault="00740FD9">
      <w:pPr>
        <w:pStyle w:val="BodyText"/>
        <w:rPr>
          <w:rFonts w:ascii="Trebuchet MS"/>
          <w:sz w:val="19"/>
        </w:rPr>
      </w:pPr>
    </w:p>
    <w:p w14:paraId="7C6F467D" w14:textId="77777777" w:rsidR="00740FD9" w:rsidRDefault="00740FD9">
      <w:pPr>
        <w:pStyle w:val="BodyText"/>
        <w:rPr>
          <w:rFonts w:ascii="Trebuchet MS"/>
          <w:sz w:val="19"/>
        </w:rPr>
      </w:pPr>
    </w:p>
    <w:p w14:paraId="7C6F467E" w14:textId="77777777" w:rsidR="00740FD9" w:rsidRDefault="00740FD9">
      <w:pPr>
        <w:pStyle w:val="BodyText"/>
        <w:rPr>
          <w:rFonts w:ascii="Trebuchet MS"/>
          <w:sz w:val="19"/>
        </w:rPr>
      </w:pPr>
    </w:p>
    <w:p w14:paraId="7C6F467F" w14:textId="77777777" w:rsidR="00740FD9" w:rsidRDefault="00740FD9">
      <w:pPr>
        <w:pStyle w:val="BodyText"/>
        <w:rPr>
          <w:rFonts w:ascii="Trebuchet MS"/>
          <w:sz w:val="19"/>
        </w:rPr>
      </w:pPr>
    </w:p>
    <w:p w14:paraId="7C6F4680" w14:textId="77777777" w:rsidR="00740FD9" w:rsidRDefault="00740FD9">
      <w:pPr>
        <w:pStyle w:val="BodyText"/>
        <w:rPr>
          <w:rFonts w:ascii="Trebuchet MS"/>
          <w:sz w:val="19"/>
        </w:rPr>
      </w:pPr>
    </w:p>
    <w:p w14:paraId="7C6F4681" w14:textId="77777777" w:rsidR="00740FD9" w:rsidRDefault="00740FD9">
      <w:pPr>
        <w:pStyle w:val="BodyText"/>
        <w:rPr>
          <w:rFonts w:ascii="Trebuchet MS"/>
          <w:sz w:val="19"/>
        </w:rPr>
      </w:pPr>
    </w:p>
    <w:p w14:paraId="7C6F4682" w14:textId="77777777" w:rsidR="00740FD9" w:rsidRDefault="00740FD9">
      <w:pPr>
        <w:pStyle w:val="BodyText"/>
        <w:rPr>
          <w:rFonts w:ascii="Trebuchet MS"/>
          <w:sz w:val="19"/>
        </w:rPr>
      </w:pPr>
    </w:p>
    <w:p w14:paraId="7C6F4683" w14:textId="77777777" w:rsidR="00740FD9" w:rsidRDefault="00740FD9">
      <w:pPr>
        <w:pStyle w:val="BodyText"/>
        <w:rPr>
          <w:rFonts w:ascii="Trebuchet MS"/>
          <w:sz w:val="19"/>
        </w:rPr>
      </w:pPr>
    </w:p>
    <w:p w14:paraId="7C6F4684" w14:textId="77777777" w:rsidR="00740FD9" w:rsidRDefault="00740FD9">
      <w:pPr>
        <w:pStyle w:val="BodyText"/>
        <w:rPr>
          <w:rFonts w:ascii="Trebuchet MS"/>
          <w:sz w:val="19"/>
        </w:rPr>
      </w:pPr>
    </w:p>
    <w:p w14:paraId="7C6F4685" w14:textId="77777777" w:rsidR="00740FD9" w:rsidRDefault="00740FD9">
      <w:pPr>
        <w:pStyle w:val="BodyText"/>
        <w:rPr>
          <w:rFonts w:ascii="Trebuchet MS"/>
          <w:sz w:val="19"/>
        </w:rPr>
      </w:pPr>
    </w:p>
    <w:p w14:paraId="7C6F4686" w14:textId="77777777" w:rsidR="00740FD9" w:rsidRDefault="00740FD9">
      <w:pPr>
        <w:pStyle w:val="BodyText"/>
        <w:rPr>
          <w:rFonts w:ascii="Trebuchet MS"/>
          <w:sz w:val="19"/>
        </w:rPr>
      </w:pPr>
    </w:p>
    <w:p w14:paraId="7C6F4687" w14:textId="77777777" w:rsidR="00740FD9" w:rsidRDefault="00740FD9">
      <w:pPr>
        <w:pStyle w:val="BodyText"/>
        <w:rPr>
          <w:rFonts w:ascii="Trebuchet MS"/>
          <w:sz w:val="19"/>
        </w:rPr>
      </w:pPr>
    </w:p>
    <w:p w14:paraId="7C6F4688" w14:textId="77777777" w:rsidR="00740FD9" w:rsidRDefault="00740FD9">
      <w:pPr>
        <w:pStyle w:val="BodyText"/>
        <w:rPr>
          <w:rFonts w:ascii="Trebuchet MS"/>
          <w:sz w:val="19"/>
        </w:rPr>
      </w:pPr>
    </w:p>
    <w:p w14:paraId="7C6F4689" w14:textId="77777777" w:rsidR="00740FD9" w:rsidRDefault="00740FD9">
      <w:pPr>
        <w:pStyle w:val="BodyText"/>
        <w:rPr>
          <w:rFonts w:ascii="Trebuchet MS"/>
          <w:sz w:val="19"/>
        </w:rPr>
      </w:pPr>
    </w:p>
    <w:p w14:paraId="7C6F468A" w14:textId="77777777" w:rsidR="00740FD9" w:rsidRDefault="00740FD9">
      <w:pPr>
        <w:pStyle w:val="BodyText"/>
        <w:rPr>
          <w:rFonts w:ascii="Trebuchet MS"/>
          <w:sz w:val="19"/>
        </w:rPr>
      </w:pPr>
    </w:p>
    <w:p w14:paraId="7C6F468B" w14:textId="77777777" w:rsidR="00740FD9" w:rsidRDefault="00740FD9">
      <w:pPr>
        <w:pStyle w:val="BodyText"/>
        <w:rPr>
          <w:rFonts w:ascii="Trebuchet MS"/>
          <w:sz w:val="19"/>
        </w:rPr>
      </w:pPr>
    </w:p>
    <w:p w14:paraId="7C6F468C" w14:textId="77777777" w:rsidR="00740FD9" w:rsidRDefault="00740FD9">
      <w:pPr>
        <w:pStyle w:val="BodyText"/>
        <w:rPr>
          <w:rFonts w:ascii="Trebuchet MS"/>
          <w:sz w:val="19"/>
        </w:rPr>
      </w:pPr>
    </w:p>
    <w:p w14:paraId="7C6F468D" w14:textId="77777777" w:rsidR="00740FD9" w:rsidRDefault="00740FD9">
      <w:pPr>
        <w:pStyle w:val="BodyText"/>
        <w:rPr>
          <w:rFonts w:ascii="Trebuchet MS"/>
          <w:sz w:val="19"/>
        </w:rPr>
      </w:pPr>
    </w:p>
    <w:p w14:paraId="7C6F468E" w14:textId="77777777" w:rsidR="00740FD9" w:rsidRDefault="00740FD9">
      <w:pPr>
        <w:pStyle w:val="BodyText"/>
        <w:rPr>
          <w:rFonts w:ascii="Trebuchet MS"/>
          <w:sz w:val="19"/>
        </w:rPr>
      </w:pPr>
    </w:p>
    <w:p w14:paraId="7C6F468F" w14:textId="77777777" w:rsidR="00740FD9" w:rsidRDefault="00740FD9">
      <w:pPr>
        <w:pStyle w:val="BodyText"/>
        <w:rPr>
          <w:rFonts w:ascii="Trebuchet MS"/>
          <w:sz w:val="19"/>
        </w:rPr>
      </w:pPr>
    </w:p>
    <w:p w14:paraId="7C6F4690" w14:textId="77777777" w:rsidR="00740FD9" w:rsidRDefault="00740FD9">
      <w:pPr>
        <w:pStyle w:val="BodyText"/>
        <w:rPr>
          <w:rFonts w:ascii="Trebuchet MS"/>
          <w:sz w:val="19"/>
        </w:rPr>
      </w:pPr>
    </w:p>
    <w:p w14:paraId="7C6F4691" w14:textId="77777777" w:rsidR="00740FD9" w:rsidRDefault="00740FD9">
      <w:pPr>
        <w:pStyle w:val="BodyText"/>
        <w:rPr>
          <w:rFonts w:ascii="Trebuchet MS"/>
          <w:sz w:val="19"/>
        </w:rPr>
      </w:pPr>
    </w:p>
    <w:p w14:paraId="7C6F4692" w14:textId="77777777" w:rsidR="00740FD9" w:rsidRDefault="00740FD9">
      <w:pPr>
        <w:pStyle w:val="BodyText"/>
        <w:rPr>
          <w:rFonts w:ascii="Trebuchet MS"/>
          <w:sz w:val="19"/>
        </w:rPr>
      </w:pPr>
    </w:p>
    <w:p w14:paraId="7C6F4693" w14:textId="77777777" w:rsidR="00740FD9" w:rsidRDefault="00740FD9">
      <w:pPr>
        <w:pStyle w:val="BodyText"/>
        <w:rPr>
          <w:rFonts w:ascii="Trebuchet MS"/>
          <w:sz w:val="19"/>
        </w:rPr>
      </w:pPr>
    </w:p>
    <w:p w14:paraId="7C6F4694" w14:textId="77777777" w:rsidR="00740FD9" w:rsidRDefault="00740FD9">
      <w:pPr>
        <w:pStyle w:val="BodyText"/>
        <w:rPr>
          <w:rFonts w:ascii="Trebuchet MS"/>
          <w:sz w:val="19"/>
        </w:rPr>
      </w:pPr>
    </w:p>
    <w:p w14:paraId="7C6F4695" w14:textId="77777777" w:rsidR="00740FD9" w:rsidRDefault="00740FD9">
      <w:pPr>
        <w:pStyle w:val="BodyText"/>
        <w:rPr>
          <w:rFonts w:ascii="Trebuchet MS"/>
          <w:sz w:val="19"/>
        </w:rPr>
      </w:pPr>
    </w:p>
    <w:p w14:paraId="7C6F4696" w14:textId="77777777" w:rsidR="00740FD9" w:rsidRDefault="00740FD9">
      <w:pPr>
        <w:pStyle w:val="BodyText"/>
        <w:rPr>
          <w:rFonts w:ascii="Trebuchet MS"/>
          <w:sz w:val="19"/>
        </w:rPr>
      </w:pPr>
    </w:p>
    <w:p w14:paraId="7C6F4697" w14:textId="77777777" w:rsidR="00740FD9" w:rsidRDefault="00740FD9">
      <w:pPr>
        <w:pStyle w:val="BodyText"/>
        <w:spacing w:before="154"/>
        <w:rPr>
          <w:rFonts w:ascii="Trebuchet MS"/>
          <w:sz w:val="19"/>
        </w:rPr>
      </w:pPr>
    </w:p>
    <w:p w14:paraId="7C6F4698" w14:textId="77777777" w:rsidR="00740FD9" w:rsidRDefault="0005439F">
      <w:pPr>
        <w:pStyle w:val="Title"/>
        <w:spacing w:line="199" w:lineRule="auto"/>
      </w:pPr>
      <w:r>
        <w:rPr>
          <w:color w:val="FFFFFF"/>
          <w:spacing w:val="-2"/>
        </w:rPr>
        <w:t>GEBRUIKERSBEHOEFTEN DOCUMENTEREN</w:t>
      </w:r>
    </w:p>
    <w:p w14:paraId="7C6F4699" w14:textId="77777777" w:rsidR="00740FD9" w:rsidRDefault="0005439F">
      <w:pPr>
        <w:spacing w:before="241"/>
        <w:ind w:right="671"/>
        <w:jc w:val="right"/>
        <w:rPr>
          <w:rFonts w:ascii="Calibri"/>
          <w:sz w:val="28"/>
        </w:rPr>
      </w:pPr>
      <w:r>
        <w:rPr>
          <w:rFonts w:ascii="Calibri"/>
          <w:color w:val="FFFFFF"/>
          <w:sz w:val="28"/>
        </w:rPr>
        <w:t>Jorre</w:t>
      </w:r>
      <w:r>
        <w:rPr>
          <w:rFonts w:ascii="Calibri"/>
          <w:color w:val="FFFFFF"/>
          <w:spacing w:val="3"/>
          <w:sz w:val="28"/>
        </w:rPr>
        <w:t xml:space="preserve"> </w:t>
      </w:r>
      <w:r>
        <w:rPr>
          <w:rFonts w:ascii="Calibri"/>
          <w:color w:val="FFFFFF"/>
          <w:sz w:val="28"/>
        </w:rPr>
        <w:t>Vannieuwenhuyze</w:t>
      </w:r>
      <w:r>
        <w:rPr>
          <w:rFonts w:ascii="Calibri"/>
          <w:color w:val="FFFFFF"/>
          <w:spacing w:val="4"/>
          <w:sz w:val="28"/>
        </w:rPr>
        <w:t xml:space="preserve"> </w:t>
      </w:r>
      <w:r>
        <w:rPr>
          <w:rFonts w:ascii="Calibri"/>
          <w:color w:val="FFFFFF"/>
          <w:sz w:val="28"/>
        </w:rPr>
        <w:t>&amp;</w:t>
      </w:r>
      <w:r>
        <w:rPr>
          <w:rFonts w:ascii="Calibri"/>
          <w:color w:val="FFFFFF"/>
          <w:spacing w:val="4"/>
          <w:sz w:val="28"/>
        </w:rPr>
        <w:t xml:space="preserve"> </w:t>
      </w:r>
      <w:r>
        <w:rPr>
          <w:rFonts w:ascii="Calibri"/>
          <w:color w:val="FFFFFF"/>
          <w:sz w:val="28"/>
        </w:rPr>
        <w:t>Tom</w:t>
      </w:r>
      <w:r>
        <w:rPr>
          <w:rFonts w:ascii="Calibri"/>
          <w:color w:val="FFFFFF"/>
          <w:spacing w:val="4"/>
          <w:sz w:val="28"/>
        </w:rPr>
        <w:t xml:space="preserve"> </w:t>
      </w:r>
      <w:r>
        <w:rPr>
          <w:rFonts w:ascii="Calibri"/>
          <w:color w:val="FFFFFF"/>
          <w:sz w:val="28"/>
        </w:rPr>
        <w:t>De</w:t>
      </w:r>
      <w:r>
        <w:rPr>
          <w:rFonts w:ascii="Calibri"/>
          <w:color w:val="FFFFFF"/>
          <w:spacing w:val="4"/>
          <w:sz w:val="28"/>
        </w:rPr>
        <w:t xml:space="preserve"> </w:t>
      </w:r>
      <w:r>
        <w:rPr>
          <w:rFonts w:ascii="Calibri"/>
          <w:color w:val="FFFFFF"/>
          <w:spacing w:val="-2"/>
          <w:sz w:val="28"/>
        </w:rPr>
        <w:t>Winter</w:t>
      </w:r>
    </w:p>
    <w:p w14:paraId="7C6F469A" w14:textId="77777777" w:rsidR="00740FD9" w:rsidRDefault="0005439F">
      <w:pPr>
        <w:spacing w:before="124"/>
        <w:ind w:right="674"/>
        <w:jc w:val="right"/>
        <w:rPr>
          <w:rFonts w:ascii="Calibri"/>
          <w:sz w:val="28"/>
        </w:rPr>
      </w:pPr>
      <w:r>
        <w:rPr>
          <w:rFonts w:ascii="Calibri"/>
          <w:color w:val="FFFFFF"/>
          <w:sz w:val="28"/>
        </w:rPr>
        <w:t>14</w:t>
      </w:r>
      <w:r>
        <w:rPr>
          <w:rFonts w:ascii="Calibri"/>
          <w:color w:val="FFFFFF"/>
          <w:spacing w:val="12"/>
          <w:sz w:val="28"/>
        </w:rPr>
        <w:t xml:space="preserve"> </w:t>
      </w:r>
      <w:r>
        <w:rPr>
          <w:rFonts w:ascii="Calibri"/>
          <w:color w:val="FFFFFF"/>
          <w:sz w:val="28"/>
        </w:rPr>
        <w:t>november</w:t>
      </w:r>
      <w:r>
        <w:rPr>
          <w:rFonts w:ascii="Calibri"/>
          <w:color w:val="FFFFFF"/>
          <w:spacing w:val="13"/>
          <w:sz w:val="28"/>
        </w:rPr>
        <w:t xml:space="preserve"> </w:t>
      </w:r>
      <w:r>
        <w:rPr>
          <w:rFonts w:ascii="Calibri"/>
          <w:color w:val="FFFFFF"/>
          <w:spacing w:val="-4"/>
          <w:sz w:val="28"/>
        </w:rPr>
        <w:t>2025</w:t>
      </w:r>
    </w:p>
    <w:p w14:paraId="7C6F469B" w14:textId="77777777" w:rsidR="00740FD9" w:rsidRDefault="00740FD9">
      <w:pPr>
        <w:jc w:val="right"/>
        <w:rPr>
          <w:rFonts w:ascii="Calibri"/>
          <w:sz w:val="28"/>
        </w:rPr>
        <w:sectPr w:rsidR="00740FD9">
          <w:type w:val="continuous"/>
          <w:pgSz w:w="11910" w:h="16840"/>
          <w:pgMar w:top="620" w:right="708" w:bottom="0" w:left="850" w:header="708" w:footer="708" w:gutter="0"/>
          <w:cols w:num="2" w:space="708" w:equalWidth="0">
            <w:col w:w="2708" w:space="402"/>
            <w:col w:w="7242"/>
          </w:cols>
        </w:sectPr>
      </w:pPr>
    </w:p>
    <w:p w14:paraId="7C6F469C" w14:textId="77777777" w:rsidR="00740FD9" w:rsidRDefault="0005439F">
      <w:pPr>
        <w:pStyle w:val="BodyText"/>
        <w:spacing w:before="77" w:line="247" w:lineRule="auto"/>
        <w:ind w:left="1417" w:right="1557"/>
        <w:jc w:val="both"/>
      </w:pPr>
      <w:r>
        <w:rPr>
          <w:color w:val="344449"/>
        </w:rPr>
        <w:lastRenderedPageBreak/>
        <w:t>De productie van een openbare statistiek start altijd vanuit concrete gebruikersbehoeften.</w:t>
      </w:r>
      <w:r>
        <w:rPr>
          <w:color w:val="344449"/>
          <w:spacing w:val="19"/>
        </w:rPr>
        <w:t xml:space="preserve"> </w:t>
      </w:r>
      <w:r>
        <w:rPr>
          <w:color w:val="344449"/>
        </w:rPr>
        <w:t>Wanneer</w:t>
      </w:r>
      <w:r>
        <w:rPr>
          <w:color w:val="344449"/>
          <w:spacing w:val="-5"/>
        </w:rPr>
        <w:t xml:space="preserve"> </w:t>
      </w:r>
      <w:r>
        <w:rPr>
          <w:color w:val="344449"/>
        </w:rPr>
        <w:t>een</w:t>
      </w:r>
      <w:r>
        <w:rPr>
          <w:color w:val="344449"/>
          <w:spacing w:val="-4"/>
        </w:rPr>
        <w:t xml:space="preserve"> </w:t>
      </w:r>
      <w:r>
        <w:rPr>
          <w:color w:val="344449"/>
        </w:rPr>
        <w:t>statistiek</w:t>
      </w:r>
      <w:r>
        <w:rPr>
          <w:color w:val="344449"/>
          <w:spacing w:val="-5"/>
        </w:rPr>
        <w:t xml:space="preserve"> </w:t>
      </w:r>
      <w:r>
        <w:rPr>
          <w:color w:val="344449"/>
        </w:rPr>
        <w:t>die</w:t>
      </w:r>
      <w:r>
        <w:rPr>
          <w:color w:val="344449"/>
          <w:spacing w:val="-4"/>
        </w:rPr>
        <w:t xml:space="preserve"> </w:t>
      </w:r>
      <w:r>
        <w:rPr>
          <w:color w:val="344449"/>
        </w:rPr>
        <w:t>behoeften</w:t>
      </w:r>
      <w:r>
        <w:rPr>
          <w:color w:val="344449"/>
          <w:spacing w:val="-5"/>
        </w:rPr>
        <w:t xml:space="preserve"> </w:t>
      </w:r>
      <w:r>
        <w:rPr>
          <w:color w:val="344449"/>
        </w:rPr>
        <w:t>niet</w:t>
      </w:r>
      <w:r>
        <w:rPr>
          <w:color w:val="344449"/>
          <w:spacing w:val="-4"/>
        </w:rPr>
        <w:t xml:space="preserve"> </w:t>
      </w:r>
      <w:r>
        <w:rPr>
          <w:color w:val="344449"/>
        </w:rPr>
        <w:t>vervult, verliest</w:t>
      </w:r>
      <w:r>
        <w:rPr>
          <w:color w:val="344449"/>
          <w:spacing w:val="-14"/>
        </w:rPr>
        <w:t xml:space="preserve"> </w:t>
      </w:r>
      <w:r>
        <w:rPr>
          <w:color w:val="344449"/>
        </w:rPr>
        <w:t>ze</w:t>
      </w:r>
      <w:r>
        <w:rPr>
          <w:color w:val="344449"/>
          <w:spacing w:val="-12"/>
        </w:rPr>
        <w:t xml:space="preserve"> </w:t>
      </w:r>
      <w:r>
        <w:rPr>
          <w:color w:val="344449"/>
        </w:rPr>
        <w:t>haar</w:t>
      </w:r>
      <w:r>
        <w:rPr>
          <w:color w:val="344449"/>
          <w:spacing w:val="-13"/>
        </w:rPr>
        <w:t xml:space="preserve"> </w:t>
      </w:r>
      <w:r>
        <w:rPr>
          <w:color w:val="344449"/>
        </w:rPr>
        <w:t>relevantie</w:t>
      </w:r>
      <w:r>
        <w:rPr>
          <w:color w:val="344449"/>
          <w:spacing w:val="-13"/>
        </w:rPr>
        <w:t xml:space="preserve"> </w:t>
      </w:r>
      <w:r>
        <w:rPr>
          <w:color w:val="344449"/>
        </w:rPr>
        <w:t>–</w:t>
      </w:r>
      <w:r>
        <w:rPr>
          <w:color w:val="344449"/>
          <w:spacing w:val="-13"/>
        </w:rPr>
        <w:t xml:space="preserve"> </w:t>
      </w:r>
      <w:r>
        <w:rPr>
          <w:color w:val="344449"/>
        </w:rPr>
        <w:t>een</w:t>
      </w:r>
      <w:r>
        <w:rPr>
          <w:color w:val="344449"/>
          <w:spacing w:val="-13"/>
        </w:rPr>
        <w:t xml:space="preserve"> </w:t>
      </w:r>
      <w:r>
        <w:rPr>
          <w:color w:val="344449"/>
        </w:rPr>
        <w:t>kernvoorwaarde</w:t>
      </w:r>
      <w:r>
        <w:rPr>
          <w:color w:val="344449"/>
          <w:spacing w:val="-13"/>
        </w:rPr>
        <w:t xml:space="preserve"> </w:t>
      </w:r>
      <w:r>
        <w:rPr>
          <w:color w:val="344449"/>
        </w:rPr>
        <w:t>binnen</w:t>
      </w:r>
      <w:r>
        <w:rPr>
          <w:color w:val="344449"/>
          <w:spacing w:val="-13"/>
        </w:rPr>
        <w:t xml:space="preserve"> </w:t>
      </w:r>
      <w:r>
        <w:rPr>
          <w:color w:val="344449"/>
        </w:rPr>
        <w:t>de</w:t>
      </w:r>
      <w:r>
        <w:rPr>
          <w:color w:val="344449"/>
          <w:spacing w:val="-13"/>
        </w:rPr>
        <w:t xml:space="preserve"> </w:t>
      </w:r>
      <w:r>
        <w:rPr>
          <w:color w:val="344449"/>
        </w:rPr>
        <w:t>Praktijkcode voor Europese Statistieken (</w:t>
      </w:r>
      <w:proofErr w:type="spellStart"/>
      <w:r>
        <w:rPr>
          <w:color w:val="344449"/>
        </w:rPr>
        <w:t>Eurostat</w:t>
      </w:r>
      <w:proofErr w:type="spellEnd"/>
      <w:r>
        <w:rPr>
          <w:color w:val="344449"/>
        </w:rPr>
        <w:t xml:space="preserve"> </w:t>
      </w:r>
      <w:hyperlink w:anchor="_bookmark2" w:history="1">
        <w:r w:rsidR="00740FD9">
          <w:rPr>
            <w:color w:val="344449"/>
          </w:rPr>
          <w:t>2017</w:t>
        </w:r>
      </w:hyperlink>
      <w:r>
        <w:rPr>
          <w:color w:val="344449"/>
        </w:rPr>
        <w:t>).</w:t>
      </w:r>
      <w:r>
        <w:rPr>
          <w:color w:val="344449"/>
          <w:spacing w:val="40"/>
        </w:rPr>
        <w:t xml:space="preserve"> </w:t>
      </w:r>
      <w:r>
        <w:rPr>
          <w:color w:val="344449"/>
        </w:rPr>
        <w:t xml:space="preserve">Gebruikersbehoeften </w:t>
      </w:r>
      <w:proofErr w:type="spellStart"/>
      <w:r>
        <w:rPr>
          <w:color w:val="344449"/>
        </w:rPr>
        <w:t>beı̈nvloeden</w:t>
      </w:r>
      <w:proofErr w:type="spellEnd"/>
      <w:r>
        <w:rPr>
          <w:color w:val="344449"/>
        </w:rPr>
        <w:t xml:space="preserve"> ook andere kwaliteitsaspecten.</w:t>
      </w:r>
      <w:r>
        <w:rPr>
          <w:color w:val="344449"/>
          <w:spacing w:val="40"/>
        </w:rPr>
        <w:t xml:space="preserve"> </w:t>
      </w:r>
      <w:r>
        <w:rPr>
          <w:color w:val="344449"/>
        </w:rPr>
        <w:t>Zo kun je de accuraatheid van een statistiek pas beoordelen als duidelijk is waarvoor ze wordt gebruikt.</w:t>
      </w:r>
      <w:r>
        <w:rPr>
          <w:color w:val="344449"/>
          <w:spacing w:val="40"/>
        </w:rPr>
        <w:t xml:space="preserve"> </w:t>
      </w:r>
      <w:r>
        <w:rPr>
          <w:color w:val="344449"/>
        </w:rPr>
        <w:t>Daarnaast geven gebruikersbehoeften aan wanneer de statistiek nodig is en of de publicatie dus voldoende tijdig en punctueel gebeurt.</w:t>
      </w:r>
      <w:r>
        <w:rPr>
          <w:color w:val="344449"/>
          <w:spacing w:val="29"/>
        </w:rPr>
        <w:t xml:space="preserve"> </w:t>
      </w:r>
      <w:r>
        <w:rPr>
          <w:color w:val="344449"/>
        </w:rPr>
        <w:t>Kortom: het is essentieel om helder te documenteren voor wie en met welk doel een openbare statistiek wordt gepubliceerd.</w:t>
      </w:r>
    </w:p>
    <w:p w14:paraId="7C6F469D" w14:textId="77777777" w:rsidR="00740FD9" w:rsidRDefault="0005439F">
      <w:pPr>
        <w:pStyle w:val="BodyText"/>
        <w:spacing w:before="136" w:line="247" w:lineRule="auto"/>
        <w:ind w:left="1417" w:right="1556"/>
        <w:jc w:val="both"/>
      </w:pPr>
      <w:r>
        <w:rPr>
          <w:color w:val="344449"/>
        </w:rPr>
        <w:t>Het</w:t>
      </w:r>
      <w:r>
        <w:rPr>
          <w:color w:val="344449"/>
          <w:spacing w:val="-10"/>
        </w:rPr>
        <w:t xml:space="preserve"> </w:t>
      </w:r>
      <w:r>
        <w:rPr>
          <w:color w:val="344449"/>
        </w:rPr>
        <w:t>documenteren</w:t>
      </w:r>
      <w:r>
        <w:rPr>
          <w:color w:val="344449"/>
          <w:spacing w:val="-10"/>
        </w:rPr>
        <w:t xml:space="preserve"> </w:t>
      </w:r>
      <w:r>
        <w:rPr>
          <w:color w:val="344449"/>
        </w:rPr>
        <w:t>van</w:t>
      </w:r>
      <w:r>
        <w:rPr>
          <w:color w:val="344449"/>
          <w:spacing w:val="-10"/>
        </w:rPr>
        <w:t xml:space="preserve"> </w:t>
      </w:r>
      <w:r>
        <w:rPr>
          <w:color w:val="344449"/>
        </w:rPr>
        <w:t>gebruikersbehoeften</w:t>
      </w:r>
      <w:r>
        <w:rPr>
          <w:color w:val="344449"/>
          <w:spacing w:val="-10"/>
        </w:rPr>
        <w:t xml:space="preserve"> </w:t>
      </w:r>
      <w:r>
        <w:rPr>
          <w:color w:val="344449"/>
        </w:rPr>
        <w:t>valt</w:t>
      </w:r>
      <w:r>
        <w:rPr>
          <w:color w:val="344449"/>
          <w:spacing w:val="-10"/>
        </w:rPr>
        <w:t xml:space="preserve"> </w:t>
      </w:r>
      <w:r>
        <w:rPr>
          <w:color w:val="344449"/>
        </w:rPr>
        <w:t>onder</w:t>
      </w:r>
      <w:r>
        <w:rPr>
          <w:color w:val="344449"/>
          <w:spacing w:val="-10"/>
        </w:rPr>
        <w:t xml:space="preserve"> </w:t>
      </w:r>
      <w:r>
        <w:rPr>
          <w:color w:val="344449"/>
        </w:rPr>
        <w:t>veld</w:t>
      </w:r>
      <w:r>
        <w:rPr>
          <w:color w:val="344449"/>
          <w:spacing w:val="-10"/>
        </w:rPr>
        <w:t xml:space="preserve"> </w:t>
      </w:r>
      <w:r>
        <w:rPr>
          <w:color w:val="344449"/>
        </w:rPr>
        <w:t>S.12.1</w:t>
      </w:r>
      <w:r>
        <w:rPr>
          <w:color w:val="344449"/>
          <w:spacing w:val="-10"/>
        </w:rPr>
        <w:t xml:space="preserve"> </w:t>
      </w:r>
      <w:r>
        <w:rPr>
          <w:color w:val="344449"/>
        </w:rPr>
        <w:t xml:space="preserve">(User </w:t>
      </w:r>
      <w:proofErr w:type="spellStart"/>
      <w:r>
        <w:rPr>
          <w:color w:val="344449"/>
        </w:rPr>
        <w:t>needs</w:t>
      </w:r>
      <w:proofErr w:type="spellEnd"/>
      <w:r>
        <w:rPr>
          <w:color w:val="344449"/>
        </w:rPr>
        <w:t>)</w:t>
      </w:r>
      <w:r>
        <w:rPr>
          <w:color w:val="344449"/>
          <w:spacing w:val="40"/>
        </w:rPr>
        <w:t xml:space="preserve"> </w:t>
      </w:r>
      <w:r>
        <w:rPr>
          <w:color w:val="344449"/>
        </w:rPr>
        <w:t>van</w:t>
      </w:r>
      <w:r>
        <w:rPr>
          <w:color w:val="344449"/>
          <w:spacing w:val="40"/>
        </w:rPr>
        <w:t xml:space="preserve"> </w:t>
      </w:r>
      <w:r>
        <w:rPr>
          <w:color w:val="344449"/>
        </w:rPr>
        <w:t>de</w:t>
      </w:r>
      <w:r>
        <w:rPr>
          <w:color w:val="344449"/>
          <w:spacing w:val="40"/>
        </w:rPr>
        <w:t xml:space="preserve"> </w:t>
      </w:r>
      <w:r>
        <w:rPr>
          <w:color w:val="344449"/>
        </w:rPr>
        <w:t>Single</w:t>
      </w:r>
      <w:r>
        <w:rPr>
          <w:color w:val="344449"/>
          <w:spacing w:val="40"/>
        </w:rPr>
        <w:t xml:space="preserve"> </w:t>
      </w:r>
      <w:proofErr w:type="spellStart"/>
      <w:r>
        <w:rPr>
          <w:color w:val="344449"/>
        </w:rPr>
        <w:t>Integrated</w:t>
      </w:r>
      <w:proofErr w:type="spellEnd"/>
      <w:r>
        <w:rPr>
          <w:color w:val="344449"/>
          <w:spacing w:val="40"/>
        </w:rPr>
        <w:t xml:space="preserve"> </w:t>
      </w:r>
      <w:r>
        <w:rPr>
          <w:color w:val="344449"/>
        </w:rPr>
        <w:t>Metadata</w:t>
      </w:r>
      <w:r>
        <w:rPr>
          <w:color w:val="344449"/>
          <w:spacing w:val="40"/>
        </w:rPr>
        <w:t xml:space="preserve"> </w:t>
      </w:r>
      <w:proofErr w:type="spellStart"/>
      <w:r>
        <w:rPr>
          <w:color w:val="344449"/>
        </w:rPr>
        <w:t>Structure</w:t>
      </w:r>
      <w:proofErr w:type="spellEnd"/>
      <w:r>
        <w:rPr>
          <w:color w:val="344449"/>
          <w:spacing w:val="40"/>
        </w:rPr>
        <w:t xml:space="preserve"> </w:t>
      </w:r>
      <w:r>
        <w:rPr>
          <w:color w:val="344449"/>
        </w:rPr>
        <w:t>(SIMS).</w:t>
      </w:r>
      <w:r>
        <w:rPr>
          <w:color w:val="344449"/>
          <w:spacing w:val="40"/>
        </w:rPr>
        <w:t xml:space="preserve"> </w:t>
      </w:r>
      <w:r>
        <w:rPr>
          <w:color w:val="344449"/>
        </w:rPr>
        <w:t>Volgens de SIMS worden gebruikersbehoeften beschreven onder punt S.12 (</w:t>
      </w:r>
      <w:proofErr w:type="spellStart"/>
      <w:r>
        <w:rPr>
          <w:color w:val="344449"/>
        </w:rPr>
        <w:t>Relevance</w:t>
      </w:r>
      <w:proofErr w:type="spellEnd"/>
      <w:r>
        <w:rPr>
          <w:color w:val="344449"/>
        </w:rPr>
        <w:t>), vrij achteraan in de metadatastructuur.</w:t>
      </w:r>
      <w:r>
        <w:rPr>
          <w:color w:val="344449"/>
          <w:spacing w:val="40"/>
        </w:rPr>
        <w:t xml:space="preserve"> </w:t>
      </w:r>
      <w:r>
        <w:rPr>
          <w:color w:val="344449"/>
        </w:rPr>
        <w:t xml:space="preserve">Wij kiezen er bewust voor om dit onderdeel vooraan in de </w:t>
      </w:r>
      <w:proofErr w:type="spellStart"/>
      <w:r>
        <w:rPr>
          <w:color w:val="344449"/>
        </w:rPr>
        <w:t>metadatafiche</w:t>
      </w:r>
      <w:proofErr w:type="spellEnd"/>
      <w:r>
        <w:rPr>
          <w:color w:val="344449"/>
        </w:rPr>
        <w:t xml:space="preserve"> te plaatsen, omdat gebruikersbehoeften het logische vertrekpunt vormen van het volledige</w:t>
      </w:r>
      <w:r>
        <w:rPr>
          <w:color w:val="344449"/>
          <w:spacing w:val="-9"/>
        </w:rPr>
        <w:t xml:space="preserve"> </w:t>
      </w:r>
      <w:r>
        <w:rPr>
          <w:color w:val="344449"/>
        </w:rPr>
        <w:t>statistiekproductieproces</w:t>
      </w:r>
      <w:r>
        <w:rPr>
          <w:color w:val="344449"/>
          <w:spacing w:val="-9"/>
        </w:rPr>
        <w:t xml:space="preserve"> </w:t>
      </w:r>
      <w:r>
        <w:rPr>
          <w:color w:val="344449"/>
        </w:rPr>
        <w:t>(UNECE</w:t>
      </w:r>
      <w:r>
        <w:rPr>
          <w:color w:val="344449"/>
          <w:spacing w:val="-9"/>
        </w:rPr>
        <w:t xml:space="preserve"> </w:t>
      </w:r>
      <w:hyperlink w:anchor="_bookmark6" w:history="1">
        <w:r w:rsidR="00740FD9">
          <w:rPr>
            <w:color w:val="344449"/>
          </w:rPr>
          <w:t>2025</w:t>
        </w:r>
      </w:hyperlink>
      <w:r>
        <w:rPr>
          <w:color w:val="344449"/>
        </w:rPr>
        <w:t>).</w:t>
      </w:r>
      <w:r>
        <w:rPr>
          <w:color w:val="344449"/>
          <w:spacing w:val="12"/>
        </w:rPr>
        <w:t xml:space="preserve"> </w:t>
      </w:r>
      <w:r>
        <w:rPr>
          <w:color w:val="344449"/>
        </w:rPr>
        <w:t>Ze</w:t>
      </w:r>
      <w:r>
        <w:rPr>
          <w:color w:val="344449"/>
          <w:spacing w:val="-8"/>
        </w:rPr>
        <w:t xml:space="preserve"> </w:t>
      </w:r>
      <w:r>
        <w:rPr>
          <w:color w:val="344449"/>
        </w:rPr>
        <w:t>vormen</w:t>
      </w:r>
      <w:r>
        <w:rPr>
          <w:color w:val="344449"/>
          <w:spacing w:val="-8"/>
        </w:rPr>
        <w:t xml:space="preserve"> </w:t>
      </w:r>
      <w:r>
        <w:rPr>
          <w:color w:val="344449"/>
        </w:rPr>
        <w:t xml:space="preserve">daardoor het referentiekader voor alle andere onderdelen van de </w:t>
      </w:r>
      <w:proofErr w:type="spellStart"/>
      <w:r>
        <w:rPr>
          <w:color w:val="344449"/>
        </w:rPr>
        <w:t>metadatafiche</w:t>
      </w:r>
      <w:proofErr w:type="spellEnd"/>
      <w:r>
        <w:rPr>
          <w:color w:val="344449"/>
        </w:rPr>
        <w:t>.</w:t>
      </w:r>
    </w:p>
    <w:p w14:paraId="7C6F469E" w14:textId="77777777" w:rsidR="00740FD9" w:rsidRDefault="0005439F" w:rsidP="1B2AB3B4">
      <w:pPr>
        <w:pStyle w:val="BodyText"/>
        <w:spacing w:before="137" w:line="247" w:lineRule="auto"/>
        <w:ind w:left="1417" w:right="1556"/>
        <w:jc w:val="both"/>
        <w:rPr>
          <w:color w:val="344449"/>
        </w:rPr>
      </w:pPr>
      <w:r>
        <w:rPr>
          <w:color w:val="344449"/>
        </w:rPr>
        <w:t>Hoewel het belang van duidelijke documentatie onmiskenbaar is, blijkt het in de praktijk vaak moeilijk om gebruikersbehoeften scherp te formuleren.</w:t>
      </w:r>
      <w:r>
        <w:rPr>
          <w:color w:val="344449"/>
          <w:spacing w:val="40"/>
        </w:rPr>
        <w:t xml:space="preserve"> </w:t>
      </w:r>
      <w:r>
        <w:rPr>
          <w:color w:val="344449"/>
        </w:rPr>
        <w:t>Een omschrijving als “Deze statistiek wordt gepubliceerd omdat ze interessant is” volstaat uiteraard niet, net zomin als “De statistiek</w:t>
      </w:r>
      <w:r>
        <w:rPr>
          <w:color w:val="344449"/>
          <w:spacing w:val="-14"/>
        </w:rPr>
        <w:t xml:space="preserve"> </w:t>
      </w:r>
      <w:r>
        <w:rPr>
          <w:color w:val="344449"/>
        </w:rPr>
        <w:t>wordt</w:t>
      </w:r>
      <w:r>
        <w:rPr>
          <w:color w:val="344449"/>
          <w:spacing w:val="-13"/>
        </w:rPr>
        <w:t xml:space="preserve"> </w:t>
      </w:r>
      <w:r>
        <w:rPr>
          <w:color w:val="344449"/>
        </w:rPr>
        <w:t>gepubliceerd</w:t>
      </w:r>
      <w:r>
        <w:rPr>
          <w:color w:val="344449"/>
          <w:spacing w:val="-13"/>
        </w:rPr>
        <w:t xml:space="preserve"> </w:t>
      </w:r>
      <w:r>
        <w:rPr>
          <w:color w:val="344449"/>
        </w:rPr>
        <w:t>omdat</w:t>
      </w:r>
      <w:r>
        <w:rPr>
          <w:color w:val="344449"/>
          <w:spacing w:val="-13"/>
        </w:rPr>
        <w:t xml:space="preserve"> </w:t>
      </w:r>
      <w:r>
        <w:rPr>
          <w:color w:val="344449"/>
        </w:rPr>
        <w:t>ze</w:t>
      </w:r>
      <w:r>
        <w:rPr>
          <w:color w:val="344449"/>
          <w:spacing w:val="-14"/>
        </w:rPr>
        <w:t xml:space="preserve"> </w:t>
      </w:r>
      <w:r>
        <w:rPr>
          <w:color w:val="344449"/>
        </w:rPr>
        <w:t>op</w:t>
      </w:r>
      <w:r>
        <w:rPr>
          <w:color w:val="344449"/>
          <w:spacing w:val="-13"/>
        </w:rPr>
        <w:t xml:space="preserve"> </w:t>
      </w:r>
      <w:r>
        <w:rPr>
          <w:color w:val="344449"/>
        </w:rPr>
        <w:t>de</w:t>
      </w:r>
      <w:r>
        <w:rPr>
          <w:color w:val="344449"/>
          <w:spacing w:val="-13"/>
        </w:rPr>
        <w:t xml:space="preserve"> </w:t>
      </w:r>
      <w:r>
        <w:rPr>
          <w:color w:val="344449"/>
        </w:rPr>
        <w:t>VSP‑lijst</w:t>
      </w:r>
      <w:r>
        <w:rPr>
          <w:color w:val="344449"/>
          <w:spacing w:val="-13"/>
        </w:rPr>
        <w:t xml:space="preserve"> </w:t>
      </w:r>
      <w:r>
        <w:rPr>
          <w:color w:val="344449"/>
        </w:rPr>
        <w:t>staat”.</w:t>
      </w:r>
      <w:r>
        <w:rPr>
          <w:color w:val="344449"/>
          <w:spacing w:val="-12"/>
        </w:rPr>
        <w:t xml:space="preserve"> </w:t>
      </w:r>
      <w:r>
        <w:rPr>
          <w:color w:val="344449"/>
        </w:rPr>
        <w:t>Zo’n</w:t>
      </w:r>
      <w:r>
        <w:rPr>
          <w:color w:val="344449"/>
          <w:spacing w:val="-13"/>
        </w:rPr>
        <w:t xml:space="preserve"> </w:t>
      </w:r>
      <w:r>
        <w:rPr>
          <w:color w:val="344449"/>
        </w:rPr>
        <w:t xml:space="preserve">zinnen </w:t>
      </w:r>
      <w:r>
        <w:rPr>
          <w:color w:val="344449"/>
          <w:spacing w:val="-2"/>
        </w:rPr>
        <w:t>vertellen</w:t>
      </w:r>
      <w:r>
        <w:rPr>
          <w:color w:val="344449"/>
          <w:spacing w:val="-7"/>
        </w:rPr>
        <w:t xml:space="preserve"> </w:t>
      </w:r>
      <w:r>
        <w:rPr>
          <w:color w:val="344449"/>
          <w:spacing w:val="-2"/>
        </w:rPr>
        <w:t>immers</w:t>
      </w:r>
      <w:r>
        <w:rPr>
          <w:color w:val="344449"/>
          <w:spacing w:val="-6"/>
        </w:rPr>
        <w:t xml:space="preserve"> </w:t>
      </w:r>
      <w:r>
        <w:rPr>
          <w:color w:val="344449"/>
          <w:spacing w:val="-2"/>
        </w:rPr>
        <w:t>niets</w:t>
      </w:r>
      <w:r>
        <w:rPr>
          <w:color w:val="344449"/>
          <w:spacing w:val="-6"/>
        </w:rPr>
        <w:t xml:space="preserve"> </w:t>
      </w:r>
      <w:r>
        <w:rPr>
          <w:color w:val="344449"/>
          <w:spacing w:val="-2"/>
        </w:rPr>
        <w:t>over</w:t>
      </w:r>
      <w:r>
        <w:rPr>
          <w:color w:val="344449"/>
          <w:spacing w:val="-6"/>
        </w:rPr>
        <w:t xml:space="preserve"> </w:t>
      </w:r>
      <w:r>
        <w:rPr>
          <w:color w:val="344449"/>
          <w:spacing w:val="-2"/>
        </w:rPr>
        <w:t>de</w:t>
      </w:r>
      <w:r>
        <w:rPr>
          <w:color w:val="344449"/>
          <w:spacing w:val="-6"/>
        </w:rPr>
        <w:t xml:space="preserve"> </w:t>
      </w:r>
      <w:r>
        <w:rPr>
          <w:color w:val="344449"/>
          <w:spacing w:val="-2"/>
        </w:rPr>
        <w:t>echte</w:t>
      </w:r>
      <w:r>
        <w:rPr>
          <w:color w:val="344449"/>
          <w:spacing w:val="-7"/>
        </w:rPr>
        <w:t xml:space="preserve"> </w:t>
      </w:r>
      <w:r>
        <w:rPr>
          <w:color w:val="344449"/>
          <w:spacing w:val="-2"/>
        </w:rPr>
        <w:t>redenen</w:t>
      </w:r>
      <w:r>
        <w:rPr>
          <w:color w:val="344449"/>
          <w:spacing w:val="-7"/>
        </w:rPr>
        <w:t xml:space="preserve"> </w:t>
      </w:r>
      <w:r>
        <w:rPr>
          <w:color w:val="344449"/>
          <w:spacing w:val="-2"/>
        </w:rPr>
        <w:t>waarom</w:t>
      </w:r>
      <w:r>
        <w:rPr>
          <w:color w:val="344449"/>
          <w:spacing w:val="-7"/>
        </w:rPr>
        <w:t xml:space="preserve"> </w:t>
      </w:r>
      <w:r>
        <w:rPr>
          <w:color w:val="344449"/>
          <w:spacing w:val="-2"/>
        </w:rPr>
        <w:t>de</w:t>
      </w:r>
      <w:r>
        <w:rPr>
          <w:color w:val="344449"/>
          <w:spacing w:val="-6"/>
        </w:rPr>
        <w:t xml:space="preserve"> </w:t>
      </w:r>
      <w:r>
        <w:rPr>
          <w:color w:val="344449"/>
          <w:spacing w:val="-2"/>
        </w:rPr>
        <w:t>statistiek</w:t>
      </w:r>
      <w:r>
        <w:rPr>
          <w:color w:val="344449"/>
          <w:spacing w:val="-6"/>
        </w:rPr>
        <w:t xml:space="preserve"> </w:t>
      </w:r>
      <w:r>
        <w:rPr>
          <w:color w:val="344449"/>
          <w:spacing w:val="-2"/>
        </w:rPr>
        <w:t xml:space="preserve">wordt </w:t>
      </w:r>
      <w:r>
        <w:rPr>
          <w:color w:val="344449"/>
        </w:rPr>
        <w:t>gepubliceerd</w:t>
      </w:r>
      <w:r>
        <w:rPr>
          <w:color w:val="344449"/>
          <w:spacing w:val="-5"/>
        </w:rPr>
        <w:t xml:space="preserve"> </w:t>
      </w:r>
      <w:r>
        <w:rPr>
          <w:color w:val="344449"/>
        </w:rPr>
        <w:t>en</w:t>
      </w:r>
      <w:r>
        <w:rPr>
          <w:color w:val="344449"/>
          <w:spacing w:val="-4"/>
        </w:rPr>
        <w:t xml:space="preserve"> </w:t>
      </w:r>
      <w:r>
        <w:rPr>
          <w:color w:val="344449"/>
        </w:rPr>
        <w:t>waarvoor</w:t>
      </w:r>
      <w:r>
        <w:rPr>
          <w:color w:val="344449"/>
          <w:spacing w:val="-5"/>
        </w:rPr>
        <w:t xml:space="preserve"> </w:t>
      </w:r>
      <w:r>
        <w:rPr>
          <w:color w:val="344449"/>
        </w:rPr>
        <w:t>ze</w:t>
      </w:r>
      <w:r>
        <w:rPr>
          <w:color w:val="344449"/>
          <w:spacing w:val="-4"/>
        </w:rPr>
        <w:t xml:space="preserve"> </w:t>
      </w:r>
      <w:r>
        <w:rPr>
          <w:color w:val="344449"/>
        </w:rPr>
        <w:t>zal</w:t>
      </w:r>
      <w:r>
        <w:rPr>
          <w:color w:val="344449"/>
          <w:spacing w:val="-5"/>
        </w:rPr>
        <w:t xml:space="preserve"> </w:t>
      </w:r>
      <w:r>
        <w:rPr>
          <w:color w:val="344449"/>
        </w:rPr>
        <w:t>worden</w:t>
      </w:r>
      <w:r>
        <w:rPr>
          <w:color w:val="344449"/>
          <w:spacing w:val="-5"/>
        </w:rPr>
        <w:t xml:space="preserve"> </w:t>
      </w:r>
      <w:r>
        <w:rPr>
          <w:color w:val="344449"/>
        </w:rPr>
        <w:t>gebruikt.</w:t>
      </w:r>
      <w:r>
        <w:rPr>
          <w:color w:val="344449"/>
          <w:spacing w:val="17"/>
        </w:rPr>
        <w:t xml:space="preserve"> </w:t>
      </w:r>
      <w:r>
        <w:rPr>
          <w:color w:val="344449"/>
        </w:rPr>
        <w:t>De</w:t>
      </w:r>
      <w:r>
        <w:rPr>
          <w:color w:val="344449"/>
          <w:spacing w:val="-5"/>
        </w:rPr>
        <w:t xml:space="preserve"> </w:t>
      </w:r>
      <w:r>
        <w:rPr>
          <w:color w:val="344449"/>
        </w:rPr>
        <w:t>documentatie</w:t>
      </w:r>
      <w:r>
        <w:rPr>
          <w:color w:val="344449"/>
          <w:spacing w:val="-4"/>
        </w:rPr>
        <w:t xml:space="preserve"> </w:t>
      </w:r>
      <w:r>
        <w:rPr>
          <w:color w:val="344449"/>
        </w:rPr>
        <w:t>van gebruikersbehoeften moet grondiger en specifieker gebeuren.</w:t>
      </w:r>
      <w:r>
        <w:rPr>
          <w:color w:val="344449"/>
          <w:spacing w:val="40"/>
        </w:rPr>
        <w:t xml:space="preserve"> </w:t>
      </w:r>
      <w:r>
        <w:rPr>
          <w:color w:val="344449"/>
        </w:rPr>
        <w:t xml:space="preserve">Daarom </w:t>
      </w:r>
      <w:r>
        <w:rPr>
          <w:color w:val="344449"/>
          <w:spacing w:val="-2"/>
        </w:rPr>
        <w:t>geven</w:t>
      </w:r>
      <w:r>
        <w:rPr>
          <w:color w:val="344449"/>
          <w:spacing w:val="-8"/>
        </w:rPr>
        <w:t xml:space="preserve"> </w:t>
      </w:r>
      <w:r>
        <w:rPr>
          <w:color w:val="344449"/>
          <w:spacing w:val="-2"/>
        </w:rPr>
        <w:t>we</w:t>
      </w:r>
      <w:r>
        <w:rPr>
          <w:color w:val="344449"/>
          <w:spacing w:val="-8"/>
        </w:rPr>
        <w:t xml:space="preserve"> </w:t>
      </w:r>
      <w:r>
        <w:rPr>
          <w:color w:val="344449"/>
          <w:spacing w:val="-2"/>
        </w:rPr>
        <w:t>in</w:t>
      </w:r>
      <w:r>
        <w:rPr>
          <w:color w:val="344449"/>
          <w:spacing w:val="-6"/>
        </w:rPr>
        <w:t xml:space="preserve"> </w:t>
      </w:r>
      <w:r>
        <w:rPr>
          <w:color w:val="344449"/>
          <w:spacing w:val="-2"/>
        </w:rPr>
        <w:t>deze</w:t>
      </w:r>
      <w:r>
        <w:rPr>
          <w:color w:val="344449"/>
          <w:spacing w:val="-6"/>
        </w:rPr>
        <w:t xml:space="preserve"> </w:t>
      </w:r>
      <w:r>
        <w:rPr>
          <w:color w:val="344449"/>
          <w:spacing w:val="-2"/>
        </w:rPr>
        <w:t>nota</w:t>
      </w:r>
      <w:r>
        <w:rPr>
          <w:color w:val="344449"/>
          <w:spacing w:val="-8"/>
        </w:rPr>
        <w:t xml:space="preserve"> </w:t>
      </w:r>
      <w:r>
        <w:rPr>
          <w:color w:val="344449"/>
          <w:spacing w:val="-2"/>
        </w:rPr>
        <w:t>enkele</w:t>
      </w:r>
      <w:r>
        <w:rPr>
          <w:color w:val="344449"/>
          <w:spacing w:val="-6"/>
        </w:rPr>
        <w:t xml:space="preserve"> </w:t>
      </w:r>
      <w:r>
        <w:rPr>
          <w:color w:val="344449"/>
          <w:spacing w:val="-2"/>
        </w:rPr>
        <w:t>richtlijnen</w:t>
      </w:r>
      <w:r>
        <w:rPr>
          <w:color w:val="344449"/>
          <w:spacing w:val="-8"/>
        </w:rPr>
        <w:t xml:space="preserve"> </w:t>
      </w:r>
      <w:r>
        <w:rPr>
          <w:color w:val="344449"/>
          <w:spacing w:val="-2"/>
        </w:rPr>
        <w:t>om</w:t>
      </w:r>
      <w:r>
        <w:rPr>
          <w:color w:val="344449"/>
          <w:spacing w:val="-6"/>
        </w:rPr>
        <w:t xml:space="preserve"> </w:t>
      </w:r>
      <w:r>
        <w:rPr>
          <w:color w:val="344449"/>
          <w:spacing w:val="-2"/>
        </w:rPr>
        <w:t>gebruikersbehoeften</w:t>
      </w:r>
      <w:r>
        <w:rPr>
          <w:color w:val="344449"/>
          <w:spacing w:val="-8"/>
        </w:rPr>
        <w:t xml:space="preserve"> </w:t>
      </w:r>
      <w:r>
        <w:rPr>
          <w:color w:val="344449"/>
          <w:spacing w:val="-2"/>
        </w:rPr>
        <w:t>in</w:t>
      </w:r>
      <w:r>
        <w:rPr>
          <w:color w:val="344449"/>
          <w:spacing w:val="-6"/>
        </w:rPr>
        <w:t xml:space="preserve"> </w:t>
      </w:r>
      <w:r>
        <w:rPr>
          <w:color w:val="344449"/>
          <w:spacing w:val="-2"/>
        </w:rPr>
        <w:t xml:space="preserve">kaart </w:t>
      </w:r>
      <w:r>
        <w:rPr>
          <w:color w:val="344449"/>
        </w:rPr>
        <w:t>te brengen.</w:t>
      </w:r>
    </w:p>
    <w:p w14:paraId="7C6F469F" w14:textId="77777777" w:rsidR="00740FD9" w:rsidRDefault="0005439F">
      <w:pPr>
        <w:pStyle w:val="BodyText"/>
        <w:spacing w:before="136" w:line="247" w:lineRule="auto"/>
        <w:ind w:left="1417" w:right="1558"/>
        <w:jc w:val="both"/>
      </w:pPr>
      <w:r w:rsidRPr="1B2AB3B4">
        <w:rPr>
          <w:color w:val="344449"/>
        </w:rPr>
        <w:t>Gebruikersbehoeften kunnen zich op verschillende manieren manifesteren (</w:t>
      </w:r>
      <w:proofErr w:type="spellStart"/>
      <w:r w:rsidRPr="1B2AB3B4">
        <w:rPr>
          <w:color w:val="344449"/>
        </w:rPr>
        <w:t>Eurostat</w:t>
      </w:r>
      <w:proofErr w:type="spellEnd"/>
      <w:r w:rsidRPr="1B2AB3B4">
        <w:rPr>
          <w:color w:val="344449"/>
        </w:rPr>
        <w:t xml:space="preserve"> </w:t>
      </w:r>
      <w:hyperlink w:anchor="_bookmark3">
        <w:r w:rsidR="00740FD9" w:rsidRPr="1B2AB3B4">
          <w:rPr>
            <w:color w:val="344449"/>
          </w:rPr>
          <w:t>2021</w:t>
        </w:r>
      </w:hyperlink>
      <w:r w:rsidRPr="1B2AB3B4">
        <w:rPr>
          <w:color w:val="344449"/>
        </w:rPr>
        <w:t>):</w:t>
      </w:r>
    </w:p>
    <w:p w14:paraId="7C6F46A0" w14:textId="77777777" w:rsidR="00740FD9" w:rsidRDefault="0005439F">
      <w:pPr>
        <w:pStyle w:val="ListParagraph"/>
        <w:numPr>
          <w:ilvl w:val="0"/>
          <w:numId w:val="2"/>
        </w:numPr>
        <w:tabs>
          <w:tab w:val="left" w:pos="2013"/>
          <w:tab w:val="left" w:pos="2015"/>
        </w:tabs>
        <w:spacing w:before="142" w:line="247" w:lineRule="auto"/>
        <w:rPr>
          <w:sz w:val="24"/>
        </w:rPr>
      </w:pPr>
      <w:r>
        <w:rPr>
          <w:color w:val="344449"/>
          <w:sz w:val="24"/>
        </w:rPr>
        <w:t>Er</w:t>
      </w:r>
      <w:r>
        <w:rPr>
          <w:color w:val="344449"/>
          <w:spacing w:val="80"/>
          <w:w w:val="150"/>
          <w:sz w:val="24"/>
        </w:rPr>
        <w:t xml:space="preserve"> </w:t>
      </w:r>
      <w:r>
        <w:rPr>
          <w:color w:val="344449"/>
          <w:sz w:val="24"/>
        </w:rPr>
        <w:t>is</w:t>
      </w:r>
      <w:r>
        <w:rPr>
          <w:color w:val="344449"/>
          <w:spacing w:val="80"/>
          <w:w w:val="150"/>
          <w:sz w:val="24"/>
        </w:rPr>
        <w:t xml:space="preserve"> </w:t>
      </w:r>
      <w:r>
        <w:rPr>
          <w:color w:val="344449"/>
          <w:sz w:val="24"/>
        </w:rPr>
        <w:t>een</w:t>
      </w:r>
      <w:r>
        <w:rPr>
          <w:color w:val="344449"/>
          <w:spacing w:val="80"/>
          <w:w w:val="150"/>
          <w:sz w:val="24"/>
        </w:rPr>
        <w:t xml:space="preserve"> </w:t>
      </w:r>
      <w:r>
        <w:rPr>
          <w:color w:val="70A2B8"/>
          <w:sz w:val="24"/>
        </w:rPr>
        <w:t>internationale</w:t>
      </w:r>
      <w:r>
        <w:rPr>
          <w:color w:val="70A2B8"/>
          <w:spacing w:val="80"/>
          <w:w w:val="150"/>
          <w:sz w:val="24"/>
        </w:rPr>
        <w:t xml:space="preserve"> </w:t>
      </w:r>
      <w:r>
        <w:rPr>
          <w:color w:val="70A2B8"/>
          <w:sz w:val="24"/>
        </w:rPr>
        <w:t>verplichting</w:t>
      </w:r>
      <w:r>
        <w:rPr>
          <w:color w:val="70A2B8"/>
          <w:spacing w:val="80"/>
          <w:w w:val="150"/>
          <w:sz w:val="24"/>
        </w:rPr>
        <w:t xml:space="preserve"> </w:t>
      </w:r>
      <w:r>
        <w:rPr>
          <w:color w:val="344449"/>
          <w:sz w:val="24"/>
        </w:rPr>
        <w:t>om</w:t>
      </w:r>
      <w:r>
        <w:rPr>
          <w:color w:val="344449"/>
          <w:spacing w:val="80"/>
          <w:w w:val="150"/>
          <w:sz w:val="24"/>
        </w:rPr>
        <w:t xml:space="preserve"> </w:t>
      </w:r>
      <w:r>
        <w:rPr>
          <w:color w:val="344449"/>
          <w:sz w:val="24"/>
        </w:rPr>
        <w:t>een</w:t>
      </w:r>
      <w:r>
        <w:rPr>
          <w:color w:val="344449"/>
          <w:spacing w:val="80"/>
          <w:w w:val="150"/>
          <w:sz w:val="24"/>
        </w:rPr>
        <w:t xml:space="preserve"> </w:t>
      </w:r>
      <w:r>
        <w:rPr>
          <w:color w:val="344449"/>
          <w:sz w:val="24"/>
        </w:rPr>
        <w:t>statistiek</w:t>
      </w:r>
      <w:r>
        <w:rPr>
          <w:color w:val="344449"/>
          <w:spacing w:val="80"/>
          <w:w w:val="150"/>
          <w:sz w:val="24"/>
        </w:rPr>
        <w:t xml:space="preserve"> </w:t>
      </w:r>
      <w:r>
        <w:rPr>
          <w:color w:val="344449"/>
          <w:sz w:val="24"/>
        </w:rPr>
        <w:t xml:space="preserve">te </w:t>
      </w:r>
      <w:r>
        <w:rPr>
          <w:color w:val="344449"/>
          <w:spacing w:val="-2"/>
          <w:sz w:val="24"/>
        </w:rPr>
        <w:t>produceren.</w:t>
      </w:r>
    </w:p>
    <w:p w14:paraId="7C6F46A1" w14:textId="3009BB7A" w:rsidR="00740FD9" w:rsidRDefault="0005439F" w:rsidP="780CF93C">
      <w:pPr>
        <w:pStyle w:val="ListParagraph"/>
        <w:numPr>
          <w:ilvl w:val="0"/>
          <w:numId w:val="2"/>
        </w:numPr>
        <w:tabs>
          <w:tab w:val="left" w:pos="2013"/>
          <w:tab w:val="left" w:pos="2015"/>
        </w:tabs>
        <w:spacing w:before="143" w:line="247" w:lineRule="auto"/>
        <w:rPr>
          <w:sz w:val="24"/>
          <w:szCs w:val="24"/>
        </w:rPr>
      </w:pPr>
      <w:r w:rsidRPr="780CF93C">
        <w:rPr>
          <w:color w:val="344449"/>
          <w:sz w:val="24"/>
          <w:szCs w:val="24"/>
        </w:rPr>
        <w:t xml:space="preserve">Er is een </w:t>
      </w:r>
      <w:r w:rsidRPr="780CF93C">
        <w:rPr>
          <w:color w:val="70A2B8"/>
          <w:sz w:val="24"/>
          <w:szCs w:val="24"/>
        </w:rPr>
        <w:t xml:space="preserve">institutionele </w:t>
      </w:r>
      <w:r w:rsidRPr="780CF93C">
        <w:rPr>
          <w:color w:val="344449"/>
          <w:sz w:val="24"/>
          <w:szCs w:val="24"/>
        </w:rPr>
        <w:t>vraag naar statistieken vervat in wetten</w:t>
      </w:r>
      <w:del w:id="0" w:author="Noppe Jo" w:date="2025-11-30T12:08:00Z">
        <w:r w:rsidRPr="780CF93C">
          <w:rPr>
            <w:color w:val="344449"/>
            <w:sz w:val="24"/>
            <w:szCs w:val="24"/>
          </w:rPr>
          <w:delText xml:space="preserve"> of</w:delText>
        </w:r>
      </w:del>
      <w:ins w:id="1" w:author="Noppe Jo" w:date="2025-11-30T12:08:00Z">
        <w:r w:rsidR="29B7DAC3" w:rsidRPr="780CF93C">
          <w:rPr>
            <w:color w:val="344449"/>
            <w:sz w:val="24"/>
            <w:szCs w:val="24"/>
          </w:rPr>
          <w:t>,</w:t>
        </w:r>
      </w:ins>
      <w:r w:rsidRPr="780CF93C">
        <w:rPr>
          <w:color w:val="344449"/>
          <w:sz w:val="24"/>
          <w:szCs w:val="24"/>
        </w:rPr>
        <w:t xml:space="preserve"> </w:t>
      </w:r>
      <w:r w:rsidRPr="780CF93C">
        <w:rPr>
          <w:color w:val="344449"/>
          <w:spacing w:val="-2"/>
          <w:sz w:val="24"/>
          <w:szCs w:val="24"/>
        </w:rPr>
        <w:t>decreten</w:t>
      </w:r>
      <w:ins w:id="2" w:author="Noppe Jo" w:date="2025-11-30T12:08:00Z">
        <w:r w:rsidR="758DFE5F" w:rsidRPr="780CF93C">
          <w:rPr>
            <w:color w:val="344449"/>
            <w:spacing w:val="-2"/>
            <w:sz w:val="24"/>
            <w:szCs w:val="24"/>
          </w:rPr>
          <w:t xml:space="preserve"> of besluiten</w:t>
        </w:r>
      </w:ins>
      <w:r w:rsidRPr="780CF93C">
        <w:rPr>
          <w:color w:val="344449"/>
          <w:spacing w:val="-2"/>
          <w:sz w:val="24"/>
          <w:szCs w:val="24"/>
        </w:rPr>
        <w:t>.</w:t>
      </w:r>
    </w:p>
    <w:p w14:paraId="7C6F46A2" w14:textId="77777777" w:rsidR="00740FD9" w:rsidRDefault="0005439F">
      <w:pPr>
        <w:pStyle w:val="ListParagraph"/>
        <w:numPr>
          <w:ilvl w:val="0"/>
          <w:numId w:val="2"/>
        </w:numPr>
        <w:tabs>
          <w:tab w:val="left" w:pos="2013"/>
          <w:tab w:val="left" w:pos="2015"/>
        </w:tabs>
        <w:spacing w:before="143" w:line="247" w:lineRule="auto"/>
        <w:rPr>
          <w:sz w:val="24"/>
        </w:rPr>
      </w:pPr>
      <w:r>
        <w:rPr>
          <w:color w:val="344449"/>
          <w:sz w:val="24"/>
        </w:rPr>
        <w:t>Er</w:t>
      </w:r>
      <w:r>
        <w:rPr>
          <w:color w:val="344449"/>
          <w:spacing w:val="-2"/>
          <w:sz w:val="24"/>
        </w:rPr>
        <w:t xml:space="preserve"> </w:t>
      </w:r>
      <w:r>
        <w:rPr>
          <w:color w:val="344449"/>
          <w:sz w:val="24"/>
        </w:rPr>
        <w:t>is</w:t>
      </w:r>
      <w:r>
        <w:rPr>
          <w:color w:val="344449"/>
          <w:spacing w:val="-2"/>
          <w:sz w:val="24"/>
        </w:rPr>
        <w:t xml:space="preserve"> </w:t>
      </w:r>
      <w:r>
        <w:rPr>
          <w:color w:val="344449"/>
          <w:sz w:val="24"/>
        </w:rPr>
        <w:t>een</w:t>
      </w:r>
      <w:r>
        <w:rPr>
          <w:color w:val="344449"/>
          <w:spacing w:val="-2"/>
          <w:sz w:val="24"/>
        </w:rPr>
        <w:t xml:space="preserve"> </w:t>
      </w:r>
      <w:r>
        <w:rPr>
          <w:color w:val="70A2B8"/>
          <w:sz w:val="24"/>
        </w:rPr>
        <w:t>beleidsondersteunende</w:t>
      </w:r>
      <w:r>
        <w:rPr>
          <w:color w:val="70A2B8"/>
          <w:spacing w:val="-1"/>
          <w:sz w:val="24"/>
        </w:rPr>
        <w:t xml:space="preserve"> </w:t>
      </w:r>
      <w:r>
        <w:rPr>
          <w:color w:val="344449"/>
          <w:sz w:val="24"/>
        </w:rPr>
        <w:t>vraag</w:t>
      </w:r>
      <w:r>
        <w:rPr>
          <w:color w:val="344449"/>
          <w:spacing w:val="-2"/>
          <w:sz w:val="24"/>
        </w:rPr>
        <w:t xml:space="preserve"> </w:t>
      </w:r>
      <w:r>
        <w:rPr>
          <w:color w:val="344449"/>
          <w:sz w:val="24"/>
        </w:rPr>
        <w:t>naar</w:t>
      </w:r>
      <w:r>
        <w:rPr>
          <w:color w:val="344449"/>
          <w:spacing w:val="-2"/>
          <w:sz w:val="24"/>
        </w:rPr>
        <w:t xml:space="preserve"> </w:t>
      </w:r>
      <w:r>
        <w:rPr>
          <w:color w:val="344449"/>
          <w:sz w:val="24"/>
        </w:rPr>
        <w:t>statistieken</w:t>
      </w:r>
      <w:r>
        <w:rPr>
          <w:color w:val="344449"/>
          <w:spacing w:val="-2"/>
          <w:sz w:val="24"/>
        </w:rPr>
        <w:t xml:space="preserve"> </w:t>
      </w:r>
      <w:r>
        <w:rPr>
          <w:color w:val="344449"/>
          <w:sz w:val="24"/>
        </w:rPr>
        <w:t>vanuit</w:t>
      </w:r>
      <w:r>
        <w:rPr>
          <w:color w:val="344449"/>
          <w:spacing w:val="-2"/>
          <w:sz w:val="24"/>
        </w:rPr>
        <w:t xml:space="preserve"> </w:t>
      </w:r>
      <w:r>
        <w:rPr>
          <w:color w:val="344449"/>
          <w:sz w:val="24"/>
        </w:rPr>
        <w:t>de regering, kabinetten of overheidsadministraties.</w:t>
      </w:r>
    </w:p>
    <w:p w14:paraId="7C6F46A3" w14:textId="111B2124" w:rsidR="00740FD9" w:rsidRDefault="0005439F" w:rsidP="780CF93C">
      <w:pPr>
        <w:pStyle w:val="ListParagraph"/>
        <w:numPr>
          <w:ilvl w:val="0"/>
          <w:numId w:val="2"/>
        </w:numPr>
        <w:tabs>
          <w:tab w:val="left" w:pos="2013"/>
          <w:tab w:val="left" w:pos="2015"/>
        </w:tabs>
        <w:spacing w:before="142" w:line="247" w:lineRule="auto"/>
        <w:rPr>
          <w:sz w:val="24"/>
          <w:szCs w:val="24"/>
        </w:rPr>
      </w:pPr>
      <w:r w:rsidRPr="780CF93C">
        <w:rPr>
          <w:color w:val="344449"/>
          <w:sz w:val="24"/>
          <w:szCs w:val="24"/>
        </w:rPr>
        <w:t>Er</w:t>
      </w:r>
      <w:r w:rsidRPr="780CF93C">
        <w:rPr>
          <w:color w:val="344449"/>
          <w:spacing w:val="-13"/>
          <w:sz w:val="24"/>
          <w:szCs w:val="24"/>
        </w:rPr>
        <w:t xml:space="preserve"> </w:t>
      </w:r>
      <w:r w:rsidRPr="780CF93C">
        <w:rPr>
          <w:color w:val="344449"/>
          <w:sz w:val="24"/>
          <w:szCs w:val="24"/>
        </w:rPr>
        <w:t>is</w:t>
      </w:r>
      <w:r w:rsidRPr="780CF93C">
        <w:rPr>
          <w:color w:val="344449"/>
          <w:spacing w:val="-13"/>
          <w:sz w:val="24"/>
          <w:szCs w:val="24"/>
        </w:rPr>
        <w:t xml:space="preserve"> </w:t>
      </w:r>
      <w:r w:rsidRPr="780CF93C">
        <w:rPr>
          <w:color w:val="344449"/>
          <w:sz w:val="24"/>
          <w:szCs w:val="24"/>
        </w:rPr>
        <w:t>een</w:t>
      </w:r>
      <w:r w:rsidRPr="780CF93C">
        <w:rPr>
          <w:color w:val="344449"/>
          <w:spacing w:val="-13"/>
          <w:sz w:val="24"/>
          <w:szCs w:val="24"/>
        </w:rPr>
        <w:t xml:space="preserve"> </w:t>
      </w:r>
      <w:r w:rsidRPr="780CF93C">
        <w:rPr>
          <w:color w:val="70A2B8"/>
          <w:sz w:val="24"/>
          <w:szCs w:val="24"/>
        </w:rPr>
        <w:t>maatschappelijke</w:t>
      </w:r>
      <w:r w:rsidRPr="780CF93C">
        <w:rPr>
          <w:color w:val="70A2B8"/>
          <w:spacing w:val="-12"/>
          <w:sz w:val="24"/>
          <w:szCs w:val="24"/>
        </w:rPr>
        <w:t xml:space="preserve"> </w:t>
      </w:r>
      <w:r w:rsidRPr="780CF93C">
        <w:rPr>
          <w:color w:val="344449"/>
          <w:sz w:val="24"/>
          <w:szCs w:val="24"/>
        </w:rPr>
        <w:t>vraag</w:t>
      </w:r>
      <w:r w:rsidRPr="780CF93C">
        <w:rPr>
          <w:color w:val="344449"/>
          <w:spacing w:val="-13"/>
          <w:sz w:val="24"/>
          <w:szCs w:val="24"/>
        </w:rPr>
        <w:t xml:space="preserve"> </w:t>
      </w:r>
      <w:r w:rsidRPr="780CF93C">
        <w:rPr>
          <w:color w:val="344449"/>
          <w:sz w:val="24"/>
          <w:szCs w:val="24"/>
        </w:rPr>
        <w:t>naar</w:t>
      </w:r>
      <w:r w:rsidRPr="780CF93C">
        <w:rPr>
          <w:color w:val="344449"/>
          <w:spacing w:val="-13"/>
          <w:sz w:val="24"/>
          <w:szCs w:val="24"/>
        </w:rPr>
        <w:t xml:space="preserve"> </w:t>
      </w:r>
      <w:r w:rsidRPr="780CF93C">
        <w:rPr>
          <w:color w:val="344449"/>
          <w:sz w:val="24"/>
          <w:szCs w:val="24"/>
        </w:rPr>
        <w:t>statistieken</w:t>
      </w:r>
      <w:r w:rsidRPr="780CF93C">
        <w:rPr>
          <w:color w:val="344449"/>
          <w:spacing w:val="-13"/>
          <w:sz w:val="24"/>
          <w:szCs w:val="24"/>
        </w:rPr>
        <w:t xml:space="preserve"> </w:t>
      </w:r>
      <w:r w:rsidRPr="780CF93C">
        <w:rPr>
          <w:color w:val="344449"/>
          <w:sz w:val="24"/>
          <w:szCs w:val="24"/>
        </w:rPr>
        <w:t>omwille</w:t>
      </w:r>
      <w:r w:rsidRPr="780CF93C">
        <w:rPr>
          <w:color w:val="344449"/>
          <w:spacing w:val="-13"/>
          <w:sz w:val="24"/>
          <w:szCs w:val="24"/>
        </w:rPr>
        <w:t xml:space="preserve"> </w:t>
      </w:r>
      <w:r w:rsidRPr="780CF93C">
        <w:rPr>
          <w:color w:val="344449"/>
          <w:sz w:val="24"/>
          <w:szCs w:val="24"/>
        </w:rPr>
        <w:t>van</w:t>
      </w:r>
      <w:r w:rsidRPr="780CF93C">
        <w:rPr>
          <w:color w:val="344449"/>
          <w:spacing w:val="-13"/>
          <w:sz w:val="24"/>
          <w:szCs w:val="24"/>
        </w:rPr>
        <w:t xml:space="preserve"> </w:t>
      </w:r>
      <w:r w:rsidRPr="780CF93C">
        <w:rPr>
          <w:color w:val="344449"/>
          <w:sz w:val="24"/>
          <w:szCs w:val="24"/>
        </w:rPr>
        <w:t>een maatschappelijk debat</w:t>
      </w:r>
      <w:ins w:id="3" w:author="Noppe Jo" w:date="2025-11-30T12:08:00Z">
        <w:r w:rsidR="144DFAA8" w:rsidRPr="780CF93C">
          <w:rPr>
            <w:color w:val="344449"/>
            <w:sz w:val="24"/>
            <w:szCs w:val="24"/>
          </w:rPr>
          <w:t>/relevantie</w:t>
        </w:r>
      </w:ins>
      <w:r w:rsidRPr="780CF93C">
        <w:rPr>
          <w:color w:val="344449"/>
          <w:sz w:val="24"/>
          <w:szCs w:val="24"/>
        </w:rPr>
        <w:t>.</w:t>
      </w:r>
    </w:p>
    <w:p w14:paraId="7C6F46A4" w14:textId="77777777" w:rsidR="00740FD9" w:rsidRDefault="0005439F">
      <w:pPr>
        <w:pStyle w:val="ListParagraph"/>
        <w:numPr>
          <w:ilvl w:val="0"/>
          <w:numId w:val="2"/>
        </w:numPr>
        <w:tabs>
          <w:tab w:val="left" w:pos="2013"/>
          <w:tab w:val="left" w:pos="2015"/>
        </w:tabs>
        <w:spacing w:before="143" w:line="247" w:lineRule="auto"/>
        <w:rPr>
          <w:sz w:val="24"/>
        </w:rPr>
      </w:pPr>
      <w:r>
        <w:rPr>
          <w:color w:val="344449"/>
          <w:sz w:val="24"/>
        </w:rPr>
        <w:t>Er</w:t>
      </w:r>
      <w:r>
        <w:rPr>
          <w:color w:val="344449"/>
          <w:spacing w:val="40"/>
          <w:sz w:val="24"/>
        </w:rPr>
        <w:t xml:space="preserve"> </w:t>
      </w:r>
      <w:r>
        <w:rPr>
          <w:color w:val="344449"/>
          <w:sz w:val="24"/>
        </w:rPr>
        <w:t>is</w:t>
      </w:r>
      <w:r>
        <w:rPr>
          <w:color w:val="344449"/>
          <w:spacing w:val="40"/>
          <w:sz w:val="24"/>
        </w:rPr>
        <w:t xml:space="preserve"> </w:t>
      </w:r>
      <w:r>
        <w:rPr>
          <w:color w:val="344449"/>
          <w:sz w:val="24"/>
        </w:rPr>
        <w:t>een</w:t>
      </w:r>
      <w:r>
        <w:rPr>
          <w:color w:val="344449"/>
          <w:spacing w:val="40"/>
          <w:sz w:val="24"/>
        </w:rPr>
        <w:t xml:space="preserve"> </w:t>
      </w:r>
      <w:r>
        <w:rPr>
          <w:color w:val="70A2B8"/>
          <w:sz w:val="24"/>
        </w:rPr>
        <w:t>academische</w:t>
      </w:r>
      <w:r>
        <w:rPr>
          <w:color w:val="70A2B8"/>
          <w:spacing w:val="40"/>
          <w:sz w:val="24"/>
        </w:rPr>
        <w:t xml:space="preserve"> </w:t>
      </w:r>
      <w:r>
        <w:rPr>
          <w:color w:val="344449"/>
          <w:sz w:val="24"/>
        </w:rPr>
        <w:t>vraag</w:t>
      </w:r>
      <w:r>
        <w:rPr>
          <w:color w:val="344449"/>
          <w:spacing w:val="40"/>
          <w:sz w:val="24"/>
        </w:rPr>
        <w:t xml:space="preserve"> </w:t>
      </w:r>
      <w:r>
        <w:rPr>
          <w:color w:val="344449"/>
          <w:sz w:val="24"/>
        </w:rPr>
        <w:t>naar</w:t>
      </w:r>
      <w:r>
        <w:rPr>
          <w:color w:val="344449"/>
          <w:spacing w:val="40"/>
          <w:sz w:val="24"/>
        </w:rPr>
        <w:t xml:space="preserve"> </w:t>
      </w:r>
      <w:r>
        <w:rPr>
          <w:color w:val="344449"/>
          <w:sz w:val="24"/>
        </w:rPr>
        <w:t>statistieken</w:t>
      </w:r>
      <w:r>
        <w:rPr>
          <w:color w:val="344449"/>
          <w:spacing w:val="40"/>
          <w:sz w:val="24"/>
        </w:rPr>
        <w:t xml:space="preserve"> </w:t>
      </w:r>
      <w:r>
        <w:rPr>
          <w:color w:val="344449"/>
          <w:sz w:val="24"/>
        </w:rPr>
        <w:t>in</w:t>
      </w:r>
      <w:r>
        <w:rPr>
          <w:color w:val="344449"/>
          <w:spacing w:val="40"/>
          <w:sz w:val="24"/>
        </w:rPr>
        <w:t xml:space="preserve"> </w:t>
      </w:r>
      <w:r>
        <w:rPr>
          <w:color w:val="344449"/>
          <w:sz w:val="24"/>
        </w:rPr>
        <w:t>functie</w:t>
      </w:r>
      <w:r>
        <w:rPr>
          <w:color w:val="344449"/>
          <w:spacing w:val="40"/>
          <w:sz w:val="24"/>
        </w:rPr>
        <w:t xml:space="preserve"> </w:t>
      </w:r>
      <w:r>
        <w:rPr>
          <w:color w:val="344449"/>
          <w:sz w:val="24"/>
        </w:rPr>
        <w:t>van</w:t>
      </w:r>
      <w:r>
        <w:rPr>
          <w:color w:val="344449"/>
          <w:spacing w:val="80"/>
          <w:w w:val="150"/>
          <w:sz w:val="24"/>
        </w:rPr>
        <w:t xml:space="preserve"> </w:t>
      </w:r>
      <w:r>
        <w:rPr>
          <w:color w:val="344449"/>
          <w:sz w:val="24"/>
        </w:rPr>
        <w:t>wetenschappelijk onderzoek.</w:t>
      </w:r>
    </w:p>
    <w:p w14:paraId="7C6F46A5" w14:textId="77777777" w:rsidR="00740FD9" w:rsidRDefault="00740FD9">
      <w:pPr>
        <w:pStyle w:val="ListParagraph"/>
        <w:spacing w:line="247" w:lineRule="auto"/>
        <w:jc w:val="left"/>
        <w:rPr>
          <w:sz w:val="24"/>
        </w:rPr>
        <w:sectPr w:rsidR="00740FD9">
          <w:pgSz w:w="11910" w:h="16840"/>
          <w:pgMar w:top="1900" w:right="708" w:bottom="280" w:left="850" w:header="708" w:footer="708" w:gutter="0"/>
          <w:cols w:space="708"/>
        </w:sectPr>
      </w:pPr>
    </w:p>
    <w:p w14:paraId="7C6F46A6" w14:textId="77777777" w:rsidR="00740FD9" w:rsidRDefault="0005439F">
      <w:pPr>
        <w:pStyle w:val="BodyText"/>
        <w:spacing w:before="77" w:line="247" w:lineRule="auto"/>
        <w:ind w:left="1417" w:right="1556"/>
        <w:jc w:val="both"/>
      </w:pPr>
      <w:r>
        <w:rPr>
          <w:color w:val="344449"/>
        </w:rPr>
        <w:lastRenderedPageBreak/>
        <w:t>We</w:t>
      </w:r>
      <w:r>
        <w:rPr>
          <w:color w:val="344449"/>
          <w:spacing w:val="40"/>
        </w:rPr>
        <w:t xml:space="preserve"> </w:t>
      </w:r>
      <w:r>
        <w:rPr>
          <w:color w:val="344449"/>
        </w:rPr>
        <w:t>bespreken</w:t>
      </w:r>
      <w:r>
        <w:rPr>
          <w:color w:val="344449"/>
          <w:spacing w:val="40"/>
        </w:rPr>
        <w:t xml:space="preserve"> </w:t>
      </w:r>
      <w:r>
        <w:rPr>
          <w:color w:val="344449"/>
        </w:rPr>
        <w:t>deze</w:t>
      </w:r>
      <w:r>
        <w:rPr>
          <w:color w:val="344449"/>
          <w:spacing w:val="40"/>
        </w:rPr>
        <w:t xml:space="preserve"> </w:t>
      </w:r>
      <w:r>
        <w:rPr>
          <w:color w:val="344449"/>
        </w:rPr>
        <w:t>situaties</w:t>
      </w:r>
      <w:r>
        <w:rPr>
          <w:color w:val="344449"/>
          <w:spacing w:val="40"/>
        </w:rPr>
        <w:t xml:space="preserve"> </w:t>
      </w:r>
      <w:r>
        <w:rPr>
          <w:color w:val="344449"/>
        </w:rPr>
        <w:t>in</w:t>
      </w:r>
      <w:r>
        <w:rPr>
          <w:color w:val="344449"/>
          <w:spacing w:val="40"/>
        </w:rPr>
        <w:t xml:space="preserve"> </w:t>
      </w:r>
      <w:r>
        <w:rPr>
          <w:color w:val="344449"/>
        </w:rPr>
        <w:t>meer</w:t>
      </w:r>
      <w:r>
        <w:rPr>
          <w:color w:val="344449"/>
          <w:spacing w:val="40"/>
        </w:rPr>
        <w:t xml:space="preserve"> </w:t>
      </w:r>
      <w:r>
        <w:rPr>
          <w:color w:val="344449"/>
        </w:rPr>
        <w:t>detail</w:t>
      </w:r>
      <w:r>
        <w:rPr>
          <w:color w:val="344449"/>
          <w:spacing w:val="40"/>
        </w:rPr>
        <w:t xml:space="preserve"> </w:t>
      </w:r>
      <w:r>
        <w:rPr>
          <w:color w:val="344449"/>
        </w:rPr>
        <w:t>hieronder.</w:t>
      </w:r>
      <w:r>
        <w:rPr>
          <w:color w:val="344449"/>
          <w:spacing w:val="40"/>
        </w:rPr>
        <w:t xml:space="preserve">  </w:t>
      </w:r>
      <w:proofErr w:type="spellStart"/>
      <w:r>
        <w:rPr>
          <w:color w:val="344449"/>
        </w:rPr>
        <w:t>Onthou</w:t>
      </w:r>
      <w:proofErr w:type="spellEnd"/>
      <w:r>
        <w:rPr>
          <w:color w:val="344449"/>
        </w:rPr>
        <w:t xml:space="preserve"> hierbij dat statistieken in de praktijk antwoord kunnen geven op</w:t>
      </w:r>
      <w:r>
        <w:rPr>
          <w:color w:val="344449"/>
          <w:spacing w:val="80"/>
        </w:rPr>
        <w:t xml:space="preserve"> </w:t>
      </w:r>
      <w:r>
        <w:rPr>
          <w:color w:val="344449"/>
        </w:rPr>
        <w:t>vragen</w:t>
      </w:r>
      <w:r>
        <w:rPr>
          <w:color w:val="344449"/>
          <w:spacing w:val="40"/>
        </w:rPr>
        <w:t xml:space="preserve"> </w:t>
      </w:r>
      <w:r>
        <w:rPr>
          <w:color w:val="344449"/>
        </w:rPr>
        <w:t>vanuit</w:t>
      </w:r>
      <w:r>
        <w:rPr>
          <w:color w:val="344449"/>
          <w:spacing w:val="40"/>
        </w:rPr>
        <w:t xml:space="preserve"> </w:t>
      </w:r>
      <w:r>
        <w:rPr>
          <w:color w:val="344449"/>
        </w:rPr>
        <w:t>diverse</w:t>
      </w:r>
      <w:r>
        <w:rPr>
          <w:color w:val="344449"/>
          <w:spacing w:val="40"/>
        </w:rPr>
        <w:t xml:space="preserve"> </w:t>
      </w:r>
      <w:r>
        <w:rPr>
          <w:color w:val="344449"/>
        </w:rPr>
        <w:t>invalshoeken.</w:t>
      </w:r>
      <w:r>
        <w:rPr>
          <w:color w:val="344449"/>
          <w:spacing w:val="80"/>
        </w:rPr>
        <w:t xml:space="preserve">  </w:t>
      </w:r>
      <w:r>
        <w:rPr>
          <w:color w:val="344449"/>
        </w:rPr>
        <w:t>Afhankelijk</w:t>
      </w:r>
      <w:r>
        <w:rPr>
          <w:color w:val="344449"/>
          <w:spacing w:val="40"/>
        </w:rPr>
        <w:t xml:space="preserve"> </w:t>
      </w:r>
      <w:r>
        <w:rPr>
          <w:color w:val="344449"/>
        </w:rPr>
        <w:t>van</w:t>
      </w:r>
      <w:r>
        <w:rPr>
          <w:color w:val="344449"/>
          <w:spacing w:val="40"/>
        </w:rPr>
        <w:t xml:space="preserve"> </w:t>
      </w:r>
      <w:r>
        <w:rPr>
          <w:color w:val="344449"/>
        </w:rPr>
        <w:t>de</w:t>
      </w:r>
      <w:r>
        <w:rPr>
          <w:color w:val="344449"/>
          <w:spacing w:val="40"/>
        </w:rPr>
        <w:t xml:space="preserve"> </w:t>
      </w:r>
      <w:r>
        <w:rPr>
          <w:color w:val="344449"/>
        </w:rPr>
        <w:t>statistiek zal je gebruikersbehoeften kunnen formuleren voor meerdere soorten of zelfs alle soorten vragen.</w:t>
      </w:r>
      <w:r>
        <w:rPr>
          <w:color w:val="344449"/>
          <w:spacing w:val="40"/>
        </w:rPr>
        <w:t xml:space="preserve"> </w:t>
      </w:r>
      <w:r>
        <w:rPr>
          <w:color w:val="344449"/>
        </w:rPr>
        <w:t>Om te achterhalen voor welke soort gebruikersbehoeften</w:t>
      </w:r>
      <w:r>
        <w:rPr>
          <w:color w:val="344449"/>
          <w:spacing w:val="-1"/>
        </w:rPr>
        <w:t xml:space="preserve"> </w:t>
      </w:r>
      <w:r>
        <w:rPr>
          <w:color w:val="344449"/>
        </w:rPr>
        <w:t>je</w:t>
      </w:r>
      <w:r>
        <w:rPr>
          <w:color w:val="344449"/>
          <w:spacing w:val="-1"/>
        </w:rPr>
        <w:t xml:space="preserve"> </w:t>
      </w:r>
      <w:r>
        <w:rPr>
          <w:color w:val="344449"/>
        </w:rPr>
        <w:t>een</w:t>
      </w:r>
      <w:r>
        <w:rPr>
          <w:color w:val="344449"/>
          <w:spacing w:val="-1"/>
        </w:rPr>
        <w:t xml:space="preserve"> </w:t>
      </w:r>
      <w:r>
        <w:rPr>
          <w:color w:val="344449"/>
        </w:rPr>
        <w:t>statistiek</w:t>
      </w:r>
      <w:r>
        <w:rPr>
          <w:color w:val="344449"/>
          <w:spacing w:val="-1"/>
        </w:rPr>
        <w:t xml:space="preserve"> </w:t>
      </w:r>
      <w:r>
        <w:rPr>
          <w:color w:val="344449"/>
        </w:rPr>
        <w:t>moet</w:t>
      </w:r>
      <w:r>
        <w:rPr>
          <w:color w:val="344449"/>
          <w:spacing w:val="-1"/>
        </w:rPr>
        <w:t xml:space="preserve"> </w:t>
      </w:r>
      <w:r>
        <w:rPr>
          <w:color w:val="344449"/>
        </w:rPr>
        <w:t>produceren, kan</w:t>
      </w:r>
      <w:r>
        <w:rPr>
          <w:color w:val="344449"/>
          <w:spacing w:val="-1"/>
        </w:rPr>
        <w:t xml:space="preserve"> </w:t>
      </w:r>
      <w:r>
        <w:rPr>
          <w:color w:val="344449"/>
        </w:rPr>
        <w:t>je</w:t>
      </w:r>
      <w:r>
        <w:rPr>
          <w:color w:val="344449"/>
          <w:spacing w:val="-1"/>
        </w:rPr>
        <w:t xml:space="preserve"> </w:t>
      </w:r>
      <w:r>
        <w:rPr>
          <w:color w:val="344449"/>
        </w:rPr>
        <w:t>beginnen met volgende vragen te beantwoorden:</w:t>
      </w:r>
    </w:p>
    <w:p w14:paraId="7C6F46A7" w14:textId="77777777" w:rsidR="00740FD9" w:rsidRDefault="0005439F">
      <w:pPr>
        <w:pStyle w:val="ListParagraph"/>
        <w:numPr>
          <w:ilvl w:val="1"/>
          <w:numId w:val="2"/>
        </w:numPr>
        <w:tabs>
          <w:tab w:val="left" w:pos="2013"/>
          <w:tab w:val="left" w:pos="2015"/>
        </w:tabs>
        <w:spacing w:before="138" w:line="247" w:lineRule="auto"/>
        <w:ind w:right="1556"/>
        <w:rPr>
          <w:sz w:val="24"/>
        </w:rPr>
      </w:pPr>
      <w:r>
        <w:rPr>
          <w:color w:val="344449"/>
          <w:sz w:val="24"/>
        </w:rPr>
        <w:t>Wat is de aanleiding voor deze statistiek?</w:t>
      </w:r>
      <w:r>
        <w:rPr>
          <w:color w:val="344449"/>
          <w:spacing w:val="40"/>
          <w:sz w:val="24"/>
        </w:rPr>
        <w:t xml:space="preserve"> </w:t>
      </w:r>
      <w:r>
        <w:rPr>
          <w:color w:val="344449"/>
          <w:sz w:val="24"/>
        </w:rPr>
        <w:t>Is er een concrete internationale verplichting, wet of decreet, beleidsvraag, maatschappelijke bezorgdheid of academische nood waar deze statistiek op inspeelt?</w:t>
      </w:r>
    </w:p>
    <w:p w14:paraId="7C6F46A8" w14:textId="77777777" w:rsidR="00740FD9" w:rsidRDefault="0005439F">
      <w:pPr>
        <w:pStyle w:val="ListParagraph"/>
        <w:numPr>
          <w:ilvl w:val="1"/>
          <w:numId w:val="2"/>
        </w:numPr>
        <w:tabs>
          <w:tab w:val="left" w:pos="2013"/>
          <w:tab w:val="left" w:pos="2015"/>
        </w:tabs>
        <w:spacing w:line="247" w:lineRule="auto"/>
        <w:ind w:right="1557"/>
        <w:rPr>
          <w:sz w:val="24"/>
        </w:rPr>
      </w:pPr>
      <w:r>
        <w:rPr>
          <w:color w:val="344449"/>
          <w:sz w:val="24"/>
        </w:rPr>
        <w:t xml:space="preserve">Wat kan of moet er precies worden bereikt door gebruik van deze </w:t>
      </w:r>
      <w:r>
        <w:rPr>
          <w:color w:val="344449"/>
          <w:spacing w:val="-2"/>
          <w:sz w:val="24"/>
        </w:rPr>
        <w:t>statistiek?</w:t>
      </w:r>
    </w:p>
    <w:p w14:paraId="7C6F46A9" w14:textId="77777777" w:rsidR="00740FD9" w:rsidRDefault="0005439F">
      <w:pPr>
        <w:pStyle w:val="ListParagraph"/>
        <w:numPr>
          <w:ilvl w:val="1"/>
          <w:numId w:val="2"/>
        </w:numPr>
        <w:tabs>
          <w:tab w:val="left" w:pos="2013"/>
          <w:tab w:val="left" w:pos="2015"/>
        </w:tabs>
        <w:spacing w:line="247" w:lineRule="auto"/>
        <w:ind w:right="1557"/>
        <w:rPr>
          <w:sz w:val="24"/>
        </w:rPr>
      </w:pPr>
      <w:r>
        <w:rPr>
          <w:color w:val="344449"/>
          <w:sz w:val="24"/>
        </w:rPr>
        <w:t>Voor welke gebruikers wordt de statistiek geproduceerd?</w:t>
      </w:r>
      <w:r>
        <w:rPr>
          <w:color w:val="344449"/>
          <w:spacing w:val="40"/>
          <w:sz w:val="24"/>
        </w:rPr>
        <w:t xml:space="preserve"> </w:t>
      </w:r>
      <w:r>
        <w:rPr>
          <w:color w:val="344449"/>
          <w:sz w:val="24"/>
        </w:rPr>
        <w:t xml:space="preserve">Voor wetgevers, beleidmakers, burgers, bedrijven, organisaties, wetenschappelijke onderzoekers of andere specifieke </w:t>
      </w:r>
      <w:r>
        <w:rPr>
          <w:color w:val="344449"/>
          <w:spacing w:val="-2"/>
          <w:sz w:val="24"/>
        </w:rPr>
        <w:t>doelgroepen?</w:t>
      </w:r>
    </w:p>
    <w:p w14:paraId="7C6F46AA" w14:textId="77777777" w:rsidR="00740FD9" w:rsidRDefault="0005439F" w:rsidP="780CF93C">
      <w:pPr>
        <w:pStyle w:val="ListParagraph"/>
        <w:numPr>
          <w:ilvl w:val="1"/>
          <w:numId w:val="2"/>
        </w:numPr>
        <w:tabs>
          <w:tab w:val="left" w:pos="2014"/>
        </w:tabs>
        <w:spacing w:line="278" w:lineRule="exact"/>
        <w:ind w:left="2014" w:right="0" w:hanging="238"/>
        <w:rPr>
          <w:sz w:val="24"/>
          <w:szCs w:val="24"/>
        </w:rPr>
      </w:pPr>
      <w:r w:rsidRPr="780CF93C">
        <w:rPr>
          <w:color w:val="344449"/>
          <w:sz w:val="24"/>
          <w:szCs w:val="24"/>
        </w:rPr>
        <w:t>Wat</w:t>
      </w:r>
      <w:r w:rsidRPr="780CF93C">
        <w:rPr>
          <w:color w:val="344449"/>
          <w:spacing w:val="-11"/>
          <w:sz w:val="24"/>
          <w:szCs w:val="24"/>
        </w:rPr>
        <w:t xml:space="preserve"> </w:t>
      </w:r>
      <w:r w:rsidRPr="780CF93C">
        <w:rPr>
          <w:color w:val="344449"/>
          <w:sz w:val="24"/>
          <w:szCs w:val="24"/>
        </w:rPr>
        <w:t>zou</w:t>
      </w:r>
      <w:r w:rsidRPr="780CF93C">
        <w:rPr>
          <w:color w:val="344449"/>
          <w:spacing w:val="-10"/>
          <w:sz w:val="24"/>
          <w:szCs w:val="24"/>
        </w:rPr>
        <w:t xml:space="preserve"> </w:t>
      </w:r>
      <w:r w:rsidRPr="780CF93C">
        <w:rPr>
          <w:color w:val="344449"/>
          <w:sz w:val="24"/>
          <w:szCs w:val="24"/>
        </w:rPr>
        <w:t>er</w:t>
      </w:r>
      <w:r w:rsidRPr="780CF93C">
        <w:rPr>
          <w:color w:val="344449"/>
          <w:spacing w:val="-11"/>
          <w:sz w:val="24"/>
          <w:szCs w:val="24"/>
        </w:rPr>
        <w:t xml:space="preserve"> </w:t>
      </w:r>
      <w:r w:rsidRPr="780CF93C">
        <w:rPr>
          <w:color w:val="344449"/>
          <w:sz w:val="24"/>
          <w:szCs w:val="24"/>
        </w:rPr>
        <w:t>gebeuren</w:t>
      </w:r>
      <w:r w:rsidRPr="780CF93C">
        <w:rPr>
          <w:color w:val="344449"/>
          <w:spacing w:val="-10"/>
          <w:sz w:val="24"/>
          <w:szCs w:val="24"/>
        </w:rPr>
        <w:t xml:space="preserve"> </w:t>
      </w:r>
      <w:r w:rsidRPr="780CF93C">
        <w:rPr>
          <w:color w:val="344449"/>
          <w:sz w:val="24"/>
          <w:szCs w:val="24"/>
        </w:rPr>
        <w:t>als</w:t>
      </w:r>
      <w:r w:rsidRPr="780CF93C">
        <w:rPr>
          <w:color w:val="344449"/>
          <w:spacing w:val="-11"/>
          <w:sz w:val="24"/>
          <w:szCs w:val="24"/>
        </w:rPr>
        <w:t xml:space="preserve"> </w:t>
      </w:r>
      <w:r w:rsidRPr="780CF93C">
        <w:rPr>
          <w:color w:val="344449"/>
          <w:sz w:val="24"/>
          <w:szCs w:val="24"/>
        </w:rPr>
        <w:t>deze</w:t>
      </w:r>
      <w:r w:rsidRPr="780CF93C">
        <w:rPr>
          <w:color w:val="344449"/>
          <w:spacing w:val="-10"/>
          <w:sz w:val="24"/>
          <w:szCs w:val="24"/>
        </w:rPr>
        <w:t xml:space="preserve"> </w:t>
      </w:r>
      <w:r w:rsidRPr="780CF93C">
        <w:rPr>
          <w:color w:val="344449"/>
          <w:sz w:val="24"/>
          <w:szCs w:val="24"/>
        </w:rPr>
        <w:t>statistiek</w:t>
      </w:r>
      <w:r w:rsidRPr="780CF93C">
        <w:rPr>
          <w:color w:val="344449"/>
          <w:spacing w:val="-11"/>
          <w:sz w:val="24"/>
          <w:szCs w:val="24"/>
        </w:rPr>
        <w:t xml:space="preserve"> </w:t>
      </w:r>
      <w:r w:rsidRPr="780CF93C">
        <w:rPr>
          <w:color w:val="344449"/>
          <w:sz w:val="24"/>
          <w:szCs w:val="24"/>
        </w:rPr>
        <w:t>niet</w:t>
      </w:r>
      <w:r w:rsidRPr="780CF93C">
        <w:rPr>
          <w:color w:val="344449"/>
          <w:spacing w:val="-10"/>
          <w:sz w:val="24"/>
          <w:szCs w:val="24"/>
        </w:rPr>
        <w:t xml:space="preserve"> </w:t>
      </w:r>
      <w:r w:rsidRPr="780CF93C">
        <w:rPr>
          <w:color w:val="344449"/>
          <w:sz w:val="24"/>
          <w:szCs w:val="24"/>
        </w:rPr>
        <w:t>wordt</w:t>
      </w:r>
      <w:r w:rsidRPr="780CF93C">
        <w:rPr>
          <w:color w:val="344449"/>
          <w:spacing w:val="-11"/>
          <w:sz w:val="24"/>
          <w:szCs w:val="24"/>
        </w:rPr>
        <w:t xml:space="preserve"> </w:t>
      </w:r>
      <w:r w:rsidRPr="780CF93C">
        <w:rPr>
          <w:color w:val="344449"/>
          <w:spacing w:val="-2"/>
          <w:sz w:val="24"/>
          <w:szCs w:val="24"/>
        </w:rPr>
        <w:t>gepubliceerd?</w:t>
      </w:r>
    </w:p>
    <w:p w14:paraId="7C6F46AB" w14:textId="4A245A61" w:rsidR="00740FD9" w:rsidRDefault="0005439F">
      <w:pPr>
        <w:pStyle w:val="BodyText"/>
        <w:spacing w:before="147" w:line="247" w:lineRule="auto"/>
        <w:ind w:left="1417" w:right="1554"/>
        <w:jc w:val="both"/>
      </w:pPr>
      <w:proofErr w:type="spellStart"/>
      <w:r>
        <w:rPr>
          <w:color w:val="344449"/>
        </w:rPr>
        <w:t>Onthou</w:t>
      </w:r>
      <w:proofErr w:type="spellEnd"/>
      <w:r>
        <w:rPr>
          <w:color w:val="344449"/>
          <w:spacing w:val="-2"/>
        </w:rPr>
        <w:t xml:space="preserve"> </w:t>
      </w:r>
      <w:r>
        <w:rPr>
          <w:color w:val="344449"/>
        </w:rPr>
        <w:t>hierbij</w:t>
      </w:r>
      <w:r>
        <w:rPr>
          <w:color w:val="344449"/>
          <w:spacing w:val="-2"/>
        </w:rPr>
        <w:t xml:space="preserve"> </w:t>
      </w:r>
      <w:r>
        <w:rPr>
          <w:color w:val="344449"/>
        </w:rPr>
        <w:t>ook</w:t>
      </w:r>
      <w:r>
        <w:rPr>
          <w:color w:val="344449"/>
          <w:spacing w:val="-2"/>
        </w:rPr>
        <w:t xml:space="preserve"> </w:t>
      </w:r>
      <w:r>
        <w:rPr>
          <w:color w:val="344449"/>
        </w:rPr>
        <w:t>dat</w:t>
      </w:r>
      <w:r>
        <w:rPr>
          <w:color w:val="344449"/>
          <w:spacing w:val="-2"/>
        </w:rPr>
        <w:t xml:space="preserve"> </w:t>
      </w:r>
      <w:r>
        <w:rPr>
          <w:color w:val="344449"/>
        </w:rPr>
        <w:t>je</w:t>
      </w:r>
      <w:r>
        <w:rPr>
          <w:color w:val="344449"/>
          <w:spacing w:val="-1"/>
        </w:rPr>
        <w:t xml:space="preserve"> </w:t>
      </w:r>
      <w:r>
        <w:rPr>
          <w:color w:val="344449"/>
        </w:rPr>
        <w:t>deze</w:t>
      </w:r>
      <w:r>
        <w:rPr>
          <w:color w:val="344449"/>
          <w:spacing w:val="-2"/>
        </w:rPr>
        <w:t xml:space="preserve"> </w:t>
      </w:r>
      <w:r>
        <w:rPr>
          <w:color w:val="344449"/>
        </w:rPr>
        <w:t>vragen</w:t>
      </w:r>
      <w:r>
        <w:rPr>
          <w:color w:val="344449"/>
          <w:spacing w:val="-2"/>
        </w:rPr>
        <w:t xml:space="preserve"> </w:t>
      </w:r>
      <w:r>
        <w:rPr>
          <w:color w:val="344449"/>
        </w:rPr>
        <w:t>moet</w:t>
      </w:r>
      <w:r>
        <w:rPr>
          <w:color w:val="344449"/>
          <w:spacing w:val="-2"/>
        </w:rPr>
        <w:t xml:space="preserve"> </w:t>
      </w:r>
      <w:r>
        <w:rPr>
          <w:color w:val="344449"/>
        </w:rPr>
        <w:t>stellen</w:t>
      </w:r>
      <w:r>
        <w:rPr>
          <w:color w:val="344449"/>
          <w:spacing w:val="-2"/>
        </w:rPr>
        <w:t xml:space="preserve"> </w:t>
      </w:r>
      <w:r>
        <w:rPr>
          <w:color w:val="344449"/>
        </w:rPr>
        <w:t>tot</w:t>
      </w:r>
      <w:r>
        <w:rPr>
          <w:color w:val="344449"/>
          <w:spacing w:val="-2"/>
        </w:rPr>
        <w:t xml:space="preserve"> </w:t>
      </w:r>
      <w:r>
        <w:rPr>
          <w:color w:val="344449"/>
        </w:rPr>
        <w:t>op</w:t>
      </w:r>
      <w:r>
        <w:rPr>
          <w:color w:val="344449"/>
          <w:spacing w:val="-2"/>
        </w:rPr>
        <w:t xml:space="preserve"> </w:t>
      </w:r>
      <w:r>
        <w:rPr>
          <w:color w:val="344449"/>
        </w:rPr>
        <w:t>het</w:t>
      </w:r>
      <w:r>
        <w:rPr>
          <w:color w:val="344449"/>
          <w:spacing w:val="-2"/>
        </w:rPr>
        <w:t xml:space="preserve"> </w:t>
      </w:r>
      <w:r>
        <w:rPr>
          <w:color w:val="344449"/>
        </w:rPr>
        <w:t>niveau</w:t>
      </w:r>
      <w:r>
        <w:rPr>
          <w:color w:val="344449"/>
          <w:spacing w:val="-2"/>
        </w:rPr>
        <w:t xml:space="preserve"> </w:t>
      </w:r>
      <w:r>
        <w:rPr>
          <w:color w:val="344449"/>
        </w:rPr>
        <w:t>van de individuele cijfers, niet enkel op het niveau van een cijfertabel of een tabelreeks.</w:t>
      </w:r>
      <w:r>
        <w:rPr>
          <w:color w:val="344449"/>
          <w:spacing w:val="1"/>
        </w:rPr>
        <w:t xml:space="preserve"> </w:t>
      </w:r>
      <w:r>
        <w:rPr>
          <w:color w:val="344449"/>
        </w:rPr>
        <w:t>Voor</w:t>
      </w:r>
      <w:r>
        <w:rPr>
          <w:color w:val="344449"/>
          <w:spacing w:val="-14"/>
        </w:rPr>
        <w:t xml:space="preserve"> </w:t>
      </w:r>
      <w:r>
        <w:rPr>
          <w:color w:val="344449"/>
        </w:rPr>
        <w:t>elk</w:t>
      </w:r>
      <w:r>
        <w:rPr>
          <w:color w:val="344449"/>
          <w:spacing w:val="-13"/>
        </w:rPr>
        <w:t xml:space="preserve"> </w:t>
      </w:r>
      <w:r>
        <w:rPr>
          <w:color w:val="344449"/>
        </w:rPr>
        <w:t>gepubliceerd</w:t>
      </w:r>
      <w:r>
        <w:rPr>
          <w:color w:val="344449"/>
          <w:spacing w:val="-13"/>
        </w:rPr>
        <w:t xml:space="preserve"> </w:t>
      </w:r>
      <w:r>
        <w:rPr>
          <w:color w:val="344449"/>
        </w:rPr>
        <w:t>cijfer</w:t>
      </w:r>
      <w:r>
        <w:rPr>
          <w:color w:val="344449"/>
          <w:spacing w:val="-13"/>
        </w:rPr>
        <w:t xml:space="preserve"> </w:t>
      </w:r>
      <w:r w:rsidR="00A74813">
        <w:rPr>
          <w:color w:val="344449"/>
          <w:spacing w:val="-13"/>
        </w:rPr>
        <w:t>(</w:t>
      </w:r>
      <w:r w:rsidR="00A9532D">
        <w:rPr>
          <w:color w:val="344449"/>
          <w:spacing w:val="-13"/>
        </w:rPr>
        <w:t xml:space="preserve">officiële </w:t>
      </w:r>
      <w:r w:rsidR="00574587">
        <w:rPr>
          <w:color w:val="344449"/>
          <w:spacing w:val="-13"/>
        </w:rPr>
        <w:t>statistieken</w:t>
      </w:r>
      <w:r w:rsidR="00A74813">
        <w:rPr>
          <w:color w:val="344449"/>
          <w:spacing w:val="-13"/>
        </w:rPr>
        <w:t xml:space="preserve">) </w:t>
      </w:r>
      <w:r>
        <w:rPr>
          <w:color w:val="344449"/>
        </w:rPr>
        <w:t>moet</w:t>
      </w:r>
      <w:r>
        <w:rPr>
          <w:color w:val="344449"/>
          <w:spacing w:val="-14"/>
        </w:rPr>
        <w:t xml:space="preserve"> </w:t>
      </w:r>
      <w:r>
        <w:rPr>
          <w:color w:val="344449"/>
        </w:rPr>
        <w:t>helder</w:t>
      </w:r>
      <w:r>
        <w:rPr>
          <w:color w:val="344449"/>
          <w:spacing w:val="-12"/>
        </w:rPr>
        <w:t xml:space="preserve"> </w:t>
      </w:r>
      <w:r>
        <w:rPr>
          <w:color w:val="344449"/>
        </w:rPr>
        <w:t>zijn</w:t>
      </w:r>
      <w:r>
        <w:rPr>
          <w:color w:val="344449"/>
          <w:spacing w:val="-14"/>
        </w:rPr>
        <w:t xml:space="preserve"> </w:t>
      </w:r>
      <w:r>
        <w:rPr>
          <w:color w:val="344449"/>
        </w:rPr>
        <w:t>waarom</w:t>
      </w:r>
      <w:r>
        <w:rPr>
          <w:color w:val="344449"/>
          <w:spacing w:val="-13"/>
        </w:rPr>
        <w:t xml:space="preserve"> </w:t>
      </w:r>
      <w:r>
        <w:rPr>
          <w:color w:val="344449"/>
        </w:rPr>
        <w:t>en</w:t>
      </w:r>
      <w:r>
        <w:rPr>
          <w:color w:val="344449"/>
          <w:spacing w:val="-13"/>
        </w:rPr>
        <w:t xml:space="preserve"> </w:t>
      </w:r>
      <w:r>
        <w:rPr>
          <w:color w:val="344449"/>
        </w:rPr>
        <w:t>voor wie dit cijfer wordt geproduceerd en gepubliceerd.</w:t>
      </w:r>
    </w:p>
    <w:p w14:paraId="7C6F46AC" w14:textId="77777777" w:rsidR="00740FD9" w:rsidRDefault="00740FD9">
      <w:pPr>
        <w:pStyle w:val="BodyText"/>
      </w:pPr>
    </w:p>
    <w:p w14:paraId="7C6F46AD" w14:textId="77777777" w:rsidR="00740FD9" w:rsidRDefault="00740FD9">
      <w:pPr>
        <w:pStyle w:val="BodyText"/>
      </w:pPr>
    </w:p>
    <w:p w14:paraId="7C6F46AE" w14:textId="77777777" w:rsidR="00740FD9" w:rsidRDefault="00740FD9">
      <w:pPr>
        <w:pStyle w:val="BodyText"/>
        <w:spacing w:before="168"/>
      </w:pPr>
    </w:p>
    <w:p w14:paraId="7C6F46AF" w14:textId="77777777" w:rsidR="00740FD9" w:rsidRDefault="0005439F">
      <w:pPr>
        <w:pStyle w:val="Heading1"/>
        <w:numPr>
          <w:ilvl w:val="0"/>
          <w:numId w:val="1"/>
        </w:numPr>
        <w:tabs>
          <w:tab w:val="left" w:pos="2124"/>
        </w:tabs>
        <w:ind w:hanging="707"/>
      </w:pPr>
      <w:bookmarkStart w:id="4" w:name="Internationale_verplichtingen"/>
      <w:bookmarkEnd w:id="4"/>
      <w:r>
        <w:rPr>
          <w:color w:val="70A2B8"/>
          <w:spacing w:val="-2"/>
        </w:rPr>
        <w:t>INTERNATIONALE</w:t>
      </w:r>
      <w:r>
        <w:rPr>
          <w:color w:val="70A2B8"/>
          <w:spacing w:val="-5"/>
        </w:rPr>
        <w:t xml:space="preserve"> </w:t>
      </w:r>
      <w:r>
        <w:rPr>
          <w:color w:val="70A2B8"/>
          <w:spacing w:val="-2"/>
        </w:rPr>
        <w:t>VERPLICHTINGEN</w:t>
      </w:r>
    </w:p>
    <w:p w14:paraId="7C6F46B0" w14:textId="77777777" w:rsidR="00740FD9" w:rsidRDefault="0005439F">
      <w:pPr>
        <w:pStyle w:val="BodyText"/>
        <w:spacing w:before="255" w:line="247" w:lineRule="auto"/>
        <w:ind w:left="1417" w:right="1556"/>
        <w:jc w:val="both"/>
      </w:pPr>
      <w:r>
        <w:rPr>
          <w:color w:val="344449"/>
          <w:spacing w:val="-2"/>
        </w:rPr>
        <w:t xml:space="preserve">De eerste soort gebruikersbehoeften manifesteren zich als internationale </w:t>
      </w:r>
      <w:r>
        <w:rPr>
          <w:color w:val="344449"/>
        </w:rPr>
        <w:t>verplichtingen om bepaalde statistieken te produceren.</w:t>
      </w:r>
      <w:r>
        <w:rPr>
          <w:color w:val="344449"/>
          <w:spacing w:val="40"/>
        </w:rPr>
        <w:t xml:space="preserve"> </w:t>
      </w:r>
      <w:r>
        <w:rPr>
          <w:color w:val="344449"/>
        </w:rPr>
        <w:t>Zo’n verplichtingen</w:t>
      </w:r>
      <w:r>
        <w:rPr>
          <w:color w:val="344449"/>
          <w:spacing w:val="80"/>
        </w:rPr>
        <w:t xml:space="preserve"> </w:t>
      </w:r>
      <w:r>
        <w:rPr>
          <w:color w:val="344449"/>
        </w:rPr>
        <w:t>worden</w:t>
      </w:r>
      <w:r>
        <w:rPr>
          <w:color w:val="344449"/>
          <w:spacing w:val="80"/>
        </w:rPr>
        <w:t xml:space="preserve"> </w:t>
      </w:r>
      <w:r>
        <w:rPr>
          <w:color w:val="344449"/>
        </w:rPr>
        <w:t>opgelegd</w:t>
      </w:r>
      <w:r>
        <w:rPr>
          <w:color w:val="344449"/>
          <w:spacing w:val="80"/>
        </w:rPr>
        <w:t xml:space="preserve"> </w:t>
      </w:r>
      <w:r>
        <w:rPr>
          <w:color w:val="344449"/>
        </w:rPr>
        <w:t>door</w:t>
      </w:r>
      <w:r>
        <w:rPr>
          <w:color w:val="344449"/>
          <w:spacing w:val="80"/>
        </w:rPr>
        <w:t xml:space="preserve"> </w:t>
      </w:r>
      <w:r>
        <w:rPr>
          <w:color w:val="344449"/>
        </w:rPr>
        <w:t>organisaties</w:t>
      </w:r>
      <w:r>
        <w:rPr>
          <w:color w:val="344449"/>
          <w:spacing w:val="80"/>
        </w:rPr>
        <w:t xml:space="preserve"> </w:t>
      </w:r>
      <w:r>
        <w:rPr>
          <w:color w:val="344449"/>
        </w:rPr>
        <w:t>zoals</w:t>
      </w:r>
      <w:r>
        <w:rPr>
          <w:color w:val="344449"/>
          <w:spacing w:val="80"/>
        </w:rPr>
        <w:t xml:space="preserve"> </w:t>
      </w:r>
      <w:proofErr w:type="spellStart"/>
      <w:r>
        <w:rPr>
          <w:color w:val="344449"/>
        </w:rPr>
        <w:t>Eurostat</w:t>
      </w:r>
      <w:proofErr w:type="spellEnd"/>
      <w:r>
        <w:rPr>
          <w:color w:val="344449"/>
        </w:rPr>
        <w:t>, de OESO of de VN. Om deze gebruikersbehoeften te documenteren, kan je volgende vragen proberen te beantwoorden:</w:t>
      </w:r>
    </w:p>
    <w:p w14:paraId="7C6F46B1" w14:textId="77777777" w:rsidR="00740FD9" w:rsidRDefault="0005439F">
      <w:pPr>
        <w:pStyle w:val="ListParagraph"/>
        <w:numPr>
          <w:ilvl w:val="1"/>
          <w:numId w:val="1"/>
        </w:numPr>
        <w:tabs>
          <w:tab w:val="left" w:pos="2014"/>
        </w:tabs>
        <w:spacing w:before="140"/>
        <w:ind w:left="2014" w:right="0" w:hanging="238"/>
        <w:rPr>
          <w:sz w:val="24"/>
        </w:rPr>
      </w:pPr>
      <w:r>
        <w:rPr>
          <w:color w:val="344449"/>
          <w:spacing w:val="-2"/>
          <w:sz w:val="24"/>
        </w:rPr>
        <w:t>Welke</w:t>
      </w:r>
      <w:r>
        <w:rPr>
          <w:color w:val="344449"/>
          <w:spacing w:val="-1"/>
          <w:sz w:val="24"/>
        </w:rPr>
        <w:t xml:space="preserve"> </w:t>
      </w:r>
      <w:r>
        <w:rPr>
          <w:color w:val="344449"/>
          <w:spacing w:val="-2"/>
          <w:sz w:val="24"/>
        </w:rPr>
        <w:t>internationale</w:t>
      </w:r>
      <w:r>
        <w:rPr>
          <w:color w:val="344449"/>
          <w:sz w:val="24"/>
        </w:rPr>
        <w:t xml:space="preserve"> </w:t>
      </w:r>
      <w:r>
        <w:rPr>
          <w:color w:val="344449"/>
          <w:spacing w:val="-2"/>
          <w:sz w:val="24"/>
        </w:rPr>
        <w:t>instantie</w:t>
      </w:r>
      <w:r>
        <w:rPr>
          <w:color w:val="344449"/>
          <w:sz w:val="24"/>
        </w:rPr>
        <w:t xml:space="preserve"> </w:t>
      </w:r>
      <w:r>
        <w:rPr>
          <w:color w:val="344449"/>
          <w:spacing w:val="-2"/>
          <w:sz w:val="24"/>
        </w:rPr>
        <w:t>vraagt</w:t>
      </w:r>
      <w:r>
        <w:rPr>
          <w:color w:val="344449"/>
          <w:sz w:val="24"/>
        </w:rPr>
        <w:t xml:space="preserve"> </w:t>
      </w:r>
      <w:r>
        <w:rPr>
          <w:color w:val="344449"/>
          <w:spacing w:val="-2"/>
          <w:sz w:val="24"/>
        </w:rPr>
        <w:t>deze</w:t>
      </w:r>
      <w:r>
        <w:rPr>
          <w:color w:val="344449"/>
          <w:spacing w:val="-1"/>
          <w:sz w:val="24"/>
        </w:rPr>
        <w:t xml:space="preserve"> </w:t>
      </w:r>
      <w:r>
        <w:rPr>
          <w:color w:val="344449"/>
          <w:spacing w:val="-2"/>
          <w:sz w:val="24"/>
        </w:rPr>
        <w:t>statistiek?</w:t>
      </w:r>
    </w:p>
    <w:p w14:paraId="7C6F46B2" w14:textId="77777777" w:rsidR="00740FD9" w:rsidRDefault="0005439F">
      <w:pPr>
        <w:pStyle w:val="ListParagraph"/>
        <w:numPr>
          <w:ilvl w:val="1"/>
          <w:numId w:val="1"/>
        </w:numPr>
        <w:tabs>
          <w:tab w:val="left" w:pos="2013"/>
          <w:tab w:val="left" w:pos="2015"/>
        </w:tabs>
        <w:spacing w:before="8" w:line="247" w:lineRule="auto"/>
        <w:ind w:right="1555"/>
        <w:rPr>
          <w:sz w:val="24"/>
        </w:rPr>
      </w:pPr>
      <w:r>
        <w:rPr>
          <w:color w:val="344449"/>
          <w:sz w:val="24"/>
        </w:rPr>
        <w:t>Moeten hierbij internationale definities of standaarden worden gevolgd om de statistiek te berekenen en te publiceren?</w:t>
      </w:r>
    </w:p>
    <w:p w14:paraId="7C6F46B3" w14:textId="77777777" w:rsidR="00740FD9" w:rsidRDefault="0005439F">
      <w:pPr>
        <w:pStyle w:val="ListParagraph"/>
        <w:numPr>
          <w:ilvl w:val="1"/>
          <w:numId w:val="1"/>
        </w:numPr>
        <w:tabs>
          <w:tab w:val="left" w:pos="2013"/>
          <w:tab w:val="left" w:pos="2015"/>
        </w:tabs>
        <w:spacing w:line="247" w:lineRule="auto"/>
        <w:ind w:right="1556"/>
        <w:rPr>
          <w:sz w:val="24"/>
        </w:rPr>
      </w:pPr>
      <w:r>
        <w:rPr>
          <w:color w:val="344449"/>
          <w:sz w:val="24"/>
        </w:rPr>
        <w:t>Wordt deze statistiek gebruikt in internationale vergelijkingen en zijn er vergelijkbare statistieken in andere landen/regio’s die als referentie dienen?</w:t>
      </w:r>
    </w:p>
    <w:p w14:paraId="7C6F46B4" w14:textId="77777777" w:rsidR="00740FD9" w:rsidRDefault="0005439F">
      <w:pPr>
        <w:pStyle w:val="ListParagraph"/>
        <w:numPr>
          <w:ilvl w:val="1"/>
          <w:numId w:val="1"/>
        </w:numPr>
        <w:tabs>
          <w:tab w:val="left" w:pos="2013"/>
          <w:tab w:val="left" w:pos="2015"/>
        </w:tabs>
        <w:spacing w:line="247" w:lineRule="auto"/>
        <w:ind w:right="1557"/>
        <w:rPr>
          <w:sz w:val="24"/>
        </w:rPr>
      </w:pPr>
      <w:r>
        <w:rPr>
          <w:color w:val="344449"/>
          <w:sz w:val="24"/>
        </w:rPr>
        <w:t xml:space="preserve">Is er een deadline of cyclus waarin deze statistiek moet worden </w:t>
      </w:r>
      <w:r>
        <w:rPr>
          <w:color w:val="344449"/>
          <w:spacing w:val="-2"/>
          <w:sz w:val="24"/>
        </w:rPr>
        <w:t>aangeleverd?</w:t>
      </w:r>
    </w:p>
    <w:p w14:paraId="7C6F46B5" w14:textId="77777777" w:rsidR="00740FD9" w:rsidRDefault="00740FD9">
      <w:pPr>
        <w:pStyle w:val="ListParagraph"/>
        <w:spacing w:line="247" w:lineRule="auto"/>
        <w:rPr>
          <w:sz w:val="24"/>
        </w:rPr>
        <w:sectPr w:rsidR="00740FD9">
          <w:pgSz w:w="11910" w:h="16840"/>
          <w:pgMar w:top="1900" w:right="708" w:bottom="280" w:left="850" w:header="708" w:footer="708" w:gutter="0"/>
          <w:cols w:space="708"/>
        </w:sectPr>
      </w:pPr>
    </w:p>
    <w:p w14:paraId="7C6F46B6" w14:textId="77777777" w:rsidR="00740FD9" w:rsidRDefault="0005439F">
      <w:pPr>
        <w:pStyle w:val="BodyText"/>
        <w:spacing w:before="77" w:line="247" w:lineRule="auto"/>
        <w:ind w:left="1417" w:right="1556"/>
        <w:jc w:val="both"/>
      </w:pPr>
      <w:r>
        <w:rPr>
          <w:color w:val="344449"/>
        </w:rPr>
        <w:lastRenderedPageBreak/>
        <w:t>Vaak</w:t>
      </w:r>
      <w:r>
        <w:rPr>
          <w:color w:val="344449"/>
          <w:spacing w:val="-6"/>
        </w:rPr>
        <w:t xml:space="preserve"> </w:t>
      </w:r>
      <w:r>
        <w:rPr>
          <w:color w:val="344449"/>
        </w:rPr>
        <w:t>is</w:t>
      </w:r>
      <w:r>
        <w:rPr>
          <w:color w:val="344449"/>
          <w:spacing w:val="-6"/>
        </w:rPr>
        <w:t xml:space="preserve"> </w:t>
      </w:r>
      <w:r>
        <w:rPr>
          <w:color w:val="344449"/>
        </w:rPr>
        <w:t>er</w:t>
      </w:r>
      <w:r>
        <w:rPr>
          <w:color w:val="344449"/>
          <w:spacing w:val="-6"/>
        </w:rPr>
        <w:t xml:space="preserve"> </w:t>
      </w:r>
      <w:r>
        <w:rPr>
          <w:color w:val="344449"/>
        </w:rPr>
        <w:t>in</w:t>
      </w:r>
      <w:r>
        <w:rPr>
          <w:color w:val="344449"/>
          <w:spacing w:val="-6"/>
        </w:rPr>
        <w:t xml:space="preserve"> </w:t>
      </w:r>
      <w:r>
        <w:rPr>
          <w:color w:val="344449"/>
        </w:rPr>
        <w:t>deze</w:t>
      </w:r>
      <w:r>
        <w:rPr>
          <w:color w:val="344449"/>
          <w:spacing w:val="-6"/>
        </w:rPr>
        <w:t xml:space="preserve"> </w:t>
      </w:r>
      <w:r>
        <w:rPr>
          <w:color w:val="344449"/>
        </w:rPr>
        <w:t>situatie</w:t>
      </w:r>
      <w:r>
        <w:rPr>
          <w:color w:val="344449"/>
          <w:spacing w:val="-6"/>
        </w:rPr>
        <w:t xml:space="preserve"> </w:t>
      </w:r>
      <w:r>
        <w:rPr>
          <w:color w:val="344449"/>
        </w:rPr>
        <w:t>beperkte</w:t>
      </w:r>
      <w:r>
        <w:rPr>
          <w:color w:val="344449"/>
          <w:spacing w:val="-6"/>
        </w:rPr>
        <w:t xml:space="preserve"> </w:t>
      </w:r>
      <w:r>
        <w:rPr>
          <w:color w:val="344449"/>
        </w:rPr>
        <w:t>flexibiliteit</w:t>
      </w:r>
      <w:r>
        <w:rPr>
          <w:color w:val="344449"/>
          <w:spacing w:val="-6"/>
        </w:rPr>
        <w:t xml:space="preserve"> </w:t>
      </w:r>
      <w:r>
        <w:rPr>
          <w:color w:val="344449"/>
        </w:rPr>
        <w:t>om</w:t>
      </w:r>
      <w:r>
        <w:rPr>
          <w:color w:val="344449"/>
          <w:spacing w:val="-6"/>
        </w:rPr>
        <w:t xml:space="preserve"> </w:t>
      </w:r>
      <w:r>
        <w:rPr>
          <w:color w:val="344449"/>
        </w:rPr>
        <w:t>de</w:t>
      </w:r>
      <w:r>
        <w:rPr>
          <w:color w:val="344449"/>
          <w:spacing w:val="-6"/>
        </w:rPr>
        <w:t xml:space="preserve"> </w:t>
      </w:r>
      <w:r>
        <w:rPr>
          <w:color w:val="344449"/>
        </w:rPr>
        <w:t>statistiek</w:t>
      </w:r>
      <w:r>
        <w:rPr>
          <w:color w:val="344449"/>
          <w:spacing w:val="-6"/>
        </w:rPr>
        <w:t xml:space="preserve"> </w:t>
      </w:r>
      <w:r>
        <w:rPr>
          <w:color w:val="344449"/>
        </w:rPr>
        <w:t>verder</w:t>
      </w:r>
      <w:r>
        <w:rPr>
          <w:color w:val="344449"/>
          <w:spacing w:val="-6"/>
        </w:rPr>
        <w:t xml:space="preserve"> </w:t>
      </w:r>
      <w:r>
        <w:rPr>
          <w:color w:val="344449"/>
        </w:rPr>
        <w:t>te operationaliseren.</w:t>
      </w:r>
      <w:r>
        <w:rPr>
          <w:color w:val="344449"/>
          <w:spacing w:val="40"/>
        </w:rPr>
        <w:t xml:space="preserve"> </w:t>
      </w:r>
      <w:r>
        <w:rPr>
          <w:color w:val="344449"/>
        </w:rPr>
        <w:t>Bij internationale verplichtingen is er meestal al een vrij</w:t>
      </w:r>
      <w:r>
        <w:rPr>
          <w:color w:val="344449"/>
          <w:spacing w:val="-4"/>
        </w:rPr>
        <w:t xml:space="preserve"> </w:t>
      </w:r>
      <w:r>
        <w:rPr>
          <w:color w:val="344449"/>
        </w:rPr>
        <w:t>rigide</w:t>
      </w:r>
      <w:r>
        <w:rPr>
          <w:color w:val="344449"/>
          <w:spacing w:val="-3"/>
        </w:rPr>
        <w:t xml:space="preserve"> </w:t>
      </w:r>
      <w:r>
        <w:rPr>
          <w:color w:val="344449"/>
        </w:rPr>
        <w:t>richtlijn</w:t>
      </w:r>
      <w:r>
        <w:rPr>
          <w:color w:val="344449"/>
          <w:spacing w:val="-4"/>
        </w:rPr>
        <w:t xml:space="preserve"> </w:t>
      </w:r>
      <w:r>
        <w:rPr>
          <w:color w:val="344449"/>
        </w:rPr>
        <w:t>over</w:t>
      </w:r>
      <w:r>
        <w:rPr>
          <w:color w:val="344449"/>
          <w:spacing w:val="-4"/>
        </w:rPr>
        <w:t xml:space="preserve"> </w:t>
      </w:r>
      <w:r>
        <w:rPr>
          <w:color w:val="344449"/>
        </w:rPr>
        <w:t>de</w:t>
      </w:r>
      <w:r>
        <w:rPr>
          <w:color w:val="344449"/>
          <w:spacing w:val="-3"/>
        </w:rPr>
        <w:t xml:space="preserve"> </w:t>
      </w:r>
      <w:r>
        <w:rPr>
          <w:color w:val="344449"/>
        </w:rPr>
        <w:t>manier</w:t>
      </w:r>
      <w:r>
        <w:rPr>
          <w:color w:val="344449"/>
          <w:spacing w:val="-4"/>
        </w:rPr>
        <w:t xml:space="preserve"> </w:t>
      </w:r>
      <w:r>
        <w:rPr>
          <w:color w:val="344449"/>
        </w:rPr>
        <w:t>waarop</w:t>
      </w:r>
      <w:r>
        <w:rPr>
          <w:color w:val="344449"/>
          <w:spacing w:val="-4"/>
        </w:rPr>
        <w:t xml:space="preserve"> </w:t>
      </w:r>
      <w:r>
        <w:rPr>
          <w:color w:val="344449"/>
        </w:rPr>
        <w:t>data</w:t>
      </w:r>
      <w:r>
        <w:rPr>
          <w:color w:val="344449"/>
          <w:spacing w:val="-4"/>
        </w:rPr>
        <w:t xml:space="preserve"> </w:t>
      </w:r>
      <w:r>
        <w:rPr>
          <w:color w:val="344449"/>
        </w:rPr>
        <w:t>moet</w:t>
      </w:r>
      <w:r>
        <w:rPr>
          <w:color w:val="344449"/>
          <w:spacing w:val="-4"/>
        </w:rPr>
        <w:t xml:space="preserve"> </w:t>
      </w:r>
      <w:r>
        <w:rPr>
          <w:color w:val="344449"/>
        </w:rPr>
        <w:t>worden</w:t>
      </w:r>
      <w:r>
        <w:rPr>
          <w:color w:val="344449"/>
          <w:spacing w:val="-4"/>
        </w:rPr>
        <w:t xml:space="preserve"> </w:t>
      </w:r>
      <w:r>
        <w:rPr>
          <w:color w:val="344449"/>
        </w:rPr>
        <w:t>verzameld en cijfers moeten worden berekend.</w:t>
      </w:r>
      <w:r>
        <w:rPr>
          <w:color w:val="344449"/>
          <w:spacing w:val="40"/>
        </w:rPr>
        <w:t xml:space="preserve"> </w:t>
      </w:r>
      <w:r>
        <w:rPr>
          <w:color w:val="344449"/>
        </w:rPr>
        <w:t>Omwille van praktische regels is het echter niet altijd mogelijk om deze richtlijnen te volgen en worden openbare</w:t>
      </w:r>
      <w:r>
        <w:rPr>
          <w:color w:val="344449"/>
          <w:spacing w:val="-7"/>
        </w:rPr>
        <w:t xml:space="preserve"> </w:t>
      </w:r>
      <w:r>
        <w:rPr>
          <w:color w:val="344449"/>
        </w:rPr>
        <w:t>statistiekdiensten</w:t>
      </w:r>
      <w:r>
        <w:rPr>
          <w:color w:val="344449"/>
          <w:spacing w:val="-7"/>
        </w:rPr>
        <w:t xml:space="preserve"> </w:t>
      </w:r>
      <w:r>
        <w:rPr>
          <w:color w:val="344449"/>
        </w:rPr>
        <w:t>toegestaan</w:t>
      </w:r>
      <w:r>
        <w:rPr>
          <w:color w:val="344449"/>
          <w:spacing w:val="-7"/>
        </w:rPr>
        <w:t xml:space="preserve"> </w:t>
      </w:r>
      <w:r>
        <w:rPr>
          <w:color w:val="344449"/>
        </w:rPr>
        <w:t>af</w:t>
      </w:r>
      <w:r>
        <w:rPr>
          <w:color w:val="344449"/>
          <w:spacing w:val="-7"/>
        </w:rPr>
        <w:t xml:space="preserve"> </w:t>
      </w:r>
      <w:r>
        <w:rPr>
          <w:color w:val="344449"/>
        </w:rPr>
        <w:t>te</w:t>
      </w:r>
      <w:r>
        <w:rPr>
          <w:color w:val="344449"/>
          <w:spacing w:val="-7"/>
        </w:rPr>
        <w:t xml:space="preserve"> </w:t>
      </w:r>
      <w:r>
        <w:rPr>
          <w:color w:val="344449"/>
        </w:rPr>
        <w:t>wijken</w:t>
      </w:r>
      <w:r>
        <w:rPr>
          <w:color w:val="344449"/>
          <w:spacing w:val="-7"/>
        </w:rPr>
        <w:t xml:space="preserve"> </w:t>
      </w:r>
      <w:r>
        <w:rPr>
          <w:color w:val="344449"/>
        </w:rPr>
        <w:t>van</w:t>
      </w:r>
      <w:r>
        <w:rPr>
          <w:color w:val="344449"/>
          <w:spacing w:val="-7"/>
        </w:rPr>
        <w:t xml:space="preserve"> </w:t>
      </w:r>
      <w:r>
        <w:rPr>
          <w:color w:val="344449"/>
        </w:rPr>
        <w:t>de</w:t>
      </w:r>
      <w:r>
        <w:rPr>
          <w:color w:val="344449"/>
          <w:spacing w:val="-7"/>
        </w:rPr>
        <w:t xml:space="preserve"> </w:t>
      </w:r>
      <w:r>
        <w:rPr>
          <w:color w:val="344449"/>
        </w:rPr>
        <w:t>richtlijnen,</w:t>
      </w:r>
      <w:r>
        <w:rPr>
          <w:color w:val="344449"/>
          <w:spacing w:val="-7"/>
        </w:rPr>
        <w:t xml:space="preserve"> </w:t>
      </w:r>
      <w:r>
        <w:rPr>
          <w:color w:val="344449"/>
        </w:rPr>
        <w:t>al gebeurt dat wel steeds in overleg met de internationale instantie zelf.</w:t>
      </w:r>
    </w:p>
    <w:p w14:paraId="7C6F46B7" w14:textId="11195123" w:rsidR="00740FD9" w:rsidRDefault="0005439F" w:rsidP="780CF93C">
      <w:pPr>
        <w:pStyle w:val="BodyText"/>
        <w:spacing w:before="138" w:line="247" w:lineRule="auto"/>
        <w:ind w:left="1417" w:right="1556"/>
        <w:jc w:val="both"/>
        <w:rPr>
          <w:color w:val="344449"/>
        </w:rPr>
      </w:pPr>
      <w:r>
        <w:rPr>
          <w:color w:val="344449"/>
        </w:rPr>
        <w:t>Een voorbeeld van een internationale verplichting om statistieken op</w:t>
      </w:r>
      <w:r>
        <w:rPr>
          <w:color w:val="344449"/>
          <w:spacing w:val="80"/>
          <w:w w:val="150"/>
        </w:rPr>
        <w:t xml:space="preserve"> </w:t>
      </w:r>
      <w:r>
        <w:rPr>
          <w:color w:val="344449"/>
        </w:rPr>
        <w:t xml:space="preserve">te leveren is </w:t>
      </w:r>
      <w:hyperlink r:id="rId9">
        <w:r w:rsidR="00740FD9">
          <w:rPr>
            <w:color w:val="344449"/>
          </w:rPr>
          <w:t>richtlijn 2008/98/EG van het Europees Parlement en de</w:t>
        </w:r>
      </w:hyperlink>
      <w:r>
        <w:rPr>
          <w:color w:val="344449"/>
        </w:rPr>
        <w:t xml:space="preserve"> </w:t>
      </w:r>
      <w:hyperlink r:id="rId10">
        <w:r w:rsidR="00740FD9">
          <w:rPr>
            <w:color w:val="344449"/>
          </w:rPr>
          <w:t>Raad van 19 november 2008 betreffende afvalstoffen</w:t>
        </w:r>
      </w:hyperlink>
      <w:r>
        <w:rPr>
          <w:color w:val="344449"/>
        </w:rPr>
        <w:t>.</w:t>
      </w:r>
      <w:r>
        <w:rPr>
          <w:color w:val="344449"/>
          <w:spacing w:val="40"/>
        </w:rPr>
        <w:t xml:space="preserve"> </w:t>
      </w:r>
      <w:r>
        <w:rPr>
          <w:color w:val="344449"/>
        </w:rPr>
        <w:t xml:space="preserve">Deze richtlijn </w:t>
      </w:r>
      <w:r>
        <w:rPr>
          <w:color w:val="344449"/>
          <w:spacing w:val="-2"/>
        </w:rPr>
        <w:t xml:space="preserve">verplicht lidstaten tot een driejaarlijkse rapportering over afvalproductie </w:t>
      </w:r>
      <w:r>
        <w:rPr>
          <w:color w:val="344449"/>
        </w:rPr>
        <w:t>en verwerking.</w:t>
      </w:r>
      <w:r>
        <w:rPr>
          <w:color w:val="344449"/>
          <w:spacing w:val="40"/>
        </w:rPr>
        <w:t xml:space="preserve"> </w:t>
      </w:r>
      <w:r>
        <w:rPr>
          <w:color w:val="344449"/>
        </w:rPr>
        <w:t>De rapportage moet gestandaardiseerde indicatoren bevatten, zoals bijvoorbeeld het aantal kg afval per inwoner of het percentage gerecycleerd afval.</w:t>
      </w:r>
      <w:r>
        <w:rPr>
          <w:color w:val="344449"/>
          <w:spacing w:val="40"/>
        </w:rPr>
        <w:t xml:space="preserve"> </w:t>
      </w:r>
      <w:r>
        <w:rPr>
          <w:color w:val="344449"/>
        </w:rPr>
        <w:t>Het is de taak van Statistiek Vlaanderen om</w:t>
      </w:r>
      <w:r>
        <w:rPr>
          <w:color w:val="344449"/>
          <w:spacing w:val="-14"/>
        </w:rPr>
        <w:t xml:space="preserve"> </w:t>
      </w:r>
      <w:r>
        <w:rPr>
          <w:color w:val="344449"/>
        </w:rPr>
        <w:t>deze</w:t>
      </w:r>
      <w:r>
        <w:rPr>
          <w:color w:val="344449"/>
          <w:spacing w:val="-13"/>
        </w:rPr>
        <w:t xml:space="preserve"> </w:t>
      </w:r>
      <w:r>
        <w:rPr>
          <w:color w:val="344449"/>
        </w:rPr>
        <w:t>cijfers</w:t>
      </w:r>
      <w:r>
        <w:rPr>
          <w:color w:val="344449"/>
          <w:spacing w:val="-13"/>
        </w:rPr>
        <w:t xml:space="preserve"> </w:t>
      </w:r>
      <w:r>
        <w:rPr>
          <w:color w:val="344449"/>
        </w:rPr>
        <w:t>aan</w:t>
      </w:r>
      <w:r>
        <w:rPr>
          <w:color w:val="344449"/>
          <w:spacing w:val="-13"/>
        </w:rPr>
        <w:t xml:space="preserve"> </w:t>
      </w:r>
      <w:r>
        <w:rPr>
          <w:color w:val="344449"/>
        </w:rPr>
        <w:t>te</w:t>
      </w:r>
      <w:r>
        <w:rPr>
          <w:color w:val="344449"/>
          <w:spacing w:val="-14"/>
        </w:rPr>
        <w:t xml:space="preserve"> </w:t>
      </w:r>
      <w:r>
        <w:rPr>
          <w:color w:val="344449"/>
        </w:rPr>
        <w:t>leveren</w:t>
      </w:r>
      <w:r>
        <w:rPr>
          <w:color w:val="344449"/>
          <w:spacing w:val="-13"/>
        </w:rPr>
        <w:t xml:space="preserve"> </w:t>
      </w:r>
      <w:r>
        <w:rPr>
          <w:color w:val="344449"/>
        </w:rPr>
        <w:t>aan</w:t>
      </w:r>
      <w:r>
        <w:rPr>
          <w:color w:val="344449"/>
          <w:spacing w:val="-13"/>
        </w:rPr>
        <w:t xml:space="preserve"> </w:t>
      </w:r>
      <w:proofErr w:type="spellStart"/>
      <w:r>
        <w:rPr>
          <w:color w:val="344449"/>
        </w:rPr>
        <w:t>Eurostat</w:t>
      </w:r>
      <w:proofErr w:type="spellEnd"/>
      <w:r>
        <w:rPr>
          <w:color w:val="344449"/>
        </w:rPr>
        <w:t>,</w:t>
      </w:r>
      <w:r>
        <w:rPr>
          <w:color w:val="344449"/>
          <w:spacing w:val="-13"/>
        </w:rPr>
        <w:t xml:space="preserve"> </w:t>
      </w:r>
      <w:r>
        <w:rPr>
          <w:color w:val="344449"/>
        </w:rPr>
        <w:t>weliswaar</w:t>
      </w:r>
      <w:r>
        <w:rPr>
          <w:color w:val="344449"/>
          <w:spacing w:val="-13"/>
        </w:rPr>
        <w:t xml:space="preserve"> </w:t>
      </w:r>
      <w:r>
        <w:rPr>
          <w:color w:val="344449"/>
        </w:rPr>
        <w:t>onrechtstreeks</w:t>
      </w:r>
      <w:r>
        <w:rPr>
          <w:color w:val="344449"/>
          <w:spacing w:val="-14"/>
        </w:rPr>
        <w:t xml:space="preserve"> </w:t>
      </w:r>
      <w:r>
        <w:rPr>
          <w:color w:val="344449"/>
        </w:rPr>
        <w:t xml:space="preserve">via </w:t>
      </w:r>
      <w:proofErr w:type="spellStart"/>
      <w:r>
        <w:rPr>
          <w:color w:val="344449"/>
          <w:spacing w:val="-2"/>
        </w:rPr>
        <w:t>Statbel</w:t>
      </w:r>
      <w:proofErr w:type="spellEnd"/>
      <w:r>
        <w:rPr>
          <w:color w:val="344449"/>
          <w:spacing w:val="-2"/>
        </w:rPr>
        <w:t>.</w:t>
      </w:r>
    </w:p>
    <w:p w14:paraId="7C6F46B8" w14:textId="77777777" w:rsidR="00740FD9" w:rsidRDefault="00740FD9">
      <w:pPr>
        <w:pStyle w:val="BodyText"/>
      </w:pPr>
    </w:p>
    <w:p w14:paraId="7C6F46B9" w14:textId="77777777" w:rsidR="00740FD9" w:rsidRDefault="00740FD9">
      <w:pPr>
        <w:pStyle w:val="BodyText"/>
      </w:pPr>
    </w:p>
    <w:p w14:paraId="7C6F46BA" w14:textId="77777777" w:rsidR="00740FD9" w:rsidRDefault="00740FD9">
      <w:pPr>
        <w:pStyle w:val="BodyText"/>
        <w:spacing w:before="163"/>
      </w:pPr>
    </w:p>
    <w:p w14:paraId="7C6F46BB" w14:textId="77777777" w:rsidR="00740FD9" w:rsidRDefault="0005439F">
      <w:pPr>
        <w:pStyle w:val="Heading1"/>
        <w:numPr>
          <w:ilvl w:val="0"/>
          <w:numId w:val="1"/>
        </w:numPr>
        <w:tabs>
          <w:tab w:val="left" w:pos="2124"/>
        </w:tabs>
        <w:spacing w:before="1" w:line="499" w:lineRule="exact"/>
        <w:ind w:hanging="707"/>
      </w:pPr>
      <w:bookmarkStart w:id="5" w:name="Institutionele_gebruikersbehoeften"/>
      <w:bookmarkEnd w:id="5"/>
      <w:r>
        <w:rPr>
          <w:color w:val="70A2B8"/>
          <w:spacing w:val="-2"/>
        </w:rPr>
        <w:t>INSTITUTIONELE</w:t>
      </w:r>
    </w:p>
    <w:p w14:paraId="7C6F46BC" w14:textId="77777777" w:rsidR="00740FD9" w:rsidRDefault="0005439F">
      <w:pPr>
        <w:spacing w:line="499" w:lineRule="exact"/>
        <w:ind w:left="2124"/>
        <w:rPr>
          <w:rFonts w:ascii="Calibri"/>
          <w:b/>
          <w:sz w:val="41"/>
        </w:rPr>
      </w:pPr>
      <w:r>
        <w:rPr>
          <w:rFonts w:ascii="Calibri"/>
          <w:b/>
          <w:color w:val="70A2B8"/>
          <w:spacing w:val="-2"/>
          <w:sz w:val="41"/>
        </w:rPr>
        <w:t>GEBRUIKERSBEHOEFTEN</w:t>
      </w:r>
    </w:p>
    <w:p w14:paraId="7C6F46BD" w14:textId="23A5FBEB" w:rsidR="00740FD9" w:rsidRDefault="0005439F">
      <w:pPr>
        <w:pStyle w:val="BodyText"/>
        <w:spacing w:before="255" w:line="247" w:lineRule="auto"/>
        <w:ind w:left="1417" w:right="1553"/>
        <w:jc w:val="both"/>
      </w:pPr>
      <w:r>
        <w:rPr>
          <w:color w:val="344449"/>
        </w:rPr>
        <w:t>Institutionele gebruikersbehoeften verwijzen naar wetten, decreten, regels of andere formele instructies die rechtstreeks of onrechtstreeks de productie van bepaalde statistieken verwachten.</w:t>
      </w:r>
      <w:r>
        <w:rPr>
          <w:color w:val="344449"/>
          <w:spacing w:val="40"/>
        </w:rPr>
        <w:t xml:space="preserve"> </w:t>
      </w:r>
      <w:r>
        <w:rPr>
          <w:color w:val="344449"/>
        </w:rPr>
        <w:t>Om te achterhalen of een statistiek wordt gevraagd vanuit een nationale wet of regionaal decreet</w:t>
      </w:r>
      <w:r w:rsidR="59D997E3">
        <w:rPr>
          <w:color w:val="344449"/>
        </w:rPr>
        <w:t>/besluit</w:t>
      </w:r>
      <w:r>
        <w:rPr>
          <w:color w:val="344449"/>
          <w:spacing w:val="-9"/>
        </w:rPr>
        <w:t xml:space="preserve"> </w:t>
      </w:r>
      <w:r>
        <w:rPr>
          <w:color w:val="344449"/>
        </w:rPr>
        <w:t>en</w:t>
      </w:r>
      <w:r>
        <w:rPr>
          <w:color w:val="344449"/>
          <w:spacing w:val="-9"/>
        </w:rPr>
        <w:t xml:space="preserve"> </w:t>
      </w:r>
      <w:r>
        <w:rPr>
          <w:color w:val="344449"/>
        </w:rPr>
        <w:t>vervolgens</w:t>
      </w:r>
      <w:r>
        <w:rPr>
          <w:color w:val="344449"/>
          <w:spacing w:val="-9"/>
        </w:rPr>
        <w:t xml:space="preserve"> </w:t>
      </w:r>
      <w:r>
        <w:rPr>
          <w:color w:val="344449"/>
        </w:rPr>
        <w:t>de</w:t>
      </w:r>
      <w:r>
        <w:rPr>
          <w:color w:val="344449"/>
          <w:spacing w:val="-8"/>
        </w:rPr>
        <w:t xml:space="preserve"> </w:t>
      </w:r>
      <w:r>
        <w:rPr>
          <w:color w:val="344449"/>
        </w:rPr>
        <w:t>juiste</w:t>
      </w:r>
      <w:r>
        <w:rPr>
          <w:color w:val="344449"/>
          <w:spacing w:val="-9"/>
        </w:rPr>
        <w:t xml:space="preserve"> </w:t>
      </w:r>
      <w:r>
        <w:rPr>
          <w:color w:val="344449"/>
        </w:rPr>
        <w:t>gebruikersbehoeften</w:t>
      </w:r>
      <w:r>
        <w:rPr>
          <w:color w:val="344449"/>
          <w:spacing w:val="-9"/>
        </w:rPr>
        <w:t xml:space="preserve"> </w:t>
      </w:r>
      <w:r>
        <w:rPr>
          <w:color w:val="344449"/>
        </w:rPr>
        <w:t>in</w:t>
      </w:r>
      <w:r>
        <w:rPr>
          <w:color w:val="344449"/>
          <w:spacing w:val="-9"/>
        </w:rPr>
        <w:t xml:space="preserve"> </w:t>
      </w:r>
      <w:r>
        <w:rPr>
          <w:color w:val="344449"/>
        </w:rPr>
        <w:t>kaart</w:t>
      </w:r>
      <w:r>
        <w:rPr>
          <w:color w:val="344449"/>
          <w:spacing w:val="-9"/>
        </w:rPr>
        <w:t xml:space="preserve"> </w:t>
      </w:r>
      <w:r>
        <w:rPr>
          <w:color w:val="344449"/>
        </w:rPr>
        <w:t>te</w:t>
      </w:r>
      <w:r>
        <w:rPr>
          <w:color w:val="344449"/>
          <w:spacing w:val="-9"/>
        </w:rPr>
        <w:t xml:space="preserve"> </w:t>
      </w:r>
      <w:r>
        <w:rPr>
          <w:color w:val="344449"/>
        </w:rPr>
        <w:t>brengen, kan je proberen een antwoord te formuleren op volgende vragen:</w:t>
      </w:r>
    </w:p>
    <w:p w14:paraId="7C6F46BE" w14:textId="292C7E0F" w:rsidR="00740FD9" w:rsidRDefault="0005439F" w:rsidP="780CF93C">
      <w:pPr>
        <w:pStyle w:val="ListParagraph"/>
        <w:numPr>
          <w:ilvl w:val="1"/>
          <w:numId w:val="1"/>
        </w:numPr>
        <w:tabs>
          <w:tab w:val="left" w:pos="2013"/>
          <w:tab w:val="left" w:pos="2015"/>
        </w:tabs>
        <w:spacing w:before="139" w:line="247" w:lineRule="auto"/>
        <w:ind w:right="1559"/>
        <w:rPr>
          <w:sz w:val="24"/>
          <w:szCs w:val="24"/>
        </w:rPr>
      </w:pPr>
      <w:r w:rsidRPr="780CF93C">
        <w:rPr>
          <w:color w:val="344449"/>
          <w:sz w:val="24"/>
          <w:szCs w:val="24"/>
        </w:rPr>
        <w:t>In het kader van welk decreet</w:t>
      </w:r>
      <w:r w:rsidR="0C942186" w:rsidRPr="780CF93C">
        <w:rPr>
          <w:color w:val="344449"/>
          <w:sz w:val="24"/>
          <w:szCs w:val="24"/>
        </w:rPr>
        <w:t>/besluit</w:t>
      </w:r>
      <w:r w:rsidRPr="780CF93C">
        <w:rPr>
          <w:color w:val="344449"/>
          <w:sz w:val="24"/>
          <w:szCs w:val="24"/>
        </w:rPr>
        <w:t xml:space="preserve"> of welke wet wordt de statistiek </w:t>
      </w:r>
      <w:r w:rsidRPr="780CF93C">
        <w:rPr>
          <w:color w:val="344449"/>
          <w:spacing w:val="-2"/>
          <w:sz w:val="24"/>
          <w:szCs w:val="24"/>
        </w:rPr>
        <w:t>gevraagd?</w:t>
      </w:r>
    </w:p>
    <w:p w14:paraId="7C6F46BF" w14:textId="77777777" w:rsidR="00740FD9" w:rsidRDefault="0005439F">
      <w:pPr>
        <w:pStyle w:val="ListParagraph"/>
        <w:numPr>
          <w:ilvl w:val="1"/>
          <w:numId w:val="1"/>
        </w:numPr>
        <w:tabs>
          <w:tab w:val="left" w:pos="2013"/>
          <w:tab w:val="left" w:pos="2015"/>
        </w:tabs>
        <w:spacing w:line="247" w:lineRule="auto"/>
        <w:rPr>
          <w:sz w:val="24"/>
        </w:rPr>
      </w:pPr>
      <w:r>
        <w:rPr>
          <w:color w:val="344449"/>
          <w:sz w:val="24"/>
        </w:rPr>
        <w:t>Wordt</w:t>
      </w:r>
      <w:r>
        <w:rPr>
          <w:color w:val="344449"/>
          <w:spacing w:val="-6"/>
          <w:sz w:val="24"/>
        </w:rPr>
        <w:t xml:space="preserve"> </w:t>
      </w:r>
      <w:r>
        <w:rPr>
          <w:color w:val="344449"/>
          <w:sz w:val="24"/>
        </w:rPr>
        <w:t>de</w:t>
      </w:r>
      <w:r>
        <w:rPr>
          <w:color w:val="344449"/>
          <w:spacing w:val="-6"/>
          <w:sz w:val="24"/>
        </w:rPr>
        <w:t xml:space="preserve"> </w:t>
      </w:r>
      <w:r>
        <w:rPr>
          <w:color w:val="344449"/>
          <w:sz w:val="24"/>
        </w:rPr>
        <w:t>statistiek</w:t>
      </w:r>
      <w:r>
        <w:rPr>
          <w:color w:val="344449"/>
          <w:spacing w:val="-6"/>
          <w:sz w:val="24"/>
        </w:rPr>
        <w:t xml:space="preserve"> </w:t>
      </w:r>
      <w:r>
        <w:rPr>
          <w:color w:val="344449"/>
          <w:sz w:val="24"/>
        </w:rPr>
        <w:t>expliciet</w:t>
      </w:r>
      <w:r>
        <w:rPr>
          <w:color w:val="344449"/>
          <w:spacing w:val="-6"/>
          <w:sz w:val="24"/>
        </w:rPr>
        <w:t xml:space="preserve"> </w:t>
      </w:r>
      <w:r>
        <w:rPr>
          <w:color w:val="344449"/>
          <w:sz w:val="24"/>
        </w:rPr>
        <w:t>gevraagd</w:t>
      </w:r>
      <w:r>
        <w:rPr>
          <w:color w:val="344449"/>
          <w:spacing w:val="-6"/>
          <w:sz w:val="24"/>
        </w:rPr>
        <w:t xml:space="preserve"> </w:t>
      </w:r>
      <w:r>
        <w:rPr>
          <w:color w:val="344449"/>
          <w:sz w:val="24"/>
        </w:rPr>
        <w:t>door</w:t>
      </w:r>
      <w:r>
        <w:rPr>
          <w:color w:val="344449"/>
          <w:spacing w:val="-6"/>
          <w:sz w:val="24"/>
        </w:rPr>
        <w:t xml:space="preserve"> </w:t>
      </w:r>
      <w:r>
        <w:rPr>
          <w:color w:val="344449"/>
          <w:sz w:val="24"/>
        </w:rPr>
        <w:t>deze</w:t>
      </w:r>
      <w:r>
        <w:rPr>
          <w:color w:val="344449"/>
          <w:spacing w:val="-6"/>
          <w:sz w:val="24"/>
        </w:rPr>
        <w:t xml:space="preserve"> </w:t>
      </w:r>
      <w:r>
        <w:rPr>
          <w:color w:val="344449"/>
          <w:sz w:val="24"/>
        </w:rPr>
        <w:t>wet</w:t>
      </w:r>
      <w:r>
        <w:rPr>
          <w:color w:val="344449"/>
          <w:spacing w:val="-6"/>
          <w:sz w:val="24"/>
        </w:rPr>
        <w:t xml:space="preserve"> </w:t>
      </w:r>
      <w:r>
        <w:rPr>
          <w:color w:val="344449"/>
          <w:sz w:val="24"/>
        </w:rPr>
        <w:t>of</w:t>
      </w:r>
      <w:r>
        <w:rPr>
          <w:color w:val="344449"/>
          <w:spacing w:val="-6"/>
          <w:sz w:val="24"/>
        </w:rPr>
        <w:t xml:space="preserve"> </w:t>
      </w:r>
      <w:r>
        <w:rPr>
          <w:color w:val="344449"/>
          <w:sz w:val="24"/>
        </w:rPr>
        <w:t>dit</w:t>
      </w:r>
      <w:r>
        <w:rPr>
          <w:color w:val="344449"/>
          <w:spacing w:val="-6"/>
          <w:sz w:val="24"/>
        </w:rPr>
        <w:t xml:space="preserve"> </w:t>
      </w:r>
      <w:r>
        <w:rPr>
          <w:color w:val="344449"/>
          <w:sz w:val="24"/>
        </w:rPr>
        <w:t>decreet of is de vraag eerder impliciet?</w:t>
      </w:r>
    </w:p>
    <w:p w14:paraId="7C6F46C0" w14:textId="77777777" w:rsidR="00740FD9" w:rsidRDefault="0005439F" w:rsidP="780CF93C">
      <w:pPr>
        <w:pStyle w:val="ListParagraph"/>
        <w:numPr>
          <w:ilvl w:val="1"/>
          <w:numId w:val="1"/>
        </w:numPr>
        <w:tabs>
          <w:tab w:val="left" w:pos="2013"/>
          <w:tab w:val="left" w:pos="2015"/>
        </w:tabs>
        <w:spacing w:line="247" w:lineRule="auto"/>
        <w:ind w:right="1559"/>
        <w:rPr>
          <w:sz w:val="24"/>
          <w:szCs w:val="24"/>
        </w:rPr>
      </w:pPr>
      <w:r w:rsidRPr="780CF93C">
        <w:rPr>
          <w:color w:val="344449"/>
          <w:sz w:val="24"/>
          <w:szCs w:val="24"/>
        </w:rPr>
        <w:t>Als</w:t>
      </w:r>
      <w:r w:rsidRPr="780CF93C">
        <w:rPr>
          <w:color w:val="344449"/>
          <w:spacing w:val="-14"/>
          <w:sz w:val="24"/>
          <w:szCs w:val="24"/>
        </w:rPr>
        <w:t xml:space="preserve"> </w:t>
      </w:r>
      <w:r w:rsidRPr="780CF93C">
        <w:rPr>
          <w:color w:val="344449"/>
          <w:sz w:val="24"/>
          <w:szCs w:val="24"/>
        </w:rPr>
        <w:t>de</w:t>
      </w:r>
      <w:r w:rsidRPr="780CF93C">
        <w:rPr>
          <w:color w:val="344449"/>
          <w:spacing w:val="-13"/>
          <w:sz w:val="24"/>
          <w:szCs w:val="24"/>
        </w:rPr>
        <w:t xml:space="preserve"> </w:t>
      </w:r>
      <w:r w:rsidRPr="780CF93C">
        <w:rPr>
          <w:color w:val="344449"/>
          <w:sz w:val="24"/>
          <w:szCs w:val="24"/>
        </w:rPr>
        <w:t>vraag</w:t>
      </w:r>
      <w:r w:rsidRPr="780CF93C">
        <w:rPr>
          <w:color w:val="344449"/>
          <w:spacing w:val="-13"/>
          <w:sz w:val="24"/>
          <w:szCs w:val="24"/>
        </w:rPr>
        <w:t xml:space="preserve"> </w:t>
      </w:r>
      <w:r w:rsidRPr="780CF93C">
        <w:rPr>
          <w:color w:val="344449"/>
          <w:sz w:val="24"/>
          <w:szCs w:val="24"/>
        </w:rPr>
        <w:t>impliciet</w:t>
      </w:r>
      <w:r w:rsidRPr="780CF93C">
        <w:rPr>
          <w:color w:val="344449"/>
          <w:spacing w:val="-13"/>
          <w:sz w:val="24"/>
          <w:szCs w:val="24"/>
        </w:rPr>
        <w:t xml:space="preserve"> </w:t>
      </w:r>
      <w:r w:rsidRPr="780CF93C">
        <w:rPr>
          <w:color w:val="344449"/>
          <w:sz w:val="24"/>
          <w:szCs w:val="24"/>
        </w:rPr>
        <w:t>is,</w:t>
      </w:r>
      <w:r w:rsidRPr="780CF93C">
        <w:rPr>
          <w:color w:val="344449"/>
          <w:spacing w:val="-14"/>
          <w:sz w:val="24"/>
          <w:szCs w:val="24"/>
        </w:rPr>
        <w:t xml:space="preserve"> </w:t>
      </w:r>
      <w:r w:rsidRPr="780CF93C">
        <w:rPr>
          <w:color w:val="344449"/>
          <w:sz w:val="24"/>
          <w:szCs w:val="24"/>
        </w:rPr>
        <w:t>hoe</w:t>
      </w:r>
      <w:r w:rsidRPr="780CF93C">
        <w:rPr>
          <w:color w:val="344449"/>
          <w:spacing w:val="-13"/>
          <w:sz w:val="24"/>
          <w:szCs w:val="24"/>
        </w:rPr>
        <w:t xml:space="preserve"> </w:t>
      </w:r>
      <w:r w:rsidRPr="780CF93C">
        <w:rPr>
          <w:color w:val="344449"/>
          <w:sz w:val="24"/>
          <w:szCs w:val="24"/>
        </w:rPr>
        <w:t>leid</w:t>
      </w:r>
      <w:del w:id="6" w:author="Noppe Jo" w:date="2025-11-30T12:15:00Z">
        <w:r w:rsidRPr="780CF93C">
          <w:rPr>
            <w:color w:val="344449"/>
            <w:sz w:val="24"/>
            <w:szCs w:val="24"/>
          </w:rPr>
          <w:delText>t</w:delText>
        </w:r>
      </w:del>
      <w:r w:rsidRPr="780CF93C">
        <w:rPr>
          <w:color w:val="344449"/>
          <w:spacing w:val="-13"/>
          <w:sz w:val="24"/>
          <w:szCs w:val="24"/>
        </w:rPr>
        <w:t xml:space="preserve"> </w:t>
      </w:r>
      <w:r w:rsidRPr="780CF93C">
        <w:rPr>
          <w:color w:val="344449"/>
          <w:sz w:val="24"/>
          <w:szCs w:val="24"/>
        </w:rPr>
        <w:t>je</w:t>
      </w:r>
      <w:r w:rsidRPr="780CF93C">
        <w:rPr>
          <w:color w:val="344449"/>
          <w:spacing w:val="-13"/>
          <w:sz w:val="24"/>
          <w:szCs w:val="24"/>
        </w:rPr>
        <w:t xml:space="preserve"> </w:t>
      </w:r>
      <w:r w:rsidRPr="780CF93C">
        <w:rPr>
          <w:color w:val="344449"/>
          <w:sz w:val="24"/>
          <w:szCs w:val="24"/>
        </w:rPr>
        <w:t>dat</w:t>
      </w:r>
      <w:r w:rsidRPr="780CF93C">
        <w:rPr>
          <w:color w:val="344449"/>
          <w:spacing w:val="-13"/>
          <w:sz w:val="24"/>
          <w:szCs w:val="24"/>
        </w:rPr>
        <w:t xml:space="preserve"> </w:t>
      </w:r>
      <w:r w:rsidRPr="780CF93C">
        <w:rPr>
          <w:color w:val="344449"/>
          <w:sz w:val="24"/>
          <w:szCs w:val="24"/>
        </w:rPr>
        <w:t>af</w:t>
      </w:r>
      <w:r w:rsidRPr="780CF93C">
        <w:rPr>
          <w:color w:val="344449"/>
          <w:spacing w:val="-14"/>
          <w:sz w:val="24"/>
          <w:szCs w:val="24"/>
        </w:rPr>
        <w:t xml:space="preserve"> </w:t>
      </w:r>
      <w:r w:rsidRPr="780CF93C">
        <w:rPr>
          <w:color w:val="344449"/>
          <w:sz w:val="24"/>
          <w:szCs w:val="24"/>
        </w:rPr>
        <w:t>uit</w:t>
      </w:r>
      <w:r w:rsidRPr="780CF93C">
        <w:rPr>
          <w:color w:val="344449"/>
          <w:spacing w:val="-13"/>
          <w:sz w:val="24"/>
          <w:szCs w:val="24"/>
        </w:rPr>
        <w:t xml:space="preserve"> </w:t>
      </w:r>
      <w:r w:rsidRPr="780CF93C">
        <w:rPr>
          <w:color w:val="344449"/>
          <w:sz w:val="24"/>
          <w:szCs w:val="24"/>
        </w:rPr>
        <w:t>de</w:t>
      </w:r>
      <w:r w:rsidRPr="780CF93C">
        <w:rPr>
          <w:color w:val="344449"/>
          <w:spacing w:val="-13"/>
          <w:sz w:val="24"/>
          <w:szCs w:val="24"/>
        </w:rPr>
        <w:t xml:space="preserve"> </w:t>
      </w:r>
      <w:r w:rsidRPr="780CF93C">
        <w:rPr>
          <w:color w:val="344449"/>
          <w:sz w:val="24"/>
          <w:szCs w:val="24"/>
        </w:rPr>
        <w:t>formulering</w:t>
      </w:r>
      <w:r w:rsidRPr="780CF93C">
        <w:rPr>
          <w:color w:val="344449"/>
          <w:spacing w:val="-13"/>
          <w:sz w:val="24"/>
          <w:szCs w:val="24"/>
        </w:rPr>
        <w:t xml:space="preserve"> </w:t>
      </w:r>
      <w:r w:rsidRPr="780CF93C">
        <w:rPr>
          <w:color w:val="344449"/>
          <w:sz w:val="24"/>
          <w:szCs w:val="24"/>
        </w:rPr>
        <w:t>van</w:t>
      </w:r>
      <w:r w:rsidRPr="780CF93C">
        <w:rPr>
          <w:color w:val="344449"/>
          <w:spacing w:val="-13"/>
          <w:sz w:val="24"/>
          <w:szCs w:val="24"/>
        </w:rPr>
        <w:t xml:space="preserve"> </w:t>
      </w:r>
      <w:r w:rsidRPr="780CF93C">
        <w:rPr>
          <w:color w:val="344449"/>
          <w:sz w:val="24"/>
          <w:szCs w:val="24"/>
        </w:rPr>
        <w:t>de wet of decreet?</w:t>
      </w:r>
    </w:p>
    <w:p w14:paraId="7C6F46C1" w14:textId="77777777" w:rsidR="00740FD9" w:rsidRDefault="0005439F">
      <w:pPr>
        <w:pStyle w:val="ListParagraph"/>
        <w:numPr>
          <w:ilvl w:val="1"/>
          <w:numId w:val="1"/>
        </w:numPr>
        <w:tabs>
          <w:tab w:val="left" w:pos="2013"/>
          <w:tab w:val="left" w:pos="2015"/>
        </w:tabs>
        <w:spacing w:line="247" w:lineRule="auto"/>
        <w:rPr>
          <w:sz w:val="24"/>
        </w:rPr>
      </w:pPr>
      <w:r>
        <w:rPr>
          <w:color w:val="344449"/>
          <w:sz w:val="24"/>
        </w:rPr>
        <w:t>Kan je het exacte artikel of passage uit het decreet of de wet aanduiden</w:t>
      </w:r>
      <w:r>
        <w:rPr>
          <w:color w:val="344449"/>
          <w:spacing w:val="-14"/>
          <w:sz w:val="24"/>
        </w:rPr>
        <w:t xml:space="preserve"> </w:t>
      </w:r>
      <w:r>
        <w:rPr>
          <w:color w:val="344449"/>
          <w:sz w:val="24"/>
        </w:rPr>
        <w:t>waarin</w:t>
      </w:r>
      <w:r>
        <w:rPr>
          <w:color w:val="344449"/>
          <w:spacing w:val="-13"/>
          <w:sz w:val="24"/>
        </w:rPr>
        <w:t xml:space="preserve"> </w:t>
      </w:r>
      <w:r>
        <w:rPr>
          <w:color w:val="344449"/>
          <w:sz w:val="24"/>
        </w:rPr>
        <w:t>deze</w:t>
      </w:r>
      <w:r>
        <w:rPr>
          <w:color w:val="344449"/>
          <w:spacing w:val="-13"/>
          <w:sz w:val="24"/>
        </w:rPr>
        <w:t xml:space="preserve"> </w:t>
      </w:r>
      <w:r>
        <w:rPr>
          <w:color w:val="344449"/>
          <w:sz w:val="24"/>
        </w:rPr>
        <w:t>statistiek</w:t>
      </w:r>
      <w:r>
        <w:rPr>
          <w:color w:val="344449"/>
          <w:spacing w:val="-13"/>
          <w:sz w:val="24"/>
        </w:rPr>
        <w:t xml:space="preserve"> </w:t>
      </w:r>
      <w:r>
        <w:rPr>
          <w:color w:val="344449"/>
          <w:sz w:val="24"/>
        </w:rPr>
        <w:t>wordt</w:t>
      </w:r>
      <w:r>
        <w:rPr>
          <w:color w:val="344449"/>
          <w:spacing w:val="-14"/>
          <w:sz w:val="24"/>
        </w:rPr>
        <w:t xml:space="preserve"> </w:t>
      </w:r>
      <w:r>
        <w:rPr>
          <w:color w:val="344449"/>
          <w:sz w:val="24"/>
        </w:rPr>
        <w:t>vermeld</w:t>
      </w:r>
      <w:r>
        <w:rPr>
          <w:color w:val="344449"/>
          <w:spacing w:val="-13"/>
          <w:sz w:val="24"/>
        </w:rPr>
        <w:t xml:space="preserve"> </w:t>
      </w:r>
      <w:r>
        <w:rPr>
          <w:color w:val="344449"/>
          <w:sz w:val="24"/>
        </w:rPr>
        <w:t>of</w:t>
      </w:r>
      <w:r>
        <w:rPr>
          <w:color w:val="344449"/>
          <w:spacing w:val="-13"/>
          <w:sz w:val="24"/>
        </w:rPr>
        <w:t xml:space="preserve"> </w:t>
      </w:r>
      <w:r>
        <w:rPr>
          <w:color w:val="344449"/>
          <w:sz w:val="24"/>
        </w:rPr>
        <w:t>impliciet</w:t>
      </w:r>
      <w:r>
        <w:rPr>
          <w:color w:val="344449"/>
          <w:spacing w:val="-13"/>
          <w:sz w:val="24"/>
        </w:rPr>
        <w:t xml:space="preserve"> </w:t>
      </w:r>
      <w:r>
        <w:rPr>
          <w:color w:val="344449"/>
          <w:sz w:val="24"/>
        </w:rPr>
        <w:t xml:space="preserve">wordt </w:t>
      </w:r>
      <w:r>
        <w:rPr>
          <w:color w:val="344449"/>
          <w:spacing w:val="-2"/>
          <w:sz w:val="24"/>
        </w:rPr>
        <w:t>vereist?</w:t>
      </w:r>
    </w:p>
    <w:p w14:paraId="7C6F46C2" w14:textId="77777777" w:rsidR="00740FD9" w:rsidRDefault="0005439F">
      <w:pPr>
        <w:pStyle w:val="ListParagraph"/>
        <w:numPr>
          <w:ilvl w:val="1"/>
          <w:numId w:val="1"/>
        </w:numPr>
        <w:tabs>
          <w:tab w:val="left" w:pos="2013"/>
          <w:tab w:val="left" w:pos="2015"/>
        </w:tabs>
        <w:spacing w:line="247" w:lineRule="auto"/>
        <w:ind w:right="1557"/>
        <w:rPr>
          <w:sz w:val="24"/>
        </w:rPr>
      </w:pPr>
      <w:r>
        <w:rPr>
          <w:color w:val="344449"/>
          <w:sz w:val="24"/>
        </w:rPr>
        <w:t>Is</w:t>
      </w:r>
      <w:r>
        <w:rPr>
          <w:color w:val="344449"/>
          <w:spacing w:val="-12"/>
          <w:sz w:val="24"/>
        </w:rPr>
        <w:t xml:space="preserve"> </w:t>
      </w:r>
      <w:r>
        <w:rPr>
          <w:color w:val="344449"/>
          <w:sz w:val="24"/>
        </w:rPr>
        <w:t>er</w:t>
      </w:r>
      <w:r>
        <w:rPr>
          <w:color w:val="344449"/>
          <w:spacing w:val="-12"/>
          <w:sz w:val="24"/>
        </w:rPr>
        <w:t xml:space="preserve"> </w:t>
      </w:r>
      <w:r>
        <w:rPr>
          <w:color w:val="344449"/>
          <w:sz w:val="24"/>
        </w:rPr>
        <w:t>een</w:t>
      </w:r>
      <w:r>
        <w:rPr>
          <w:color w:val="344449"/>
          <w:spacing w:val="-12"/>
          <w:sz w:val="24"/>
        </w:rPr>
        <w:t xml:space="preserve"> </w:t>
      </w:r>
      <w:r>
        <w:rPr>
          <w:color w:val="344449"/>
          <w:sz w:val="24"/>
        </w:rPr>
        <w:t>deadline</w:t>
      </w:r>
      <w:r>
        <w:rPr>
          <w:color w:val="344449"/>
          <w:spacing w:val="-12"/>
          <w:sz w:val="24"/>
        </w:rPr>
        <w:t xml:space="preserve"> </w:t>
      </w:r>
      <w:r>
        <w:rPr>
          <w:color w:val="344449"/>
          <w:sz w:val="24"/>
        </w:rPr>
        <w:t>of</w:t>
      </w:r>
      <w:r>
        <w:rPr>
          <w:color w:val="344449"/>
          <w:spacing w:val="-12"/>
          <w:sz w:val="24"/>
        </w:rPr>
        <w:t xml:space="preserve"> </w:t>
      </w:r>
      <w:r>
        <w:rPr>
          <w:color w:val="344449"/>
          <w:sz w:val="24"/>
        </w:rPr>
        <w:t>cyclus</w:t>
      </w:r>
      <w:r>
        <w:rPr>
          <w:color w:val="344449"/>
          <w:spacing w:val="-12"/>
          <w:sz w:val="24"/>
        </w:rPr>
        <w:t xml:space="preserve"> </w:t>
      </w:r>
      <w:r>
        <w:rPr>
          <w:color w:val="344449"/>
          <w:sz w:val="24"/>
        </w:rPr>
        <w:t>waarin</w:t>
      </w:r>
      <w:r>
        <w:rPr>
          <w:color w:val="344449"/>
          <w:spacing w:val="-12"/>
          <w:sz w:val="24"/>
        </w:rPr>
        <w:t xml:space="preserve"> </w:t>
      </w:r>
      <w:r>
        <w:rPr>
          <w:color w:val="344449"/>
          <w:sz w:val="24"/>
        </w:rPr>
        <w:t>deze</w:t>
      </w:r>
      <w:r>
        <w:rPr>
          <w:color w:val="344449"/>
          <w:spacing w:val="-12"/>
          <w:sz w:val="24"/>
        </w:rPr>
        <w:t xml:space="preserve"> </w:t>
      </w:r>
      <w:r>
        <w:rPr>
          <w:color w:val="344449"/>
          <w:sz w:val="24"/>
        </w:rPr>
        <w:t>statistiek</w:t>
      </w:r>
      <w:r>
        <w:rPr>
          <w:color w:val="344449"/>
          <w:spacing w:val="-12"/>
          <w:sz w:val="24"/>
        </w:rPr>
        <w:t xml:space="preserve"> </w:t>
      </w:r>
      <w:r>
        <w:rPr>
          <w:color w:val="344449"/>
          <w:sz w:val="24"/>
        </w:rPr>
        <w:t>volgens</w:t>
      </w:r>
      <w:r>
        <w:rPr>
          <w:color w:val="344449"/>
          <w:spacing w:val="-12"/>
          <w:sz w:val="24"/>
        </w:rPr>
        <w:t xml:space="preserve"> </w:t>
      </w:r>
      <w:r>
        <w:rPr>
          <w:color w:val="344449"/>
          <w:sz w:val="24"/>
        </w:rPr>
        <w:t>de</w:t>
      </w:r>
      <w:r>
        <w:rPr>
          <w:color w:val="344449"/>
          <w:spacing w:val="-12"/>
          <w:sz w:val="24"/>
        </w:rPr>
        <w:t xml:space="preserve"> </w:t>
      </w:r>
      <w:r>
        <w:rPr>
          <w:color w:val="344449"/>
          <w:sz w:val="24"/>
        </w:rPr>
        <w:t>wet</w:t>
      </w:r>
      <w:r>
        <w:rPr>
          <w:color w:val="344449"/>
          <w:spacing w:val="-12"/>
          <w:sz w:val="24"/>
        </w:rPr>
        <w:t xml:space="preserve"> </w:t>
      </w:r>
      <w:r>
        <w:rPr>
          <w:color w:val="344449"/>
          <w:sz w:val="24"/>
        </w:rPr>
        <w:t>of het decreet moet worden aangeleverd?</w:t>
      </w:r>
    </w:p>
    <w:p w14:paraId="7C6F46C3" w14:textId="77777777" w:rsidR="00740FD9" w:rsidRDefault="00740FD9">
      <w:pPr>
        <w:pStyle w:val="ListParagraph"/>
        <w:spacing w:line="247" w:lineRule="auto"/>
        <w:rPr>
          <w:sz w:val="24"/>
        </w:rPr>
        <w:sectPr w:rsidR="00740FD9">
          <w:pgSz w:w="11910" w:h="16840"/>
          <w:pgMar w:top="1900" w:right="708" w:bottom="280" w:left="850" w:header="708" w:footer="708" w:gutter="0"/>
          <w:cols w:space="708"/>
        </w:sectPr>
      </w:pPr>
    </w:p>
    <w:p w14:paraId="7C6F46C4" w14:textId="77777777" w:rsidR="00740FD9" w:rsidRDefault="0005439F">
      <w:pPr>
        <w:pStyle w:val="ListParagraph"/>
        <w:numPr>
          <w:ilvl w:val="1"/>
          <w:numId w:val="1"/>
        </w:numPr>
        <w:tabs>
          <w:tab w:val="left" w:pos="2013"/>
          <w:tab w:val="left" w:pos="2015"/>
        </w:tabs>
        <w:spacing w:before="77" w:line="247" w:lineRule="auto"/>
        <w:rPr>
          <w:sz w:val="24"/>
        </w:rPr>
      </w:pPr>
      <w:r>
        <w:rPr>
          <w:color w:val="344449"/>
          <w:sz w:val="24"/>
        </w:rPr>
        <w:lastRenderedPageBreak/>
        <w:t>Waarom werd deze wet of dit decreet aangenomen?</w:t>
      </w:r>
      <w:r>
        <w:rPr>
          <w:color w:val="344449"/>
          <w:spacing w:val="40"/>
          <w:sz w:val="24"/>
        </w:rPr>
        <w:t xml:space="preserve"> </w:t>
      </w:r>
      <w:r>
        <w:rPr>
          <w:color w:val="344449"/>
          <w:sz w:val="24"/>
        </w:rPr>
        <w:t>Wat is de geest</w:t>
      </w:r>
      <w:r>
        <w:rPr>
          <w:color w:val="344449"/>
          <w:spacing w:val="-5"/>
          <w:sz w:val="24"/>
        </w:rPr>
        <w:t xml:space="preserve"> </w:t>
      </w:r>
      <w:r>
        <w:rPr>
          <w:color w:val="344449"/>
          <w:sz w:val="24"/>
        </w:rPr>
        <w:t>van</w:t>
      </w:r>
      <w:r>
        <w:rPr>
          <w:color w:val="344449"/>
          <w:spacing w:val="-5"/>
          <w:sz w:val="24"/>
        </w:rPr>
        <w:t xml:space="preserve"> </w:t>
      </w:r>
      <w:r>
        <w:rPr>
          <w:color w:val="344449"/>
          <w:sz w:val="24"/>
        </w:rPr>
        <w:t>deze</w:t>
      </w:r>
      <w:r>
        <w:rPr>
          <w:color w:val="344449"/>
          <w:spacing w:val="-5"/>
          <w:sz w:val="24"/>
        </w:rPr>
        <w:t xml:space="preserve"> </w:t>
      </w:r>
      <w:r>
        <w:rPr>
          <w:color w:val="344449"/>
          <w:sz w:val="24"/>
        </w:rPr>
        <w:t>wet</w:t>
      </w:r>
      <w:r>
        <w:rPr>
          <w:color w:val="344449"/>
          <w:spacing w:val="-5"/>
          <w:sz w:val="24"/>
        </w:rPr>
        <w:t xml:space="preserve"> </w:t>
      </w:r>
      <w:r>
        <w:rPr>
          <w:color w:val="344449"/>
          <w:sz w:val="24"/>
        </w:rPr>
        <w:t>of</w:t>
      </w:r>
      <w:r>
        <w:rPr>
          <w:color w:val="344449"/>
          <w:spacing w:val="-5"/>
          <w:sz w:val="24"/>
        </w:rPr>
        <w:t xml:space="preserve"> </w:t>
      </w:r>
      <w:r>
        <w:rPr>
          <w:color w:val="344449"/>
          <w:sz w:val="24"/>
        </w:rPr>
        <w:t>dit</w:t>
      </w:r>
      <w:r>
        <w:rPr>
          <w:color w:val="344449"/>
          <w:spacing w:val="-5"/>
          <w:sz w:val="24"/>
        </w:rPr>
        <w:t xml:space="preserve"> </w:t>
      </w:r>
      <w:r>
        <w:rPr>
          <w:color w:val="344449"/>
          <w:sz w:val="24"/>
        </w:rPr>
        <w:t>decreet?</w:t>
      </w:r>
      <w:r>
        <w:rPr>
          <w:color w:val="344449"/>
          <w:spacing w:val="14"/>
          <w:sz w:val="24"/>
        </w:rPr>
        <w:t xml:space="preserve"> </w:t>
      </w:r>
      <w:r>
        <w:rPr>
          <w:color w:val="344449"/>
          <w:sz w:val="24"/>
        </w:rPr>
        <w:t>Wat</w:t>
      </w:r>
      <w:r>
        <w:rPr>
          <w:color w:val="344449"/>
          <w:spacing w:val="-5"/>
          <w:sz w:val="24"/>
        </w:rPr>
        <w:t xml:space="preserve"> </w:t>
      </w:r>
      <w:r>
        <w:rPr>
          <w:color w:val="344449"/>
          <w:sz w:val="24"/>
        </w:rPr>
        <w:t>tracht</w:t>
      </w:r>
      <w:r>
        <w:rPr>
          <w:color w:val="344449"/>
          <w:spacing w:val="-5"/>
          <w:sz w:val="24"/>
        </w:rPr>
        <w:t xml:space="preserve"> </w:t>
      </w:r>
      <w:r>
        <w:rPr>
          <w:color w:val="344449"/>
          <w:sz w:val="24"/>
        </w:rPr>
        <w:t>de</w:t>
      </w:r>
      <w:r>
        <w:rPr>
          <w:color w:val="344449"/>
          <w:spacing w:val="-5"/>
          <w:sz w:val="24"/>
        </w:rPr>
        <w:t xml:space="preserve"> </w:t>
      </w:r>
      <w:r>
        <w:rPr>
          <w:color w:val="344449"/>
          <w:sz w:val="24"/>
        </w:rPr>
        <w:t>wet</w:t>
      </w:r>
      <w:r>
        <w:rPr>
          <w:color w:val="344449"/>
          <w:spacing w:val="-5"/>
          <w:sz w:val="24"/>
        </w:rPr>
        <w:t xml:space="preserve"> </w:t>
      </w:r>
      <w:r>
        <w:rPr>
          <w:color w:val="344449"/>
          <w:sz w:val="24"/>
        </w:rPr>
        <w:t>of</w:t>
      </w:r>
      <w:r>
        <w:rPr>
          <w:color w:val="344449"/>
          <w:spacing w:val="-5"/>
          <w:sz w:val="24"/>
        </w:rPr>
        <w:t xml:space="preserve"> </w:t>
      </w:r>
      <w:r>
        <w:rPr>
          <w:color w:val="344449"/>
          <w:sz w:val="24"/>
        </w:rPr>
        <w:t>het</w:t>
      </w:r>
      <w:r>
        <w:rPr>
          <w:color w:val="344449"/>
          <w:spacing w:val="-5"/>
          <w:sz w:val="24"/>
        </w:rPr>
        <w:t xml:space="preserve"> </w:t>
      </w:r>
      <w:r>
        <w:rPr>
          <w:color w:val="344449"/>
          <w:sz w:val="24"/>
        </w:rPr>
        <w:t>decreet maatschappelijk te bereiken?</w:t>
      </w:r>
    </w:p>
    <w:p w14:paraId="7C6F46C5" w14:textId="77777777" w:rsidR="00740FD9" w:rsidRDefault="0005439F">
      <w:pPr>
        <w:pStyle w:val="ListParagraph"/>
        <w:numPr>
          <w:ilvl w:val="1"/>
          <w:numId w:val="1"/>
        </w:numPr>
        <w:tabs>
          <w:tab w:val="left" w:pos="2013"/>
          <w:tab w:val="left" w:pos="2015"/>
        </w:tabs>
        <w:spacing w:line="247" w:lineRule="auto"/>
        <w:ind w:right="1559"/>
        <w:rPr>
          <w:sz w:val="24"/>
        </w:rPr>
      </w:pPr>
      <w:r>
        <w:rPr>
          <w:color w:val="344449"/>
          <w:sz w:val="24"/>
        </w:rPr>
        <w:t>Hoe kan de statistiek een rol spelen om deze wet of dit decreet uit te</w:t>
      </w:r>
      <w:r>
        <w:rPr>
          <w:color w:val="344449"/>
          <w:spacing w:val="-2"/>
          <w:sz w:val="24"/>
        </w:rPr>
        <w:t xml:space="preserve"> </w:t>
      </w:r>
      <w:r>
        <w:rPr>
          <w:color w:val="344449"/>
          <w:sz w:val="24"/>
        </w:rPr>
        <w:t>voeren</w:t>
      </w:r>
      <w:r>
        <w:rPr>
          <w:color w:val="344449"/>
          <w:spacing w:val="-2"/>
          <w:sz w:val="24"/>
        </w:rPr>
        <w:t xml:space="preserve"> </w:t>
      </w:r>
      <w:r>
        <w:rPr>
          <w:color w:val="344449"/>
          <w:sz w:val="24"/>
        </w:rPr>
        <w:t>en</w:t>
      </w:r>
      <w:r>
        <w:rPr>
          <w:color w:val="344449"/>
          <w:spacing w:val="-2"/>
          <w:sz w:val="24"/>
        </w:rPr>
        <w:t xml:space="preserve"> </w:t>
      </w:r>
      <w:r>
        <w:rPr>
          <w:color w:val="344449"/>
          <w:sz w:val="24"/>
        </w:rPr>
        <w:t>het</w:t>
      </w:r>
      <w:r>
        <w:rPr>
          <w:color w:val="344449"/>
          <w:spacing w:val="-2"/>
          <w:sz w:val="24"/>
        </w:rPr>
        <w:t xml:space="preserve"> </w:t>
      </w:r>
      <w:r>
        <w:rPr>
          <w:color w:val="344449"/>
          <w:sz w:val="24"/>
        </w:rPr>
        <w:t>maatschappelijk</w:t>
      </w:r>
      <w:r>
        <w:rPr>
          <w:color w:val="344449"/>
          <w:spacing w:val="-2"/>
          <w:sz w:val="24"/>
        </w:rPr>
        <w:t xml:space="preserve"> </w:t>
      </w:r>
      <w:r>
        <w:rPr>
          <w:color w:val="344449"/>
          <w:sz w:val="24"/>
        </w:rPr>
        <w:t>doel</w:t>
      </w:r>
      <w:r>
        <w:rPr>
          <w:color w:val="344449"/>
          <w:spacing w:val="-2"/>
          <w:sz w:val="24"/>
        </w:rPr>
        <w:t xml:space="preserve"> </w:t>
      </w:r>
      <w:r>
        <w:rPr>
          <w:color w:val="344449"/>
          <w:sz w:val="24"/>
        </w:rPr>
        <w:t>van</w:t>
      </w:r>
      <w:r>
        <w:rPr>
          <w:color w:val="344449"/>
          <w:spacing w:val="-2"/>
          <w:sz w:val="24"/>
        </w:rPr>
        <w:t xml:space="preserve"> </w:t>
      </w:r>
      <w:r>
        <w:rPr>
          <w:color w:val="344449"/>
          <w:sz w:val="24"/>
        </w:rPr>
        <w:t>de</w:t>
      </w:r>
      <w:r>
        <w:rPr>
          <w:color w:val="344449"/>
          <w:spacing w:val="-2"/>
          <w:sz w:val="24"/>
        </w:rPr>
        <w:t xml:space="preserve"> </w:t>
      </w:r>
      <w:r>
        <w:rPr>
          <w:color w:val="344449"/>
          <w:sz w:val="24"/>
        </w:rPr>
        <w:t>wet</w:t>
      </w:r>
      <w:r>
        <w:rPr>
          <w:color w:val="344449"/>
          <w:spacing w:val="-2"/>
          <w:sz w:val="24"/>
        </w:rPr>
        <w:t xml:space="preserve"> </w:t>
      </w:r>
      <w:r>
        <w:rPr>
          <w:color w:val="344449"/>
          <w:sz w:val="24"/>
        </w:rPr>
        <w:t>of</w:t>
      </w:r>
      <w:r>
        <w:rPr>
          <w:color w:val="344449"/>
          <w:spacing w:val="-2"/>
          <w:sz w:val="24"/>
        </w:rPr>
        <w:t xml:space="preserve"> </w:t>
      </w:r>
      <w:r>
        <w:rPr>
          <w:color w:val="344449"/>
          <w:sz w:val="24"/>
        </w:rPr>
        <w:t>het</w:t>
      </w:r>
      <w:r>
        <w:rPr>
          <w:color w:val="344449"/>
          <w:spacing w:val="-2"/>
          <w:sz w:val="24"/>
        </w:rPr>
        <w:t xml:space="preserve"> </w:t>
      </w:r>
      <w:r>
        <w:rPr>
          <w:color w:val="344449"/>
          <w:sz w:val="24"/>
        </w:rPr>
        <w:t>decreet</w:t>
      </w:r>
      <w:r>
        <w:rPr>
          <w:color w:val="344449"/>
          <w:spacing w:val="-2"/>
          <w:sz w:val="24"/>
        </w:rPr>
        <w:t xml:space="preserve"> </w:t>
      </w:r>
      <w:r>
        <w:rPr>
          <w:color w:val="344449"/>
          <w:sz w:val="24"/>
        </w:rPr>
        <w:t xml:space="preserve">te </w:t>
      </w:r>
      <w:r>
        <w:rPr>
          <w:color w:val="344449"/>
          <w:spacing w:val="-2"/>
          <w:sz w:val="24"/>
        </w:rPr>
        <w:t>bereiken?</w:t>
      </w:r>
    </w:p>
    <w:p w14:paraId="7C6F46C6" w14:textId="77777777" w:rsidR="00740FD9" w:rsidRDefault="0005439F">
      <w:pPr>
        <w:pStyle w:val="BodyText"/>
        <w:spacing w:before="139" w:line="247" w:lineRule="auto"/>
        <w:ind w:left="1417" w:right="1555"/>
        <w:jc w:val="both"/>
      </w:pPr>
      <w:r>
        <w:rPr>
          <w:color w:val="344449"/>
        </w:rPr>
        <w:t xml:space="preserve">Als voorbeeld van een statistiek die wordt geproduceerd vanuit een bepaalde wet of decreet kunnen we verwijzen naar de </w:t>
      </w:r>
      <w:hyperlink r:id="rId11">
        <w:r w:rsidR="00740FD9">
          <w:rPr>
            <w:color w:val="344449"/>
          </w:rPr>
          <w:t>Vlaamse</w:t>
        </w:r>
      </w:hyperlink>
      <w:r>
        <w:rPr>
          <w:color w:val="344449"/>
        </w:rPr>
        <w:t xml:space="preserve"> </w:t>
      </w:r>
      <w:hyperlink r:id="rId12">
        <w:r w:rsidR="00740FD9">
          <w:rPr>
            <w:color w:val="344449"/>
          </w:rPr>
          <w:t>openbare statistiek (VOS) rond bevolkingsomvang en ‑groei</w:t>
        </w:r>
      </w:hyperlink>
      <w:r>
        <w:rPr>
          <w:color w:val="344449"/>
        </w:rPr>
        <w:t xml:space="preserve"> waarvan</w:t>
      </w:r>
      <w:r>
        <w:rPr>
          <w:color w:val="344449"/>
          <w:spacing w:val="80"/>
        </w:rPr>
        <w:t xml:space="preserve"> </w:t>
      </w:r>
      <w:r>
        <w:rPr>
          <w:color w:val="344449"/>
        </w:rPr>
        <w:t>de bevolkingsgrootte in Antwerpen deel uitmaakt.</w:t>
      </w:r>
      <w:r>
        <w:rPr>
          <w:color w:val="344449"/>
          <w:spacing w:val="40"/>
        </w:rPr>
        <w:t xml:space="preserve"> </w:t>
      </w:r>
      <w:r>
        <w:rPr>
          <w:color w:val="344449"/>
        </w:rPr>
        <w:t xml:space="preserve">Deze statistiek wordt, onder andere, gepubliceerd omwille van de </w:t>
      </w:r>
      <w:hyperlink r:id="rId13">
        <w:r w:rsidR="00740FD9">
          <w:rPr>
            <w:color w:val="344449"/>
          </w:rPr>
          <w:t>Vlaamse Codex</w:t>
        </w:r>
      </w:hyperlink>
      <w:r>
        <w:rPr>
          <w:color w:val="344449"/>
        </w:rPr>
        <w:t xml:space="preserve"> </w:t>
      </w:r>
      <w:hyperlink r:id="rId14">
        <w:r w:rsidR="00740FD9">
          <w:rPr>
            <w:color w:val="344449"/>
          </w:rPr>
          <w:t>Ruimtelijke Ordening (VCRO)</w:t>
        </w:r>
      </w:hyperlink>
      <w:r>
        <w:rPr>
          <w:color w:val="344449"/>
        </w:rPr>
        <w:t>. Deze codex bevat bepalingen die de basis vormen</w:t>
      </w:r>
      <w:r>
        <w:rPr>
          <w:color w:val="344449"/>
          <w:spacing w:val="-14"/>
        </w:rPr>
        <w:t xml:space="preserve"> </w:t>
      </w:r>
      <w:r>
        <w:rPr>
          <w:color w:val="344449"/>
        </w:rPr>
        <w:t>voor</w:t>
      </w:r>
      <w:r>
        <w:rPr>
          <w:color w:val="344449"/>
          <w:spacing w:val="-13"/>
        </w:rPr>
        <w:t xml:space="preserve"> </w:t>
      </w:r>
      <w:r>
        <w:rPr>
          <w:color w:val="344449"/>
        </w:rPr>
        <w:t>het</w:t>
      </w:r>
      <w:r>
        <w:rPr>
          <w:color w:val="344449"/>
          <w:spacing w:val="-13"/>
        </w:rPr>
        <w:t xml:space="preserve"> </w:t>
      </w:r>
      <w:r>
        <w:rPr>
          <w:color w:val="344449"/>
        </w:rPr>
        <w:t>Beleidsplan</w:t>
      </w:r>
      <w:r>
        <w:rPr>
          <w:color w:val="344449"/>
          <w:spacing w:val="-13"/>
        </w:rPr>
        <w:t xml:space="preserve"> </w:t>
      </w:r>
      <w:r>
        <w:rPr>
          <w:color w:val="344449"/>
        </w:rPr>
        <w:t>Ruimte</w:t>
      </w:r>
      <w:r>
        <w:rPr>
          <w:color w:val="344449"/>
          <w:spacing w:val="-14"/>
        </w:rPr>
        <w:t xml:space="preserve"> </w:t>
      </w:r>
      <w:r>
        <w:rPr>
          <w:color w:val="344449"/>
        </w:rPr>
        <w:t>Vlaanderen</w:t>
      </w:r>
      <w:r>
        <w:rPr>
          <w:color w:val="344449"/>
          <w:spacing w:val="-13"/>
        </w:rPr>
        <w:t xml:space="preserve"> </w:t>
      </w:r>
      <w:r>
        <w:rPr>
          <w:color w:val="344449"/>
        </w:rPr>
        <w:t>(BRV)</w:t>
      </w:r>
      <w:r>
        <w:rPr>
          <w:color w:val="344449"/>
          <w:spacing w:val="-13"/>
        </w:rPr>
        <w:t xml:space="preserve"> </w:t>
      </w:r>
      <w:r>
        <w:rPr>
          <w:color w:val="344449"/>
        </w:rPr>
        <w:t>en</w:t>
      </w:r>
      <w:r>
        <w:rPr>
          <w:color w:val="344449"/>
          <w:spacing w:val="-13"/>
        </w:rPr>
        <w:t xml:space="preserve"> </w:t>
      </w:r>
      <w:r>
        <w:rPr>
          <w:color w:val="344449"/>
        </w:rPr>
        <w:t>de</w:t>
      </w:r>
      <w:r>
        <w:rPr>
          <w:color w:val="344449"/>
          <w:spacing w:val="-13"/>
        </w:rPr>
        <w:t xml:space="preserve"> </w:t>
      </w:r>
      <w:r>
        <w:rPr>
          <w:color w:val="344449"/>
        </w:rPr>
        <w:t>ruimtelijke beleidsplannen</w:t>
      </w:r>
      <w:r>
        <w:rPr>
          <w:color w:val="344449"/>
          <w:spacing w:val="-4"/>
        </w:rPr>
        <w:t xml:space="preserve"> </w:t>
      </w:r>
      <w:r>
        <w:rPr>
          <w:color w:val="344449"/>
        </w:rPr>
        <w:t>op</w:t>
      </w:r>
      <w:r>
        <w:rPr>
          <w:color w:val="344449"/>
          <w:spacing w:val="-4"/>
        </w:rPr>
        <w:t xml:space="preserve"> </w:t>
      </w:r>
      <w:r>
        <w:rPr>
          <w:color w:val="344449"/>
        </w:rPr>
        <w:t>provinciaal</w:t>
      </w:r>
      <w:r>
        <w:rPr>
          <w:color w:val="344449"/>
          <w:spacing w:val="-4"/>
        </w:rPr>
        <w:t xml:space="preserve"> </w:t>
      </w:r>
      <w:r>
        <w:rPr>
          <w:color w:val="344449"/>
        </w:rPr>
        <w:t>en</w:t>
      </w:r>
      <w:r>
        <w:rPr>
          <w:color w:val="344449"/>
          <w:spacing w:val="-4"/>
        </w:rPr>
        <w:t xml:space="preserve"> </w:t>
      </w:r>
      <w:r>
        <w:rPr>
          <w:color w:val="344449"/>
        </w:rPr>
        <w:t>gemeentelijk</w:t>
      </w:r>
      <w:r>
        <w:rPr>
          <w:color w:val="344449"/>
          <w:spacing w:val="-4"/>
        </w:rPr>
        <w:t xml:space="preserve"> </w:t>
      </w:r>
      <w:r>
        <w:rPr>
          <w:color w:val="344449"/>
        </w:rPr>
        <w:t>niveau.</w:t>
      </w:r>
      <w:r>
        <w:rPr>
          <w:color w:val="344449"/>
          <w:spacing w:val="21"/>
        </w:rPr>
        <w:t xml:space="preserve"> </w:t>
      </w:r>
      <w:r>
        <w:rPr>
          <w:color w:val="344449"/>
        </w:rPr>
        <w:t>Heel</w:t>
      </w:r>
      <w:r>
        <w:rPr>
          <w:color w:val="344449"/>
          <w:spacing w:val="-4"/>
        </w:rPr>
        <w:t xml:space="preserve"> </w:t>
      </w:r>
      <w:r>
        <w:rPr>
          <w:color w:val="344449"/>
        </w:rPr>
        <w:t>wat</w:t>
      </w:r>
      <w:r>
        <w:rPr>
          <w:color w:val="344449"/>
          <w:spacing w:val="-4"/>
        </w:rPr>
        <w:t xml:space="preserve"> </w:t>
      </w:r>
      <w:r>
        <w:rPr>
          <w:color w:val="344449"/>
        </w:rPr>
        <w:t>artikels in dit decreet impliceren de productie van statistieken.</w:t>
      </w:r>
      <w:r>
        <w:rPr>
          <w:color w:val="344449"/>
          <w:spacing w:val="40"/>
        </w:rPr>
        <w:t xml:space="preserve"> </w:t>
      </w:r>
      <w:r>
        <w:rPr>
          <w:color w:val="344449"/>
        </w:rPr>
        <w:t>Artikel 2.1.1. bijvoorbeeld bepaalt dat de beleidsplannen worden onderbouwd door onderzoek</w:t>
      </w:r>
      <w:r>
        <w:rPr>
          <w:color w:val="344449"/>
          <w:spacing w:val="40"/>
        </w:rPr>
        <w:t xml:space="preserve"> </w:t>
      </w:r>
      <w:r>
        <w:rPr>
          <w:color w:val="344449"/>
        </w:rPr>
        <w:t>en</w:t>
      </w:r>
      <w:r>
        <w:rPr>
          <w:color w:val="344449"/>
          <w:spacing w:val="40"/>
        </w:rPr>
        <w:t xml:space="preserve"> </w:t>
      </w:r>
      <w:r>
        <w:rPr>
          <w:color w:val="344449"/>
        </w:rPr>
        <w:t>dat</w:t>
      </w:r>
      <w:r>
        <w:rPr>
          <w:color w:val="344449"/>
          <w:spacing w:val="40"/>
        </w:rPr>
        <w:t xml:space="preserve"> </w:t>
      </w:r>
      <w:r>
        <w:rPr>
          <w:color w:val="344449"/>
        </w:rPr>
        <w:t>de</w:t>
      </w:r>
      <w:r>
        <w:rPr>
          <w:color w:val="344449"/>
          <w:spacing w:val="40"/>
        </w:rPr>
        <w:t xml:space="preserve"> </w:t>
      </w:r>
      <w:r>
        <w:rPr>
          <w:color w:val="344449"/>
        </w:rPr>
        <w:t>uitvoering</w:t>
      </w:r>
      <w:r>
        <w:rPr>
          <w:color w:val="344449"/>
          <w:spacing w:val="40"/>
        </w:rPr>
        <w:t xml:space="preserve"> </w:t>
      </w:r>
      <w:r>
        <w:rPr>
          <w:color w:val="344449"/>
        </w:rPr>
        <w:t>ervan</w:t>
      </w:r>
      <w:r>
        <w:rPr>
          <w:color w:val="344449"/>
          <w:spacing w:val="40"/>
        </w:rPr>
        <w:t xml:space="preserve"> </w:t>
      </w:r>
      <w:r>
        <w:rPr>
          <w:color w:val="344449"/>
        </w:rPr>
        <w:t>wordt</w:t>
      </w:r>
      <w:r>
        <w:rPr>
          <w:color w:val="344449"/>
          <w:spacing w:val="40"/>
        </w:rPr>
        <w:t xml:space="preserve"> </w:t>
      </w:r>
      <w:r>
        <w:rPr>
          <w:color w:val="344449"/>
        </w:rPr>
        <w:t>gemonitord.</w:t>
      </w:r>
      <w:r>
        <w:rPr>
          <w:color w:val="344449"/>
          <w:spacing w:val="80"/>
        </w:rPr>
        <w:t xml:space="preserve"> </w:t>
      </w:r>
      <w:r>
        <w:rPr>
          <w:color w:val="344449"/>
        </w:rPr>
        <w:t>Hiervoor zijn</w:t>
      </w:r>
      <w:r>
        <w:rPr>
          <w:color w:val="344449"/>
          <w:spacing w:val="-10"/>
        </w:rPr>
        <w:t xml:space="preserve"> </w:t>
      </w:r>
      <w:r>
        <w:rPr>
          <w:color w:val="344449"/>
        </w:rPr>
        <w:t>onder</w:t>
      </w:r>
      <w:r>
        <w:rPr>
          <w:color w:val="344449"/>
          <w:spacing w:val="-10"/>
        </w:rPr>
        <w:t xml:space="preserve"> </w:t>
      </w:r>
      <w:r>
        <w:rPr>
          <w:color w:val="344449"/>
        </w:rPr>
        <w:t>meer</w:t>
      </w:r>
      <w:r>
        <w:rPr>
          <w:color w:val="344449"/>
          <w:spacing w:val="-10"/>
        </w:rPr>
        <w:t xml:space="preserve"> </w:t>
      </w:r>
      <w:r>
        <w:rPr>
          <w:color w:val="344449"/>
        </w:rPr>
        <w:t>demografische</w:t>
      </w:r>
      <w:r>
        <w:rPr>
          <w:color w:val="344449"/>
          <w:spacing w:val="-10"/>
        </w:rPr>
        <w:t xml:space="preserve"> </w:t>
      </w:r>
      <w:r>
        <w:rPr>
          <w:color w:val="344449"/>
        </w:rPr>
        <w:t>gegevens</w:t>
      </w:r>
      <w:r>
        <w:rPr>
          <w:color w:val="344449"/>
          <w:spacing w:val="-10"/>
        </w:rPr>
        <w:t xml:space="preserve"> </w:t>
      </w:r>
      <w:r>
        <w:rPr>
          <w:color w:val="344449"/>
        </w:rPr>
        <w:t>nodig</w:t>
      </w:r>
      <w:r>
        <w:rPr>
          <w:color w:val="344449"/>
          <w:spacing w:val="-10"/>
        </w:rPr>
        <w:t xml:space="preserve"> </w:t>
      </w:r>
      <w:r>
        <w:rPr>
          <w:color w:val="344449"/>
        </w:rPr>
        <w:t>zoals</w:t>
      </w:r>
      <w:r>
        <w:rPr>
          <w:color w:val="344449"/>
          <w:spacing w:val="-10"/>
        </w:rPr>
        <w:t xml:space="preserve"> </w:t>
      </w:r>
      <w:r>
        <w:rPr>
          <w:color w:val="344449"/>
          <w:spacing w:val="-2"/>
        </w:rPr>
        <w:t>bevolkingsomvang,</w:t>
      </w:r>
    </w:p>
    <w:p w14:paraId="7C6F46C7" w14:textId="77777777" w:rsidR="00740FD9" w:rsidRDefault="0005439F">
      <w:pPr>
        <w:pStyle w:val="BodyText"/>
        <w:spacing w:line="271" w:lineRule="exact"/>
        <w:ind w:left="1417"/>
        <w:jc w:val="both"/>
      </w:pPr>
      <w:r>
        <w:rPr>
          <w:color w:val="344449"/>
          <w:spacing w:val="-2"/>
        </w:rPr>
        <w:t>‑groei</w:t>
      </w:r>
      <w:r>
        <w:rPr>
          <w:color w:val="344449"/>
          <w:spacing w:val="-1"/>
        </w:rPr>
        <w:t xml:space="preserve"> </w:t>
      </w:r>
      <w:r>
        <w:rPr>
          <w:color w:val="344449"/>
          <w:spacing w:val="-2"/>
        </w:rPr>
        <w:t>en</w:t>
      </w:r>
      <w:r>
        <w:rPr>
          <w:color w:val="344449"/>
          <w:spacing w:val="-1"/>
        </w:rPr>
        <w:t xml:space="preserve"> </w:t>
      </w:r>
      <w:r>
        <w:rPr>
          <w:color w:val="344449"/>
          <w:spacing w:val="-2"/>
        </w:rPr>
        <w:t>‑prognoses</w:t>
      </w:r>
      <w:r>
        <w:rPr>
          <w:color w:val="344449"/>
          <w:spacing w:val="-1"/>
        </w:rPr>
        <w:t xml:space="preserve"> </w:t>
      </w:r>
      <w:r>
        <w:rPr>
          <w:color w:val="344449"/>
          <w:spacing w:val="-2"/>
        </w:rPr>
        <w:t>om</w:t>
      </w:r>
      <w:r>
        <w:rPr>
          <w:color w:val="344449"/>
          <w:spacing w:val="-1"/>
        </w:rPr>
        <w:t xml:space="preserve"> </w:t>
      </w:r>
      <w:r>
        <w:rPr>
          <w:color w:val="344449"/>
          <w:spacing w:val="-2"/>
        </w:rPr>
        <w:t>ruimtelijke</w:t>
      </w:r>
      <w:r>
        <w:rPr>
          <w:color w:val="344449"/>
          <w:spacing w:val="-1"/>
        </w:rPr>
        <w:t xml:space="preserve"> </w:t>
      </w:r>
      <w:r>
        <w:rPr>
          <w:color w:val="344449"/>
          <w:spacing w:val="-2"/>
        </w:rPr>
        <w:t>ontwikkelingen</w:t>
      </w:r>
      <w:r>
        <w:rPr>
          <w:color w:val="344449"/>
          <w:spacing w:val="-1"/>
        </w:rPr>
        <w:t xml:space="preserve"> </w:t>
      </w:r>
      <w:r>
        <w:rPr>
          <w:color w:val="344449"/>
          <w:spacing w:val="-2"/>
        </w:rPr>
        <w:t>te</w:t>
      </w:r>
      <w:r>
        <w:rPr>
          <w:color w:val="344449"/>
          <w:spacing w:val="-1"/>
        </w:rPr>
        <w:t xml:space="preserve"> </w:t>
      </w:r>
      <w:r>
        <w:rPr>
          <w:color w:val="344449"/>
          <w:spacing w:val="-2"/>
        </w:rPr>
        <w:t>sturen.</w:t>
      </w:r>
    </w:p>
    <w:p w14:paraId="7C6F46C8" w14:textId="4EA6C140" w:rsidR="00740FD9" w:rsidRDefault="0005439F">
      <w:pPr>
        <w:pStyle w:val="BodyText"/>
        <w:spacing w:before="152" w:line="247" w:lineRule="auto"/>
        <w:ind w:left="1417" w:right="1556"/>
        <w:jc w:val="both"/>
      </w:pPr>
      <w:r>
        <w:rPr>
          <w:color w:val="344449"/>
        </w:rPr>
        <w:t>Een</w:t>
      </w:r>
      <w:r>
        <w:rPr>
          <w:color w:val="344449"/>
          <w:spacing w:val="-9"/>
        </w:rPr>
        <w:t xml:space="preserve"> </w:t>
      </w:r>
      <w:r>
        <w:rPr>
          <w:color w:val="344449"/>
        </w:rPr>
        <w:t>ander</w:t>
      </w:r>
      <w:r>
        <w:rPr>
          <w:color w:val="344449"/>
          <w:spacing w:val="-8"/>
        </w:rPr>
        <w:t xml:space="preserve"> </w:t>
      </w:r>
      <w:r>
        <w:rPr>
          <w:color w:val="344449"/>
        </w:rPr>
        <w:t>voorbeeld</w:t>
      </w:r>
      <w:r>
        <w:rPr>
          <w:color w:val="344449"/>
          <w:spacing w:val="-9"/>
        </w:rPr>
        <w:t xml:space="preserve"> </w:t>
      </w:r>
      <w:r>
        <w:rPr>
          <w:color w:val="344449"/>
        </w:rPr>
        <w:t>van</w:t>
      </w:r>
      <w:r>
        <w:rPr>
          <w:color w:val="344449"/>
          <w:spacing w:val="-9"/>
        </w:rPr>
        <w:t xml:space="preserve"> </w:t>
      </w:r>
      <w:r>
        <w:rPr>
          <w:color w:val="344449"/>
        </w:rPr>
        <w:t>een</w:t>
      </w:r>
      <w:r>
        <w:rPr>
          <w:color w:val="344449"/>
          <w:spacing w:val="-9"/>
        </w:rPr>
        <w:t xml:space="preserve"> </w:t>
      </w:r>
      <w:r>
        <w:rPr>
          <w:color w:val="344449"/>
        </w:rPr>
        <w:t>wet</w:t>
      </w:r>
      <w:r>
        <w:rPr>
          <w:color w:val="344449"/>
          <w:spacing w:val="-9"/>
        </w:rPr>
        <w:t xml:space="preserve"> </w:t>
      </w:r>
      <w:r>
        <w:rPr>
          <w:color w:val="344449"/>
        </w:rPr>
        <w:t>of</w:t>
      </w:r>
      <w:r>
        <w:rPr>
          <w:color w:val="344449"/>
          <w:spacing w:val="-8"/>
        </w:rPr>
        <w:t xml:space="preserve"> </w:t>
      </w:r>
      <w:r>
        <w:rPr>
          <w:color w:val="344449"/>
        </w:rPr>
        <w:t>decreet</w:t>
      </w:r>
      <w:r>
        <w:rPr>
          <w:color w:val="344449"/>
          <w:spacing w:val="-9"/>
        </w:rPr>
        <w:t xml:space="preserve"> </w:t>
      </w:r>
      <w:r>
        <w:rPr>
          <w:color w:val="344449"/>
        </w:rPr>
        <w:t>dat</w:t>
      </w:r>
      <w:r>
        <w:rPr>
          <w:color w:val="344449"/>
          <w:spacing w:val="-9"/>
        </w:rPr>
        <w:t xml:space="preserve"> </w:t>
      </w:r>
      <w:r>
        <w:rPr>
          <w:color w:val="344449"/>
        </w:rPr>
        <w:t>vraagt</w:t>
      </w:r>
      <w:r>
        <w:rPr>
          <w:color w:val="344449"/>
          <w:spacing w:val="-9"/>
        </w:rPr>
        <w:t xml:space="preserve"> </w:t>
      </w:r>
      <w:r>
        <w:rPr>
          <w:color w:val="344449"/>
        </w:rPr>
        <w:t>om</w:t>
      </w:r>
      <w:r>
        <w:rPr>
          <w:color w:val="344449"/>
          <w:spacing w:val="-9"/>
        </w:rPr>
        <w:t xml:space="preserve"> </w:t>
      </w:r>
      <w:r>
        <w:rPr>
          <w:color w:val="344449"/>
        </w:rPr>
        <w:t>statistieken</w:t>
      </w:r>
      <w:r>
        <w:rPr>
          <w:color w:val="344449"/>
          <w:spacing w:val="-9"/>
        </w:rPr>
        <w:t xml:space="preserve"> </w:t>
      </w:r>
      <w:r>
        <w:rPr>
          <w:color w:val="344449"/>
        </w:rPr>
        <w:t xml:space="preserve">is </w:t>
      </w:r>
      <w:r>
        <w:rPr>
          <w:color w:val="344449"/>
          <w:spacing w:val="-2"/>
        </w:rPr>
        <w:t>het</w:t>
      </w:r>
      <w:r>
        <w:rPr>
          <w:color w:val="344449"/>
          <w:spacing w:val="-12"/>
        </w:rPr>
        <w:t xml:space="preserve"> </w:t>
      </w:r>
      <w:hyperlink r:id="rId15">
        <w:r w:rsidR="00740FD9">
          <w:rPr>
            <w:color w:val="344449"/>
            <w:spacing w:val="-2"/>
          </w:rPr>
          <w:t>Decreet</w:t>
        </w:r>
        <w:r w:rsidR="00740FD9">
          <w:rPr>
            <w:color w:val="344449"/>
            <w:spacing w:val="-11"/>
          </w:rPr>
          <w:t xml:space="preserve"> </w:t>
        </w:r>
        <w:r w:rsidR="00740FD9">
          <w:rPr>
            <w:color w:val="344449"/>
            <w:spacing w:val="-2"/>
          </w:rPr>
          <w:t>betreffende</w:t>
        </w:r>
        <w:r w:rsidR="00740FD9">
          <w:rPr>
            <w:color w:val="344449"/>
            <w:spacing w:val="-11"/>
          </w:rPr>
          <w:t xml:space="preserve"> </w:t>
        </w:r>
        <w:r w:rsidR="00740FD9">
          <w:rPr>
            <w:color w:val="344449"/>
            <w:spacing w:val="-2"/>
          </w:rPr>
          <w:t>het</w:t>
        </w:r>
        <w:r w:rsidR="00740FD9">
          <w:rPr>
            <w:color w:val="344449"/>
            <w:spacing w:val="-11"/>
          </w:rPr>
          <w:t xml:space="preserve"> </w:t>
        </w:r>
        <w:r w:rsidR="00740FD9">
          <w:rPr>
            <w:color w:val="344449"/>
            <w:spacing w:val="-2"/>
          </w:rPr>
          <w:t>duurzaam</w:t>
        </w:r>
        <w:r w:rsidR="00740FD9">
          <w:rPr>
            <w:color w:val="344449"/>
            <w:spacing w:val="-12"/>
          </w:rPr>
          <w:t xml:space="preserve"> </w:t>
        </w:r>
        <w:r w:rsidR="00740FD9">
          <w:rPr>
            <w:color w:val="344449"/>
            <w:spacing w:val="-2"/>
          </w:rPr>
          <w:t>beheer</w:t>
        </w:r>
        <w:r w:rsidR="00740FD9">
          <w:rPr>
            <w:color w:val="344449"/>
            <w:spacing w:val="-11"/>
          </w:rPr>
          <w:t xml:space="preserve"> </w:t>
        </w:r>
        <w:r w:rsidR="00740FD9">
          <w:rPr>
            <w:color w:val="344449"/>
            <w:spacing w:val="-2"/>
          </w:rPr>
          <w:t>van</w:t>
        </w:r>
        <w:r w:rsidR="00740FD9">
          <w:rPr>
            <w:color w:val="344449"/>
            <w:spacing w:val="-11"/>
          </w:rPr>
          <w:t xml:space="preserve"> </w:t>
        </w:r>
        <w:r w:rsidR="00740FD9">
          <w:rPr>
            <w:color w:val="344449"/>
            <w:spacing w:val="-2"/>
          </w:rPr>
          <w:t>materiaalkringlopen</w:t>
        </w:r>
        <w:r w:rsidR="00740FD9">
          <w:rPr>
            <w:color w:val="344449"/>
            <w:spacing w:val="-11"/>
          </w:rPr>
          <w:t xml:space="preserve"> </w:t>
        </w:r>
        <w:r w:rsidR="00740FD9">
          <w:rPr>
            <w:color w:val="344449"/>
            <w:spacing w:val="-2"/>
          </w:rPr>
          <w:t>en</w:t>
        </w:r>
      </w:hyperlink>
      <w:r>
        <w:rPr>
          <w:color w:val="344449"/>
          <w:spacing w:val="-2"/>
        </w:rPr>
        <w:t xml:space="preserve"> </w:t>
      </w:r>
      <w:hyperlink r:id="rId16">
        <w:r w:rsidR="00740FD9">
          <w:rPr>
            <w:color w:val="344449"/>
          </w:rPr>
          <w:t>afvalstoffen</w:t>
        </w:r>
        <w:r w:rsidR="00740FD9">
          <w:rPr>
            <w:color w:val="344449"/>
            <w:spacing w:val="-6"/>
          </w:rPr>
          <w:t xml:space="preserve"> </w:t>
        </w:r>
        <w:r w:rsidR="00740FD9">
          <w:rPr>
            <w:color w:val="344449"/>
          </w:rPr>
          <w:t>van</w:t>
        </w:r>
        <w:r w:rsidR="00740FD9">
          <w:rPr>
            <w:color w:val="344449"/>
            <w:spacing w:val="-6"/>
          </w:rPr>
          <w:t xml:space="preserve"> </w:t>
        </w:r>
        <w:r w:rsidR="00740FD9">
          <w:rPr>
            <w:color w:val="344449"/>
          </w:rPr>
          <w:t>23</w:t>
        </w:r>
        <w:r w:rsidR="00740FD9">
          <w:rPr>
            <w:color w:val="344449"/>
            <w:spacing w:val="-6"/>
          </w:rPr>
          <w:t xml:space="preserve"> </w:t>
        </w:r>
        <w:r w:rsidR="00740FD9">
          <w:rPr>
            <w:color w:val="344449"/>
          </w:rPr>
          <w:t>december</w:t>
        </w:r>
        <w:r w:rsidR="00740FD9">
          <w:rPr>
            <w:color w:val="344449"/>
            <w:spacing w:val="-5"/>
          </w:rPr>
          <w:t xml:space="preserve"> </w:t>
        </w:r>
        <w:r w:rsidR="00740FD9">
          <w:rPr>
            <w:color w:val="344449"/>
          </w:rPr>
          <w:t>2011</w:t>
        </w:r>
      </w:hyperlink>
      <w:r>
        <w:rPr>
          <w:color w:val="344449"/>
        </w:rPr>
        <w:t>.</w:t>
      </w:r>
      <w:r>
        <w:rPr>
          <w:color w:val="344449"/>
          <w:spacing w:val="14"/>
        </w:rPr>
        <w:t xml:space="preserve"> </w:t>
      </w:r>
      <w:r>
        <w:rPr>
          <w:color w:val="344449"/>
        </w:rPr>
        <w:t>In</w:t>
      </w:r>
      <w:r>
        <w:rPr>
          <w:color w:val="344449"/>
          <w:spacing w:val="-6"/>
        </w:rPr>
        <w:t xml:space="preserve"> </w:t>
      </w:r>
      <w:r>
        <w:rPr>
          <w:color w:val="344449"/>
        </w:rPr>
        <w:t>Artikel</w:t>
      </w:r>
      <w:r>
        <w:rPr>
          <w:color w:val="344449"/>
          <w:spacing w:val="-6"/>
        </w:rPr>
        <w:t xml:space="preserve"> </w:t>
      </w:r>
      <w:r>
        <w:rPr>
          <w:color w:val="344449"/>
        </w:rPr>
        <w:t>9</w:t>
      </w:r>
      <w:r>
        <w:rPr>
          <w:color w:val="344449"/>
          <w:spacing w:val="-6"/>
        </w:rPr>
        <w:t xml:space="preserve"> </w:t>
      </w:r>
      <w:r>
        <w:rPr>
          <w:color w:val="344449"/>
        </w:rPr>
        <w:t>van</w:t>
      </w:r>
      <w:r>
        <w:rPr>
          <w:color w:val="344449"/>
          <w:spacing w:val="-6"/>
        </w:rPr>
        <w:t xml:space="preserve"> </w:t>
      </w:r>
      <w:r>
        <w:rPr>
          <w:color w:val="344449"/>
        </w:rPr>
        <w:t>dit</w:t>
      </w:r>
      <w:r>
        <w:rPr>
          <w:color w:val="344449"/>
          <w:spacing w:val="-6"/>
        </w:rPr>
        <w:t xml:space="preserve"> </w:t>
      </w:r>
      <w:r>
        <w:rPr>
          <w:color w:val="344449"/>
        </w:rPr>
        <w:t>decreet</w:t>
      </w:r>
      <w:r>
        <w:rPr>
          <w:color w:val="344449"/>
          <w:spacing w:val="-6"/>
        </w:rPr>
        <w:t xml:space="preserve"> </w:t>
      </w:r>
      <w:r>
        <w:rPr>
          <w:color w:val="344449"/>
        </w:rPr>
        <w:t>staat</w:t>
      </w:r>
      <w:r>
        <w:rPr>
          <w:color w:val="344449"/>
          <w:spacing w:val="-6"/>
        </w:rPr>
        <w:t xml:space="preserve"> </w:t>
      </w:r>
      <w:r>
        <w:rPr>
          <w:color w:val="344449"/>
        </w:rPr>
        <w:t xml:space="preserve">dat </w:t>
      </w:r>
      <w:r>
        <w:rPr>
          <w:color w:val="344449"/>
          <w:spacing w:val="-2"/>
        </w:rPr>
        <w:t>de</w:t>
      </w:r>
      <w:r>
        <w:rPr>
          <w:color w:val="344449"/>
          <w:spacing w:val="-12"/>
        </w:rPr>
        <w:t xml:space="preserve"> </w:t>
      </w:r>
      <w:r>
        <w:rPr>
          <w:color w:val="344449"/>
          <w:spacing w:val="-2"/>
        </w:rPr>
        <w:t>Vlaamse</w:t>
      </w:r>
      <w:r>
        <w:rPr>
          <w:color w:val="344449"/>
          <w:spacing w:val="-11"/>
        </w:rPr>
        <w:t xml:space="preserve"> </w:t>
      </w:r>
      <w:r>
        <w:rPr>
          <w:color w:val="344449"/>
          <w:spacing w:val="-2"/>
        </w:rPr>
        <w:t>Regering</w:t>
      </w:r>
      <w:r>
        <w:rPr>
          <w:color w:val="344449"/>
          <w:spacing w:val="-11"/>
        </w:rPr>
        <w:t xml:space="preserve"> </w:t>
      </w:r>
      <w:r>
        <w:rPr>
          <w:color w:val="344449"/>
          <w:spacing w:val="-2"/>
        </w:rPr>
        <w:t>maatregelen</w:t>
      </w:r>
      <w:r>
        <w:rPr>
          <w:color w:val="344449"/>
          <w:spacing w:val="-11"/>
        </w:rPr>
        <w:t xml:space="preserve"> </w:t>
      </w:r>
      <w:r>
        <w:rPr>
          <w:color w:val="344449"/>
          <w:spacing w:val="-2"/>
        </w:rPr>
        <w:t>moet</w:t>
      </w:r>
      <w:r>
        <w:rPr>
          <w:color w:val="344449"/>
          <w:spacing w:val="-12"/>
        </w:rPr>
        <w:t xml:space="preserve"> </w:t>
      </w:r>
      <w:r>
        <w:rPr>
          <w:color w:val="344449"/>
          <w:spacing w:val="-2"/>
        </w:rPr>
        <w:t>nemen</w:t>
      </w:r>
      <w:r>
        <w:rPr>
          <w:color w:val="344449"/>
          <w:spacing w:val="-11"/>
        </w:rPr>
        <w:t xml:space="preserve"> </w:t>
      </w:r>
      <w:r>
        <w:rPr>
          <w:color w:val="344449"/>
          <w:spacing w:val="-2"/>
        </w:rPr>
        <w:t>om</w:t>
      </w:r>
      <w:r>
        <w:rPr>
          <w:color w:val="344449"/>
          <w:spacing w:val="-11"/>
        </w:rPr>
        <w:t xml:space="preserve"> </w:t>
      </w:r>
      <w:r>
        <w:rPr>
          <w:color w:val="344449"/>
          <w:spacing w:val="-2"/>
        </w:rPr>
        <w:t>de</w:t>
      </w:r>
      <w:r>
        <w:rPr>
          <w:color w:val="344449"/>
          <w:spacing w:val="-11"/>
        </w:rPr>
        <w:t xml:space="preserve"> </w:t>
      </w:r>
      <w:r>
        <w:rPr>
          <w:color w:val="344449"/>
          <w:spacing w:val="-2"/>
        </w:rPr>
        <w:t>hoeveelheid</w:t>
      </w:r>
      <w:r>
        <w:rPr>
          <w:color w:val="344449"/>
          <w:spacing w:val="-11"/>
        </w:rPr>
        <w:t xml:space="preserve"> </w:t>
      </w:r>
      <w:r>
        <w:rPr>
          <w:color w:val="344449"/>
          <w:spacing w:val="-2"/>
        </w:rPr>
        <w:t>afval</w:t>
      </w:r>
      <w:r>
        <w:rPr>
          <w:color w:val="344449"/>
          <w:spacing w:val="-12"/>
        </w:rPr>
        <w:t xml:space="preserve"> </w:t>
      </w:r>
      <w:r>
        <w:rPr>
          <w:color w:val="344449"/>
          <w:spacing w:val="-2"/>
        </w:rPr>
        <w:t xml:space="preserve">te </w:t>
      </w:r>
      <w:r>
        <w:rPr>
          <w:color w:val="344449"/>
        </w:rPr>
        <w:t>beperken en recyclage te bevorderen.</w:t>
      </w:r>
      <w:r>
        <w:rPr>
          <w:color w:val="344449"/>
          <w:spacing w:val="40"/>
        </w:rPr>
        <w:t xml:space="preserve"> </w:t>
      </w:r>
      <w:r>
        <w:rPr>
          <w:color w:val="344449"/>
        </w:rPr>
        <w:t>Om de uitvoering van dit decreet in goede banen te leiden, moeten afvalstromen goed worden gemonitord en gerapporteerd.</w:t>
      </w:r>
      <w:r>
        <w:rPr>
          <w:color w:val="344449"/>
          <w:spacing w:val="40"/>
        </w:rPr>
        <w:t xml:space="preserve"> </w:t>
      </w:r>
      <w:r>
        <w:rPr>
          <w:color w:val="344449"/>
        </w:rPr>
        <w:t>Deze monitoring vereist kwantitatieve gegevens</w:t>
      </w:r>
      <w:r>
        <w:rPr>
          <w:color w:val="344449"/>
          <w:spacing w:val="-14"/>
        </w:rPr>
        <w:t xml:space="preserve"> </w:t>
      </w:r>
      <w:r>
        <w:rPr>
          <w:color w:val="344449"/>
        </w:rPr>
        <w:t>over</w:t>
      </w:r>
      <w:r>
        <w:rPr>
          <w:color w:val="344449"/>
          <w:spacing w:val="-13"/>
        </w:rPr>
        <w:t xml:space="preserve"> </w:t>
      </w:r>
      <w:r>
        <w:rPr>
          <w:color w:val="344449"/>
        </w:rPr>
        <w:t>afvalproductie,</w:t>
      </w:r>
      <w:r>
        <w:rPr>
          <w:color w:val="344449"/>
          <w:spacing w:val="-13"/>
        </w:rPr>
        <w:t xml:space="preserve"> </w:t>
      </w:r>
      <w:r>
        <w:rPr>
          <w:color w:val="344449"/>
        </w:rPr>
        <w:t>recyclage,</w:t>
      </w:r>
      <w:r>
        <w:rPr>
          <w:color w:val="344449"/>
          <w:spacing w:val="-13"/>
        </w:rPr>
        <w:t xml:space="preserve"> </w:t>
      </w:r>
      <w:r>
        <w:rPr>
          <w:color w:val="344449"/>
        </w:rPr>
        <w:t>verbranding</w:t>
      </w:r>
      <w:r>
        <w:rPr>
          <w:color w:val="344449"/>
          <w:spacing w:val="-14"/>
        </w:rPr>
        <w:t xml:space="preserve"> </w:t>
      </w:r>
      <w:r>
        <w:rPr>
          <w:color w:val="344449"/>
        </w:rPr>
        <w:t>en</w:t>
      </w:r>
      <w:r>
        <w:rPr>
          <w:color w:val="344449"/>
          <w:spacing w:val="-13"/>
        </w:rPr>
        <w:t xml:space="preserve"> </w:t>
      </w:r>
      <w:r>
        <w:rPr>
          <w:color w:val="344449"/>
        </w:rPr>
        <w:t>storting.</w:t>
      </w:r>
      <w:r>
        <w:rPr>
          <w:color w:val="344449"/>
          <w:spacing w:val="-13"/>
        </w:rPr>
        <w:t xml:space="preserve"> </w:t>
      </w:r>
      <w:r>
        <w:rPr>
          <w:color w:val="344449"/>
        </w:rPr>
        <w:t>Dit</w:t>
      </w:r>
      <w:r>
        <w:rPr>
          <w:color w:val="344449"/>
          <w:spacing w:val="-13"/>
        </w:rPr>
        <w:t xml:space="preserve"> </w:t>
      </w:r>
      <w:r>
        <w:rPr>
          <w:color w:val="344449"/>
        </w:rPr>
        <w:t>zijn gegevens die Statistiek Vlaanderen publiceert in de vorm van het totaal aantal</w:t>
      </w:r>
      <w:r>
        <w:rPr>
          <w:color w:val="344449"/>
          <w:spacing w:val="-9"/>
        </w:rPr>
        <w:t xml:space="preserve"> </w:t>
      </w:r>
      <w:r>
        <w:rPr>
          <w:color w:val="344449"/>
        </w:rPr>
        <w:t>ingezameld</w:t>
      </w:r>
      <w:r>
        <w:rPr>
          <w:color w:val="344449"/>
          <w:spacing w:val="-9"/>
        </w:rPr>
        <w:t xml:space="preserve"> </w:t>
      </w:r>
      <w:r>
        <w:rPr>
          <w:color w:val="344449"/>
        </w:rPr>
        <w:t>huishoudelijk</w:t>
      </w:r>
      <w:r>
        <w:rPr>
          <w:color w:val="344449"/>
          <w:spacing w:val="-9"/>
        </w:rPr>
        <w:t xml:space="preserve"> </w:t>
      </w:r>
      <w:r>
        <w:rPr>
          <w:color w:val="344449"/>
        </w:rPr>
        <w:t>en</w:t>
      </w:r>
      <w:r>
        <w:rPr>
          <w:color w:val="344449"/>
          <w:spacing w:val="-9"/>
        </w:rPr>
        <w:t xml:space="preserve"> </w:t>
      </w:r>
      <w:r>
        <w:rPr>
          <w:color w:val="344449"/>
        </w:rPr>
        <w:t>stedelijk</w:t>
      </w:r>
      <w:r>
        <w:rPr>
          <w:color w:val="344449"/>
          <w:spacing w:val="-9"/>
        </w:rPr>
        <w:t xml:space="preserve"> </w:t>
      </w:r>
      <w:r>
        <w:rPr>
          <w:color w:val="344449"/>
        </w:rPr>
        <w:t>afval</w:t>
      </w:r>
      <w:r>
        <w:rPr>
          <w:color w:val="344449"/>
          <w:spacing w:val="-9"/>
        </w:rPr>
        <w:t xml:space="preserve"> </w:t>
      </w:r>
      <w:r>
        <w:rPr>
          <w:color w:val="344449"/>
        </w:rPr>
        <w:t>in</w:t>
      </w:r>
      <w:r>
        <w:rPr>
          <w:color w:val="344449"/>
          <w:spacing w:val="-9"/>
        </w:rPr>
        <w:t xml:space="preserve"> </w:t>
      </w:r>
      <w:r w:rsidR="004F07CC">
        <w:rPr>
          <w:color w:val="344449"/>
        </w:rPr>
        <w:t>het Vlaamse Gewest</w:t>
      </w:r>
      <w:r w:rsidR="004F07CC">
        <w:rPr>
          <w:color w:val="344449"/>
          <w:spacing w:val="-9"/>
        </w:rPr>
        <w:t xml:space="preserve"> </w:t>
      </w:r>
      <w:r>
        <w:rPr>
          <w:color w:val="344449"/>
        </w:rPr>
        <w:t>door</w:t>
      </w:r>
      <w:r>
        <w:rPr>
          <w:color w:val="344449"/>
          <w:spacing w:val="-9"/>
        </w:rPr>
        <w:t xml:space="preserve"> </w:t>
      </w:r>
      <w:r>
        <w:rPr>
          <w:color w:val="344449"/>
        </w:rPr>
        <w:t>de jaren heen, het percentage dat hiervan selectief wordt verzameld, en de soorten verwerking van dit afval.</w:t>
      </w:r>
    </w:p>
    <w:p w14:paraId="7C6F46C9" w14:textId="77777777" w:rsidR="00740FD9" w:rsidRDefault="0005439F">
      <w:pPr>
        <w:pStyle w:val="BodyText"/>
        <w:spacing w:before="134" w:line="247" w:lineRule="auto"/>
        <w:ind w:left="1417" w:right="1555"/>
        <w:jc w:val="both"/>
      </w:pPr>
      <w:r>
        <w:rPr>
          <w:color w:val="344449"/>
        </w:rPr>
        <w:t>Beide</w:t>
      </w:r>
      <w:r>
        <w:rPr>
          <w:color w:val="344449"/>
          <w:spacing w:val="-9"/>
        </w:rPr>
        <w:t xml:space="preserve"> </w:t>
      </w:r>
      <w:r>
        <w:rPr>
          <w:color w:val="344449"/>
        </w:rPr>
        <w:t>voorbeelden</w:t>
      </w:r>
      <w:r>
        <w:rPr>
          <w:color w:val="344449"/>
          <w:spacing w:val="-9"/>
        </w:rPr>
        <w:t xml:space="preserve"> </w:t>
      </w:r>
      <w:r>
        <w:rPr>
          <w:color w:val="344449"/>
        </w:rPr>
        <w:t>illustreren</w:t>
      </w:r>
      <w:r>
        <w:rPr>
          <w:color w:val="344449"/>
          <w:spacing w:val="-9"/>
        </w:rPr>
        <w:t xml:space="preserve"> </w:t>
      </w:r>
      <w:r>
        <w:rPr>
          <w:color w:val="344449"/>
        </w:rPr>
        <w:t>dat</w:t>
      </w:r>
      <w:r>
        <w:rPr>
          <w:color w:val="344449"/>
          <w:spacing w:val="-9"/>
        </w:rPr>
        <w:t xml:space="preserve"> </w:t>
      </w:r>
      <w:r>
        <w:rPr>
          <w:color w:val="344449"/>
        </w:rPr>
        <w:t>wetten</w:t>
      </w:r>
      <w:r>
        <w:rPr>
          <w:color w:val="344449"/>
          <w:spacing w:val="-9"/>
        </w:rPr>
        <w:t xml:space="preserve"> </w:t>
      </w:r>
      <w:r>
        <w:rPr>
          <w:color w:val="344449"/>
        </w:rPr>
        <w:t>en</w:t>
      </w:r>
      <w:r>
        <w:rPr>
          <w:color w:val="344449"/>
          <w:spacing w:val="-9"/>
        </w:rPr>
        <w:t xml:space="preserve"> </w:t>
      </w:r>
      <w:r>
        <w:rPr>
          <w:color w:val="344449"/>
        </w:rPr>
        <w:t>decreten</w:t>
      </w:r>
      <w:r>
        <w:rPr>
          <w:color w:val="344449"/>
          <w:spacing w:val="-9"/>
        </w:rPr>
        <w:t xml:space="preserve"> </w:t>
      </w:r>
      <w:r>
        <w:rPr>
          <w:color w:val="344449"/>
        </w:rPr>
        <w:t>vaak</w:t>
      </w:r>
      <w:r>
        <w:rPr>
          <w:color w:val="344449"/>
          <w:spacing w:val="-9"/>
        </w:rPr>
        <w:t xml:space="preserve"> </w:t>
      </w:r>
      <w:r>
        <w:rPr>
          <w:color w:val="344449"/>
        </w:rPr>
        <w:t>niet</w:t>
      </w:r>
      <w:r>
        <w:rPr>
          <w:color w:val="344449"/>
          <w:spacing w:val="-9"/>
        </w:rPr>
        <w:t xml:space="preserve"> </w:t>
      </w:r>
      <w:r>
        <w:rPr>
          <w:color w:val="344449"/>
        </w:rPr>
        <w:t>specifiek beschrijven welke</w:t>
      </w:r>
      <w:r>
        <w:rPr>
          <w:color w:val="344449"/>
          <w:spacing w:val="40"/>
        </w:rPr>
        <w:t xml:space="preserve"> </w:t>
      </w:r>
      <w:r>
        <w:rPr>
          <w:color w:val="344449"/>
        </w:rPr>
        <w:t>statistieken precies moeten worden gepubliceerd.</w:t>
      </w:r>
      <w:r>
        <w:rPr>
          <w:color w:val="344449"/>
          <w:spacing w:val="80"/>
        </w:rPr>
        <w:t xml:space="preserve"> </w:t>
      </w:r>
      <w:r>
        <w:rPr>
          <w:color w:val="344449"/>
        </w:rPr>
        <w:t>Ze</w:t>
      </w:r>
      <w:r>
        <w:rPr>
          <w:color w:val="344449"/>
          <w:spacing w:val="40"/>
        </w:rPr>
        <w:t xml:space="preserve"> </w:t>
      </w:r>
      <w:r>
        <w:rPr>
          <w:color w:val="344449"/>
        </w:rPr>
        <w:t>worden</w:t>
      </w:r>
      <w:r>
        <w:rPr>
          <w:color w:val="344449"/>
          <w:spacing w:val="40"/>
        </w:rPr>
        <w:t xml:space="preserve"> </w:t>
      </w:r>
      <w:r>
        <w:rPr>
          <w:color w:val="344449"/>
        </w:rPr>
        <w:t>meestal</w:t>
      </w:r>
      <w:r>
        <w:rPr>
          <w:color w:val="344449"/>
          <w:spacing w:val="40"/>
        </w:rPr>
        <w:t xml:space="preserve"> </w:t>
      </w:r>
      <w:r>
        <w:rPr>
          <w:color w:val="344449"/>
        </w:rPr>
        <w:t>(maar</w:t>
      </w:r>
      <w:r>
        <w:rPr>
          <w:color w:val="344449"/>
          <w:spacing w:val="40"/>
        </w:rPr>
        <w:t xml:space="preserve"> </w:t>
      </w:r>
      <w:r>
        <w:rPr>
          <w:color w:val="344449"/>
        </w:rPr>
        <w:t>niet</w:t>
      </w:r>
      <w:r>
        <w:rPr>
          <w:color w:val="344449"/>
          <w:spacing w:val="40"/>
        </w:rPr>
        <w:t xml:space="preserve"> </w:t>
      </w:r>
      <w:r>
        <w:rPr>
          <w:color w:val="344449"/>
        </w:rPr>
        <w:t>altijd)</w:t>
      </w:r>
      <w:r>
        <w:rPr>
          <w:color w:val="344449"/>
          <w:spacing w:val="40"/>
        </w:rPr>
        <w:t xml:space="preserve"> </w:t>
      </w:r>
      <w:r>
        <w:rPr>
          <w:color w:val="344449"/>
        </w:rPr>
        <w:t>verder</w:t>
      </w:r>
      <w:r>
        <w:rPr>
          <w:color w:val="344449"/>
          <w:spacing w:val="40"/>
        </w:rPr>
        <w:t xml:space="preserve"> </w:t>
      </w:r>
      <w:r>
        <w:rPr>
          <w:color w:val="344449"/>
        </w:rPr>
        <w:t>vertaald</w:t>
      </w:r>
      <w:r>
        <w:rPr>
          <w:color w:val="344449"/>
          <w:spacing w:val="40"/>
        </w:rPr>
        <w:t xml:space="preserve"> </w:t>
      </w:r>
      <w:r>
        <w:rPr>
          <w:color w:val="344449"/>
        </w:rPr>
        <w:t>in</w:t>
      </w:r>
      <w:r>
        <w:rPr>
          <w:color w:val="344449"/>
          <w:spacing w:val="80"/>
        </w:rPr>
        <w:t xml:space="preserve"> </w:t>
      </w:r>
      <w:r>
        <w:rPr>
          <w:color w:val="344449"/>
        </w:rPr>
        <w:t>beleid,</w:t>
      </w:r>
      <w:r>
        <w:rPr>
          <w:color w:val="344449"/>
          <w:spacing w:val="80"/>
        </w:rPr>
        <w:t xml:space="preserve"> </w:t>
      </w:r>
      <w:r>
        <w:rPr>
          <w:color w:val="344449"/>
        </w:rPr>
        <w:t>zoals bijvoorbeeld het Beleidsplan Ruimte Vlaanderen (BRV). Zo’n beleidsplannen bevatten normaal gezien veel duidelijkere aanwijzingen over welke cijfers nu precies moeten worden gepubliceerd en waarom. Dit wordt besproken in de volgende paragraaf.</w:t>
      </w:r>
    </w:p>
    <w:p w14:paraId="7C6F46CA" w14:textId="77777777" w:rsidR="00740FD9" w:rsidRDefault="00740FD9">
      <w:pPr>
        <w:pStyle w:val="BodyText"/>
        <w:spacing w:line="247" w:lineRule="auto"/>
        <w:jc w:val="both"/>
        <w:sectPr w:rsidR="00740FD9">
          <w:pgSz w:w="11910" w:h="16840"/>
          <w:pgMar w:top="1900" w:right="708" w:bottom="280" w:left="850" w:header="708" w:footer="708" w:gutter="0"/>
          <w:cols w:space="708"/>
        </w:sectPr>
      </w:pPr>
    </w:p>
    <w:p w14:paraId="7C6F46CB" w14:textId="77777777" w:rsidR="00740FD9" w:rsidRDefault="0005439F">
      <w:pPr>
        <w:pStyle w:val="Heading1"/>
        <w:numPr>
          <w:ilvl w:val="0"/>
          <w:numId w:val="1"/>
        </w:numPr>
        <w:tabs>
          <w:tab w:val="left" w:pos="2124"/>
        </w:tabs>
        <w:spacing w:before="4"/>
        <w:ind w:right="3526"/>
      </w:pPr>
      <w:bookmarkStart w:id="7" w:name="Beleidsondersteunende_gebruikersbehoefte"/>
      <w:bookmarkEnd w:id="7"/>
      <w:r>
        <w:rPr>
          <w:color w:val="70A2B8"/>
          <w:spacing w:val="-2"/>
        </w:rPr>
        <w:lastRenderedPageBreak/>
        <w:t>BELEIDSONDERSTEUNENDE GEBRUIKERSBEHOEFTEN</w:t>
      </w:r>
    </w:p>
    <w:p w14:paraId="7C6F46CC" w14:textId="77777777" w:rsidR="00740FD9" w:rsidRDefault="0005439F">
      <w:pPr>
        <w:pStyle w:val="BodyText"/>
        <w:spacing w:before="253" w:line="247" w:lineRule="auto"/>
        <w:ind w:left="1417" w:right="1556"/>
        <w:jc w:val="both"/>
      </w:pPr>
      <w:r>
        <w:rPr>
          <w:color w:val="344449"/>
        </w:rPr>
        <w:t>Vaak moeten statistieken ook worden geproduceerd omwille van beleidsondersteunende vragen vanuit de regering, kabinetten of overheidsadministraties.</w:t>
      </w:r>
      <w:r>
        <w:rPr>
          <w:color w:val="344449"/>
          <w:spacing w:val="40"/>
        </w:rPr>
        <w:t xml:space="preserve"> </w:t>
      </w:r>
      <w:r>
        <w:rPr>
          <w:color w:val="344449"/>
        </w:rPr>
        <w:t>Zo’n vragen kunnen voortvloeien uit formele wetten en decreten, maar ze kunnen evengoed ontstaan vanuit beleidsplannen zonder dat dit wettelijk of decretaal is verankerd.</w:t>
      </w:r>
    </w:p>
    <w:p w14:paraId="7C6F46CD" w14:textId="77777777" w:rsidR="00740FD9" w:rsidRDefault="0005439F">
      <w:pPr>
        <w:pStyle w:val="BodyText"/>
        <w:spacing w:before="140" w:line="247" w:lineRule="auto"/>
        <w:ind w:left="1417" w:right="1560"/>
        <w:jc w:val="both"/>
      </w:pPr>
      <w:r>
        <w:rPr>
          <w:color w:val="344449"/>
        </w:rPr>
        <w:t>Om beleidsondersteunende gebruikersbehoeften in kaart te brengen kunnen volgende vragen worden beantwoord:</w:t>
      </w:r>
    </w:p>
    <w:p w14:paraId="7C6F46CE" w14:textId="61A4AC6B" w:rsidR="00740FD9" w:rsidRDefault="0005439F" w:rsidP="780CF93C">
      <w:pPr>
        <w:pStyle w:val="ListParagraph"/>
        <w:numPr>
          <w:ilvl w:val="1"/>
          <w:numId w:val="1"/>
        </w:numPr>
        <w:tabs>
          <w:tab w:val="left" w:pos="2013"/>
          <w:tab w:val="left" w:pos="2015"/>
        </w:tabs>
        <w:spacing w:before="143" w:line="247" w:lineRule="auto"/>
        <w:ind w:right="1556"/>
        <w:rPr>
          <w:sz w:val="24"/>
          <w:szCs w:val="24"/>
        </w:rPr>
      </w:pPr>
      <w:r w:rsidRPr="780CF93C">
        <w:rPr>
          <w:color w:val="344449"/>
          <w:sz w:val="24"/>
          <w:szCs w:val="24"/>
        </w:rPr>
        <w:t xml:space="preserve">Is deze statistiek opgenomen in een formeel beleidsinstrument zoals een strategisch plan, actieplan, beleidsbrief of </w:t>
      </w:r>
      <w:r w:rsidRPr="780CF93C">
        <w:rPr>
          <w:color w:val="344449"/>
          <w:spacing w:val="-2"/>
          <w:sz w:val="24"/>
          <w:szCs w:val="24"/>
        </w:rPr>
        <w:t>regeerverklaring?</w:t>
      </w:r>
    </w:p>
    <w:p w14:paraId="7C6F46CF" w14:textId="77777777" w:rsidR="00740FD9" w:rsidRDefault="0005439F">
      <w:pPr>
        <w:pStyle w:val="ListParagraph"/>
        <w:numPr>
          <w:ilvl w:val="1"/>
          <w:numId w:val="1"/>
        </w:numPr>
        <w:tabs>
          <w:tab w:val="left" w:pos="2013"/>
          <w:tab w:val="left" w:pos="2015"/>
        </w:tabs>
        <w:spacing w:line="247" w:lineRule="auto"/>
        <w:rPr>
          <w:sz w:val="24"/>
        </w:rPr>
      </w:pPr>
      <w:r>
        <w:rPr>
          <w:color w:val="344449"/>
          <w:sz w:val="24"/>
        </w:rPr>
        <w:t>Wordt</w:t>
      </w:r>
      <w:r>
        <w:rPr>
          <w:color w:val="344449"/>
          <w:spacing w:val="-10"/>
          <w:sz w:val="24"/>
        </w:rPr>
        <w:t xml:space="preserve"> </w:t>
      </w:r>
      <w:r>
        <w:rPr>
          <w:color w:val="344449"/>
          <w:sz w:val="24"/>
        </w:rPr>
        <w:t>de</w:t>
      </w:r>
      <w:r>
        <w:rPr>
          <w:color w:val="344449"/>
          <w:spacing w:val="-9"/>
          <w:sz w:val="24"/>
        </w:rPr>
        <w:t xml:space="preserve"> </w:t>
      </w:r>
      <w:r>
        <w:rPr>
          <w:color w:val="344449"/>
          <w:sz w:val="24"/>
        </w:rPr>
        <w:t>statistiek</w:t>
      </w:r>
      <w:r>
        <w:rPr>
          <w:color w:val="344449"/>
          <w:spacing w:val="-9"/>
          <w:sz w:val="24"/>
        </w:rPr>
        <w:t xml:space="preserve"> </w:t>
      </w:r>
      <w:r>
        <w:rPr>
          <w:color w:val="344449"/>
          <w:sz w:val="24"/>
        </w:rPr>
        <w:t>gebruikt</w:t>
      </w:r>
      <w:r>
        <w:rPr>
          <w:color w:val="344449"/>
          <w:spacing w:val="-10"/>
          <w:sz w:val="24"/>
        </w:rPr>
        <w:t xml:space="preserve"> </w:t>
      </w:r>
      <w:r>
        <w:rPr>
          <w:color w:val="344449"/>
          <w:sz w:val="24"/>
        </w:rPr>
        <w:t>voor</w:t>
      </w:r>
      <w:r>
        <w:rPr>
          <w:color w:val="344449"/>
          <w:spacing w:val="-10"/>
          <w:sz w:val="24"/>
        </w:rPr>
        <w:t xml:space="preserve"> </w:t>
      </w:r>
      <w:r>
        <w:rPr>
          <w:color w:val="344449"/>
          <w:sz w:val="24"/>
        </w:rPr>
        <w:t>beleidsontwikkeling,</w:t>
      </w:r>
      <w:r>
        <w:rPr>
          <w:color w:val="344449"/>
          <w:spacing w:val="-9"/>
          <w:sz w:val="24"/>
        </w:rPr>
        <w:t xml:space="preserve"> </w:t>
      </w:r>
      <w:r>
        <w:rPr>
          <w:color w:val="344449"/>
          <w:sz w:val="24"/>
        </w:rPr>
        <w:t>‑uitvoering of ‑evaluatie?</w:t>
      </w:r>
      <w:r>
        <w:rPr>
          <w:color w:val="344449"/>
          <w:spacing w:val="38"/>
          <w:sz w:val="24"/>
        </w:rPr>
        <w:t xml:space="preserve"> </w:t>
      </w:r>
      <w:r>
        <w:rPr>
          <w:color w:val="344449"/>
          <w:sz w:val="24"/>
        </w:rPr>
        <w:t>Welke fasen of processen binnen het beleid moeten kunnen worden opgevolgd door de statistiek?</w:t>
      </w:r>
    </w:p>
    <w:p w14:paraId="7C6F46D0" w14:textId="77777777" w:rsidR="00740FD9" w:rsidRDefault="0005439F">
      <w:pPr>
        <w:pStyle w:val="ListParagraph"/>
        <w:numPr>
          <w:ilvl w:val="1"/>
          <w:numId w:val="1"/>
        </w:numPr>
        <w:tabs>
          <w:tab w:val="left" w:pos="2013"/>
          <w:tab w:val="left" w:pos="2015"/>
        </w:tabs>
        <w:spacing w:line="247" w:lineRule="auto"/>
        <w:ind w:right="1559"/>
        <w:rPr>
          <w:sz w:val="24"/>
        </w:rPr>
      </w:pPr>
      <w:r>
        <w:rPr>
          <w:color w:val="344449"/>
          <w:sz w:val="24"/>
        </w:rPr>
        <w:t>Moet de statistiek input leveren voor een beleidsnota, rapport of parlementaire vraag?</w:t>
      </w:r>
    </w:p>
    <w:p w14:paraId="7C6F46D1" w14:textId="77777777" w:rsidR="00740FD9" w:rsidRDefault="0005439F">
      <w:pPr>
        <w:pStyle w:val="ListParagraph"/>
        <w:numPr>
          <w:ilvl w:val="1"/>
          <w:numId w:val="1"/>
        </w:numPr>
        <w:tabs>
          <w:tab w:val="left" w:pos="2013"/>
          <w:tab w:val="left" w:pos="2015"/>
        </w:tabs>
        <w:spacing w:line="247" w:lineRule="auto"/>
        <w:rPr>
          <w:sz w:val="24"/>
        </w:rPr>
      </w:pPr>
      <w:r>
        <w:rPr>
          <w:color w:val="344449"/>
          <w:sz w:val="24"/>
        </w:rPr>
        <w:t>Aan wie moet gerapporteerd worden (bv.</w:t>
      </w:r>
      <w:r>
        <w:rPr>
          <w:color w:val="344449"/>
          <w:spacing w:val="40"/>
          <w:sz w:val="24"/>
        </w:rPr>
        <w:t xml:space="preserve"> </w:t>
      </w:r>
      <w:r>
        <w:rPr>
          <w:color w:val="344449"/>
          <w:sz w:val="24"/>
        </w:rPr>
        <w:t>Vlaams Parlement, minister, Europa, Rekenhof)?</w:t>
      </w:r>
    </w:p>
    <w:p w14:paraId="7C6F46D2" w14:textId="77777777" w:rsidR="00740FD9" w:rsidRDefault="0005439F">
      <w:pPr>
        <w:pStyle w:val="ListParagraph"/>
        <w:numPr>
          <w:ilvl w:val="1"/>
          <w:numId w:val="1"/>
        </w:numPr>
        <w:tabs>
          <w:tab w:val="left" w:pos="2013"/>
          <w:tab w:val="left" w:pos="2015"/>
        </w:tabs>
        <w:spacing w:line="247" w:lineRule="auto"/>
        <w:ind w:right="1557"/>
        <w:rPr>
          <w:sz w:val="24"/>
        </w:rPr>
      </w:pPr>
      <w:r>
        <w:rPr>
          <w:color w:val="344449"/>
          <w:sz w:val="24"/>
        </w:rPr>
        <w:t>Is</w:t>
      </w:r>
      <w:r>
        <w:rPr>
          <w:color w:val="344449"/>
          <w:spacing w:val="-1"/>
          <w:sz w:val="24"/>
        </w:rPr>
        <w:t xml:space="preserve"> </w:t>
      </w:r>
      <w:r>
        <w:rPr>
          <w:color w:val="344449"/>
          <w:sz w:val="24"/>
        </w:rPr>
        <w:t>er</w:t>
      </w:r>
      <w:r>
        <w:rPr>
          <w:color w:val="344449"/>
          <w:spacing w:val="-1"/>
          <w:sz w:val="24"/>
        </w:rPr>
        <w:t xml:space="preserve"> </w:t>
      </w:r>
      <w:r>
        <w:rPr>
          <w:color w:val="344449"/>
          <w:sz w:val="24"/>
        </w:rPr>
        <w:t>een</w:t>
      </w:r>
      <w:r>
        <w:rPr>
          <w:color w:val="344449"/>
          <w:spacing w:val="-1"/>
          <w:sz w:val="24"/>
        </w:rPr>
        <w:t xml:space="preserve"> </w:t>
      </w:r>
      <w:r>
        <w:rPr>
          <w:color w:val="344449"/>
          <w:sz w:val="24"/>
        </w:rPr>
        <w:t>expliciete</w:t>
      </w:r>
      <w:r>
        <w:rPr>
          <w:color w:val="344449"/>
          <w:spacing w:val="-1"/>
          <w:sz w:val="24"/>
        </w:rPr>
        <w:t xml:space="preserve"> </w:t>
      </w:r>
      <w:r>
        <w:rPr>
          <w:color w:val="344449"/>
          <w:sz w:val="24"/>
        </w:rPr>
        <w:t>verplichting</w:t>
      </w:r>
      <w:r>
        <w:rPr>
          <w:color w:val="344449"/>
          <w:spacing w:val="-1"/>
          <w:sz w:val="24"/>
        </w:rPr>
        <w:t xml:space="preserve"> </w:t>
      </w:r>
      <w:r>
        <w:rPr>
          <w:color w:val="344449"/>
          <w:sz w:val="24"/>
        </w:rPr>
        <w:t>tot</w:t>
      </w:r>
      <w:r>
        <w:rPr>
          <w:color w:val="344449"/>
          <w:spacing w:val="-1"/>
          <w:sz w:val="24"/>
        </w:rPr>
        <w:t xml:space="preserve"> </w:t>
      </w:r>
      <w:r>
        <w:rPr>
          <w:color w:val="344449"/>
          <w:sz w:val="24"/>
        </w:rPr>
        <w:t>dataverzameling, rapportering of</w:t>
      </w:r>
      <w:r>
        <w:rPr>
          <w:color w:val="344449"/>
          <w:spacing w:val="27"/>
          <w:sz w:val="24"/>
        </w:rPr>
        <w:t xml:space="preserve"> </w:t>
      </w:r>
      <w:r>
        <w:rPr>
          <w:color w:val="344449"/>
          <w:sz w:val="24"/>
        </w:rPr>
        <w:t>monitoring</w:t>
      </w:r>
      <w:r>
        <w:rPr>
          <w:color w:val="344449"/>
          <w:spacing w:val="27"/>
          <w:sz w:val="24"/>
        </w:rPr>
        <w:t xml:space="preserve"> </w:t>
      </w:r>
      <w:r>
        <w:rPr>
          <w:color w:val="344449"/>
          <w:sz w:val="24"/>
        </w:rPr>
        <w:t>in</w:t>
      </w:r>
      <w:r>
        <w:rPr>
          <w:color w:val="344449"/>
          <w:spacing w:val="27"/>
          <w:sz w:val="24"/>
        </w:rPr>
        <w:t xml:space="preserve"> </w:t>
      </w:r>
      <w:r>
        <w:rPr>
          <w:color w:val="344449"/>
          <w:sz w:val="24"/>
        </w:rPr>
        <w:t>het</w:t>
      </w:r>
      <w:r>
        <w:rPr>
          <w:color w:val="344449"/>
          <w:spacing w:val="27"/>
          <w:sz w:val="24"/>
        </w:rPr>
        <w:t xml:space="preserve"> </w:t>
      </w:r>
      <w:r>
        <w:rPr>
          <w:color w:val="344449"/>
          <w:sz w:val="24"/>
        </w:rPr>
        <w:t>kader</w:t>
      </w:r>
      <w:r>
        <w:rPr>
          <w:color w:val="344449"/>
          <w:spacing w:val="27"/>
          <w:sz w:val="24"/>
        </w:rPr>
        <w:t xml:space="preserve"> </w:t>
      </w:r>
      <w:r>
        <w:rPr>
          <w:color w:val="344449"/>
          <w:sz w:val="24"/>
        </w:rPr>
        <w:t>van</w:t>
      </w:r>
      <w:r>
        <w:rPr>
          <w:color w:val="344449"/>
          <w:spacing w:val="27"/>
          <w:sz w:val="24"/>
        </w:rPr>
        <w:t xml:space="preserve"> </w:t>
      </w:r>
      <w:r>
        <w:rPr>
          <w:color w:val="344449"/>
          <w:sz w:val="24"/>
        </w:rPr>
        <w:t>dit</w:t>
      </w:r>
      <w:r>
        <w:rPr>
          <w:color w:val="344449"/>
          <w:spacing w:val="27"/>
          <w:sz w:val="24"/>
        </w:rPr>
        <w:t xml:space="preserve"> </w:t>
      </w:r>
      <w:r>
        <w:rPr>
          <w:color w:val="344449"/>
          <w:sz w:val="24"/>
        </w:rPr>
        <w:t>beleid?</w:t>
      </w:r>
      <w:r>
        <w:rPr>
          <w:color w:val="344449"/>
          <w:spacing w:val="80"/>
          <w:sz w:val="24"/>
        </w:rPr>
        <w:t xml:space="preserve"> </w:t>
      </w:r>
      <w:r>
        <w:rPr>
          <w:color w:val="344449"/>
          <w:sz w:val="24"/>
        </w:rPr>
        <w:t>Wat</w:t>
      </w:r>
      <w:r>
        <w:rPr>
          <w:color w:val="344449"/>
          <w:spacing w:val="27"/>
          <w:sz w:val="24"/>
        </w:rPr>
        <w:t xml:space="preserve"> </w:t>
      </w:r>
      <w:r>
        <w:rPr>
          <w:color w:val="344449"/>
          <w:sz w:val="24"/>
        </w:rPr>
        <w:t>is</w:t>
      </w:r>
      <w:r>
        <w:rPr>
          <w:color w:val="344449"/>
          <w:spacing w:val="27"/>
          <w:sz w:val="24"/>
        </w:rPr>
        <w:t xml:space="preserve"> </w:t>
      </w:r>
      <w:r>
        <w:rPr>
          <w:color w:val="344449"/>
          <w:sz w:val="24"/>
        </w:rPr>
        <w:t>de</w:t>
      </w:r>
      <w:r>
        <w:rPr>
          <w:color w:val="344449"/>
          <w:spacing w:val="27"/>
          <w:sz w:val="24"/>
        </w:rPr>
        <w:t xml:space="preserve"> </w:t>
      </w:r>
      <w:r>
        <w:rPr>
          <w:color w:val="344449"/>
          <w:sz w:val="24"/>
        </w:rPr>
        <w:t>frequentie en het formaat van deze rapportage?</w:t>
      </w:r>
      <w:r>
        <w:rPr>
          <w:color w:val="344449"/>
          <w:spacing w:val="40"/>
          <w:sz w:val="24"/>
        </w:rPr>
        <w:t xml:space="preserve"> </w:t>
      </w:r>
      <w:r>
        <w:rPr>
          <w:color w:val="344449"/>
          <w:sz w:val="24"/>
        </w:rPr>
        <w:t>Is er een deadline of cyclus waarin deze statistiek moet worden aangeleverd?</w:t>
      </w:r>
    </w:p>
    <w:p w14:paraId="7C6F46D3" w14:textId="77777777" w:rsidR="00740FD9" w:rsidRDefault="0005439F">
      <w:pPr>
        <w:pStyle w:val="ListParagraph"/>
        <w:numPr>
          <w:ilvl w:val="1"/>
          <w:numId w:val="1"/>
        </w:numPr>
        <w:tabs>
          <w:tab w:val="left" w:pos="2013"/>
          <w:tab w:val="left" w:pos="2015"/>
        </w:tabs>
        <w:spacing w:line="247" w:lineRule="auto"/>
        <w:rPr>
          <w:sz w:val="24"/>
        </w:rPr>
      </w:pPr>
      <w:r>
        <w:rPr>
          <w:color w:val="344449"/>
          <w:spacing w:val="-2"/>
          <w:sz w:val="24"/>
        </w:rPr>
        <w:t>Zijn</w:t>
      </w:r>
      <w:r>
        <w:rPr>
          <w:color w:val="344449"/>
          <w:spacing w:val="-12"/>
          <w:sz w:val="24"/>
        </w:rPr>
        <w:t xml:space="preserve"> </w:t>
      </w:r>
      <w:r>
        <w:rPr>
          <w:color w:val="344449"/>
          <w:spacing w:val="-2"/>
          <w:sz w:val="24"/>
        </w:rPr>
        <w:t>er</w:t>
      </w:r>
      <w:r>
        <w:rPr>
          <w:color w:val="344449"/>
          <w:spacing w:val="-11"/>
          <w:sz w:val="24"/>
        </w:rPr>
        <w:t xml:space="preserve"> </w:t>
      </w:r>
      <w:r>
        <w:rPr>
          <w:color w:val="344449"/>
          <w:spacing w:val="-2"/>
          <w:sz w:val="24"/>
        </w:rPr>
        <w:t>indicatoren</w:t>
      </w:r>
      <w:r>
        <w:rPr>
          <w:color w:val="344449"/>
          <w:spacing w:val="-11"/>
          <w:sz w:val="24"/>
        </w:rPr>
        <w:t xml:space="preserve"> </w:t>
      </w:r>
      <w:r>
        <w:rPr>
          <w:color w:val="344449"/>
          <w:spacing w:val="-2"/>
          <w:sz w:val="24"/>
        </w:rPr>
        <w:t>of</w:t>
      </w:r>
      <w:r>
        <w:rPr>
          <w:color w:val="344449"/>
          <w:spacing w:val="-11"/>
          <w:sz w:val="24"/>
        </w:rPr>
        <w:t xml:space="preserve"> </w:t>
      </w:r>
      <w:r>
        <w:rPr>
          <w:color w:val="344449"/>
          <w:spacing w:val="-2"/>
          <w:sz w:val="24"/>
        </w:rPr>
        <w:t>benchmarks</w:t>
      </w:r>
      <w:r>
        <w:rPr>
          <w:color w:val="344449"/>
          <w:spacing w:val="-12"/>
          <w:sz w:val="24"/>
        </w:rPr>
        <w:t xml:space="preserve"> </w:t>
      </w:r>
      <w:r>
        <w:rPr>
          <w:color w:val="344449"/>
          <w:spacing w:val="-2"/>
          <w:sz w:val="24"/>
        </w:rPr>
        <w:t>vastgelegd</w:t>
      </w:r>
      <w:r>
        <w:rPr>
          <w:color w:val="344449"/>
          <w:spacing w:val="-11"/>
          <w:sz w:val="24"/>
        </w:rPr>
        <w:t xml:space="preserve"> </w:t>
      </w:r>
      <w:r>
        <w:rPr>
          <w:color w:val="344449"/>
          <w:spacing w:val="-2"/>
          <w:sz w:val="24"/>
        </w:rPr>
        <w:t>die</w:t>
      </w:r>
      <w:r>
        <w:rPr>
          <w:color w:val="344449"/>
          <w:spacing w:val="-11"/>
          <w:sz w:val="24"/>
        </w:rPr>
        <w:t xml:space="preserve"> </w:t>
      </w:r>
      <w:r>
        <w:rPr>
          <w:color w:val="344449"/>
          <w:spacing w:val="-2"/>
          <w:sz w:val="24"/>
        </w:rPr>
        <w:t>met</w:t>
      </w:r>
      <w:r>
        <w:rPr>
          <w:color w:val="344449"/>
          <w:spacing w:val="-11"/>
          <w:sz w:val="24"/>
        </w:rPr>
        <w:t xml:space="preserve"> </w:t>
      </w:r>
      <w:r>
        <w:rPr>
          <w:color w:val="344449"/>
          <w:spacing w:val="-2"/>
          <w:sz w:val="24"/>
        </w:rPr>
        <w:t>deze</w:t>
      </w:r>
      <w:r>
        <w:rPr>
          <w:color w:val="344449"/>
          <w:spacing w:val="-11"/>
          <w:sz w:val="24"/>
        </w:rPr>
        <w:t xml:space="preserve"> </w:t>
      </w:r>
      <w:r>
        <w:rPr>
          <w:color w:val="344449"/>
          <w:spacing w:val="-2"/>
          <w:sz w:val="24"/>
        </w:rPr>
        <w:t xml:space="preserve">statistiek </w:t>
      </w:r>
      <w:r>
        <w:rPr>
          <w:color w:val="344449"/>
          <w:sz w:val="24"/>
        </w:rPr>
        <w:t>moeten worden opgevolgd?</w:t>
      </w:r>
    </w:p>
    <w:p w14:paraId="7C6F46D4" w14:textId="77777777" w:rsidR="00740FD9" w:rsidRDefault="0005439F">
      <w:pPr>
        <w:pStyle w:val="ListParagraph"/>
        <w:numPr>
          <w:ilvl w:val="1"/>
          <w:numId w:val="1"/>
        </w:numPr>
        <w:tabs>
          <w:tab w:val="left" w:pos="2013"/>
          <w:tab w:val="left" w:pos="2015"/>
          <w:tab w:val="left" w:pos="7329"/>
        </w:tabs>
        <w:spacing w:line="247" w:lineRule="auto"/>
        <w:rPr>
          <w:sz w:val="24"/>
        </w:rPr>
      </w:pPr>
      <w:r>
        <w:rPr>
          <w:color w:val="344449"/>
          <w:sz w:val="24"/>
        </w:rPr>
        <w:t>Welke</w:t>
      </w:r>
      <w:r>
        <w:rPr>
          <w:color w:val="344449"/>
          <w:spacing w:val="-9"/>
          <w:sz w:val="24"/>
        </w:rPr>
        <w:t xml:space="preserve"> </w:t>
      </w:r>
      <w:r>
        <w:rPr>
          <w:color w:val="344449"/>
          <w:sz w:val="24"/>
        </w:rPr>
        <w:t>delen</w:t>
      </w:r>
      <w:r>
        <w:rPr>
          <w:color w:val="344449"/>
          <w:spacing w:val="-9"/>
          <w:sz w:val="24"/>
        </w:rPr>
        <w:t xml:space="preserve"> </w:t>
      </w:r>
      <w:r>
        <w:rPr>
          <w:color w:val="344449"/>
          <w:sz w:val="24"/>
        </w:rPr>
        <w:t>van</w:t>
      </w:r>
      <w:r>
        <w:rPr>
          <w:color w:val="344449"/>
          <w:spacing w:val="-9"/>
          <w:sz w:val="24"/>
        </w:rPr>
        <w:t xml:space="preserve"> </w:t>
      </w:r>
      <w:r>
        <w:rPr>
          <w:color w:val="344449"/>
          <w:sz w:val="24"/>
        </w:rPr>
        <w:t>het</w:t>
      </w:r>
      <w:r>
        <w:rPr>
          <w:color w:val="344449"/>
          <w:spacing w:val="-9"/>
          <w:sz w:val="24"/>
        </w:rPr>
        <w:t xml:space="preserve"> </w:t>
      </w:r>
      <w:r>
        <w:rPr>
          <w:color w:val="344449"/>
          <w:sz w:val="24"/>
        </w:rPr>
        <w:t>beleidsplan</w:t>
      </w:r>
      <w:r>
        <w:rPr>
          <w:color w:val="344449"/>
          <w:spacing w:val="-9"/>
          <w:sz w:val="24"/>
        </w:rPr>
        <w:t xml:space="preserve"> </w:t>
      </w:r>
      <w:r>
        <w:rPr>
          <w:color w:val="344449"/>
          <w:sz w:val="24"/>
        </w:rPr>
        <w:t>moet</w:t>
      </w:r>
      <w:r>
        <w:rPr>
          <w:color w:val="344449"/>
          <w:spacing w:val="-9"/>
          <w:sz w:val="24"/>
        </w:rPr>
        <w:t xml:space="preserve"> </w:t>
      </w:r>
      <w:r>
        <w:rPr>
          <w:color w:val="344449"/>
          <w:sz w:val="24"/>
        </w:rPr>
        <w:t>de</w:t>
      </w:r>
      <w:r>
        <w:rPr>
          <w:color w:val="344449"/>
          <w:spacing w:val="-9"/>
          <w:sz w:val="24"/>
        </w:rPr>
        <w:t xml:space="preserve"> </w:t>
      </w:r>
      <w:r>
        <w:rPr>
          <w:color w:val="344449"/>
          <w:sz w:val="24"/>
        </w:rPr>
        <w:t>statistiek</w:t>
      </w:r>
      <w:r>
        <w:rPr>
          <w:color w:val="344449"/>
          <w:spacing w:val="-9"/>
          <w:sz w:val="24"/>
        </w:rPr>
        <w:t xml:space="preserve"> </w:t>
      </w:r>
      <w:r>
        <w:rPr>
          <w:color w:val="344449"/>
          <w:sz w:val="24"/>
        </w:rPr>
        <w:t>precies</w:t>
      </w:r>
      <w:r>
        <w:rPr>
          <w:color w:val="344449"/>
          <w:spacing w:val="-9"/>
          <w:sz w:val="24"/>
        </w:rPr>
        <w:t xml:space="preserve"> </w:t>
      </w:r>
      <w:r>
        <w:rPr>
          <w:color w:val="344449"/>
          <w:sz w:val="24"/>
        </w:rPr>
        <w:t>in</w:t>
      </w:r>
      <w:r>
        <w:rPr>
          <w:color w:val="344449"/>
          <w:spacing w:val="-9"/>
          <w:sz w:val="24"/>
        </w:rPr>
        <w:t xml:space="preserve"> </w:t>
      </w:r>
      <w:r>
        <w:rPr>
          <w:color w:val="344449"/>
          <w:sz w:val="24"/>
        </w:rPr>
        <w:t>kaart brengen en waarom?</w:t>
      </w:r>
      <w:r>
        <w:rPr>
          <w:color w:val="344449"/>
          <w:spacing w:val="40"/>
          <w:sz w:val="24"/>
        </w:rPr>
        <w:t xml:space="preserve"> </w:t>
      </w:r>
      <w:r>
        <w:rPr>
          <w:color w:val="344449"/>
          <w:sz w:val="24"/>
        </w:rPr>
        <w:t>Welke specifieke beleidsdoelstellingen worden</w:t>
      </w:r>
      <w:r>
        <w:rPr>
          <w:color w:val="344449"/>
          <w:spacing w:val="80"/>
          <w:w w:val="150"/>
          <w:sz w:val="24"/>
        </w:rPr>
        <w:t xml:space="preserve"> </w:t>
      </w:r>
      <w:r>
        <w:rPr>
          <w:color w:val="344449"/>
          <w:sz w:val="24"/>
        </w:rPr>
        <w:t>met</w:t>
      </w:r>
      <w:r>
        <w:rPr>
          <w:color w:val="344449"/>
          <w:spacing w:val="80"/>
          <w:w w:val="150"/>
          <w:sz w:val="24"/>
        </w:rPr>
        <w:t xml:space="preserve"> </w:t>
      </w:r>
      <w:r>
        <w:rPr>
          <w:color w:val="344449"/>
          <w:sz w:val="24"/>
        </w:rPr>
        <w:t>deze</w:t>
      </w:r>
      <w:r>
        <w:rPr>
          <w:color w:val="344449"/>
          <w:spacing w:val="80"/>
          <w:w w:val="150"/>
          <w:sz w:val="24"/>
        </w:rPr>
        <w:t xml:space="preserve"> </w:t>
      </w:r>
      <w:r>
        <w:rPr>
          <w:color w:val="344449"/>
          <w:sz w:val="24"/>
        </w:rPr>
        <w:t>statistiek</w:t>
      </w:r>
      <w:r>
        <w:rPr>
          <w:color w:val="344449"/>
          <w:spacing w:val="80"/>
          <w:w w:val="150"/>
          <w:sz w:val="24"/>
        </w:rPr>
        <w:t xml:space="preserve"> </w:t>
      </w:r>
      <w:r>
        <w:rPr>
          <w:color w:val="344449"/>
          <w:sz w:val="24"/>
        </w:rPr>
        <w:t>opgevolgd?</w:t>
      </w:r>
      <w:r>
        <w:rPr>
          <w:color w:val="344449"/>
          <w:sz w:val="24"/>
        </w:rPr>
        <w:tab/>
      </w:r>
      <w:r>
        <w:rPr>
          <w:color w:val="344449"/>
          <w:spacing w:val="-2"/>
          <w:sz w:val="24"/>
        </w:rPr>
        <w:t xml:space="preserve">(Bijvoorbeeld: </w:t>
      </w:r>
      <w:r>
        <w:rPr>
          <w:color w:val="344449"/>
          <w:sz w:val="24"/>
        </w:rPr>
        <w:t xml:space="preserve">verhoging participatie, vermindering uitstroom, verbetering </w:t>
      </w:r>
      <w:r>
        <w:rPr>
          <w:color w:val="344449"/>
          <w:spacing w:val="-2"/>
          <w:sz w:val="24"/>
        </w:rPr>
        <w:t>dienstverlening…)</w:t>
      </w:r>
    </w:p>
    <w:p w14:paraId="7C6F46D5" w14:textId="77777777" w:rsidR="00740FD9" w:rsidRDefault="0005439F" w:rsidP="780CF93C">
      <w:pPr>
        <w:pStyle w:val="ListParagraph"/>
        <w:numPr>
          <w:ilvl w:val="1"/>
          <w:numId w:val="1"/>
        </w:numPr>
        <w:tabs>
          <w:tab w:val="left" w:pos="2013"/>
          <w:tab w:val="left" w:pos="2015"/>
        </w:tabs>
        <w:spacing w:line="247" w:lineRule="auto"/>
        <w:rPr>
          <w:sz w:val="24"/>
          <w:szCs w:val="24"/>
        </w:rPr>
      </w:pPr>
      <w:r w:rsidRPr="780CF93C">
        <w:rPr>
          <w:color w:val="344449"/>
          <w:sz w:val="24"/>
          <w:szCs w:val="24"/>
        </w:rPr>
        <w:t xml:space="preserve">Wat zou er beleidsmatig gebeuren als deze statistiek er niet zou </w:t>
      </w:r>
      <w:r w:rsidRPr="780CF93C">
        <w:rPr>
          <w:color w:val="344449"/>
          <w:spacing w:val="-2"/>
          <w:sz w:val="24"/>
          <w:szCs w:val="24"/>
        </w:rPr>
        <w:t>zijn?</w:t>
      </w:r>
    </w:p>
    <w:p w14:paraId="7C6F46D6" w14:textId="77777777" w:rsidR="00740FD9" w:rsidRDefault="0005439F">
      <w:pPr>
        <w:pStyle w:val="BodyText"/>
        <w:spacing w:before="124" w:line="247" w:lineRule="auto"/>
        <w:ind w:left="1417" w:right="1555"/>
        <w:jc w:val="both"/>
      </w:pPr>
      <w:r>
        <w:rPr>
          <w:color w:val="344449"/>
        </w:rPr>
        <w:t xml:space="preserve">Hierboven werd reeds aangehaald dat de </w:t>
      </w:r>
      <w:hyperlink r:id="rId17">
        <w:r w:rsidR="00740FD9">
          <w:rPr>
            <w:color w:val="344449"/>
          </w:rPr>
          <w:t>VOS rond bevolkingsomvang</w:t>
        </w:r>
      </w:hyperlink>
      <w:r>
        <w:rPr>
          <w:color w:val="344449"/>
        </w:rPr>
        <w:t xml:space="preserve"> </w:t>
      </w:r>
      <w:hyperlink r:id="rId18">
        <w:r w:rsidR="00740FD9">
          <w:rPr>
            <w:color w:val="344449"/>
          </w:rPr>
          <w:t>en ‑groei</w:t>
        </w:r>
      </w:hyperlink>
      <w:r>
        <w:rPr>
          <w:color w:val="344449"/>
        </w:rPr>
        <w:t xml:space="preserve"> wordt gepubliceerd, onder andere, in het kader van het </w:t>
      </w:r>
      <w:hyperlink r:id="rId19">
        <w:r w:rsidR="00740FD9">
          <w:rPr>
            <w:color w:val="344449"/>
          </w:rPr>
          <w:t>Beleidsplan Ruimte Vlaanderen (BRV)</w:t>
        </w:r>
      </w:hyperlink>
      <w:r>
        <w:rPr>
          <w:color w:val="344449"/>
        </w:rPr>
        <w:t>. In dit plan wordt, onder andere, het doel geformuleerd om tegen 2040 de dagelijkse inname van open ruimte</w:t>
      </w:r>
      <w:r>
        <w:rPr>
          <w:color w:val="344449"/>
          <w:spacing w:val="40"/>
        </w:rPr>
        <w:t xml:space="preserve"> </w:t>
      </w:r>
      <w:r>
        <w:rPr>
          <w:color w:val="344449"/>
        </w:rPr>
        <w:t>door</w:t>
      </w:r>
      <w:r>
        <w:rPr>
          <w:color w:val="344449"/>
          <w:spacing w:val="40"/>
        </w:rPr>
        <w:t xml:space="preserve"> </w:t>
      </w:r>
      <w:r>
        <w:rPr>
          <w:color w:val="344449"/>
        </w:rPr>
        <w:t>bebouwing</w:t>
      </w:r>
      <w:r>
        <w:rPr>
          <w:color w:val="344449"/>
          <w:spacing w:val="40"/>
        </w:rPr>
        <w:t xml:space="preserve"> </w:t>
      </w:r>
      <w:r>
        <w:rPr>
          <w:color w:val="344449"/>
        </w:rPr>
        <w:t>terug</w:t>
      </w:r>
      <w:r>
        <w:rPr>
          <w:color w:val="344449"/>
          <w:spacing w:val="40"/>
        </w:rPr>
        <w:t xml:space="preserve"> </w:t>
      </w:r>
      <w:r>
        <w:rPr>
          <w:color w:val="344449"/>
        </w:rPr>
        <w:t>te</w:t>
      </w:r>
      <w:r>
        <w:rPr>
          <w:color w:val="344449"/>
          <w:spacing w:val="40"/>
        </w:rPr>
        <w:t xml:space="preserve"> </w:t>
      </w:r>
      <w:r>
        <w:rPr>
          <w:color w:val="344449"/>
        </w:rPr>
        <w:t>brengen</w:t>
      </w:r>
      <w:r>
        <w:rPr>
          <w:color w:val="344449"/>
          <w:spacing w:val="40"/>
        </w:rPr>
        <w:t xml:space="preserve"> </w:t>
      </w:r>
      <w:r>
        <w:rPr>
          <w:color w:val="344449"/>
        </w:rPr>
        <w:t>tot</w:t>
      </w:r>
      <w:r>
        <w:rPr>
          <w:color w:val="344449"/>
          <w:spacing w:val="40"/>
        </w:rPr>
        <w:t xml:space="preserve"> </w:t>
      </w:r>
      <w:r>
        <w:rPr>
          <w:color w:val="344449"/>
        </w:rPr>
        <w:t>nul</w:t>
      </w:r>
      <w:r>
        <w:rPr>
          <w:color w:val="344449"/>
          <w:spacing w:val="40"/>
        </w:rPr>
        <w:t xml:space="preserve"> </w:t>
      </w:r>
      <w:r>
        <w:rPr>
          <w:color w:val="344449"/>
        </w:rPr>
        <w:t>hectare.</w:t>
      </w:r>
      <w:r>
        <w:rPr>
          <w:color w:val="344449"/>
          <w:spacing w:val="80"/>
        </w:rPr>
        <w:t xml:space="preserve"> </w:t>
      </w:r>
      <w:r>
        <w:rPr>
          <w:color w:val="344449"/>
        </w:rPr>
        <w:t>Het</w:t>
      </w:r>
      <w:r>
        <w:rPr>
          <w:color w:val="344449"/>
          <w:spacing w:val="40"/>
        </w:rPr>
        <w:t xml:space="preserve"> </w:t>
      </w:r>
      <w:r>
        <w:rPr>
          <w:color w:val="344449"/>
        </w:rPr>
        <w:t>bevat een strategische visie en beleidskaders die onder meer gebaseerd zijn op bevolkingsgroei en ‑spreiding.</w:t>
      </w:r>
      <w:r>
        <w:rPr>
          <w:color w:val="344449"/>
          <w:spacing w:val="40"/>
        </w:rPr>
        <w:t xml:space="preserve"> </w:t>
      </w:r>
      <w:r>
        <w:rPr>
          <w:color w:val="344449"/>
        </w:rPr>
        <w:t>Hiermee wordt, onder andere, de behoefte</w:t>
      </w:r>
      <w:r>
        <w:rPr>
          <w:color w:val="344449"/>
          <w:spacing w:val="28"/>
        </w:rPr>
        <w:t xml:space="preserve"> </w:t>
      </w:r>
      <w:r>
        <w:rPr>
          <w:color w:val="344449"/>
        </w:rPr>
        <w:t>aan</w:t>
      </w:r>
      <w:r>
        <w:rPr>
          <w:color w:val="344449"/>
          <w:spacing w:val="28"/>
        </w:rPr>
        <w:t xml:space="preserve"> </w:t>
      </w:r>
      <w:r>
        <w:rPr>
          <w:color w:val="344449"/>
        </w:rPr>
        <w:t>woningen</w:t>
      </w:r>
      <w:r>
        <w:rPr>
          <w:color w:val="344449"/>
          <w:spacing w:val="27"/>
        </w:rPr>
        <w:t xml:space="preserve"> </w:t>
      </w:r>
      <w:r>
        <w:rPr>
          <w:color w:val="344449"/>
        </w:rPr>
        <w:t>ingeschat,</w:t>
      </w:r>
      <w:r>
        <w:rPr>
          <w:color w:val="344449"/>
          <w:spacing w:val="36"/>
        </w:rPr>
        <w:t xml:space="preserve"> </w:t>
      </w:r>
      <w:r>
        <w:rPr>
          <w:color w:val="344449"/>
        </w:rPr>
        <w:t>de</w:t>
      </w:r>
      <w:r>
        <w:rPr>
          <w:color w:val="344449"/>
          <w:spacing w:val="28"/>
        </w:rPr>
        <w:t xml:space="preserve"> </w:t>
      </w:r>
      <w:r>
        <w:rPr>
          <w:color w:val="344449"/>
        </w:rPr>
        <w:t>mobiliteitsdruk</w:t>
      </w:r>
      <w:r>
        <w:rPr>
          <w:color w:val="344449"/>
          <w:spacing w:val="27"/>
        </w:rPr>
        <w:t xml:space="preserve"> </w:t>
      </w:r>
      <w:r>
        <w:rPr>
          <w:color w:val="344449"/>
        </w:rPr>
        <w:t>voorspeld</w:t>
      </w:r>
      <w:r>
        <w:rPr>
          <w:color w:val="344449"/>
          <w:spacing w:val="28"/>
        </w:rPr>
        <w:t xml:space="preserve"> </w:t>
      </w:r>
      <w:r>
        <w:rPr>
          <w:color w:val="344449"/>
        </w:rPr>
        <w:t>en</w:t>
      </w:r>
      <w:r>
        <w:rPr>
          <w:color w:val="344449"/>
          <w:spacing w:val="28"/>
        </w:rPr>
        <w:t xml:space="preserve"> </w:t>
      </w:r>
      <w:r>
        <w:rPr>
          <w:color w:val="344449"/>
        </w:rPr>
        <w:t>de</w:t>
      </w:r>
    </w:p>
    <w:p w14:paraId="7C6F46D7" w14:textId="77777777" w:rsidR="00740FD9" w:rsidRDefault="00740FD9">
      <w:pPr>
        <w:pStyle w:val="BodyText"/>
        <w:spacing w:line="247" w:lineRule="auto"/>
        <w:jc w:val="both"/>
        <w:sectPr w:rsidR="00740FD9">
          <w:pgSz w:w="11910" w:h="16840"/>
          <w:pgMar w:top="1920" w:right="708" w:bottom="280" w:left="850" w:header="708" w:footer="708" w:gutter="0"/>
          <w:cols w:space="708"/>
        </w:sectPr>
      </w:pPr>
    </w:p>
    <w:p w14:paraId="7C6F46D8" w14:textId="77777777" w:rsidR="00740FD9" w:rsidRDefault="0005439F">
      <w:pPr>
        <w:pStyle w:val="BodyText"/>
        <w:spacing w:before="77" w:line="247" w:lineRule="auto"/>
        <w:ind w:left="1417" w:right="1553"/>
        <w:jc w:val="both"/>
      </w:pPr>
      <w:r>
        <w:rPr>
          <w:color w:val="344449"/>
        </w:rPr>
        <w:lastRenderedPageBreak/>
        <w:t xml:space="preserve">voorzieningeninfrastructuur (zoals scholen, zorg, openbaar vervoer) </w:t>
      </w:r>
      <w:r>
        <w:rPr>
          <w:color w:val="344449"/>
          <w:spacing w:val="-2"/>
        </w:rPr>
        <w:t>ingepland.</w:t>
      </w:r>
    </w:p>
    <w:p w14:paraId="7C6F46D9" w14:textId="77777777" w:rsidR="00740FD9" w:rsidRDefault="0005439F">
      <w:pPr>
        <w:pStyle w:val="BodyText"/>
        <w:spacing w:before="143" w:line="247" w:lineRule="auto"/>
        <w:ind w:left="1417" w:right="1556"/>
        <w:jc w:val="both"/>
      </w:pPr>
      <w:r>
        <w:rPr>
          <w:color w:val="344449"/>
        </w:rPr>
        <w:t>Binnen hetzelfde thema produceert Statistiek Vlaanderen bovendien ook heel wat andere statistieken.</w:t>
      </w:r>
      <w:r>
        <w:rPr>
          <w:color w:val="344449"/>
          <w:spacing w:val="40"/>
        </w:rPr>
        <w:t xml:space="preserve"> </w:t>
      </w:r>
      <w:r>
        <w:rPr>
          <w:color w:val="344449"/>
        </w:rPr>
        <w:t>Om de vooruitgang van het BRV te monitoren en bij te sturen produceert ze immers ook verschillende statistieken over hoeveel hectare is ingenomen door bebouwing, infrastructuur en industrie, de evolutie van ruimtebeslag over de jaren, regionale</w:t>
      </w:r>
      <w:r>
        <w:rPr>
          <w:color w:val="344449"/>
          <w:spacing w:val="40"/>
        </w:rPr>
        <w:t xml:space="preserve"> </w:t>
      </w:r>
      <w:r>
        <w:rPr>
          <w:color w:val="344449"/>
        </w:rPr>
        <w:t>verschillen</w:t>
      </w:r>
      <w:r>
        <w:rPr>
          <w:color w:val="344449"/>
          <w:spacing w:val="40"/>
        </w:rPr>
        <w:t xml:space="preserve"> </w:t>
      </w:r>
      <w:r>
        <w:rPr>
          <w:color w:val="344449"/>
        </w:rPr>
        <w:t>in</w:t>
      </w:r>
      <w:r>
        <w:rPr>
          <w:color w:val="344449"/>
          <w:spacing w:val="40"/>
        </w:rPr>
        <w:t xml:space="preserve"> </w:t>
      </w:r>
      <w:r>
        <w:rPr>
          <w:color w:val="344449"/>
        </w:rPr>
        <w:t>ruimtebeslag,</w:t>
      </w:r>
      <w:r>
        <w:rPr>
          <w:color w:val="344449"/>
          <w:spacing w:val="40"/>
        </w:rPr>
        <w:t xml:space="preserve"> </w:t>
      </w:r>
      <w:r>
        <w:rPr>
          <w:color w:val="344449"/>
        </w:rPr>
        <w:t>het</w:t>
      </w:r>
      <w:r>
        <w:rPr>
          <w:color w:val="344449"/>
          <w:spacing w:val="40"/>
        </w:rPr>
        <w:t xml:space="preserve"> </w:t>
      </w:r>
      <w:r>
        <w:rPr>
          <w:color w:val="344449"/>
        </w:rPr>
        <w:t>percentage</w:t>
      </w:r>
      <w:r>
        <w:rPr>
          <w:color w:val="344449"/>
          <w:spacing w:val="40"/>
        </w:rPr>
        <w:t xml:space="preserve"> </w:t>
      </w:r>
      <w:r>
        <w:rPr>
          <w:color w:val="344449"/>
        </w:rPr>
        <w:t>van</w:t>
      </w:r>
      <w:r>
        <w:rPr>
          <w:color w:val="344449"/>
          <w:spacing w:val="40"/>
        </w:rPr>
        <w:t xml:space="preserve"> </w:t>
      </w:r>
      <w:r>
        <w:rPr>
          <w:color w:val="344449"/>
        </w:rPr>
        <w:t>de</w:t>
      </w:r>
      <w:r>
        <w:rPr>
          <w:color w:val="344449"/>
          <w:spacing w:val="40"/>
        </w:rPr>
        <w:t xml:space="preserve"> </w:t>
      </w:r>
      <w:r>
        <w:rPr>
          <w:color w:val="344449"/>
        </w:rPr>
        <w:t xml:space="preserve">bodem dat verhard is (wegen, parkeerplaatsen, gebouwen), de impact van bebouwing op waterdoorlaatbaarheid en klimaatadaptatie, </w:t>
      </w:r>
      <w:proofErr w:type="spellStart"/>
      <w:r>
        <w:rPr>
          <w:color w:val="344449"/>
        </w:rPr>
        <w:t>typologieën</w:t>
      </w:r>
      <w:proofErr w:type="spellEnd"/>
      <w:r>
        <w:rPr>
          <w:color w:val="344449"/>
        </w:rPr>
        <w:t xml:space="preserve"> van bebouwde ruimte zoals lintbebouwing, kernen of verspreide bebouwing, verwachte bevolkingsgroei en huishoudens per regio, of de nood aan woonruimte versus beschikbare ruimte.</w:t>
      </w:r>
    </w:p>
    <w:p w14:paraId="7C6F46DA" w14:textId="77777777" w:rsidR="00740FD9" w:rsidRDefault="00740FD9">
      <w:pPr>
        <w:pStyle w:val="BodyText"/>
      </w:pPr>
    </w:p>
    <w:p w14:paraId="7C6F46DB" w14:textId="77777777" w:rsidR="00740FD9" w:rsidRDefault="00740FD9">
      <w:pPr>
        <w:pStyle w:val="BodyText"/>
      </w:pPr>
    </w:p>
    <w:p w14:paraId="7C6F46DC" w14:textId="77777777" w:rsidR="00740FD9" w:rsidRDefault="00740FD9">
      <w:pPr>
        <w:pStyle w:val="BodyText"/>
        <w:spacing w:before="161"/>
      </w:pPr>
    </w:p>
    <w:p w14:paraId="7C6F46DD" w14:textId="77777777" w:rsidR="00740FD9" w:rsidRDefault="0005439F">
      <w:pPr>
        <w:pStyle w:val="Heading1"/>
        <w:numPr>
          <w:ilvl w:val="0"/>
          <w:numId w:val="1"/>
        </w:numPr>
        <w:tabs>
          <w:tab w:val="left" w:pos="2124"/>
        </w:tabs>
        <w:spacing w:line="499" w:lineRule="exact"/>
        <w:ind w:hanging="707"/>
      </w:pPr>
      <w:bookmarkStart w:id="8" w:name="Maatschappelijke_gebruikersbehoeften"/>
      <w:bookmarkEnd w:id="8"/>
      <w:r>
        <w:rPr>
          <w:color w:val="70A2B8"/>
          <w:spacing w:val="-2"/>
        </w:rPr>
        <w:t>MAATSCHAPPELIJKE</w:t>
      </w:r>
    </w:p>
    <w:p w14:paraId="7C6F46DE" w14:textId="77777777" w:rsidR="00740FD9" w:rsidRDefault="0005439F">
      <w:pPr>
        <w:spacing w:line="499" w:lineRule="exact"/>
        <w:ind w:left="2124"/>
        <w:rPr>
          <w:rFonts w:ascii="Calibri"/>
          <w:b/>
          <w:sz w:val="41"/>
        </w:rPr>
      </w:pPr>
      <w:r>
        <w:rPr>
          <w:rFonts w:ascii="Calibri"/>
          <w:b/>
          <w:color w:val="70A2B8"/>
          <w:spacing w:val="-2"/>
          <w:sz w:val="41"/>
        </w:rPr>
        <w:t>GEBRUIKERSBEHOEFTEN</w:t>
      </w:r>
    </w:p>
    <w:p w14:paraId="7C6F46DF" w14:textId="77777777" w:rsidR="00740FD9" w:rsidRDefault="0005439F">
      <w:pPr>
        <w:pStyle w:val="BodyText"/>
        <w:spacing w:before="255" w:line="247" w:lineRule="auto"/>
        <w:ind w:left="1417" w:right="1556"/>
        <w:jc w:val="both"/>
      </w:pPr>
      <w:r>
        <w:rPr>
          <w:color w:val="344449"/>
        </w:rPr>
        <w:t>De publicatie van statistieken kan ook worden gestuwd door een maatschappelijke vraag zonder dat er een duidelijk beleid rond wordt gevoerd.</w:t>
      </w:r>
      <w:r>
        <w:rPr>
          <w:color w:val="344449"/>
          <w:spacing w:val="40"/>
        </w:rPr>
        <w:t xml:space="preserve"> </w:t>
      </w:r>
      <w:r>
        <w:rPr>
          <w:color w:val="344449"/>
        </w:rPr>
        <w:t>Zo’n vraag wordt dan ingegeven door maatschappelijke discussies,</w:t>
      </w:r>
      <w:r>
        <w:rPr>
          <w:color w:val="344449"/>
          <w:spacing w:val="40"/>
        </w:rPr>
        <w:t xml:space="preserve"> </w:t>
      </w:r>
      <w:r>
        <w:rPr>
          <w:color w:val="344449"/>
        </w:rPr>
        <w:t>bijvoorbeeld</w:t>
      </w:r>
      <w:r>
        <w:rPr>
          <w:color w:val="344449"/>
          <w:spacing w:val="40"/>
        </w:rPr>
        <w:t xml:space="preserve"> </w:t>
      </w:r>
      <w:r>
        <w:rPr>
          <w:color w:val="344449"/>
        </w:rPr>
        <w:t>in</w:t>
      </w:r>
      <w:r>
        <w:rPr>
          <w:color w:val="344449"/>
          <w:spacing w:val="40"/>
        </w:rPr>
        <w:t xml:space="preserve"> </w:t>
      </w:r>
      <w:r>
        <w:rPr>
          <w:color w:val="344449"/>
        </w:rPr>
        <w:t>de</w:t>
      </w:r>
      <w:r>
        <w:rPr>
          <w:color w:val="344449"/>
          <w:spacing w:val="40"/>
        </w:rPr>
        <w:t xml:space="preserve"> </w:t>
      </w:r>
      <w:r>
        <w:rPr>
          <w:color w:val="344449"/>
        </w:rPr>
        <w:t>media</w:t>
      </w:r>
      <w:r>
        <w:rPr>
          <w:color w:val="344449"/>
          <w:spacing w:val="40"/>
        </w:rPr>
        <w:t xml:space="preserve"> </w:t>
      </w:r>
      <w:r>
        <w:rPr>
          <w:color w:val="344449"/>
        </w:rPr>
        <w:t>of</w:t>
      </w:r>
      <w:r>
        <w:rPr>
          <w:color w:val="344449"/>
          <w:spacing w:val="40"/>
        </w:rPr>
        <w:t xml:space="preserve"> </w:t>
      </w:r>
      <w:r>
        <w:rPr>
          <w:color w:val="344449"/>
        </w:rPr>
        <w:t>via</w:t>
      </w:r>
      <w:r>
        <w:rPr>
          <w:color w:val="344449"/>
          <w:spacing w:val="40"/>
        </w:rPr>
        <w:t xml:space="preserve"> </w:t>
      </w:r>
      <w:r>
        <w:rPr>
          <w:color w:val="344449"/>
        </w:rPr>
        <w:t>parlementaire</w:t>
      </w:r>
      <w:r>
        <w:rPr>
          <w:color w:val="344449"/>
          <w:spacing w:val="40"/>
        </w:rPr>
        <w:t xml:space="preserve"> </w:t>
      </w:r>
      <w:r>
        <w:rPr>
          <w:color w:val="344449"/>
        </w:rPr>
        <w:t>vragen. Deze vragen zijn dus gericht op maatschappelijke relevantie, publieke verantwoording en democratische dialoog.</w:t>
      </w:r>
    </w:p>
    <w:p w14:paraId="7C6F46E0" w14:textId="77777777" w:rsidR="00740FD9" w:rsidRDefault="0005439F">
      <w:pPr>
        <w:pStyle w:val="BodyText"/>
        <w:spacing w:before="139" w:line="247" w:lineRule="auto"/>
        <w:ind w:left="1417" w:right="1561"/>
        <w:jc w:val="both"/>
      </w:pPr>
      <w:r>
        <w:rPr>
          <w:color w:val="344449"/>
        </w:rPr>
        <w:t>Om maatschappelijke gebruikersbehoeften in kaart te brengen kan je je volgende vragen stellen:</w:t>
      </w:r>
    </w:p>
    <w:p w14:paraId="7C6F46E1" w14:textId="77777777" w:rsidR="00740FD9" w:rsidRDefault="0005439F">
      <w:pPr>
        <w:pStyle w:val="ListParagraph"/>
        <w:numPr>
          <w:ilvl w:val="1"/>
          <w:numId w:val="1"/>
        </w:numPr>
        <w:tabs>
          <w:tab w:val="left" w:pos="2014"/>
        </w:tabs>
        <w:spacing w:before="143"/>
        <w:ind w:left="2014" w:right="0" w:hanging="238"/>
        <w:rPr>
          <w:sz w:val="24"/>
        </w:rPr>
      </w:pPr>
      <w:r>
        <w:rPr>
          <w:color w:val="344449"/>
          <w:spacing w:val="-2"/>
          <w:sz w:val="24"/>
        </w:rPr>
        <w:t>Welk</w:t>
      </w:r>
      <w:r>
        <w:rPr>
          <w:color w:val="344449"/>
          <w:spacing w:val="-11"/>
          <w:sz w:val="24"/>
        </w:rPr>
        <w:t xml:space="preserve"> </w:t>
      </w:r>
      <w:r>
        <w:rPr>
          <w:color w:val="344449"/>
          <w:spacing w:val="-2"/>
          <w:sz w:val="24"/>
        </w:rPr>
        <w:t>maatschappelijk</w:t>
      </w:r>
      <w:r>
        <w:rPr>
          <w:color w:val="344449"/>
          <w:spacing w:val="-11"/>
          <w:sz w:val="24"/>
        </w:rPr>
        <w:t xml:space="preserve"> </w:t>
      </w:r>
      <w:r>
        <w:rPr>
          <w:color w:val="344449"/>
          <w:spacing w:val="-2"/>
          <w:sz w:val="24"/>
        </w:rPr>
        <w:t>debat</w:t>
      </w:r>
      <w:r>
        <w:rPr>
          <w:color w:val="344449"/>
          <w:spacing w:val="-11"/>
          <w:sz w:val="24"/>
        </w:rPr>
        <w:t xml:space="preserve"> </w:t>
      </w:r>
      <w:r>
        <w:rPr>
          <w:color w:val="344449"/>
          <w:spacing w:val="-2"/>
          <w:sz w:val="24"/>
        </w:rPr>
        <w:t>wordt</w:t>
      </w:r>
      <w:r>
        <w:rPr>
          <w:color w:val="344449"/>
          <w:spacing w:val="-11"/>
          <w:sz w:val="24"/>
        </w:rPr>
        <w:t xml:space="preserve"> </w:t>
      </w:r>
      <w:r>
        <w:rPr>
          <w:color w:val="344449"/>
          <w:spacing w:val="-2"/>
          <w:sz w:val="24"/>
        </w:rPr>
        <w:t>ondersteund</w:t>
      </w:r>
      <w:r>
        <w:rPr>
          <w:color w:val="344449"/>
          <w:spacing w:val="-11"/>
          <w:sz w:val="24"/>
        </w:rPr>
        <w:t xml:space="preserve"> </w:t>
      </w:r>
      <w:r>
        <w:rPr>
          <w:color w:val="344449"/>
          <w:spacing w:val="-2"/>
          <w:sz w:val="24"/>
        </w:rPr>
        <w:t>door</w:t>
      </w:r>
      <w:r>
        <w:rPr>
          <w:color w:val="344449"/>
          <w:spacing w:val="-10"/>
          <w:sz w:val="24"/>
        </w:rPr>
        <w:t xml:space="preserve"> </w:t>
      </w:r>
      <w:r>
        <w:rPr>
          <w:color w:val="344449"/>
          <w:spacing w:val="-2"/>
          <w:sz w:val="24"/>
        </w:rPr>
        <w:t>de</w:t>
      </w:r>
      <w:r>
        <w:rPr>
          <w:color w:val="344449"/>
          <w:spacing w:val="-11"/>
          <w:sz w:val="24"/>
        </w:rPr>
        <w:t xml:space="preserve"> </w:t>
      </w:r>
      <w:r>
        <w:rPr>
          <w:color w:val="344449"/>
          <w:spacing w:val="-2"/>
          <w:sz w:val="24"/>
        </w:rPr>
        <w:t>statistiek?</w:t>
      </w:r>
    </w:p>
    <w:p w14:paraId="7C6F46E2" w14:textId="4A9BC37D" w:rsidR="00740FD9" w:rsidRDefault="0005439F" w:rsidP="780CF93C">
      <w:pPr>
        <w:pStyle w:val="ListParagraph"/>
        <w:numPr>
          <w:ilvl w:val="1"/>
          <w:numId w:val="1"/>
        </w:numPr>
        <w:tabs>
          <w:tab w:val="left" w:pos="2014"/>
        </w:tabs>
        <w:spacing w:before="8"/>
        <w:ind w:left="2014" w:right="0" w:hanging="238"/>
        <w:rPr>
          <w:sz w:val="24"/>
          <w:szCs w:val="24"/>
        </w:rPr>
      </w:pPr>
      <w:r w:rsidRPr="780CF93C">
        <w:rPr>
          <w:color w:val="344449"/>
          <w:spacing w:val="-2"/>
          <w:sz w:val="24"/>
          <w:szCs w:val="24"/>
        </w:rPr>
        <w:t>Welke</w:t>
      </w:r>
      <w:r w:rsidRPr="780CF93C">
        <w:rPr>
          <w:color w:val="344449"/>
          <w:spacing w:val="-4"/>
          <w:sz w:val="24"/>
          <w:szCs w:val="24"/>
        </w:rPr>
        <w:t xml:space="preserve"> </w:t>
      </w:r>
      <w:r w:rsidR="038FBDA9" w:rsidRPr="780CF93C">
        <w:rPr>
          <w:color w:val="344449"/>
          <w:spacing w:val="-4"/>
          <w:sz w:val="24"/>
          <w:szCs w:val="24"/>
        </w:rPr>
        <w:t>actoren</w:t>
      </w:r>
      <w:r w:rsidRPr="780CF93C">
        <w:rPr>
          <w:color w:val="344449"/>
          <w:spacing w:val="-4"/>
          <w:sz w:val="24"/>
          <w:szCs w:val="24"/>
        </w:rPr>
        <w:t xml:space="preserve"> </w:t>
      </w:r>
      <w:r w:rsidRPr="780CF93C">
        <w:rPr>
          <w:color w:val="344449"/>
          <w:spacing w:val="-2"/>
          <w:sz w:val="24"/>
          <w:szCs w:val="24"/>
        </w:rPr>
        <w:t>zijn</w:t>
      </w:r>
      <w:r w:rsidRPr="780CF93C">
        <w:rPr>
          <w:color w:val="344449"/>
          <w:spacing w:val="-4"/>
          <w:sz w:val="24"/>
          <w:szCs w:val="24"/>
        </w:rPr>
        <w:t xml:space="preserve"> </w:t>
      </w:r>
      <w:r w:rsidRPr="780CF93C">
        <w:rPr>
          <w:color w:val="344449"/>
          <w:spacing w:val="-2"/>
          <w:sz w:val="24"/>
          <w:szCs w:val="24"/>
        </w:rPr>
        <w:t>betrokken</w:t>
      </w:r>
      <w:r w:rsidRPr="780CF93C">
        <w:rPr>
          <w:color w:val="344449"/>
          <w:spacing w:val="-3"/>
          <w:sz w:val="24"/>
          <w:szCs w:val="24"/>
        </w:rPr>
        <w:t xml:space="preserve"> </w:t>
      </w:r>
      <w:r w:rsidRPr="780CF93C">
        <w:rPr>
          <w:color w:val="344449"/>
          <w:spacing w:val="-2"/>
          <w:sz w:val="24"/>
          <w:szCs w:val="24"/>
        </w:rPr>
        <w:t>bij</w:t>
      </w:r>
      <w:r w:rsidRPr="780CF93C">
        <w:rPr>
          <w:color w:val="344449"/>
          <w:spacing w:val="-4"/>
          <w:sz w:val="24"/>
          <w:szCs w:val="24"/>
        </w:rPr>
        <w:t xml:space="preserve"> </w:t>
      </w:r>
      <w:r w:rsidRPr="780CF93C">
        <w:rPr>
          <w:color w:val="344449"/>
          <w:spacing w:val="-2"/>
          <w:sz w:val="24"/>
          <w:szCs w:val="24"/>
        </w:rPr>
        <w:t>dit</w:t>
      </w:r>
      <w:r w:rsidRPr="780CF93C">
        <w:rPr>
          <w:color w:val="344449"/>
          <w:spacing w:val="-4"/>
          <w:sz w:val="24"/>
          <w:szCs w:val="24"/>
        </w:rPr>
        <w:t xml:space="preserve"> </w:t>
      </w:r>
      <w:r w:rsidRPr="780CF93C">
        <w:rPr>
          <w:color w:val="344449"/>
          <w:spacing w:val="-2"/>
          <w:sz w:val="24"/>
          <w:szCs w:val="24"/>
        </w:rPr>
        <w:t>debat?</w:t>
      </w:r>
    </w:p>
    <w:p w14:paraId="7C6F46E3" w14:textId="77777777" w:rsidR="00740FD9" w:rsidRDefault="0005439F">
      <w:pPr>
        <w:pStyle w:val="ListParagraph"/>
        <w:numPr>
          <w:ilvl w:val="1"/>
          <w:numId w:val="1"/>
        </w:numPr>
        <w:tabs>
          <w:tab w:val="left" w:pos="2013"/>
          <w:tab w:val="left" w:pos="2015"/>
        </w:tabs>
        <w:spacing w:before="7" w:line="247" w:lineRule="auto"/>
        <w:jc w:val="left"/>
        <w:rPr>
          <w:sz w:val="24"/>
        </w:rPr>
      </w:pPr>
      <w:r>
        <w:rPr>
          <w:color w:val="344449"/>
          <w:sz w:val="24"/>
        </w:rPr>
        <w:t>Is</w:t>
      </w:r>
      <w:r>
        <w:rPr>
          <w:color w:val="344449"/>
          <w:spacing w:val="-9"/>
          <w:sz w:val="24"/>
        </w:rPr>
        <w:t xml:space="preserve"> </w:t>
      </w:r>
      <w:r>
        <w:rPr>
          <w:color w:val="344449"/>
          <w:sz w:val="24"/>
        </w:rPr>
        <w:t>er</w:t>
      </w:r>
      <w:r>
        <w:rPr>
          <w:color w:val="344449"/>
          <w:spacing w:val="-9"/>
          <w:sz w:val="24"/>
        </w:rPr>
        <w:t xml:space="preserve"> </w:t>
      </w:r>
      <w:r>
        <w:rPr>
          <w:color w:val="344449"/>
          <w:sz w:val="24"/>
        </w:rPr>
        <w:t>een</w:t>
      </w:r>
      <w:r>
        <w:rPr>
          <w:color w:val="344449"/>
          <w:spacing w:val="-9"/>
          <w:sz w:val="24"/>
        </w:rPr>
        <w:t xml:space="preserve"> </w:t>
      </w:r>
      <w:r>
        <w:rPr>
          <w:color w:val="344449"/>
          <w:sz w:val="24"/>
        </w:rPr>
        <w:t>actuele</w:t>
      </w:r>
      <w:r>
        <w:rPr>
          <w:color w:val="344449"/>
          <w:spacing w:val="-9"/>
          <w:sz w:val="24"/>
        </w:rPr>
        <w:t xml:space="preserve"> </w:t>
      </w:r>
      <w:r>
        <w:rPr>
          <w:color w:val="344449"/>
          <w:sz w:val="24"/>
        </w:rPr>
        <w:t>gebeurtenis,</w:t>
      </w:r>
      <w:r>
        <w:rPr>
          <w:color w:val="344449"/>
          <w:spacing w:val="-9"/>
          <w:sz w:val="24"/>
        </w:rPr>
        <w:t xml:space="preserve"> </w:t>
      </w:r>
      <w:r>
        <w:rPr>
          <w:color w:val="344449"/>
          <w:sz w:val="24"/>
        </w:rPr>
        <w:t>beleidswijziging</w:t>
      </w:r>
      <w:r>
        <w:rPr>
          <w:color w:val="344449"/>
          <w:spacing w:val="-9"/>
          <w:sz w:val="24"/>
        </w:rPr>
        <w:t xml:space="preserve"> </w:t>
      </w:r>
      <w:r>
        <w:rPr>
          <w:color w:val="344449"/>
          <w:sz w:val="24"/>
        </w:rPr>
        <w:t>of</w:t>
      </w:r>
      <w:r>
        <w:rPr>
          <w:color w:val="344449"/>
          <w:spacing w:val="-9"/>
          <w:sz w:val="24"/>
        </w:rPr>
        <w:t xml:space="preserve"> </w:t>
      </w:r>
      <w:r>
        <w:rPr>
          <w:color w:val="344449"/>
          <w:sz w:val="24"/>
        </w:rPr>
        <w:t>maatschappelijke trend die aanleiding geeft tot dit debat?</w:t>
      </w:r>
    </w:p>
    <w:p w14:paraId="7C6F46E4" w14:textId="77777777" w:rsidR="00740FD9" w:rsidRDefault="0005439F">
      <w:pPr>
        <w:pStyle w:val="ListParagraph"/>
        <w:numPr>
          <w:ilvl w:val="1"/>
          <w:numId w:val="1"/>
        </w:numPr>
        <w:tabs>
          <w:tab w:val="left" w:pos="2013"/>
          <w:tab w:val="left" w:pos="2015"/>
        </w:tabs>
        <w:spacing w:line="247" w:lineRule="auto"/>
        <w:ind w:right="1559"/>
        <w:jc w:val="left"/>
        <w:rPr>
          <w:sz w:val="24"/>
        </w:rPr>
      </w:pPr>
      <w:r>
        <w:rPr>
          <w:color w:val="344449"/>
          <w:sz w:val="24"/>
        </w:rPr>
        <w:t>Welk</w:t>
      </w:r>
      <w:r>
        <w:rPr>
          <w:color w:val="344449"/>
          <w:spacing w:val="32"/>
          <w:sz w:val="24"/>
        </w:rPr>
        <w:t xml:space="preserve"> </w:t>
      </w:r>
      <w:r>
        <w:rPr>
          <w:color w:val="344449"/>
          <w:sz w:val="24"/>
        </w:rPr>
        <w:t>maatschappelijk</w:t>
      </w:r>
      <w:r>
        <w:rPr>
          <w:color w:val="344449"/>
          <w:spacing w:val="32"/>
          <w:sz w:val="24"/>
        </w:rPr>
        <w:t xml:space="preserve"> </w:t>
      </w:r>
      <w:r>
        <w:rPr>
          <w:color w:val="344449"/>
          <w:sz w:val="24"/>
        </w:rPr>
        <w:t>vraagstuk</w:t>
      </w:r>
      <w:r>
        <w:rPr>
          <w:color w:val="344449"/>
          <w:spacing w:val="32"/>
          <w:sz w:val="24"/>
        </w:rPr>
        <w:t xml:space="preserve"> </w:t>
      </w:r>
      <w:r>
        <w:rPr>
          <w:color w:val="344449"/>
          <w:sz w:val="24"/>
        </w:rPr>
        <w:t>of</w:t>
      </w:r>
      <w:r>
        <w:rPr>
          <w:color w:val="344449"/>
          <w:spacing w:val="32"/>
          <w:sz w:val="24"/>
        </w:rPr>
        <w:t xml:space="preserve"> </w:t>
      </w:r>
      <w:r>
        <w:rPr>
          <w:color w:val="344449"/>
          <w:sz w:val="24"/>
        </w:rPr>
        <w:t>publieke</w:t>
      </w:r>
      <w:r>
        <w:rPr>
          <w:color w:val="344449"/>
          <w:spacing w:val="32"/>
          <w:sz w:val="24"/>
        </w:rPr>
        <w:t xml:space="preserve"> </w:t>
      </w:r>
      <w:r>
        <w:rPr>
          <w:color w:val="344449"/>
          <w:sz w:val="24"/>
        </w:rPr>
        <w:t>bezorgdheid</w:t>
      </w:r>
      <w:r>
        <w:rPr>
          <w:color w:val="344449"/>
          <w:spacing w:val="32"/>
          <w:sz w:val="24"/>
        </w:rPr>
        <w:t xml:space="preserve"> </w:t>
      </w:r>
      <w:r>
        <w:rPr>
          <w:color w:val="344449"/>
          <w:sz w:val="24"/>
        </w:rPr>
        <w:t>wordt door deze statistiek zichtbaar gemaakt of geduid?</w:t>
      </w:r>
    </w:p>
    <w:p w14:paraId="7C6F46E5" w14:textId="77777777" w:rsidR="00740FD9" w:rsidRDefault="0005439F" w:rsidP="780CF93C">
      <w:pPr>
        <w:pStyle w:val="ListParagraph"/>
        <w:numPr>
          <w:ilvl w:val="1"/>
          <w:numId w:val="1"/>
        </w:numPr>
        <w:tabs>
          <w:tab w:val="left" w:pos="2013"/>
          <w:tab w:val="left" w:pos="2015"/>
        </w:tabs>
        <w:spacing w:line="247" w:lineRule="auto"/>
        <w:ind w:right="1556"/>
        <w:jc w:val="left"/>
        <w:rPr>
          <w:sz w:val="24"/>
          <w:szCs w:val="24"/>
        </w:rPr>
      </w:pPr>
      <w:r w:rsidRPr="780CF93C">
        <w:rPr>
          <w:color w:val="344449"/>
          <w:sz w:val="24"/>
          <w:szCs w:val="24"/>
        </w:rPr>
        <w:t>Welke misvattingen, percepties of controverses kunnen met deze statistiek worden geobjectiveerd of genuanceerd?</w:t>
      </w:r>
    </w:p>
    <w:p w14:paraId="7C6F46E6" w14:textId="77777777" w:rsidR="00740FD9" w:rsidRDefault="0005439F">
      <w:pPr>
        <w:pStyle w:val="ListParagraph"/>
        <w:numPr>
          <w:ilvl w:val="1"/>
          <w:numId w:val="1"/>
        </w:numPr>
        <w:tabs>
          <w:tab w:val="left" w:pos="2013"/>
          <w:tab w:val="left" w:pos="2015"/>
          <w:tab w:val="left" w:pos="6928"/>
        </w:tabs>
        <w:spacing w:line="247" w:lineRule="auto"/>
        <w:ind w:right="1559"/>
        <w:jc w:val="left"/>
        <w:rPr>
          <w:sz w:val="24"/>
        </w:rPr>
      </w:pPr>
      <w:r>
        <w:rPr>
          <w:color w:val="344449"/>
          <w:sz w:val="24"/>
        </w:rPr>
        <w:t>Hoe</w:t>
      </w:r>
      <w:r>
        <w:rPr>
          <w:color w:val="344449"/>
          <w:spacing w:val="80"/>
          <w:sz w:val="24"/>
        </w:rPr>
        <w:t xml:space="preserve"> </w:t>
      </w:r>
      <w:r>
        <w:rPr>
          <w:color w:val="344449"/>
          <w:sz w:val="24"/>
        </w:rPr>
        <w:t>draagt</w:t>
      </w:r>
      <w:r>
        <w:rPr>
          <w:color w:val="344449"/>
          <w:spacing w:val="80"/>
          <w:sz w:val="24"/>
        </w:rPr>
        <w:t xml:space="preserve"> </w:t>
      </w:r>
      <w:r>
        <w:rPr>
          <w:color w:val="344449"/>
          <w:sz w:val="24"/>
        </w:rPr>
        <w:t>de</w:t>
      </w:r>
      <w:r>
        <w:rPr>
          <w:color w:val="344449"/>
          <w:spacing w:val="80"/>
          <w:sz w:val="24"/>
        </w:rPr>
        <w:t xml:space="preserve"> </w:t>
      </w:r>
      <w:r>
        <w:rPr>
          <w:color w:val="344449"/>
          <w:sz w:val="24"/>
        </w:rPr>
        <w:t>statistiek</w:t>
      </w:r>
      <w:r>
        <w:rPr>
          <w:color w:val="344449"/>
          <w:spacing w:val="80"/>
          <w:sz w:val="24"/>
        </w:rPr>
        <w:t xml:space="preserve"> </w:t>
      </w:r>
      <w:r>
        <w:rPr>
          <w:color w:val="344449"/>
          <w:sz w:val="24"/>
        </w:rPr>
        <w:t>bij</w:t>
      </w:r>
      <w:r>
        <w:rPr>
          <w:color w:val="344449"/>
          <w:spacing w:val="80"/>
          <w:sz w:val="24"/>
        </w:rPr>
        <w:t xml:space="preserve"> </w:t>
      </w:r>
      <w:r>
        <w:rPr>
          <w:color w:val="344449"/>
          <w:sz w:val="24"/>
        </w:rPr>
        <w:t>aan</w:t>
      </w:r>
      <w:r>
        <w:rPr>
          <w:color w:val="344449"/>
          <w:spacing w:val="80"/>
          <w:sz w:val="24"/>
        </w:rPr>
        <w:t xml:space="preserve"> </w:t>
      </w:r>
      <w:r>
        <w:rPr>
          <w:color w:val="344449"/>
          <w:sz w:val="24"/>
        </w:rPr>
        <w:t>dialoog,</w:t>
      </w:r>
      <w:r>
        <w:rPr>
          <w:color w:val="344449"/>
          <w:sz w:val="24"/>
        </w:rPr>
        <w:tab/>
        <w:t>sensibilisering</w:t>
      </w:r>
      <w:r>
        <w:rPr>
          <w:color w:val="344449"/>
          <w:spacing w:val="79"/>
          <w:sz w:val="24"/>
        </w:rPr>
        <w:t xml:space="preserve"> </w:t>
      </w:r>
      <w:r>
        <w:rPr>
          <w:color w:val="344449"/>
          <w:sz w:val="24"/>
        </w:rPr>
        <w:t xml:space="preserve">of </w:t>
      </w:r>
      <w:r>
        <w:rPr>
          <w:color w:val="344449"/>
          <w:spacing w:val="-2"/>
          <w:sz w:val="24"/>
        </w:rPr>
        <w:t>beleidsverantwoording?</w:t>
      </w:r>
    </w:p>
    <w:p w14:paraId="7C6F46E7" w14:textId="77777777" w:rsidR="00740FD9" w:rsidRDefault="0005439F">
      <w:pPr>
        <w:pStyle w:val="ListParagraph"/>
        <w:numPr>
          <w:ilvl w:val="1"/>
          <w:numId w:val="1"/>
        </w:numPr>
        <w:tabs>
          <w:tab w:val="left" w:pos="2013"/>
          <w:tab w:val="left" w:pos="2015"/>
        </w:tabs>
        <w:spacing w:line="247" w:lineRule="auto"/>
        <w:jc w:val="left"/>
        <w:rPr>
          <w:sz w:val="24"/>
        </w:rPr>
      </w:pPr>
      <w:r>
        <w:rPr>
          <w:color w:val="344449"/>
          <w:sz w:val="24"/>
        </w:rPr>
        <w:t>Welk</w:t>
      </w:r>
      <w:r>
        <w:rPr>
          <w:color w:val="344449"/>
          <w:spacing w:val="-8"/>
          <w:sz w:val="24"/>
        </w:rPr>
        <w:t xml:space="preserve"> </w:t>
      </w:r>
      <w:r>
        <w:rPr>
          <w:color w:val="344449"/>
          <w:sz w:val="24"/>
        </w:rPr>
        <w:t>type</w:t>
      </w:r>
      <w:r>
        <w:rPr>
          <w:color w:val="344449"/>
          <w:spacing w:val="-8"/>
          <w:sz w:val="24"/>
        </w:rPr>
        <w:t xml:space="preserve"> </w:t>
      </w:r>
      <w:r>
        <w:rPr>
          <w:color w:val="344449"/>
          <w:sz w:val="24"/>
        </w:rPr>
        <w:t>beslissingen</w:t>
      </w:r>
      <w:r>
        <w:rPr>
          <w:color w:val="344449"/>
          <w:spacing w:val="-8"/>
          <w:sz w:val="24"/>
        </w:rPr>
        <w:t xml:space="preserve"> </w:t>
      </w:r>
      <w:r>
        <w:rPr>
          <w:color w:val="344449"/>
          <w:sz w:val="24"/>
        </w:rPr>
        <w:t>of</w:t>
      </w:r>
      <w:r>
        <w:rPr>
          <w:color w:val="344449"/>
          <w:spacing w:val="-8"/>
          <w:sz w:val="24"/>
        </w:rPr>
        <w:t xml:space="preserve"> </w:t>
      </w:r>
      <w:r>
        <w:rPr>
          <w:color w:val="344449"/>
          <w:sz w:val="24"/>
        </w:rPr>
        <w:t>acties</w:t>
      </w:r>
      <w:r>
        <w:rPr>
          <w:color w:val="344449"/>
          <w:spacing w:val="-8"/>
          <w:sz w:val="24"/>
        </w:rPr>
        <w:t xml:space="preserve"> </w:t>
      </w:r>
      <w:r>
        <w:rPr>
          <w:color w:val="344449"/>
          <w:sz w:val="24"/>
        </w:rPr>
        <w:t>zouden</w:t>
      </w:r>
      <w:r>
        <w:rPr>
          <w:color w:val="344449"/>
          <w:spacing w:val="-8"/>
          <w:sz w:val="24"/>
        </w:rPr>
        <w:t xml:space="preserve"> </w:t>
      </w:r>
      <w:r>
        <w:rPr>
          <w:color w:val="344449"/>
          <w:sz w:val="24"/>
        </w:rPr>
        <w:t>gebruikers</w:t>
      </w:r>
      <w:r>
        <w:rPr>
          <w:color w:val="344449"/>
          <w:spacing w:val="-8"/>
          <w:sz w:val="24"/>
        </w:rPr>
        <w:t xml:space="preserve"> </w:t>
      </w:r>
      <w:r>
        <w:rPr>
          <w:color w:val="344449"/>
          <w:sz w:val="24"/>
        </w:rPr>
        <w:t>kunnen</w:t>
      </w:r>
      <w:r>
        <w:rPr>
          <w:color w:val="344449"/>
          <w:spacing w:val="-8"/>
          <w:sz w:val="24"/>
        </w:rPr>
        <w:t xml:space="preserve"> </w:t>
      </w:r>
      <w:r>
        <w:rPr>
          <w:color w:val="344449"/>
          <w:sz w:val="24"/>
        </w:rPr>
        <w:t>nemen op basis van deze statistiek?</w:t>
      </w:r>
    </w:p>
    <w:p w14:paraId="7C6F46E8" w14:textId="77777777" w:rsidR="00740FD9" w:rsidRDefault="0005439F">
      <w:pPr>
        <w:pStyle w:val="ListParagraph"/>
        <w:numPr>
          <w:ilvl w:val="1"/>
          <w:numId w:val="1"/>
        </w:numPr>
        <w:tabs>
          <w:tab w:val="left" w:pos="2013"/>
          <w:tab w:val="left" w:pos="2015"/>
          <w:tab w:val="left" w:pos="2925"/>
          <w:tab w:val="left" w:pos="3625"/>
          <w:tab w:val="left" w:pos="4789"/>
          <w:tab w:val="left" w:pos="5275"/>
          <w:tab w:val="left" w:pos="5867"/>
          <w:tab w:val="left" w:pos="7481"/>
          <w:tab w:val="left" w:pos="7905"/>
        </w:tabs>
        <w:spacing w:line="247" w:lineRule="auto"/>
        <w:jc w:val="left"/>
        <w:rPr>
          <w:sz w:val="24"/>
        </w:rPr>
      </w:pPr>
      <w:r>
        <w:rPr>
          <w:color w:val="344449"/>
          <w:spacing w:val="-2"/>
          <w:sz w:val="24"/>
        </w:rPr>
        <w:t>Draagt</w:t>
      </w:r>
      <w:r>
        <w:rPr>
          <w:color w:val="344449"/>
          <w:sz w:val="24"/>
        </w:rPr>
        <w:tab/>
      </w:r>
      <w:r>
        <w:rPr>
          <w:color w:val="344449"/>
          <w:spacing w:val="-4"/>
          <w:sz w:val="24"/>
        </w:rPr>
        <w:t>deze</w:t>
      </w:r>
      <w:r>
        <w:rPr>
          <w:color w:val="344449"/>
          <w:sz w:val="24"/>
        </w:rPr>
        <w:tab/>
      </w:r>
      <w:r>
        <w:rPr>
          <w:color w:val="344449"/>
          <w:spacing w:val="-2"/>
          <w:sz w:val="24"/>
        </w:rPr>
        <w:t>statistiek</w:t>
      </w:r>
      <w:r>
        <w:rPr>
          <w:color w:val="344449"/>
          <w:sz w:val="24"/>
        </w:rPr>
        <w:tab/>
      </w:r>
      <w:r>
        <w:rPr>
          <w:color w:val="344449"/>
          <w:spacing w:val="-4"/>
          <w:sz w:val="24"/>
        </w:rPr>
        <w:t>bij</w:t>
      </w:r>
      <w:r>
        <w:rPr>
          <w:color w:val="344449"/>
          <w:sz w:val="24"/>
        </w:rPr>
        <w:tab/>
      </w:r>
      <w:r>
        <w:rPr>
          <w:color w:val="344449"/>
          <w:spacing w:val="-4"/>
          <w:sz w:val="24"/>
        </w:rPr>
        <w:t>aan</w:t>
      </w:r>
      <w:r>
        <w:rPr>
          <w:color w:val="344449"/>
          <w:sz w:val="24"/>
        </w:rPr>
        <w:tab/>
      </w:r>
      <w:r>
        <w:rPr>
          <w:color w:val="344449"/>
          <w:spacing w:val="-2"/>
          <w:sz w:val="24"/>
        </w:rPr>
        <w:t>transparantie</w:t>
      </w:r>
      <w:r>
        <w:rPr>
          <w:color w:val="344449"/>
          <w:sz w:val="24"/>
        </w:rPr>
        <w:tab/>
      </w:r>
      <w:r>
        <w:rPr>
          <w:color w:val="344449"/>
          <w:spacing w:val="-6"/>
          <w:sz w:val="24"/>
        </w:rPr>
        <w:t>of</w:t>
      </w:r>
      <w:r>
        <w:rPr>
          <w:color w:val="344449"/>
          <w:sz w:val="24"/>
        </w:rPr>
        <w:tab/>
      </w:r>
      <w:r>
        <w:rPr>
          <w:color w:val="344449"/>
          <w:spacing w:val="-2"/>
          <w:sz w:val="24"/>
        </w:rPr>
        <w:t>publieke verantwoording?</w:t>
      </w:r>
    </w:p>
    <w:p w14:paraId="7C6F46E9" w14:textId="77777777" w:rsidR="00740FD9" w:rsidRDefault="00740FD9">
      <w:pPr>
        <w:pStyle w:val="ListParagraph"/>
        <w:spacing w:line="247" w:lineRule="auto"/>
        <w:jc w:val="left"/>
        <w:rPr>
          <w:sz w:val="24"/>
        </w:rPr>
        <w:sectPr w:rsidR="00740FD9">
          <w:pgSz w:w="11910" w:h="16840"/>
          <w:pgMar w:top="1900" w:right="708" w:bottom="280" w:left="850" w:header="708" w:footer="708" w:gutter="0"/>
          <w:cols w:space="708"/>
        </w:sectPr>
      </w:pPr>
    </w:p>
    <w:p w14:paraId="7C6F46EA" w14:textId="77777777" w:rsidR="00740FD9" w:rsidRDefault="0005439F">
      <w:pPr>
        <w:pStyle w:val="ListParagraph"/>
        <w:numPr>
          <w:ilvl w:val="1"/>
          <w:numId w:val="1"/>
        </w:numPr>
        <w:tabs>
          <w:tab w:val="left" w:pos="2013"/>
          <w:tab w:val="left" w:pos="2015"/>
          <w:tab w:val="left" w:pos="2701"/>
          <w:tab w:val="left" w:pos="3462"/>
          <w:tab w:val="left" w:pos="4687"/>
          <w:tab w:val="left" w:pos="5842"/>
          <w:tab w:val="left" w:pos="6915"/>
          <w:tab w:val="left" w:pos="7485"/>
          <w:tab w:val="left" w:pos="8317"/>
        </w:tabs>
        <w:spacing w:before="77" w:line="247" w:lineRule="auto"/>
        <w:ind w:right="1559"/>
        <w:jc w:val="left"/>
        <w:rPr>
          <w:sz w:val="24"/>
        </w:rPr>
      </w:pPr>
      <w:r>
        <w:rPr>
          <w:color w:val="344449"/>
          <w:spacing w:val="-4"/>
          <w:sz w:val="24"/>
        </w:rPr>
        <w:lastRenderedPageBreak/>
        <w:t>Kan</w:t>
      </w:r>
      <w:r>
        <w:rPr>
          <w:color w:val="344449"/>
          <w:sz w:val="24"/>
        </w:rPr>
        <w:tab/>
      </w:r>
      <w:r>
        <w:rPr>
          <w:color w:val="344449"/>
          <w:spacing w:val="-4"/>
          <w:sz w:val="24"/>
        </w:rPr>
        <w:t>deze</w:t>
      </w:r>
      <w:r>
        <w:rPr>
          <w:color w:val="344449"/>
          <w:sz w:val="24"/>
        </w:rPr>
        <w:tab/>
      </w:r>
      <w:r>
        <w:rPr>
          <w:color w:val="344449"/>
          <w:spacing w:val="-2"/>
          <w:sz w:val="24"/>
        </w:rPr>
        <w:t>statistiek</w:t>
      </w:r>
      <w:r>
        <w:rPr>
          <w:color w:val="344449"/>
          <w:sz w:val="24"/>
        </w:rPr>
        <w:tab/>
      </w:r>
      <w:r>
        <w:rPr>
          <w:color w:val="344449"/>
          <w:spacing w:val="-2"/>
          <w:sz w:val="24"/>
        </w:rPr>
        <w:t>gebruikt</w:t>
      </w:r>
      <w:r>
        <w:rPr>
          <w:color w:val="344449"/>
          <w:sz w:val="24"/>
        </w:rPr>
        <w:tab/>
      </w:r>
      <w:r>
        <w:rPr>
          <w:color w:val="344449"/>
          <w:spacing w:val="-2"/>
          <w:sz w:val="24"/>
        </w:rPr>
        <w:t>worden</w:t>
      </w:r>
      <w:r>
        <w:rPr>
          <w:color w:val="344449"/>
          <w:sz w:val="24"/>
        </w:rPr>
        <w:tab/>
      </w:r>
      <w:r>
        <w:rPr>
          <w:color w:val="344449"/>
          <w:spacing w:val="-4"/>
          <w:sz w:val="24"/>
        </w:rPr>
        <w:t>als</w:t>
      </w:r>
      <w:r>
        <w:rPr>
          <w:color w:val="344449"/>
          <w:sz w:val="24"/>
        </w:rPr>
        <w:tab/>
      </w:r>
      <w:r>
        <w:rPr>
          <w:color w:val="344449"/>
          <w:spacing w:val="-2"/>
          <w:sz w:val="24"/>
        </w:rPr>
        <w:t>input</w:t>
      </w:r>
      <w:r>
        <w:rPr>
          <w:color w:val="344449"/>
          <w:sz w:val="24"/>
        </w:rPr>
        <w:tab/>
      </w:r>
      <w:r>
        <w:rPr>
          <w:color w:val="344449"/>
          <w:spacing w:val="-4"/>
          <w:sz w:val="24"/>
        </w:rPr>
        <w:t xml:space="preserve">voor </w:t>
      </w:r>
      <w:proofErr w:type="spellStart"/>
      <w:r>
        <w:rPr>
          <w:color w:val="344449"/>
          <w:spacing w:val="-2"/>
          <w:sz w:val="24"/>
        </w:rPr>
        <w:t>beleidsbeı̈nvloeding</w:t>
      </w:r>
      <w:proofErr w:type="spellEnd"/>
      <w:r>
        <w:rPr>
          <w:color w:val="344449"/>
          <w:spacing w:val="-2"/>
          <w:sz w:val="24"/>
        </w:rPr>
        <w:t>?</w:t>
      </w:r>
    </w:p>
    <w:p w14:paraId="7C6F46EB" w14:textId="77777777" w:rsidR="00740FD9" w:rsidRDefault="0005439F">
      <w:pPr>
        <w:pStyle w:val="ListParagraph"/>
        <w:numPr>
          <w:ilvl w:val="1"/>
          <w:numId w:val="1"/>
        </w:numPr>
        <w:tabs>
          <w:tab w:val="left" w:pos="2013"/>
          <w:tab w:val="left" w:pos="2015"/>
        </w:tabs>
        <w:spacing w:line="247" w:lineRule="auto"/>
        <w:ind w:right="1556"/>
        <w:jc w:val="left"/>
        <w:rPr>
          <w:sz w:val="24"/>
        </w:rPr>
      </w:pPr>
      <w:r>
        <w:rPr>
          <w:color w:val="344449"/>
          <w:sz w:val="24"/>
        </w:rPr>
        <w:t>Zijn</w:t>
      </w:r>
      <w:r>
        <w:rPr>
          <w:color w:val="344449"/>
          <w:spacing w:val="33"/>
          <w:sz w:val="24"/>
        </w:rPr>
        <w:t xml:space="preserve"> </w:t>
      </w:r>
      <w:r>
        <w:rPr>
          <w:color w:val="344449"/>
          <w:sz w:val="24"/>
        </w:rPr>
        <w:t>er</w:t>
      </w:r>
      <w:r>
        <w:rPr>
          <w:color w:val="344449"/>
          <w:spacing w:val="33"/>
          <w:sz w:val="24"/>
        </w:rPr>
        <w:t xml:space="preserve"> </w:t>
      </w:r>
      <w:r>
        <w:rPr>
          <w:color w:val="344449"/>
          <w:sz w:val="24"/>
        </w:rPr>
        <w:t>risico’s</w:t>
      </w:r>
      <w:r>
        <w:rPr>
          <w:color w:val="344449"/>
          <w:spacing w:val="33"/>
          <w:sz w:val="24"/>
        </w:rPr>
        <w:t xml:space="preserve"> </w:t>
      </w:r>
      <w:r>
        <w:rPr>
          <w:color w:val="344449"/>
          <w:sz w:val="24"/>
        </w:rPr>
        <w:t>verbonden</w:t>
      </w:r>
      <w:r>
        <w:rPr>
          <w:color w:val="344449"/>
          <w:spacing w:val="33"/>
          <w:sz w:val="24"/>
        </w:rPr>
        <w:t xml:space="preserve"> </w:t>
      </w:r>
      <w:r>
        <w:rPr>
          <w:color w:val="344449"/>
          <w:sz w:val="24"/>
        </w:rPr>
        <w:t>aan</w:t>
      </w:r>
      <w:r>
        <w:rPr>
          <w:color w:val="344449"/>
          <w:spacing w:val="33"/>
          <w:sz w:val="24"/>
        </w:rPr>
        <w:t xml:space="preserve"> </w:t>
      </w:r>
      <w:r>
        <w:rPr>
          <w:color w:val="344449"/>
          <w:sz w:val="24"/>
        </w:rPr>
        <w:t>verkeerd</w:t>
      </w:r>
      <w:r>
        <w:rPr>
          <w:color w:val="344449"/>
          <w:spacing w:val="33"/>
          <w:sz w:val="24"/>
        </w:rPr>
        <w:t xml:space="preserve"> </w:t>
      </w:r>
      <w:r>
        <w:rPr>
          <w:color w:val="344449"/>
          <w:sz w:val="24"/>
        </w:rPr>
        <w:t>gebruik</w:t>
      </w:r>
      <w:r>
        <w:rPr>
          <w:color w:val="344449"/>
          <w:spacing w:val="33"/>
          <w:sz w:val="24"/>
        </w:rPr>
        <w:t xml:space="preserve"> </w:t>
      </w:r>
      <w:r>
        <w:rPr>
          <w:color w:val="344449"/>
          <w:sz w:val="24"/>
        </w:rPr>
        <w:t>of</w:t>
      </w:r>
      <w:r>
        <w:rPr>
          <w:color w:val="344449"/>
          <w:spacing w:val="33"/>
          <w:sz w:val="24"/>
        </w:rPr>
        <w:t xml:space="preserve"> </w:t>
      </w:r>
      <w:r>
        <w:rPr>
          <w:color w:val="344449"/>
          <w:sz w:val="24"/>
        </w:rPr>
        <w:t>interpretatie door externe partijen?</w:t>
      </w:r>
    </w:p>
    <w:p w14:paraId="7C6F46EC" w14:textId="77777777" w:rsidR="00740FD9" w:rsidRDefault="0005439F">
      <w:pPr>
        <w:pStyle w:val="ListParagraph"/>
        <w:numPr>
          <w:ilvl w:val="1"/>
          <w:numId w:val="1"/>
        </w:numPr>
        <w:tabs>
          <w:tab w:val="left" w:pos="2013"/>
          <w:tab w:val="left" w:pos="2015"/>
        </w:tabs>
        <w:spacing w:line="247" w:lineRule="auto"/>
        <w:ind w:right="1559"/>
        <w:jc w:val="left"/>
        <w:rPr>
          <w:sz w:val="24"/>
        </w:rPr>
      </w:pPr>
      <w:r>
        <w:rPr>
          <w:color w:val="344449"/>
          <w:sz w:val="24"/>
        </w:rPr>
        <w:t>Maakt</w:t>
      </w:r>
      <w:r>
        <w:rPr>
          <w:color w:val="344449"/>
          <w:spacing w:val="25"/>
          <w:sz w:val="24"/>
        </w:rPr>
        <w:t xml:space="preserve"> </w:t>
      </w:r>
      <w:r>
        <w:rPr>
          <w:color w:val="344449"/>
          <w:sz w:val="24"/>
        </w:rPr>
        <w:t>de</w:t>
      </w:r>
      <w:r>
        <w:rPr>
          <w:color w:val="344449"/>
          <w:spacing w:val="25"/>
          <w:sz w:val="24"/>
        </w:rPr>
        <w:t xml:space="preserve"> </w:t>
      </w:r>
      <w:r>
        <w:rPr>
          <w:color w:val="344449"/>
          <w:sz w:val="24"/>
        </w:rPr>
        <w:t>statistiek</w:t>
      </w:r>
      <w:r>
        <w:rPr>
          <w:color w:val="344449"/>
          <w:spacing w:val="25"/>
          <w:sz w:val="24"/>
        </w:rPr>
        <w:t xml:space="preserve"> </w:t>
      </w:r>
      <w:r>
        <w:rPr>
          <w:color w:val="344449"/>
          <w:sz w:val="24"/>
        </w:rPr>
        <w:t>feedback</w:t>
      </w:r>
      <w:r>
        <w:rPr>
          <w:color w:val="344449"/>
          <w:spacing w:val="24"/>
          <w:sz w:val="24"/>
        </w:rPr>
        <w:t xml:space="preserve"> </w:t>
      </w:r>
      <w:r>
        <w:rPr>
          <w:color w:val="344449"/>
          <w:sz w:val="24"/>
        </w:rPr>
        <w:t>of</w:t>
      </w:r>
      <w:r>
        <w:rPr>
          <w:color w:val="344449"/>
          <w:spacing w:val="25"/>
          <w:sz w:val="24"/>
        </w:rPr>
        <w:t xml:space="preserve"> </w:t>
      </w:r>
      <w:r>
        <w:rPr>
          <w:color w:val="344449"/>
          <w:sz w:val="24"/>
        </w:rPr>
        <w:t>dialoog</w:t>
      </w:r>
      <w:r>
        <w:rPr>
          <w:color w:val="344449"/>
          <w:spacing w:val="25"/>
          <w:sz w:val="24"/>
        </w:rPr>
        <w:t xml:space="preserve"> </w:t>
      </w:r>
      <w:r>
        <w:rPr>
          <w:color w:val="344449"/>
          <w:sz w:val="24"/>
        </w:rPr>
        <w:t>mogelijk</w:t>
      </w:r>
      <w:r>
        <w:rPr>
          <w:color w:val="344449"/>
          <w:spacing w:val="25"/>
          <w:sz w:val="24"/>
        </w:rPr>
        <w:t xml:space="preserve"> </w:t>
      </w:r>
      <w:r>
        <w:rPr>
          <w:color w:val="344449"/>
          <w:sz w:val="24"/>
        </w:rPr>
        <w:t>met</w:t>
      </w:r>
      <w:r>
        <w:rPr>
          <w:color w:val="344449"/>
          <w:spacing w:val="25"/>
          <w:sz w:val="24"/>
        </w:rPr>
        <w:t xml:space="preserve"> </w:t>
      </w:r>
      <w:r>
        <w:rPr>
          <w:color w:val="344449"/>
          <w:sz w:val="24"/>
        </w:rPr>
        <w:t xml:space="preserve">secundaire </w:t>
      </w:r>
      <w:r>
        <w:rPr>
          <w:color w:val="344449"/>
          <w:spacing w:val="-2"/>
          <w:sz w:val="24"/>
        </w:rPr>
        <w:t>gebruikers?</w:t>
      </w:r>
    </w:p>
    <w:p w14:paraId="7C6F46ED" w14:textId="77777777" w:rsidR="00740FD9" w:rsidRDefault="0005439F">
      <w:pPr>
        <w:pStyle w:val="BodyText"/>
        <w:spacing w:before="139" w:line="247" w:lineRule="auto"/>
        <w:ind w:left="1417" w:right="1557"/>
        <w:jc w:val="both"/>
      </w:pPr>
      <w:r>
        <w:rPr>
          <w:color w:val="344449"/>
        </w:rPr>
        <w:t>Bij maatschappelijke gebruikersbehoeften is het natuurlijk belangrijk dat Openbare Statistiekdiensten steeds hun neutraliteit en objectiviteit behouden.</w:t>
      </w:r>
      <w:r>
        <w:rPr>
          <w:color w:val="344449"/>
          <w:spacing w:val="40"/>
        </w:rPr>
        <w:t xml:space="preserve"> </w:t>
      </w:r>
      <w:r>
        <w:rPr>
          <w:color w:val="344449"/>
        </w:rPr>
        <w:t>Gepubliceerde statistieken moeten dan ook niet worden bekeken als een middel van de Statistiekdienst om een maatschappelijk debat zelf te sturen, wel als een instrument voor burgers en beleidsmakers om dat debat te voeren op een onderbouwde manier.</w:t>
      </w:r>
      <w:r>
        <w:rPr>
          <w:color w:val="344449"/>
          <w:spacing w:val="31"/>
        </w:rPr>
        <w:t xml:space="preserve"> </w:t>
      </w:r>
      <w:r>
        <w:rPr>
          <w:color w:val="344449"/>
        </w:rPr>
        <w:t>De voorwaarde dat een openbare statistiekdienst neutraal en objectief moet zijn, kan dus niet gebruikt worden om maatschappelijke gebruikersbehoeften te negeren.</w:t>
      </w:r>
      <w:r>
        <w:rPr>
          <w:color w:val="344449"/>
          <w:spacing w:val="40"/>
        </w:rPr>
        <w:t xml:space="preserve"> </w:t>
      </w:r>
      <w:r>
        <w:rPr>
          <w:color w:val="344449"/>
        </w:rPr>
        <w:t xml:space="preserve">Merk trouwens op dat dezelfde redenering ook gemaakt kan worden voor beleidsondersteunende </w:t>
      </w:r>
      <w:r>
        <w:rPr>
          <w:color w:val="344449"/>
          <w:spacing w:val="-2"/>
        </w:rPr>
        <w:t>vragen.</w:t>
      </w:r>
    </w:p>
    <w:p w14:paraId="7C6F46EE" w14:textId="77777777" w:rsidR="00740FD9" w:rsidRDefault="0005439F">
      <w:pPr>
        <w:pStyle w:val="BodyText"/>
        <w:spacing w:before="135" w:line="247" w:lineRule="auto"/>
        <w:ind w:left="1417" w:right="1554"/>
        <w:jc w:val="both"/>
      </w:pPr>
      <w:r>
        <w:rPr>
          <w:color w:val="344449"/>
        </w:rPr>
        <w:t xml:space="preserve">Als voorbeeld van een maatschappelijke vraag kunnen we opnieuw kijken naar de </w:t>
      </w:r>
      <w:hyperlink r:id="rId20">
        <w:r w:rsidR="00740FD9">
          <w:rPr>
            <w:color w:val="344449"/>
          </w:rPr>
          <w:t>VOS rond bevolkingsomvang en ‑groei</w:t>
        </w:r>
      </w:hyperlink>
      <w:r>
        <w:rPr>
          <w:color w:val="344449"/>
        </w:rPr>
        <w:t>.</w:t>
      </w:r>
      <w:r>
        <w:rPr>
          <w:color w:val="344449"/>
          <w:spacing w:val="80"/>
        </w:rPr>
        <w:t xml:space="preserve"> </w:t>
      </w:r>
      <w:r>
        <w:rPr>
          <w:color w:val="344449"/>
        </w:rPr>
        <w:t>De cijfers in</w:t>
      </w:r>
      <w:r>
        <w:rPr>
          <w:color w:val="344449"/>
          <w:spacing w:val="80"/>
          <w:w w:val="150"/>
        </w:rPr>
        <w:t xml:space="preserve"> </w:t>
      </w:r>
      <w:r>
        <w:rPr>
          <w:color w:val="344449"/>
          <w:spacing w:val="-2"/>
        </w:rPr>
        <w:t>deze</w:t>
      </w:r>
      <w:r>
        <w:rPr>
          <w:color w:val="344449"/>
          <w:spacing w:val="-7"/>
        </w:rPr>
        <w:t xml:space="preserve"> </w:t>
      </w:r>
      <w:r>
        <w:rPr>
          <w:color w:val="344449"/>
          <w:spacing w:val="-2"/>
        </w:rPr>
        <w:t>VOS</w:t>
      </w:r>
      <w:r>
        <w:rPr>
          <w:color w:val="344449"/>
          <w:spacing w:val="-8"/>
        </w:rPr>
        <w:t xml:space="preserve"> </w:t>
      </w:r>
      <w:r>
        <w:rPr>
          <w:color w:val="344449"/>
          <w:spacing w:val="-2"/>
        </w:rPr>
        <w:t>werden</w:t>
      </w:r>
      <w:r>
        <w:rPr>
          <w:color w:val="344449"/>
          <w:spacing w:val="-8"/>
        </w:rPr>
        <w:t xml:space="preserve"> </w:t>
      </w:r>
      <w:r>
        <w:rPr>
          <w:color w:val="344449"/>
          <w:spacing w:val="-2"/>
        </w:rPr>
        <w:t>immers</w:t>
      </w:r>
      <w:r>
        <w:rPr>
          <w:color w:val="344449"/>
          <w:spacing w:val="-7"/>
        </w:rPr>
        <w:t xml:space="preserve"> </w:t>
      </w:r>
      <w:r>
        <w:rPr>
          <w:color w:val="344449"/>
          <w:spacing w:val="-2"/>
        </w:rPr>
        <w:t>al</w:t>
      </w:r>
      <w:r>
        <w:rPr>
          <w:color w:val="344449"/>
          <w:spacing w:val="-7"/>
        </w:rPr>
        <w:t xml:space="preserve"> </w:t>
      </w:r>
      <w:r>
        <w:rPr>
          <w:color w:val="344449"/>
          <w:spacing w:val="-2"/>
        </w:rPr>
        <w:t>gerapporteerd</w:t>
      </w:r>
      <w:r>
        <w:rPr>
          <w:color w:val="344449"/>
          <w:spacing w:val="-8"/>
        </w:rPr>
        <w:t xml:space="preserve"> </w:t>
      </w:r>
      <w:r>
        <w:rPr>
          <w:color w:val="344449"/>
          <w:spacing w:val="-2"/>
        </w:rPr>
        <w:t>in</w:t>
      </w:r>
      <w:r>
        <w:rPr>
          <w:color w:val="344449"/>
          <w:spacing w:val="-7"/>
        </w:rPr>
        <w:t xml:space="preserve"> </w:t>
      </w:r>
      <w:r>
        <w:rPr>
          <w:color w:val="344449"/>
          <w:spacing w:val="-2"/>
        </w:rPr>
        <w:t>verschillende</w:t>
      </w:r>
      <w:r>
        <w:rPr>
          <w:color w:val="344449"/>
          <w:spacing w:val="-7"/>
        </w:rPr>
        <w:t xml:space="preserve"> </w:t>
      </w:r>
      <w:r>
        <w:rPr>
          <w:color w:val="344449"/>
          <w:spacing w:val="-2"/>
        </w:rPr>
        <w:t xml:space="preserve">nieuwsmedia </w:t>
      </w:r>
      <w:r>
        <w:rPr>
          <w:color w:val="344449"/>
        </w:rPr>
        <w:t xml:space="preserve">binnen discussies over de impact op woningbouw, migratiebeleid en vergrijzing (zoals bijvoorbeeld in De Standaard </w:t>
      </w:r>
      <w:hyperlink w:anchor="_bookmark1" w:history="1">
        <w:r w:rsidR="00740FD9">
          <w:rPr>
            <w:color w:val="344449"/>
          </w:rPr>
          <w:t>2020</w:t>
        </w:r>
      </w:hyperlink>
      <w:r>
        <w:rPr>
          <w:color w:val="344449"/>
        </w:rPr>
        <w:t>).</w:t>
      </w:r>
      <w:r>
        <w:rPr>
          <w:color w:val="344449"/>
          <w:spacing w:val="40"/>
        </w:rPr>
        <w:t xml:space="preserve"> </w:t>
      </w:r>
      <w:r>
        <w:rPr>
          <w:color w:val="344449"/>
        </w:rPr>
        <w:t xml:space="preserve">Ook zijn er parlementaire vragen op basis van deze cijfers zoals bijvoorbeeld de vraag van Klaas Slootmans aan minister Ben </w:t>
      </w:r>
      <w:proofErr w:type="spellStart"/>
      <w:r>
        <w:rPr>
          <w:color w:val="344449"/>
        </w:rPr>
        <w:t>Weyts</w:t>
      </w:r>
      <w:proofErr w:type="spellEnd"/>
      <w:r>
        <w:rPr>
          <w:color w:val="344449"/>
        </w:rPr>
        <w:t xml:space="preserve"> op 16 februari 2022 over de bevolkingsaanwas in de Vlaamse Rand, en de stijging van de bevolkingsdichtheid</w:t>
      </w:r>
      <w:r>
        <w:rPr>
          <w:color w:val="344449"/>
          <w:spacing w:val="-3"/>
        </w:rPr>
        <w:t xml:space="preserve"> </w:t>
      </w:r>
      <w:r>
        <w:rPr>
          <w:color w:val="344449"/>
        </w:rPr>
        <w:t>en</w:t>
      </w:r>
      <w:r>
        <w:rPr>
          <w:color w:val="344449"/>
          <w:spacing w:val="-2"/>
        </w:rPr>
        <w:t xml:space="preserve"> </w:t>
      </w:r>
      <w:r>
        <w:rPr>
          <w:color w:val="344449"/>
        </w:rPr>
        <w:t>demografische</w:t>
      </w:r>
      <w:r>
        <w:rPr>
          <w:color w:val="344449"/>
          <w:spacing w:val="-3"/>
        </w:rPr>
        <w:t xml:space="preserve"> </w:t>
      </w:r>
      <w:r>
        <w:rPr>
          <w:color w:val="344449"/>
        </w:rPr>
        <w:t>druk</w:t>
      </w:r>
      <w:r>
        <w:rPr>
          <w:color w:val="344449"/>
          <w:spacing w:val="-2"/>
        </w:rPr>
        <w:t xml:space="preserve"> </w:t>
      </w:r>
      <w:r>
        <w:rPr>
          <w:color w:val="344449"/>
        </w:rPr>
        <w:t>in</w:t>
      </w:r>
      <w:r>
        <w:rPr>
          <w:color w:val="344449"/>
          <w:spacing w:val="-2"/>
        </w:rPr>
        <w:t xml:space="preserve"> </w:t>
      </w:r>
      <w:r>
        <w:rPr>
          <w:color w:val="344449"/>
        </w:rPr>
        <w:t>bepaalde</w:t>
      </w:r>
      <w:r>
        <w:rPr>
          <w:color w:val="344449"/>
          <w:spacing w:val="-2"/>
        </w:rPr>
        <w:t xml:space="preserve"> </w:t>
      </w:r>
      <w:r>
        <w:rPr>
          <w:color w:val="344449"/>
        </w:rPr>
        <w:t>gemeenten</w:t>
      </w:r>
      <w:r>
        <w:rPr>
          <w:color w:val="344449"/>
          <w:spacing w:val="-3"/>
        </w:rPr>
        <w:t xml:space="preserve"> </w:t>
      </w:r>
      <w:r>
        <w:rPr>
          <w:color w:val="344449"/>
        </w:rPr>
        <w:t xml:space="preserve">(zie Vlaams Parlement </w:t>
      </w:r>
      <w:hyperlink w:anchor="_bookmark8" w:history="1">
        <w:r w:rsidR="00740FD9">
          <w:rPr>
            <w:color w:val="344449"/>
          </w:rPr>
          <w:t>2025</w:t>
        </w:r>
      </w:hyperlink>
      <w:r>
        <w:rPr>
          <w:color w:val="344449"/>
        </w:rPr>
        <w:t>).</w:t>
      </w:r>
    </w:p>
    <w:p w14:paraId="7C6F46EF" w14:textId="77777777" w:rsidR="00740FD9" w:rsidRDefault="00740FD9">
      <w:pPr>
        <w:pStyle w:val="BodyText"/>
      </w:pPr>
    </w:p>
    <w:p w14:paraId="7C6F46F0" w14:textId="77777777" w:rsidR="00740FD9" w:rsidRDefault="00740FD9">
      <w:pPr>
        <w:pStyle w:val="BodyText"/>
      </w:pPr>
    </w:p>
    <w:p w14:paraId="7C6F46F1" w14:textId="77777777" w:rsidR="00740FD9" w:rsidRDefault="00740FD9">
      <w:pPr>
        <w:pStyle w:val="BodyText"/>
        <w:spacing w:before="162"/>
      </w:pPr>
    </w:p>
    <w:p w14:paraId="7C6F46F2" w14:textId="77777777" w:rsidR="00740FD9" w:rsidRDefault="0005439F">
      <w:pPr>
        <w:pStyle w:val="Heading1"/>
        <w:numPr>
          <w:ilvl w:val="0"/>
          <w:numId w:val="1"/>
        </w:numPr>
        <w:tabs>
          <w:tab w:val="left" w:pos="2124"/>
        </w:tabs>
        <w:ind w:hanging="707"/>
      </w:pPr>
      <w:bookmarkStart w:id="9" w:name="Academische_vraag"/>
      <w:bookmarkEnd w:id="9"/>
      <w:r>
        <w:rPr>
          <w:color w:val="70A2B8"/>
        </w:rPr>
        <w:t>ACADEMISCHE</w:t>
      </w:r>
      <w:r>
        <w:rPr>
          <w:color w:val="70A2B8"/>
          <w:spacing w:val="-5"/>
        </w:rPr>
        <w:t xml:space="preserve"> </w:t>
      </w:r>
      <w:r>
        <w:rPr>
          <w:color w:val="70A2B8"/>
          <w:spacing w:val="-2"/>
        </w:rPr>
        <w:t>VRAAG</w:t>
      </w:r>
    </w:p>
    <w:p w14:paraId="7C6F46F3" w14:textId="77777777" w:rsidR="00740FD9" w:rsidRDefault="0005439F">
      <w:pPr>
        <w:pStyle w:val="BodyText"/>
        <w:spacing w:before="255" w:line="247" w:lineRule="auto"/>
        <w:ind w:left="1417" w:right="1557"/>
        <w:jc w:val="both"/>
      </w:pPr>
      <w:r>
        <w:rPr>
          <w:color w:val="344449"/>
        </w:rPr>
        <w:t>Tot slot kan een vraag naar statistieken ook gestuurd worden vanuit academisch</w:t>
      </w:r>
      <w:r>
        <w:rPr>
          <w:color w:val="344449"/>
          <w:spacing w:val="-10"/>
        </w:rPr>
        <w:t xml:space="preserve"> </w:t>
      </w:r>
      <w:r>
        <w:rPr>
          <w:color w:val="344449"/>
        </w:rPr>
        <w:t>onderzoek. Om</w:t>
      </w:r>
      <w:r>
        <w:rPr>
          <w:color w:val="344449"/>
          <w:spacing w:val="-9"/>
        </w:rPr>
        <w:t xml:space="preserve"> </w:t>
      </w:r>
      <w:r>
        <w:rPr>
          <w:color w:val="344449"/>
        </w:rPr>
        <w:t>zo’n</w:t>
      </w:r>
      <w:r>
        <w:rPr>
          <w:color w:val="344449"/>
          <w:spacing w:val="-10"/>
        </w:rPr>
        <w:t xml:space="preserve"> </w:t>
      </w:r>
      <w:r>
        <w:rPr>
          <w:color w:val="344449"/>
        </w:rPr>
        <w:t>academische</w:t>
      </w:r>
      <w:r>
        <w:rPr>
          <w:color w:val="344449"/>
          <w:spacing w:val="-10"/>
        </w:rPr>
        <w:t xml:space="preserve"> </w:t>
      </w:r>
      <w:r>
        <w:rPr>
          <w:color w:val="344449"/>
        </w:rPr>
        <w:t>vragen</w:t>
      </w:r>
      <w:r>
        <w:rPr>
          <w:color w:val="344449"/>
          <w:spacing w:val="-10"/>
        </w:rPr>
        <w:t xml:space="preserve"> </w:t>
      </w:r>
      <w:r>
        <w:rPr>
          <w:color w:val="344449"/>
        </w:rPr>
        <w:t>in</w:t>
      </w:r>
      <w:r>
        <w:rPr>
          <w:color w:val="344449"/>
          <w:spacing w:val="-9"/>
        </w:rPr>
        <w:t xml:space="preserve"> </w:t>
      </w:r>
      <w:r>
        <w:rPr>
          <w:color w:val="344449"/>
        </w:rPr>
        <w:t>kaart</w:t>
      </w:r>
      <w:r>
        <w:rPr>
          <w:color w:val="344449"/>
          <w:spacing w:val="-10"/>
        </w:rPr>
        <w:t xml:space="preserve"> </w:t>
      </w:r>
      <w:r>
        <w:rPr>
          <w:color w:val="344449"/>
        </w:rPr>
        <w:t>te</w:t>
      </w:r>
      <w:r>
        <w:rPr>
          <w:color w:val="344449"/>
          <w:spacing w:val="-10"/>
        </w:rPr>
        <w:t xml:space="preserve"> </w:t>
      </w:r>
      <w:r>
        <w:rPr>
          <w:color w:val="344449"/>
        </w:rPr>
        <w:t>brengen kan je volgende vragen proberen te beantwoorden:</w:t>
      </w:r>
    </w:p>
    <w:p w14:paraId="7C6F46F4" w14:textId="77777777" w:rsidR="00740FD9" w:rsidRDefault="0005439F">
      <w:pPr>
        <w:pStyle w:val="ListParagraph"/>
        <w:numPr>
          <w:ilvl w:val="1"/>
          <w:numId w:val="1"/>
        </w:numPr>
        <w:tabs>
          <w:tab w:val="left" w:pos="2014"/>
        </w:tabs>
        <w:spacing w:before="142"/>
        <w:ind w:left="2014" w:right="0" w:hanging="238"/>
        <w:jc w:val="left"/>
        <w:rPr>
          <w:sz w:val="24"/>
        </w:rPr>
      </w:pPr>
      <w:r>
        <w:rPr>
          <w:color w:val="344449"/>
          <w:spacing w:val="-2"/>
          <w:sz w:val="24"/>
        </w:rPr>
        <w:t>Welk</w:t>
      </w:r>
      <w:r>
        <w:rPr>
          <w:color w:val="344449"/>
          <w:spacing w:val="-3"/>
          <w:sz w:val="24"/>
        </w:rPr>
        <w:t xml:space="preserve"> </w:t>
      </w:r>
      <w:r>
        <w:rPr>
          <w:color w:val="344449"/>
          <w:spacing w:val="-2"/>
          <w:sz w:val="24"/>
        </w:rPr>
        <w:t>type</w:t>
      </w:r>
      <w:r>
        <w:rPr>
          <w:color w:val="344449"/>
          <w:spacing w:val="-3"/>
          <w:sz w:val="24"/>
        </w:rPr>
        <w:t xml:space="preserve"> </w:t>
      </w:r>
      <w:r>
        <w:rPr>
          <w:color w:val="344449"/>
          <w:spacing w:val="-2"/>
          <w:sz w:val="24"/>
        </w:rPr>
        <w:t>onderzoek</w:t>
      </w:r>
      <w:r>
        <w:rPr>
          <w:color w:val="344449"/>
          <w:spacing w:val="-3"/>
          <w:sz w:val="24"/>
        </w:rPr>
        <w:t xml:space="preserve"> </w:t>
      </w:r>
      <w:r>
        <w:rPr>
          <w:color w:val="344449"/>
          <w:spacing w:val="-2"/>
          <w:sz w:val="24"/>
        </w:rPr>
        <w:t>wordt</w:t>
      </w:r>
      <w:r>
        <w:rPr>
          <w:color w:val="344449"/>
          <w:spacing w:val="-3"/>
          <w:sz w:val="24"/>
        </w:rPr>
        <w:t xml:space="preserve"> </w:t>
      </w:r>
      <w:r>
        <w:rPr>
          <w:color w:val="344449"/>
          <w:spacing w:val="-2"/>
          <w:sz w:val="24"/>
        </w:rPr>
        <w:t>gefaciliteerd</w:t>
      </w:r>
      <w:r>
        <w:rPr>
          <w:color w:val="344449"/>
          <w:spacing w:val="-3"/>
          <w:sz w:val="24"/>
        </w:rPr>
        <w:t xml:space="preserve"> </w:t>
      </w:r>
      <w:r>
        <w:rPr>
          <w:color w:val="344449"/>
          <w:spacing w:val="-2"/>
          <w:sz w:val="24"/>
        </w:rPr>
        <w:t>met</w:t>
      </w:r>
      <w:r>
        <w:rPr>
          <w:color w:val="344449"/>
          <w:spacing w:val="-3"/>
          <w:sz w:val="24"/>
        </w:rPr>
        <w:t xml:space="preserve"> </w:t>
      </w:r>
      <w:r>
        <w:rPr>
          <w:color w:val="344449"/>
          <w:spacing w:val="-2"/>
          <w:sz w:val="24"/>
        </w:rPr>
        <w:t>deze</w:t>
      </w:r>
      <w:r>
        <w:rPr>
          <w:color w:val="344449"/>
          <w:spacing w:val="-3"/>
          <w:sz w:val="24"/>
        </w:rPr>
        <w:t xml:space="preserve"> </w:t>
      </w:r>
      <w:r>
        <w:rPr>
          <w:color w:val="344449"/>
          <w:spacing w:val="-2"/>
          <w:sz w:val="24"/>
        </w:rPr>
        <w:t>statistiek?</w:t>
      </w:r>
    </w:p>
    <w:p w14:paraId="7C6F46F5" w14:textId="77777777" w:rsidR="00740FD9" w:rsidRDefault="0005439F">
      <w:pPr>
        <w:pStyle w:val="ListParagraph"/>
        <w:numPr>
          <w:ilvl w:val="1"/>
          <w:numId w:val="1"/>
        </w:numPr>
        <w:tabs>
          <w:tab w:val="left" w:pos="2013"/>
          <w:tab w:val="left" w:pos="2015"/>
        </w:tabs>
        <w:spacing w:before="8" w:line="247" w:lineRule="auto"/>
        <w:ind w:right="1559"/>
        <w:jc w:val="left"/>
        <w:rPr>
          <w:sz w:val="24"/>
        </w:rPr>
      </w:pPr>
      <w:r>
        <w:rPr>
          <w:color w:val="344449"/>
          <w:sz w:val="24"/>
        </w:rPr>
        <w:t>Zijn</w:t>
      </w:r>
      <w:r>
        <w:rPr>
          <w:color w:val="344449"/>
          <w:spacing w:val="40"/>
          <w:sz w:val="24"/>
        </w:rPr>
        <w:t xml:space="preserve"> </w:t>
      </w:r>
      <w:r>
        <w:rPr>
          <w:color w:val="344449"/>
          <w:sz w:val="24"/>
        </w:rPr>
        <w:t>er</w:t>
      </w:r>
      <w:r>
        <w:rPr>
          <w:color w:val="344449"/>
          <w:spacing w:val="40"/>
          <w:sz w:val="24"/>
        </w:rPr>
        <w:t xml:space="preserve"> </w:t>
      </w:r>
      <w:r>
        <w:rPr>
          <w:color w:val="344449"/>
          <w:sz w:val="24"/>
        </w:rPr>
        <w:t>specifieke</w:t>
      </w:r>
      <w:r>
        <w:rPr>
          <w:color w:val="344449"/>
          <w:spacing w:val="40"/>
          <w:sz w:val="24"/>
        </w:rPr>
        <w:t xml:space="preserve"> </w:t>
      </w:r>
      <w:r>
        <w:rPr>
          <w:color w:val="344449"/>
          <w:sz w:val="24"/>
        </w:rPr>
        <w:t>indicatoren</w:t>
      </w:r>
      <w:r>
        <w:rPr>
          <w:color w:val="344449"/>
          <w:spacing w:val="40"/>
          <w:sz w:val="24"/>
        </w:rPr>
        <w:t xml:space="preserve"> </w:t>
      </w:r>
      <w:r>
        <w:rPr>
          <w:color w:val="344449"/>
          <w:sz w:val="24"/>
        </w:rPr>
        <w:t>of</w:t>
      </w:r>
      <w:r>
        <w:rPr>
          <w:color w:val="344449"/>
          <w:spacing w:val="40"/>
          <w:sz w:val="24"/>
        </w:rPr>
        <w:t xml:space="preserve"> </w:t>
      </w:r>
      <w:r>
        <w:rPr>
          <w:color w:val="344449"/>
          <w:sz w:val="24"/>
        </w:rPr>
        <w:t>trends</w:t>
      </w:r>
      <w:r>
        <w:rPr>
          <w:color w:val="344449"/>
          <w:spacing w:val="40"/>
          <w:sz w:val="24"/>
        </w:rPr>
        <w:t xml:space="preserve"> </w:t>
      </w:r>
      <w:r>
        <w:rPr>
          <w:color w:val="344449"/>
          <w:sz w:val="24"/>
        </w:rPr>
        <w:t>die</w:t>
      </w:r>
      <w:r>
        <w:rPr>
          <w:color w:val="344449"/>
          <w:spacing w:val="40"/>
          <w:sz w:val="24"/>
        </w:rPr>
        <w:t xml:space="preserve"> </w:t>
      </w:r>
      <w:r>
        <w:rPr>
          <w:color w:val="344449"/>
          <w:sz w:val="24"/>
        </w:rPr>
        <w:t>wetenschappelijke onderzoekers willen opvolgen?</w:t>
      </w:r>
    </w:p>
    <w:p w14:paraId="7C6F46F6" w14:textId="77777777" w:rsidR="00740FD9" w:rsidRDefault="0005439F">
      <w:pPr>
        <w:pStyle w:val="ListParagraph"/>
        <w:numPr>
          <w:ilvl w:val="1"/>
          <w:numId w:val="1"/>
        </w:numPr>
        <w:tabs>
          <w:tab w:val="left" w:pos="2013"/>
          <w:tab w:val="left" w:pos="2015"/>
        </w:tabs>
        <w:spacing w:line="247" w:lineRule="auto"/>
        <w:jc w:val="left"/>
        <w:rPr>
          <w:sz w:val="24"/>
        </w:rPr>
      </w:pPr>
      <w:r>
        <w:rPr>
          <w:color w:val="344449"/>
          <w:sz w:val="24"/>
        </w:rPr>
        <w:t>Zijn</w:t>
      </w:r>
      <w:r>
        <w:rPr>
          <w:color w:val="344449"/>
          <w:spacing w:val="-14"/>
          <w:sz w:val="24"/>
        </w:rPr>
        <w:t xml:space="preserve"> </w:t>
      </w:r>
      <w:r>
        <w:rPr>
          <w:color w:val="344449"/>
          <w:sz w:val="24"/>
        </w:rPr>
        <w:t>er</w:t>
      </w:r>
      <w:r>
        <w:rPr>
          <w:color w:val="344449"/>
          <w:spacing w:val="-13"/>
          <w:sz w:val="24"/>
        </w:rPr>
        <w:t xml:space="preserve"> </w:t>
      </w:r>
      <w:r>
        <w:rPr>
          <w:color w:val="344449"/>
          <w:sz w:val="24"/>
        </w:rPr>
        <w:t>bestaande</w:t>
      </w:r>
      <w:r>
        <w:rPr>
          <w:color w:val="344449"/>
          <w:spacing w:val="-13"/>
          <w:sz w:val="24"/>
        </w:rPr>
        <w:t xml:space="preserve"> </w:t>
      </w:r>
      <w:r>
        <w:rPr>
          <w:color w:val="344449"/>
          <w:sz w:val="24"/>
        </w:rPr>
        <w:t>onderzoeksprojecten</w:t>
      </w:r>
      <w:r>
        <w:rPr>
          <w:color w:val="344449"/>
          <w:spacing w:val="-13"/>
          <w:sz w:val="24"/>
        </w:rPr>
        <w:t xml:space="preserve"> </w:t>
      </w:r>
      <w:r>
        <w:rPr>
          <w:color w:val="344449"/>
          <w:sz w:val="24"/>
        </w:rPr>
        <w:t>of</w:t>
      </w:r>
      <w:r>
        <w:rPr>
          <w:color w:val="344449"/>
          <w:spacing w:val="-14"/>
          <w:sz w:val="24"/>
        </w:rPr>
        <w:t xml:space="preserve"> </w:t>
      </w:r>
      <w:r>
        <w:rPr>
          <w:color w:val="344449"/>
          <w:sz w:val="24"/>
        </w:rPr>
        <w:t>samenwerkingen</w:t>
      </w:r>
      <w:r>
        <w:rPr>
          <w:color w:val="344449"/>
          <w:spacing w:val="-13"/>
          <w:sz w:val="24"/>
        </w:rPr>
        <w:t xml:space="preserve"> </w:t>
      </w:r>
      <w:r>
        <w:rPr>
          <w:color w:val="344449"/>
          <w:sz w:val="24"/>
        </w:rPr>
        <w:t>waarin deze statistiek een rol speelt?</w:t>
      </w:r>
    </w:p>
    <w:p w14:paraId="7C6F46F7" w14:textId="77777777" w:rsidR="00740FD9" w:rsidRDefault="0005439F">
      <w:pPr>
        <w:pStyle w:val="ListParagraph"/>
        <w:numPr>
          <w:ilvl w:val="1"/>
          <w:numId w:val="1"/>
        </w:numPr>
        <w:tabs>
          <w:tab w:val="left" w:pos="2014"/>
        </w:tabs>
        <w:spacing w:line="280" w:lineRule="exact"/>
        <w:ind w:left="2014" w:right="0" w:hanging="238"/>
        <w:jc w:val="left"/>
        <w:rPr>
          <w:sz w:val="24"/>
        </w:rPr>
      </w:pPr>
      <w:r>
        <w:rPr>
          <w:color w:val="344449"/>
          <w:spacing w:val="-2"/>
          <w:sz w:val="24"/>
        </w:rPr>
        <w:t>Moet</w:t>
      </w:r>
      <w:r>
        <w:rPr>
          <w:color w:val="344449"/>
          <w:spacing w:val="-1"/>
          <w:sz w:val="24"/>
        </w:rPr>
        <w:t xml:space="preserve"> </w:t>
      </w:r>
      <w:r>
        <w:rPr>
          <w:color w:val="344449"/>
          <w:spacing w:val="-2"/>
          <w:sz w:val="24"/>
        </w:rPr>
        <w:t>de</w:t>
      </w:r>
      <w:r>
        <w:rPr>
          <w:color w:val="344449"/>
          <w:spacing w:val="-1"/>
          <w:sz w:val="24"/>
        </w:rPr>
        <w:t xml:space="preserve"> </w:t>
      </w:r>
      <w:r>
        <w:rPr>
          <w:color w:val="344449"/>
          <w:spacing w:val="-2"/>
          <w:sz w:val="24"/>
        </w:rPr>
        <w:t>statistiek</w:t>
      </w:r>
      <w:r>
        <w:rPr>
          <w:color w:val="344449"/>
          <w:sz w:val="24"/>
        </w:rPr>
        <w:t xml:space="preserve"> </w:t>
      </w:r>
      <w:r>
        <w:rPr>
          <w:color w:val="344449"/>
          <w:spacing w:val="-2"/>
          <w:sz w:val="24"/>
        </w:rPr>
        <w:t>geschikt</w:t>
      </w:r>
      <w:r>
        <w:rPr>
          <w:color w:val="344449"/>
          <w:spacing w:val="-1"/>
          <w:sz w:val="24"/>
        </w:rPr>
        <w:t xml:space="preserve"> </w:t>
      </w:r>
      <w:r>
        <w:rPr>
          <w:color w:val="344449"/>
          <w:spacing w:val="-2"/>
          <w:sz w:val="24"/>
        </w:rPr>
        <w:t>zijn</w:t>
      </w:r>
      <w:r>
        <w:rPr>
          <w:color w:val="344449"/>
          <w:sz w:val="24"/>
        </w:rPr>
        <w:t xml:space="preserve"> </w:t>
      </w:r>
      <w:r>
        <w:rPr>
          <w:color w:val="344449"/>
          <w:spacing w:val="-2"/>
          <w:sz w:val="24"/>
        </w:rPr>
        <w:t>voor</w:t>
      </w:r>
      <w:r>
        <w:rPr>
          <w:color w:val="344449"/>
          <w:spacing w:val="-1"/>
          <w:sz w:val="24"/>
        </w:rPr>
        <w:t xml:space="preserve"> </w:t>
      </w:r>
      <w:r>
        <w:rPr>
          <w:color w:val="344449"/>
          <w:spacing w:val="-2"/>
          <w:sz w:val="24"/>
        </w:rPr>
        <w:t>longitudinaal</w:t>
      </w:r>
      <w:r>
        <w:rPr>
          <w:color w:val="344449"/>
          <w:sz w:val="24"/>
        </w:rPr>
        <w:t xml:space="preserve"> </w:t>
      </w:r>
      <w:r>
        <w:rPr>
          <w:color w:val="344449"/>
          <w:spacing w:val="-2"/>
          <w:sz w:val="24"/>
        </w:rPr>
        <w:t>onderzoek?</w:t>
      </w:r>
    </w:p>
    <w:p w14:paraId="7C6F46F8" w14:textId="77777777" w:rsidR="00740FD9" w:rsidRDefault="00740FD9">
      <w:pPr>
        <w:pStyle w:val="ListParagraph"/>
        <w:spacing w:line="280" w:lineRule="exact"/>
        <w:jc w:val="left"/>
        <w:rPr>
          <w:sz w:val="24"/>
        </w:rPr>
        <w:sectPr w:rsidR="00740FD9">
          <w:pgSz w:w="11910" w:h="16840"/>
          <w:pgMar w:top="1900" w:right="708" w:bottom="280" w:left="850" w:header="708" w:footer="708" w:gutter="0"/>
          <w:cols w:space="708"/>
        </w:sectPr>
      </w:pPr>
    </w:p>
    <w:p w14:paraId="7C6F46F9" w14:textId="77777777" w:rsidR="00740FD9" w:rsidRDefault="0005439F">
      <w:pPr>
        <w:pStyle w:val="ListParagraph"/>
        <w:numPr>
          <w:ilvl w:val="1"/>
          <w:numId w:val="1"/>
        </w:numPr>
        <w:tabs>
          <w:tab w:val="left" w:pos="2013"/>
          <w:tab w:val="left" w:pos="2015"/>
        </w:tabs>
        <w:spacing w:before="77" w:line="247" w:lineRule="auto"/>
        <w:ind w:right="1557"/>
        <w:rPr>
          <w:sz w:val="24"/>
        </w:rPr>
      </w:pPr>
      <w:r>
        <w:rPr>
          <w:color w:val="344449"/>
          <w:sz w:val="24"/>
        </w:rPr>
        <w:lastRenderedPageBreak/>
        <w:t>Zijn er methodologische vereisten (bv.</w:t>
      </w:r>
      <w:r>
        <w:rPr>
          <w:color w:val="344449"/>
          <w:spacing w:val="40"/>
          <w:sz w:val="24"/>
        </w:rPr>
        <w:t xml:space="preserve"> </w:t>
      </w:r>
      <w:r>
        <w:rPr>
          <w:color w:val="344449"/>
          <w:sz w:val="24"/>
        </w:rPr>
        <w:t>representativiteit, granulariteit, vergelijkbaarheid)?</w:t>
      </w:r>
    </w:p>
    <w:p w14:paraId="7C6F46FA" w14:textId="77777777" w:rsidR="00740FD9" w:rsidRDefault="0005439F">
      <w:pPr>
        <w:pStyle w:val="ListParagraph"/>
        <w:numPr>
          <w:ilvl w:val="1"/>
          <w:numId w:val="1"/>
        </w:numPr>
        <w:tabs>
          <w:tab w:val="left" w:pos="2013"/>
          <w:tab w:val="left" w:pos="2015"/>
        </w:tabs>
        <w:spacing w:line="247" w:lineRule="auto"/>
        <w:ind w:right="1561"/>
        <w:rPr>
          <w:sz w:val="24"/>
        </w:rPr>
      </w:pPr>
      <w:r>
        <w:rPr>
          <w:color w:val="344449"/>
          <w:sz w:val="24"/>
        </w:rPr>
        <w:t>Zijn er wetenschappelijke kwaliteitscriteria waaraan de statistiek moet voldoen?</w:t>
      </w:r>
    </w:p>
    <w:p w14:paraId="7C6F46FB" w14:textId="77777777" w:rsidR="00740FD9" w:rsidRDefault="0005439F">
      <w:pPr>
        <w:pStyle w:val="BodyText"/>
        <w:spacing w:before="141" w:line="247" w:lineRule="auto"/>
        <w:ind w:left="1417" w:right="1557"/>
        <w:jc w:val="both"/>
      </w:pPr>
      <w:r>
        <w:rPr>
          <w:color w:val="344449"/>
        </w:rPr>
        <w:t xml:space="preserve">Gemeentelijke bevolkingscijfers in Vlaanderen worden regelmatig </w:t>
      </w:r>
      <w:r>
        <w:rPr>
          <w:color w:val="344449"/>
          <w:spacing w:val="-2"/>
        </w:rPr>
        <w:t>ingezet</w:t>
      </w:r>
      <w:r>
        <w:rPr>
          <w:color w:val="344449"/>
          <w:spacing w:val="-16"/>
        </w:rPr>
        <w:t xml:space="preserve"> </w:t>
      </w:r>
      <w:r>
        <w:rPr>
          <w:color w:val="344449"/>
          <w:spacing w:val="-2"/>
        </w:rPr>
        <w:t>als</w:t>
      </w:r>
      <w:r>
        <w:rPr>
          <w:color w:val="344449"/>
          <w:spacing w:val="-15"/>
        </w:rPr>
        <w:t xml:space="preserve"> </w:t>
      </w:r>
      <w:proofErr w:type="spellStart"/>
      <w:r>
        <w:rPr>
          <w:color w:val="344449"/>
          <w:spacing w:val="-2"/>
        </w:rPr>
        <w:t>essentiële</w:t>
      </w:r>
      <w:proofErr w:type="spellEnd"/>
      <w:r>
        <w:rPr>
          <w:color w:val="344449"/>
          <w:spacing w:val="-15"/>
        </w:rPr>
        <w:t xml:space="preserve"> </w:t>
      </w:r>
      <w:r>
        <w:rPr>
          <w:color w:val="344449"/>
          <w:spacing w:val="-2"/>
        </w:rPr>
        <w:t>en</w:t>
      </w:r>
      <w:r>
        <w:rPr>
          <w:color w:val="344449"/>
          <w:spacing w:val="-16"/>
        </w:rPr>
        <w:t xml:space="preserve"> </w:t>
      </w:r>
      <w:r>
        <w:rPr>
          <w:color w:val="344449"/>
          <w:spacing w:val="-2"/>
        </w:rPr>
        <w:t>praktische</w:t>
      </w:r>
      <w:r>
        <w:rPr>
          <w:color w:val="344449"/>
          <w:spacing w:val="-15"/>
        </w:rPr>
        <w:t xml:space="preserve"> </w:t>
      </w:r>
      <w:r>
        <w:rPr>
          <w:color w:val="344449"/>
          <w:spacing w:val="-2"/>
        </w:rPr>
        <w:t>variabele</w:t>
      </w:r>
      <w:r>
        <w:rPr>
          <w:color w:val="344449"/>
          <w:spacing w:val="-15"/>
        </w:rPr>
        <w:t xml:space="preserve"> </w:t>
      </w:r>
      <w:r>
        <w:rPr>
          <w:color w:val="344449"/>
          <w:spacing w:val="-2"/>
        </w:rPr>
        <w:t>in</w:t>
      </w:r>
      <w:r>
        <w:rPr>
          <w:color w:val="344449"/>
          <w:spacing w:val="-16"/>
        </w:rPr>
        <w:t xml:space="preserve"> </w:t>
      </w:r>
      <w:r>
        <w:rPr>
          <w:color w:val="344449"/>
          <w:spacing w:val="-2"/>
        </w:rPr>
        <w:t>peer‑</w:t>
      </w:r>
      <w:proofErr w:type="spellStart"/>
      <w:r>
        <w:rPr>
          <w:color w:val="344449"/>
          <w:spacing w:val="-2"/>
        </w:rPr>
        <w:t>reviewed</w:t>
      </w:r>
      <w:proofErr w:type="spellEnd"/>
      <w:r>
        <w:rPr>
          <w:color w:val="344449"/>
          <w:spacing w:val="-15"/>
        </w:rPr>
        <w:t xml:space="preserve"> </w:t>
      </w:r>
      <w:r>
        <w:rPr>
          <w:color w:val="344449"/>
          <w:spacing w:val="-2"/>
        </w:rPr>
        <w:t>onderzoek</w:t>
      </w:r>
    </w:p>
    <w:p w14:paraId="7C6F46FC" w14:textId="77777777" w:rsidR="00740FD9" w:rsidRDefault="0005439F">
      <w:pPr>
        <w:pStyle w:val="BodyText"/>
        <w:spacing w:line="247" w:lineRule="auto"/>
        <w:ind w:left="1417" w:right="1554"/>
        <w:jc w:val="both"/>
      </w:pPr>
      <w:r>
        <w:rPr>
          <w:color w:val="344449"/>
        </w:rPr>
        <w:t xml:space="preserve">— bijvoorbeeld als noemer voor incidentie‑ of dekkingspercentages, als </w:t>
      </w:r>
      <w:proofErr w:type="spellStart"/>
      <w:r>
        <w:rPr>
          <w:color w:val="344449"/>
        </w:rPr>
        <w:t>covariaat</w:t>
      </w:r>
      <w:proofErr w:type="spellEnd"/>
      <w:r>
        <w:rPr>
          <w:color w:val="344449"/>
          <w:spacing w:val="-7"/>
        </w:rPr>
        <w:t xml:space="preserve"> </w:t>
      </w:r>
      <w:r>
        <w:rPr>
          <w:color w:val="344449"/>
        </w:rPr>
        <w:t>om</w:t>
      </w:r>
      <w:r>
        <w:rPr>
          <w:color w:val="344449"/>
          <w:spacing w:val="-7"/>
        </w:rPr>
        <w:t xml:space="preserve"> </w:t>
      </w:r>
      <w:r>
        <w:rPr>
          <w:color w:val="344449"/>
        </w:rPr>
        <w:t>gemeentelijk</w:t>
      </w:r>
      <w:r>
        <w:rPr>
          <w:color w:val="344449"/>
          <w:spacing w:val="-7"/>
        </w:rPr>
        <w:t xml:space="preserve"> </w:t>
      </w:r>
      <w:r>
        <w:rPr>
          <w:color w:val="344449"/>
        </w:rPr>
        <w:t>schaal‑</w:t>
      </w:r>
      <w:r>
        <w:rPr>
          <w:color w:val="344449"/>
          <w:spacing w:val="-7"/>
        </w:rPr>
        <w:t xml:space="preserve"> </w:t>
      </w:r>
      <w:r>
        <w:rPr>
          <w:color w:val="344449"/>
        </w:rPr>
        <w:t>of</w:t>
      </w:r>
      <w:r>
        <w:rPr>
          <w:color w:val="344449"/>
          <w:spacing w:val="-7"/>
        </w:rPr>
        <w:t xml:space="preserve"> </w:t>
      </w:r>
      <w:r>
        <w:rPr>
          <w:color w:val="344449"/>
        </w:rPr>
        <w:t>service‑effecten</w:t>
      </w:r>
      <w:r>
        <w:rPr>
          <w:color w:val="344449"/>
          <w:spacing w:val="-7"/>
        </w:rPr>
        <w:t xml:space="preserve"> </w:t>
      </w:r>
      <w:r>
        <w:rPr>
          <w:color w:val="344449"/>
        </w:rPr>
        <w:t>te</w:t>
      </w:r>
      <w:r>
        <w:rPr>
          <w:color w:val="344449"/>
          <w:spacing w:val="-7"/>
        </w:rPr>
        <w:t xml:space="preserve"> </w:t>
      </w:r>
      <w:r>
        <w:rPr>
          <w:color w:val="344449"/>
        </w:rPr>
        <w:t>verklaren,</w:t>
      </w:r>
      <w:r>
        <w:rPr>
          <w:color w:val="344449"/>
          <w:spacing w:val="-6"/>
        </w:rPr>
        <w:t xml:space="preserve"> </w:t>
      </w:r>
      <w:r>
        <w:rPr>
          <w:color w:val="344449"/>
        </w:rPr>
        <w:t>of</w:t>
      </w:r>
      <w:r>
        <w:rPr>
          <w:color w:val="344449"/>
          <w:spacing w:val="-7"/>
        </w:rPr>
        <w:t xml:space="preserve"> </w:t>
      </w:r>
      <w:r>
        <w:rPr>
          <w:color w:val="344449"/>
        </w:rPr>
        <w:t>om gemeenten</w:t>
      </w:r>
      <w:r>
        <w:rPr>
          <w:color w:val="344449"/>
          <w:spacing w:val="17"/>
        </w:rPr>
        <w:t xml:space="preserve"> </w:t>
      </w:r>
      <w:r>
        <w:rPr>
          <w:color w:val="344449"/>
        </w:rPr>
        <w:t>te</w:t>
      </w:r>
      <w:r>
        <w:rPr>
          <w:color w:val="344449"/>
          <w:spacing w:val="17"/>
        </w:rPr>
        <w:t xml:space="preserve"> </w:t>
      </w:r>
      <w:r>
        <w:rPr>
          <w:color w:val="344449"/>
        </w:rPr>
        <w:t>stratificeren</w:t>
      </w:r>
      <w:r>
        <w:rPr>
          <w:color w:val="344449"/>
          <w:spacing w:val="17"/>
        </w:rPr>
        <w:t xml:space="preserve"> </w:t>
      </w:r>
      <w:r>
        <w:rPr>
          <w:color w:val="344449"/>
        </w:rPr>
        <w:t>naar</w:t>
      </w:r>
      <w:r>
        <w:rPr>
          <w:color w:val="344449"/>
          <w:spacing w:val="17"/>
        </w:rPr>
        <w:t xml:space="preserve"> </w:t>
      </w:r>
      <w:r>
        <w:rPr>
          <w:color w:val="344449"/>
        </w:rPr>
        <w:t>grootte</w:t>
      </w:r>
      <w:r>
        <w:rPr>
          <w:color w:val="344449"/>
          <w:spacing w:val="17"/>
        </w:rPr>
        <w:t xml:space="preserve"> </w:t>
      </w:r>
      <w:r>
        <w:rPr>
          <w:color w:val="344449"/>
        </w:rPr>
        <w:t>(zie</w:t>
      </w:r>
      <w:r>
        <w:rPr>
          <w:color w:val="344449"/>
          <w:spacing w:val="17"/>
        </w:rPr>
        <w:t xml:space="preserve"> </w:t>
      </w:r>
      <w:r>
        <w:rPr>
          <w:color w:val="344449"/>
        </w:rPr>
        <w:t>bijvoorbeeld</w:t>
      </w:r>
      <w:r>
        <w:rPr>
          <w:color w:val="344449"/>
          <w:spacing w:val="18"/>
        </w:rPr>
        <w:t xml:space="preserve"> </w:t>
      </w:r>
      <w:proofErr w:type="spellStart"/>
      <w:r>
        <w:rPr>
          <w:color w:val="344449"/>
          <w:spacing w:val="-2"/>
        </w:rPr>
        <w:t>Vandevijvere</w:t>
      </w:r>
      <w:proofErr w:type="spellEnd"/>
    </w:p>
    <w:p w14:paraId="7C6F46FD" w14:textId="4F66281F" w:rsidR="00740FD9" w:rsidRDefault="0005439F">
      <w:pPr>
        <w:pStyle w:val="BodyText"/>
        <w:spacing w:line="247" w:lineRule="auto"/>
        <w:ind w:left="1417" w:right="1555"/>
        <w:jc w:val="both"/>
      </w:pPr>
      <w:r>
        <w:rPr>
          <w:color w:val="344449"/>
        </w:rPr>
        <w:t xml:space="preserve">e.a. </w:t>
      </w:r>
      <w:hyperlink w:anchor="_bookmark7" w:history="1">
        <w:r w:rsidR="00740FD9">
          <w:rPr>
            <w:color w:val="344449"/>
          </w:rPr>
          <w:t>2023</w:t>
        </w:r>
      </w:hyperlink>
      <w:r>
        <w:rPr>
          <w:color w:val="344449"/>
        </w:rPr>
        <w:t xml:space="preserve">; </w:t>
      </w:r>
      <w:proofErr w:type="spellStart"/>
      <w:r>
        <w:rPr>
          <w:color w:val="344449"/>
        </w:rPr>
        <w:t>D’Inverno</w:t>
      </w:r>
      <w:proofErr w:type="spellEnd"/>
      <w:r>
        <w:rPr>
          <w:color w:val="344449"/>
        </w:rPr>
        <w:t xml:space="preserve">, </w:t>
      </w:r>
      <w:proofErr w:type="spellStart"/>
      <w:r>
        <w:rPr>
          <w:color w:val="344449"/>
        </w:rPr>
        <w:t>Moesen</w:t>
      </w:r>
      <w:proofErr w:type="spellEnd"/>
      <w:r>
        <w:rPr>
          <w:color w:val="344449"/>
        </w:rPr>
        <w:t xml:space="preserve"> en De Witte </w:t>
      </w:r>
      <w:hyperlink w:anchor="_bookmark0" w:history="1">
        <w:r w:rsidR="00740FD9">
          <w:rPr>
            <w:color w:val="344449"/>
          </w:rPr>
          <w:t>2022</w:t>
        </w:r>
      </w:hyperlink>
      <w:r>
        <w:rPr>
          <w:color w:val="344449"/>
        </w:rPr>
        <w:t>; Mustafa en Teller</w:t>
      </w:r>
      <w:r>
        <w:rPr>
          <w:color w:val="344449"/>
          <w:spacing w:val="40"/>
        </w:rPr>
        <w:t xml:space="preserve"> </w:t>
      </w:r>
      <w:hyperlink w:anchor="_bookmark4" w:history="1">
        <w:r w:rsidR="00740FD9">
          <w:rPr>
            <w:color w:val="344449"/>
          </w:rPr>
          <w:t>2020</w:t>
        </w:r>
      </w:hyperlink>
      <w:r>
        <w:rPr>
          <w:color w:val="344449"/>
        </w:rPr>
        <w:t>).</w:t>
      </w:r>
      <w:r>
        <w:rPr>
          <w:color w:val="344449"/>
          <w:spacing w:val="7"/>
        </w:rPr>
        <w:t xml:space="preserve"> </w:t>
      </w:r>
      <w:r>
        <w:rPr>
          <w:color w:val="344449"/>
        </w:rPr>
        <w:t>Ruimtelijk‑demografische</w:t>
      </w:r>
      <w:r>
        <w:rPr>
          <w:color w:val="344449"/>
          <w:spacing w:val="-11"/>
        </w:rPr>
        <w:t xml:space="preserve"> </w:t>
      </w:r>
      <w:r>
        <w:rPr>
          <w:color w:val="344449"/>
        </w:rPr>
        <w:t>en</w:t>
      </w:r>
      <w:r>
        <w:rPr>
          <w:color w:val="344449"/>
          <w:spacing w:val="-11"/>
        </w:rPr>
        <w:t xml:space="preserve"> </w:t>
      </w:r>
      <w:r>
        <w:rPr>
          <w:color w:val="344449"/>
        </w:rPr>
        <w:t>vergrijzingsstudies</w:t>
      </w:r>
      <w:r>
        <w:rPr>
          <w:color w:val="344449"/>
          <w:spacing w:val="-11"/>
        </w:rPr>
        <w:t xml:space="preserve"> </w:t>
      </w:r>
      <w:ins w:id="10" w:author="Van Landschoot Lisa" w:date="2025-11-29T11:57:00Z" w16du:dateUtc="2025-11-29T10:57:00Z">
        <w:r w:rsidR="0077302B">
          <w:rPr>
            <w:color w:val="344449"/>
          </w:rPr>
          <w:t>m</w:t>
        </w:r>
      </w:ins>
      <w:del w:id="11" w:author="Van Landschoot Lisa" w:date="2025-11-29T11:57:00Z" w16du:dateUtc="2025-11-29T10:57:00Z">
        <w:r w:rsidDel="0077302B">
          <w:rPr>
            <w:color w:val="344449"/>
          </w:rPr>
          <w:delText>n</w:delText>
        </w:r>
      </w:del>
      <w:r>
        <w:rPr>
          <w:color w:val="344449"/>
        </w:rPr>
        <w:t>aken</w:t>
      </w:r>
      <w:r>
        <w:rPr>
          <w:color w:val="344449"/>
          <w:spacing w:val="-11"/>
        </w:rPr>
        <w:t xml:space="preserve"> </w:t>
      </w:r>
      <w:r>
        <w:rPr>
          <w:color w:val="344449"/>
        </w:rPr>
        <w:t>dan</w:t>
      </w:r>
      <w:r>
        <w:rPr>
          <w:color w:val="344449"/>
          <w:spacing w:val="-11"/>
        </w:rPr>
        <w:t xml:space="preserve"> </w:t>
      </w:r>
      <w:r>
        <w:rPr>
          <w:color w:val="344449"/>
        </w:rPr>
        <w:t>weer gebruik</w:t>
      </w:r>
      <w:r>
        <w:rPr>
          <w:color w:val="344449"/>
          <w:spacing w:val="-2"/>
        </w:rPr>
        <w:t xml:space="preserve"> </w:t>
      </w:r>
      <w:r>
        <w:rPr>
          <w:color w:val="344449"/>
        </w:rPr>
        <w:t>van</w:t>
      </w:r>
      <w:r>
        <w:rPr>
          <w:color w:val="344449"/>
          <w:spacing w:val="-2"/>
        </w:rPr>
        <w:t xml:space="preserve"> </w:t>
      </w:r>
      <w:r>
        <w:rPr>
          <w:color w:val="344449"/>
        </w:rPr>
        <w:t>cijfers</w:t>
      </w:r>
      <w:r>
        <w:rPr>
          <w:color w:val="344449"/>
          <w:spacing w:val="-2"/>
        </w:rPr>
        <w:t xml:space="preserve"> </w:t>
      </w:r>
      <w:r>
        <w:rPr>
          <w:color w:val="344449"/>
        </w:rPr>
        <w:t>over</w:t>
      </w:r>
      <w:r>
        <w:rPr>
          <w:color w:val="344449"/>
          <w:spacing w:val="-2"/>
        </w:rPr>
        <w:t xml:space="preserve"> </w:t>
      </w:r>
      <w:r>
        <w:rPr>
          <w:color w:val="344449"/>
        </w:rPr>
        <w:t>bevolkingsgroei</w:t>
      </w:r>
      <w:r>
        <w:rPr>
          <w:color w:val="344449"/>
          <w:spacing w:val="-2"/>
        </w:rPr>
        <w:t xml:space="preserve"> </w:t>
      </w:r>
      <w:r>
        <w:rPr>
          <w:color w:val="344449"/>
        </w:rPr>
        <w:t>per</w:t>
      </w:r>
      <w:r>
        <w:rPr>
          <w:color w:val="344449"/>
          <w:spacing w:val="-2"/>
        </w:rPr>
        <w:t xml:space="preserve"> </w:t>
      </w:r>
      <w:r>
        <w:rPr>
          <w:color w:val="344449"/>
        </w:rPr>
        <w:t>gemeente</w:t>
      </w:r>
      <w:r>
        <w:rPr>
          <w:color w:val="344449"/>
          <w:spacing w:val="-2"/>
        </w:rPr>
        <w:t xml:space="preserve"> </w:t>
      </w:r>
      <w:r>
        <w:rPr>
          <w:color w:val="344449"/>
        </w:rPr>
        <w:t>(zie</w:t>
      </w:r>
      <w:r>
        <w:rPr>
          <w:color w:val="344449"/>
          <w:spacing w:val="-2"/>
        </w:rPr>
        <w:t xml:space="preserve"> </w:t>
      </w:r>
      <w:r>
        <w:rPr>
          <w:color w:val="344449"/>
        </w:rPr>
        <w:t xml:space="preserve">bijvoorbeeld Schockaert, </w:t>
      </w:r>
      <w:proofErr w:type="spellStart"/>
      <w:r>
        <w:rPr>
          <w:color w:val="344449"/>
        </w:rPr>
        <w:t>Pelfrene</w:t>
      </w:r>
      <w:proofErr w:type="spellEnd"/>
      <w:r>
        <w:rPr>
          <w:color w:val="344449"/>
        </w:rPr>
        <w:t xml:space="preserve"> en </w:t>
      </w:r>
      <w:proofErr w:type="spellStart"/>
      <w:r>
        <w:rPr>
          <w:color w:val="344449"/>
        </w:rPr>
        <w:t>Lodewijckx</w:t>
      </w:r>
      <w:proofErr w:type="spellEnd"/>
      <w:r>
        <w:rPr>
          <w:color w:val="344449"/>
        </w:rPr>
        <w:t xml:space="preserve"> </w:t>
      </w:r>
      <w:hyperlink w:anchor="_bookmark5" w:history="1">
        <w:r w:rsidR="00740FD9">
          <w:rPr>
            <w:color w:val="344449"/>
          </w:rPr>
          <w:t>2018</w:t>
        </w:r>
      </w:hyperlink>
      <w:r>
        <w:rPr>
          <w:color w:val="344449"/>
        </w:rPr>
        <w:t>).</w:t>
      </w:r>
    </w:p>
    <w:p w14:paraId="7C6F46FE" w14:textId="77777777" w:rsidR="00740FD9" w:rsidRDefault="00740FD9">
      <w:pPr>
        <w:pStyle w:val="BodyText"/>
      </w:pPr>
    </w:p>
    <w:p w14:paraId="7C6F46FF" w14:textId="77777777" w:rsidR="00740FD9" w:rsidRDefault="00740FD9">
      <w:pPr>
        <w:pStyle w:val="BodyText"/>
      </w:pPr>
    </w:p>
    <w:p w14:paraId="7C6F4700" w14:textId="77777777" w:rsidR="00740FD9" w:rsidRDefault="00740FD9">
      <w:pPr>
        <w:pStyle w:val="BodyText"/>
        <w:spacing w:before="163"/>
      </w:pPr>
    </w:p>
    <w:p w14:paraId="7C6F4701" w14:textId="77777777" w:rsidR="00740FD9" w:rsidRDefault="0005439F" w:rsidP="780CF93C">
      <w:pPr>
        <w:pStyle w:val="Heading1"/>
        <w:numPr>
          <w:ilvl w:val="0"/>
          <w:numId w:val="1"/>
        </w:numPr>
        <w:tabs>
          <w:tab w:val="left" w:pos="2122"/>
        </w:tabs>
        <w:ind w:left="2122" w:hanging="705"/>
        <w:jc w:val="both"/>
        <w:rPr>
          <w:color w:val="70A2B8"/>
        </w:rPr>
      </w:pPr>
      <w:bookmarkStart w:id="12" w:name="Synthese"/>
      <w:bookmarkStart w:id="13" w:name="Bibliografie"/>
      <w:bookmarkEnd w:id="12"/>
      <w:bookmarkEnd w:id="13"/>
      <w:r>
        <w:rPr>
          <w:color w:val="70A2B8"/>
          <w:spacing w:val="-2"/>
        </w:rPr>
        <w:t>SYNTHESE</w:t>
      </w:r>
    </w:p>
    <w:p w14:paraId="7C6F4702" w14:textId="77777777" w:rsidR="00740FD9" w:rsidRDefault="0005439F">
      <w:pPr>
        <w:pStyle w:val="BodyText"/>
        <w:spacing w:before="256" w:line="247" w:lineRule="auto"/>
        <w:ind w:left="1417" w:right="1558"/>
        <w:jc w:val="both"/>
      </w:pPr>
      <w:r>
        <w:rPr>
          <w:color w:val="344449"/>
        </w:rPr>
        <w:t>De</w:t>
      </w:r>
      <w:r>
        <w:rPr>
          <w:color w:val="344449"/>
          <w:spacing w:val="-6"/>
        </w:rPr>
        <w:t xml:space="preserve"> </w:t>
      </w:r>
      <w:r>
        <w:rPr>
          <w:color w:val="344449"/>
        </w:rPr>
        <w:t>formulering</w:t>
      </w:r>
      <w:r>
        <w:rPr>
          <w:color w:val="344449"/>
          <w:spacing w:val="-6"/>
        </w:rPr>
        <w:t xml:space="preserve"> </w:t>
      </w:r>
      <w:r>
        <w:rPr>
          <w:color w:val="344449"/>
        </w:rPr>
        <w:t>van</w:t>
      </w:r>
      <w:r>
        <w:rPr>
          <w:color w:val="344449"/>
          <w:spacing w:val="-6"/>
        </w:rPr>
        <w:t xml:space="preserve"> </w:t>
      </w:r>
      <w:r>
        <w:rPr>
          <w:color w:val="344449"/>
        </w:rPr>
        <w:t>de</w:t>
      </w:r>
      <w:r>
        <w:rPr>
          <w:color w:val="344449"/>
          <w:spacing w:val="-6"/>
        </w:rPr>
        <w:t xml:space="preserve"> </w:t>
      </w:r>
      <w:r>
        <w:rPr>
          <w:color w:val="344449"/>
        </w:rPr>
        <w:t>gebruikersbehoeften</w:t>
      </w:r>
      <w:r>
        <w:rPr>
          <w:color w:val="344449"/>
          <w:spacing w:val="-6"/>
        </w:rPr>
        <w:t xml:space="preserve"> </w:t>
      </w:r>
      <w:r>
        <w:rPr>
          <w:color w:val="344449"/>
        </w:rPr>
        <w:t>sluit</w:t>
      </w:r>
      <w:r>
        <w:rPr>
          <w:color w:val="344449"/>
          <w:spacing w:val="-6"/>
        </w:rPr>
        <w:t xml:space="preserve"> </w:t>
      </w:r>
      <w:r>
        <w:rPr>
          <w:color w:val="344449"/>
        </w:rPr>
        <w:t>je</w:t>
      </w:r>
      <w:r>
        <w:rPr>
          <w:color w:val="344449"/>
          <w:spacing w:val="-6"/>
        </w:rPr>
        <w:t xml:space="preserve"> </w:t>
      </w:r>
      <w:r>
        <w:rPr>
          <w:color w:val="344449"/>
        </w:rPr>
        <w:t>best</w:t>
      </w:r>
      <w:r>
        <w:rPr>
          <w:color w:val="344449"/>
          <w:spacing w:val="-6"/>
        </w:rPr>
        <w:t xml:space="preserve"> </w:t>
      </w:r>
      <w:r>
        <w:rPr>
          <w:color w:val="344449"/>
        </w:rPr>
        <w:t>altijd</w:t>
      </w:r>
      <w:r>
        <w:rPr>
          <w:color w:val="344449"/>
          <w:spacing w:val="-6"/>
        </w:rPr>
        <w:t xml:space="preserve"> </w:t>
      </w:r>
      <w:r>
        <w:rPr>
          <w:color w:val="344449"/>
        </w:rPr>
        <w:t>af</w:t>
      </w:r>
      <w:r>
        <w:rPr>
          <w:color w:val="344449"/>
          <w:spacing w:val="-6"/>
        </w:rPr>
        <w:t xml:space="preserve"> </w:t>
      </w:r>
      <w:r>
        <w:rPr>
          <w:color w:val="344449"/>
        </w:rPr>
        <w:t>met</w:t>
      </w:r>
      <w:r>
        <w:rPr>
          <w:color w:val="344449"/>
          <w:spacing w:val="-6"/>
        </w:rPr>
        <w:t xml:space="preserve"> </w:t>
      </w:r>
      <w:r>
        <w:rPr>
          <w:color w:val="344449"/>
        </w:rPr>
        <w:t>een synthese.</w:t>
      </w:r>
      <w:r>
        <w:rPr>
          <w:color w:val="344449"/>
          <w:spacing w:val="14"/>
        </w:rPr>
        <w:t xml:space="preserve"> </w:t>
      </w:r>
      <w:r>
        <w:rPr>
          <w:color w:val="344449"/>
        </w:rPr>
        <w:t>Op</w:t>
      </w:r>
      <w:r>
        <w:rPr>
          <w:color w:val="344449"/>
          <w:spacing w:val="-6"/>
        </w:rPr>
        <w:t xml:space="preserve"> </w:t>
      </w:r>
      <w:r>
        <w:rPr>
          <w:color w:val="344449"/>
        </w:rPr>
        <w:t>de</w:t>
      </w:r>
      <w:r>
        <w:rPr>
          <w:color w:val="344449"/>
          <w:spacing w:val="-5"/>
        </w:rPr>
        <w:t xml:space="preserve"> </w:t>
      </w:r>
      <w:r>
        <w:rPr>
          <w:color w:val="344449"/>
        </w:rPr>
        <w:t>eerste</w:t>
      </w:r>
      <w:r>
        <w:rPr>
          <w:color w:val="344449"/>
          <w:spacing w:val="-6"/>
        </w:rPr>
        <w:t xml:space="preserve"> </w:t>
      </w:r>
      <w:r>
        <w:rPr>
          <w:color w:val="344449"/>
        </w:rPr>
        <w:t>plaats</w:t>
      </w:r>
      <w:r>
        <w:rPr>
          <w:color w:val="344449"/>
          <w:spacing w:val="-5"/>
        </w:rPr>
        <w:t xml:space="preserve"> </w:t>
      </w:r>
      <w:r>
        <w:rPr>
          <w:color w:val="344449"/>
        </w:rPr>
        <w:t>betekent</w:t>
      </w:r>
      <w:r>
        <w:rPr>
          <w:color w:val="344449"/>
          <w:spacing w:val="-6"/>
        </w:rPr>
        <w:t xml:space="preserve"> </w:t>
      </w:r>
      <w:r>
        <w:rPr>
          <w:color w:val="344449"/>
        </w:rPr>
        <w:t>dit</w:t>
      </w:r>
      <w:r>
        <w:rPr>
          <w:color w:val="344449"/>
          <w:spacing w:val="-5"/>
        </w:rPr>
        <w:t xml:space="preserve"> </w:t>
      </w:r>
      <w:r>
        <w:rPr>
          <w:color w:val="344449"/>
        </w:rPr>
        <w:t>dat</w:t>
      </w:r>
      <w:r>
        <w:rPr>
          <w:color w:val="344449"/>
          <w:spacing w:val="-5"/>
        </w:rPr>
        <w:t xml:space="preserve"> </w:t>
      </w:r>
      <w:r>
        <w:rPr>
          <w:color w:val="344449"/>
        </w:rPr>
        <w:t>je</w:t>
      </w:r>
      <w:r>
        <w:rPr>
          <w:color w:val="344449"/>
          <w:spacing w:val="-6"/>
        </w:rPr>
        <w:t xml:space="preserve"> </w:t>
      </w:r>
      <w:r>
        <w:rPr>
          <w:color w:val="344449"/>
        </w:rPr>
        <w:t>de</w:t>
      </w:r>
      <w:r>
        <w:rPr>
          <w:color w:val="344449"/>
          <w:spacing w:val="-5"/>
        </w:rPr>
        <w:t xml:space="preserve"> </w:t>
      </w:r>
      <w:r>
        <w:rPr>
          <w:color w:val="344449"/>
        </w:rPr>
        <w:t>gebruikersbehoeften inhoudelijk</w:t>
      </w:r>
      <w:r>
        <w:rPr>
          <w:color w:val="344449"/>
          <w:spacing w:val="-9"/>
        </w:rPr>
        <w:t xml:space="preserve"> </w:t>
      </w:r>
      <w:r>
        <w:rPr>
          <w:color w:val="344449"/>
        </w:rPr>
        <w:t>omvormt</w:t>
      </w:r>
      <w:r>
        <w:rPr>
          <w:color w:val="344449"/>
          <w:spacing w:val="-9"/>
        </w:rPr>
        <w:t xml:space="preserve"> </w:t>
      </w:r>
      <w:r>
        <w:rPr>
          <w:color w:val="344449"/>
        </w:rPr>
        <w:t>tot</w:t>
      </w:r>
      <w:r>
        <w:rPr>
          <w:color w:val="344449"/>
          <w:spacing w:val="-9"/>
        </w:rPr>
        <w:t xml:space="preserve"> </w:t>
      </w:r>
      <w:r>
        <w:rPr>
          <w:color w:val="344449"/>
        </w:rPr>
        <w:t>conceptuele</w:t>
      </w:r>
      <w:r>
        <w:rPr>
          <w:color w:val="344449"/>
          <w:spacing w:val="-9"/>
        </w:rPr>
        <w:t xml:space="preserve"> </w:t>
      </w:r>
      <w:r>
        <w:rPr>
          <w:color w:val="344449"/>
        </w:rPr>
        <w:t>definities</w:t>
      </w:r>
      <w:r>
        <w:rPr>
          <w:color w:val="344449"/>
          <w:spacing w:val="-9"/>
        </w:rPr>
        <w:t xml:space="preserve"> </w:t>
      </w:r>
      <w:r>
        <w:rPr>
          <w:color w:val="344449"/>
        </w:rPr>
        <w:t>voor</w:t>
      </w:r>
      <w:r>
        <w:rPr>
          <w:color w:val="344449"/>
          <w:spacing w:val="-9"/>
        </w:rPr>
        <w:t xml:space="preserve"> </w:t>
      </w:r>
      <w:r>
        <w:rPr>
          <w:color w:val="344449"/>
        </w:rPr>
        <w:t>de</w:t>
      </w:r>
      <w:r>
        <w:rPr>
          <w:color w:val="344449"/>
          <w:spacing w:val="-9"/>
        </w:rPr>
        <w:t xml:space="preserve"> </w:t>
      </w:r>
      <w:r>
        <w:rPr>
          <w:color w:val="344449"/>
        </w:rPr>
        <w:t>gewenste</w:t>
      </w:r>
      <w:r>
        <w:rPr>
          <w:color w:val="344449"/>
          <w:spacing w:val="-9"/>
        </w:rPr>
        <w:t xml:space="preserve"> </w:t>
      </w:r>
      <w:r>
        <w:rPr>
          <w:color w:val="344449"/>
        </w:rPr>
        <w:t>cijfers, cijfertabellen en de tabelreeks. Hierbij stel je je de volgende vragen:</w:t>
      </w:r>
    </w:p>
    <w:p w14:paraId="7C6F4703" w14:textId="77777777" w:rsidR="00740FD9" w:rsidRDefault="0005439F">
      <w:pPr>
        <w:pStyle w:val="ListParagraph"/>
        <w:numPr>
          <w:ilvl w:val="1"/>
          <w:numId w:val="1"/>
        </w:numPr>
        <w:tabs>
          <w:tab w:val="left" w:pos="2014"/>
        </w:tabs>
        <w:spacing w:before="141"/>
        <w:ind w:left="2014" w:right="0" w:hanging="238"/>
        <w:jc w:val="left"/>
        <w:rPr>
          <w:sz w:val="24"/>
        </w:rPr>
      </w:pPr>
      <w:r>
        <w:rPr>
          <w:color w:val="344449"/>
          <w:sz w:val="24"/>
        </w:rPr>
        <w:t>Wat</w:t>
      </w:r>
      <w:r>
        <w:rPr>
          <w:color w:val="344449"/>
          <w:spacing w:val="-10"/>
          <w:sz w:val="24"/>
        </w:rPr>
        <w:t xml:space="preserve"> </w:t>
      </w:r>
      <w:r>
        <w:rPr>
          <w:color w:val="344449"/>
          <w:sz w:val="24"/>
        </w:rPr>
        <w:t>houdt</w:t>
      </w:r>
      <w:r>
        <w:rPr>
          <w:color w:val="344449"/>
          <w:spacing w:val="-10"/>
          <w:sz w:val="24"/>
        </w:rPr>
        <w:t xml:space="preserve"> </w:t>
      </w:r>
      <w:r>
        <w:rPr>
          <w:color w:val="344449"/>
          <w:sz w:val="24"/>
        </w:rPr>
        <w:t>deze</w:t>
      </w:r>
      <w:r>
        <w:rPr>
          <w:color w:val="344449"/>
          <w:spacing w:val="-10"/>
          <w:sz w:val="24"/>
        </w:rPr>
        <w:t xml:space="preserve"> </w:t>
      </w:r>
      <w:r>
        <w:rPr>
          <w:color w:val="344449"/>
          <w:sz w:val="24"/>
        </w:rPr>
        <w:t>tabelreeks</w:t>
      </w:r>
      <w:r>
        <w:rPr>
          <w:color w:val="344449"/>
          <w:spacing w:val="-9"/>
          <w:sz w:val="24"/>
        </w:rPr>
        <w:t xml:space="preserve"> </w:t>
      </w:r>
      <w:r>
        <w:rPr>
          <w:color w:val="344449"/>
          <w:sz w:val="24"/>
        </w:rPr>
        <w:t>in,</w:t>
      </w:r>
      <w:r>
        <w:rPr>
          <w:color w:val="344449"/>
          <w:spacing w:val="-10"/>
          <w:sz w:val="24"/>
        </w:rPr>
        <w:t xml:space="preserve"> </w:t>
      </w:r>
      <w:r>
        <w:rPr>
          <w:color w:val="344449"/>
          <w:sz w:val="24"/>
        </w:rPr>
        <w:t>in</w:t>
      </w:r>
      <w:r>
        <w:rPr>
          <w:color w:val="344449"/>
          <w:spacing w:val="-10"/>
          <w:sz w:val="24"/>
        </w:rPr>
        <w:t xml:space="preserve"> </w:t>
      </w:r>
      <w:proofErr w:type="spellStart"/>
      <w:r>
        <w:rPr>
          <w:color w:val="344449"/>
          <w:sz w:val="24"/>
        </w:rPr>
        <w:t>één</w:t>
      </w:r>
      <w:proofErr w:type="spellEnd"/>
      <w:r>
        <w:rPr>
          <w:color w:val="344449"/>
          <w:spacing w:val="-9"/>
          <w:sz w:val="24"/>
        </w:rPr>
        <w:t xml:space="preserve"> </w:t>
      </w:r>
      <w:r>
        <w:rPr>
          <w:color w:val="344449"/>
          <w:spacing w:val="-4"/>
          <w:sz w:val="24"/>
        </w:rPr>
        <w:t>zin?</w:t>
      </w:r>
    </w:p>
    <w:p w14:paraId="7C6F4704" w14:textId="77777777" w:rsidR="00740FD9" w:rsidRDefault="0005439F">
      <w:pPr>
        <w:pStyle w:val="ListParagraph"/>
        <w:numPr>
          <w:ilvl w:val="1"/>
          <w:numId w:val="1"/>
        </w:numPr>
        <w:tabs>
          <w:tab w:val="left" w:pos="2013"/>
          <w:tab w:val="left" w:pos="2015"/>
          <w:tab w:val="left" w:pos="2940"/>
          <w:tab w:val="left" w:pos="4065"/>
          <w:tab w:val="left" w:pos="5136"/>
          <w:tab w:val="left" w:pos="5651"/>
          <w:tab w:val="left" w:pos="6738"/>
          <w:tab w:val="left" w:pos="7911"/>
          <w:tab w:val="left" w:pos="8537"/>
        </w:tabs>
        <w:spacing w:before="7" w:line="247" w:lineRule="auto"/>
        <w:ind w:right="1559"/>
        <w:jc w:val="left"/>
        <w:rPr>
          <w:sz w:val="24"/>
        </w:rPr>
      </w:pPr>
      <w:r>
        <w:rPr>
          <w:color w:val="344449"/>
          <w:spacing w:val="-2"/>
          <w:sz w:val="24"/>
        </w:rPr>
        <w:t>Welke</w:t>
      </w:r>
      <w:r>
        <w:rPr>
          <w:color w:val="344449"/>
          <w:sz w:val="24"/>
        </w:rPr>
        <w:tab/>
      </w:r>
      <w:r>
        <w:rPr>
          <w:color w:val="344449"/>
          <w:spacing w:val="-2"/>
          <w:sz w:val="24"/>
        </w:rPr>
        <w:t>tabellen</w:t>
      </w:r>
      <w:r>
        <w:rPr>
          <w:color w:val="344449"/>
          <w:sz w:val="24"/>
        </w:rPr>
        <w:tab/>
      </w:r>
      <w:r>
        <w:rPr>
          <w:color w:val="344449"/>
          <w:spacing w:val="-2"/>
          <w:sz w:val="24"/>
        </w:rPr>
        <w:t>moeten</w:t>
      </w:r>
      <w:r>
        <w:rPr>
          <w:color w:val="344449"/>
          <w:sz w:val="24"/>
        </w:rPr>
        <w:tab/>
      </w:r>
      <w:r>
        <w:rPr>
          <w:color w:val="344449"/>
          <w:spacing w:val="-6"/>
          <w:sz w:val="24"/>
        </w:rPr>
        <w:t>er</w:t>
      </w:r>
      <w:r>
        <w:rPr>
          <w:color w:val="344449"/>
          <w:sz w:val="24"/>
        </w:rPr>
        <w:tab/>
      </w:r>
      <w:r>
        <w:rPr>
          <w:color w:val="344449"/>
          <w:spacing w:val="-2"/>
          <w:sz w:val="24"/>
        </w:rPr>
        <w:t>worden</w:t>
      </w:r>
      <w:r>
        <w:rPr>
          <w:color w:val="344449"/>
          <w:sz w:val="24"/>
        </w:rPr>
        <w:tab/>
      </w:r>
      <w:r>
        <w:rPr>
          <w:color w:val="344449"/>
          <w:spacing w:val="-2"/>
          <w:sz w:val="24"/>
        </w:rPr>
        <w:t>gemaakt</w:t>
      </w:r>
      <w:r>
        <w:rPr>
          <w:color w:val="344449"/>
          <w:sz w:val="24"/>
        </w:rPr>
        <w:tab/>
      </w:r>
      <w:r>
        <w:rPr>
          <w:color w:val="344449"/>
          <w:spacing w:val="-6"/>
          <w:sz w:val="24"/>
        </w:rPr>
        <w:t>om</w:t>
      </w:r>
      <w:r>
        <w:rPr>
          <w:color w:val="344449"/>
          <w:sz w:val="24"/>
        </w:rPr>
        <w:tab/>
      </w:r>
      <w:r>
        <w:rPr>
          <w:color w:val="344449"/>
          <w:spacing w:val="-6"/>
          <w:sz w:val="24"/>
        </w:rPr>
        <w:t xml:space="preserve">de </w:t>
      </w:r>
      <w:r>
        <w:rPr>
          <w:color w:val="344449"/>
          <w:sz w:val="24"/>
        </w:rPr>
        <w:t>gebruikersbehoeften te vervullen?</w:t>
      </w:r>
    </w:p>
    <w:p w14:paraId="7C6F4705" w14:textId="77777777" w:rsidR="00740FD9" w:rsidRDefault="0005439F">
      <w:pPr>
        <w:pStyle w:val="ListParagraph"/>
        <w:numPr>
          <w:ilvl w:val="1"/>
          <w:numId w:val="1"/>
        </w:numPr>
        <w:tabs>
          <w:tab w:val="left" w:pos="2014"/>
        </w:tabs>
        <w:spacing w:line="280" w:lineRule="exact"/>
        <w:ind w:left="2014" w:right="0" w:hanging="238"/>
        <w:jc w:val="left"/>
        <w:rPr>
          <w:sz w:val="24"/>
        </w:rPr>
      </w:pPr>
      <w:r>
        <w:rPr>
          <w:color w:val="344449"/>
          <w:spacing w:val="-2"/>
          <w:sz w:val="24"/>
        </w:rPr>
        <w:t>Welke</w:t>
      </w:r>
      <w:r>
        <w:rPr>
          <w:color w:val="344449"/>
          <w:spacing w:val="-5"/>
          <w:sz w:val="24"/>
        </w:rPr>
        <w:t xml:space="preserve"> </w:t>
      </w:r>
      <w:r>
        <w:rPr>
          <w:color w:val="344449"/>
          <w:spacing w:val="-2"/>
          <w:sz w:val="24"/>
        </w:rPr>
        <w:t>concepten</w:t>
      </w:r>
      <w:r>
        <w:rPr>
          <w:color w:val="344449"/>
          <w:spacing w:val="-4"/>
          <w:sz w:val="24"/>
        </w:rPr>
        <w:t xml:space="preserve"> </w:t>
      </w:r>
      <w:r>
        <w:rPr>
          <w:color w:val="344449"/>
          <w:spacing w:val="-2"/>
          <w:sz w:val="24"/>
        </w:rPr>
        <w:t>worden</w:t>
      </w:r>
      <w:r>
        <w:rPr>
          <w:color w:val="344449"/>
          <w:spacing w:val="-4"/>
          <w:sz w:val="24"/>
        </w:rPr>
        <w:t xml:space="preserve"> </w:t>
      </w:r>
      <w:r>
        <w:rPr>
          <w:color w:val="344449"/>
          <w:spacing w:val="-2"/>
          <w:sz w:val="24"/>
        </w:rPr>
        <w:t>er</w:t>
      </w:r>
      <w:r>
        <w:rPr>
          <w:color w:val="344449"/>
          <w:spacing w:val="-4"/>
          <w:sz w:val="24"/>
        </w:rPr>
        <w:t xml:space="preserve"> </w:t>
      </w:r>
      <w:r>
        <w:rPr>
          <w:color w:val="344449"/>
          <w:spacing w:val="-2"/>
          <w:sz w:val="24"/>
        </w:rPr>
        <w:t>gebruikt</w:t>
      </w:r>
      <w:r>
        <w:rPr>
          <w:color w:val="344449"/>
          <w:spacing w:val="-4"/>
          <w:sz w:val="24"/>
        </w:rPr>
        <w:t xml:space="preserve"> </w:t>
      </w:r>
      <w:r>
        <w:rPr>
          <w:color w:val="344449"/>
          <w:spacing w:val="-2"/>
          <w:sz w:val="24"/>
        </w:rPr>
        <w:t>in</w:t>
      </w:r>
      <w:r>
        <w:rPr>
          <w:color w:val="344449"/>
          <w:spacing w:val="-4"/>
          <w:sz w:val="24"/>
        </w:rPr>
        <w:t xml:space="preserve"> </w:t>
      </w:r>
      <w:r>
        <w:rPr>
          <w:color w:val="344449"/>
          <w:spacing w:val="-2"/>
          <w:sz w:val="24"/>
        </w:rPr>
        <w:t>elke</w:t>
      </w:r>
      <w:r>
        <w:rPr>
          <w:color w:val="344449"/>
          <w:spacing w:val="-5"/>
          <w:sz w:val="24"/>
        </w:rPr>
        <w:t xml:space="preserve"> </w:t>
      </w:r>
      <w:r>
        <w:rPr>
          <w:color w:val="344449"/>
          <w:spacing w:val="-2"/>
          <w:sz w:val="24"/>
        </w:rPr>
        <w:t>tabel?</w:t>
      </w:r>
    </w:p>
    <w:p w14:paraId="7C6F4706" w14:textId="77777777" w:rsidR="00740FD9" w:rsidRDefault="0005439F">
      <w:pPr>
        <w:pStyle w:val="ListParagraph"/>
        <w:numPr>
          <w:ilvl w:val="1"/>
          <w:numId w:val="1"/>
        </w:numPr>
        <w:tabs>
          <w:tab w:val="left" w:pos="2014"/>
        </w:tabs>
        <w:spacing w:before="8"/>
        <w:ind w:left="2014" w:right="0" w:hanging="238"/>
        <w:jc w:val="left"/>
        <w:rPr>
          <w:sz w:val="24"/>
        </w:rPr>
      </w:pPr>
      <w:r>
        <w:rPr>
          <w:color w:val="344449"/>
          <w:spacing w:val="-2"/>
          <w:sz w:val="24"/>
        </w:rPr>
        <w:t>Welke</w:t>
      </w:r>
      <w:r>
        <w:rPr>
          <w:color w:val="344449"/>
          <w:spacing w:val="-4"/>
          <w:sz w:val="24"/>
        </w:rPr>
        <w:t xml:space="preserve"> </w:t>
      </w:r>
      <w:r>
        <w:rPr>
          <w:color w:val="344449"/>
          <w:spacing w:val="-2"/>
          <w:sz w:val="24"/>
        </w:rPr>
        <w:t>concepten</w:t>
      </w:r>
      <w:r>
        <w:rPr>
          <w:color w:val="344449"/>
          <w:spacing w:val="-3"/>
          <w:sz w:val="24"/>
        </w:rPr>
        <w:t xml:space="preserve"> </w:t>
      </w:r>
      <w:r>
        <w:rPr>
          <w:color w:val="344449"/>
          <w:spacing w:val="-2"/>
          <w:sz w:val="24"/>
        </w:rPr>
        <w:t>zijn</w:t>
      </w:r>
      <w:r>
        <w:rPr>
          <w:color w:val="344449"/>
          <w:spacing w:val="-3"/>
          <w:sz w:val="24"/>
        </w:rPr>
        <w:t xml:space="preserve"> </w:t>
      </w:r>
      <w:r>
        <w:rPr>
          <w:color w:val="344449"/>
          <w:spacing w:val="-2"/>
          <w:sz w:val="24"/>
        </w:rPr>
        <w:t>dimensies</w:t>
      </w:r>
      <w:r>
        <w:rPr>
          <w:color w:val="344449"/>
          <w:spacing w:val="-3"/>
          <w:sz w:val="24"/>
        </w:rPr>
        <w:t xml:space="preserve"> </w:t>
      </w:r>
      <w:r>
        <w:rPr>
          <w:color w:val="344449"/>
          <w:spacing w:val="-2"/>
          <w:sz w:val="24"/>
        </w:rPr>
        <w:t>van</w:t>
      </w:r>
      <w:r>
        <w:rPr>
          <w:color w:val="344449"/>
          <w:spacing w:val="-3"/>
          <w:sz w:val="24"/>
        </w:rPr>
        <w:t xml:space="preserve"> </w:t>
      </w:r>
      <w:r>
        <w:rPr>
          <w:color w:val="344449"/>
          <w:spacing w:val="-2"/>
          <w:sz w:val="24"/>
        </w:rPr>
        <w:t>de</w:t>
      </w:r>
      <w:r>
        <w:rPr>
          <w:color w:val="344449"/>
          <w:spacing w:val="-3"/>
          <w:sz w:val="24"/>
        </w:rPr>
        <w:t xml:space="preserve"> </w:t>
      </w:r>
      <w:r>
        <w:rPr>
          <w:color w:val="344449"/>
          <w:spacing w:val="-2"/>
          <w:sz w:val="24"/>
        </w:rPr>
        <w:t>tabellen?</w:t>
      </w:r>
    </w:p>
    <w:p w14:paraId="7C6F4707" w14:textId="77777777" w:rsidR="00740FD9" w:rsidRDefault="0005439F">
      <w:pPr>
        <w:pStyle w:val="ListParagraph"/>
        <w:numPr>
          <w:ilvl w:val="1"/>
          <w:numId w:val="1"/>
        </w:numPr>
        <w:tabs>
          <w:tab w:val="left" w:pos="2014"/>
        </w:tabs>
        <w:spacing w:before="7"/>
        <w:ind w:left="2014" w:right="0" w:hanging="238"/>
        <w:jc w:val="left"/>
        <w:rPr>
          <w:sz w:val="24"/>
        </w:rPr>
      </w:pPr>
      <w:r>
        <w:rPr>
          <w:color w:val="344449"/>
          <w:spacing w:val="-2"/>
          <w:sz w:val="24"/>
        </w:rPr>
        <w:t>Welke</w:t>
      </w:r>
      <w:r>
        <w:rPr>
          <w:color w:val="344449"/>
          <w:spacing w:val="-7"/>
          <w:sz w:val="24"/>
        </w:rPr>
        <w:t xml:space="preserve"> </w:t>
      </w:r>
      <w:r>
        <w:rPr>
          <w:color w:val="344449"/>
          <w:spacing w:val="-2"/>
          <w:sz w:val="24"/>
        </w:rPr>
        <w:t>waarden</w:t>
      </w:r>
      <w:r>
        <w:rPr>
          <w:color w:val="344449"/>
          <w:spacing w:val="-6"/>
          <w:sz w:val="24"/>
        </w:rPr>
        <w:t xml:space="preserve"> </w:t>
      </w:r>
      <w:r>
        <w:rPr>
          <w:color w:val="344449"/>
          <w:spacing w:val="-2"/>
          <w:sz w:val="24"/>
        </w:rPr>
        <w:t>moeten</w:t>
      </w:r>
      <w:r>
        <w:rPr>
          <w:color w:val="344449"/>
          <w:spacing w:val="-6"/>
          <w:sz w:val="24"/>
        </w:rPr>
        <w:t xml:space="preserve"> </w:t>
      </w:r>
      <w:r>
        <w:rPr>
          <w:color w:val="344449"/>
          <w:spacing w:val="-2"/>
          <w:sz w:val="24"/>
        </w:rPr>
        <w:t>de</w:t>
      </w:r>
      <w:r>
        <w:rPr>
          <w:color w:val="344449"/>
          <w:spacing w:val="-5"/>
          <w:sz w:val="24"/>
        </w:rPr>
        <w:t xml:space="preserve"> </w:t>
      </w:r>
      <w:r>
        <w:rPr>
          <w:color w:val="344449"/>
          <w:spacing w:val="-2"/>
          <w:sz w:val="24"/>
        </w:rPr>
        <w:t>concepten</w:t>
      </w:r>
      <w:r>
        <w:rPr>
          <w:color w:val="344449"/>
          <w:spacing w:val="-6"/>
          <w:sz w:val="24"/>
        </w:rPr>
        <w:t xml:space="preserve"> </w:t>
      </w:r>
      <w:r>
        <w:rPr>
          <w:color w:val="344449"/>
          <w:spacing w:val="-2"/>
          <w:sz w:val="24"/>
        </w:rPr>
        <w:t>aannemen?</w:t>
      </w:r>
    </w:p>
    <w:p w14:paraId="7C6F4708" w14:textId="77777777" w:rsidR="00740FD9" w:rsidRDefault="0005439F">
      <w:pPr>
        <w:pStyle w:val="BodyText"/>
        <w:spacing w:before="152" w:line="247" w:lineRule="auto"/>
        <w:ind w:left="1417" w:right="1555"/>
        <w:jc w:val="both"/>
      </w:pPr>
      <w:r>
        <w:rPr>
          <w:color w:val="344449"/>
        </w:rPr>
        <w:t>De</w:t>
      </w:r>
      <w:r>
        <w:rPr>
          <w:color w:val="344449"/>
          <w:spacing w:val="-1"/>
        </w:rPr>
        <w:t xml:space="preserve"> </w:t>
      </w:r>
      <w:r>
        <w:rPr>
          <w:color w:val="344449"/>
        </w:rPr>
        <w:t>antwoorden</w:t>
      </w:r>
      <w:r>
        <w:rPr>
          <w:color w:val="344449"/>
          <w:spacing w:val="-1"/>
        </w:rPr>
        <w:t xml:space="preserve"> </w:t>
      </w:r>
      <w:r>
        <w:rPr>
          <w:color w:val="344449"/>
        </w:rPr>
        <w:t>op</w:t>
      </w:r>
      <w:r>
        <w:rPr>
          <w:color w:val="344449"/>
          <w:spacing w:val="-1"/>
        </w:rPr>
        <w:t xml:space="preserve"> </w:t>
      </w:r>
      <w:r>
        <w:rPr>
          <w:color w:val="344449"/>
        </w:rPr>
        <w:t>deze</w:t>
      </w:r>
      <w:r>
        <w:rPr>
          <w:color w:val="344449"/>
          <w:spacing w:val="-1"/>
        </w:rPr>
        <w:t xml:space="preserve"> </w:t>
      </w:r>
      <w:r>
        <w:rPr>
          <w:color w:val="344449"/>
        </w:rPr>
        <w:t>vragen</w:t>
      </w:r>
      <w:r>
        <w:rPr>
          <w:color w:val="344449"/>
          <w:spacing w:val="-1"/>
        </w:rPr>
        <w:t xml:space="preserve"> </w:t>
      </w:r>
      <w:r>
        <w:rPr>
          <w:color w:val="344449"/>
        </w:rPr>
        <w:t>moeten</w:t>
      </w:r>
      <w:r>
        <w:rPr>
          <w:color w:val="344449"/>
          <w:spacing w:val="-1"/>
        </w:rPr>
        <w:t xml:space="preserve"> </w:t>
      </w:r>
      <w:r>
        <w:rPr>
          <w:color w:val="344449"/>
        </w:rPr>
        <w:t>steeds</w:t>
      </w:r>
      <w:r>
        <w:rPr>
          <w:color w:val="344449"/>
          <w:spacing w:val="-1"/>
        </w:rPr>
        <w:t xml:space="preserve"> </w:t>
      </w:r>
      <w:r>
        <w:rPr>
          <w:color w:val="344449"/>
        </w:rPr>
        <w:t>beargumenteerd</w:t>
      </w:r>
      <w:r>
        <w:rPr>
          <w:color w:val="344449"/>
          <w:spacing w:val="-1"/>
        </w:rPr>
        <w:t xml:space="preserve"> </w:t>
      </w:r>
      <w:r>
        <w:rPr>
          <w:color w:val="344449"/>
        </w:rPr>
        <w:t>worden vanuit de geformuleerde gebruikersbehoeften.</w:t>
      </w:r>
      <w:r>
        <w:rPr>
          <w:color w:val="344449"/>
          <w:spacing w:val="40"/>
        </w:rPr>
        <w:t xml:space="preserve"> </w:t>
      </w:r>
      <w:r>
        <w:rPr>
          <w:color w:val="344449"/>
        </w:rPr>
        <w:t xml:space="preserve">Je kan in de synthese bijvoorbeeld geen tabel </w:t>
      </w:r>
      <w:proofErr w:type="spellStart"/>
      <w:r>
        <w:rPr>
          <w:color w:val="344449"/>
        </w:rPr>
        <w:t>definiëren</w:t>
      </w:r>
      <w:proofErr w:type="spellEnd"/>
      <w:r>
        <w:rPr>
          <w:color w:val="344449"/>
        </w:rPr>
        <w:t xml:space="preserve"> over bevolkingsgroei als er in de geformuleerde</w:t>
      </w:r>
      <w:r>
        <w:rPr>
          <w:color w:val="344449"/>
          <w:spacing w:val="-14"/>
        </w:rPr>
        <w:t xml:space="preserve"> </w:t>
      </w:r>
      <w:r>
        <w:rPr>
          <w:color w:val="344449"/>
        </w:rPr>
        <w:t>gebruikersbehoeften</w:t>
      </w:r>
      <w:r>
        <w:rPr>
          <w:color w:val="344449"/>
          <w:spacing w:val="-13"/>
        </w:rPr>
        <w:t xml:space="preserve"> </w:t>
      </w:r>
      <w:r>
        <w:rPr>
          <w:color w:val="344449"/>
        </w:rPr>
        <w:t>geen</w:t>
      </w:r>
      <w:r>
        <w:rPr>
          <w:color w:val="344449"/>
          <w:spacing w:val="-13"/>
        </w:rPr>
        <w:t xml:space="preserve"> </w:t>
      </w:r>
      <w:r>
        <w:rPr>
          <w:color w:val="344449"/>
        </w:rPr>
        <w:t>verwijzing</w:t>
      </w:r>
      <w:r>
        <w:rPr>
          <w:color w:val="344449"/>
          <w:spacing w:val="-13"/>
        </w:rPr>
        <w:t xml:space="preserve"> </w:t>
      </w:r>
      <w:r>
        <w:rPr>
          <w:color w:val="344449"/>
        </w:rPr>
        <w:t>werd</w:t>
      </w:r>
      <w:r>
        <w:rPr>
          <w:color w:val="344449"/>
          <w:spacing w:val="-14"/>
        </w:rPr>
        <w:t xml:space="preserve"> </w:t>
      </w:r>
      <w:r>
        <w:rPr>
          <w:color w:val="344449"/>
        </w:rPr>
        <w:t>gemaakt</w:t>
      </w:r>
      <w:r>
        <w:rPr>
          <w:color w:val="344449"/>
          <w:spacing w:val="-13"/>
        </w:rPr>
        <w:t xml:space="preserve"> </w:t>
      </w:r>
      <w:r>
        <w:rPr>
          <w:color w:val="344449"/>
        </w:rPr>
        <w:t xml:space="preserve">naar </w:t>
      </w:r>
      <w:r>
        <w:rPr>
          <w:color w:val="344449"/>
          <w:spacing w:val="-2"/>
        </w:rPr>
        <w:t>bevolkingsgroei.</w:t>
      </w:r>
      <w:r>
        <w:rPr>
          <w:color w:val="344449"/>
          <w:spacing w:val="19"/>
        </w:rPr>
        <w:t xml:space="preserve"> </w:t>
      </w:r>
      <w:r>
        <w:rPr>
          <w:color w:val="344449"/>
          <w:spacing w:val="-2"/>
        </w:rPr>
        <w:t>Zo’n</w:t>
      </w:r>
      <w:r>
        <w:rPr>
          <w:color w:val="344449"/>
          <w:spacing w:val="-12"/>
        </w:rPr>
        <w:t xml:space="preserve"> </w:t>
      </w:r>
      <w:r>
        <w:rPr>
          <w:color w:val="344449"/>
          <w:spacing w:val="-2"/>
        </w:rPr>
        <w:t>tabel</w:t>
      </w:r>
      <w:r>
        <w:rPr>
          <w:color w:val="344449"/>
          <w:spacing w:val="-10"/>
        </w:rPr>
        <w:t xml:space="preserve"> </w:t>
      </w:r>
      <w:r>
        <w:rPr>
          <w:color w:val="344449"/>
          <w:spacing w:val="-2"/>
        </w:rPr>
        <w:t>zou</w:t>
      </w:r>
      <w:r>
        <w:rPr>
          <w:color w:val="344449"/>
          <w:spacing w:val="-11"/>
        </w:rPr>
        <w:t xml:space="preserve"> </w:t>
      </w:r>
      <w:r>
        <w:rPr>
          <w:color w:val="344449"/>
          <w:spacing w:val="-2"/>
        </w:rPr>
        <w:t>immers</w:t>
      </w:r>
      <w:r>
        <w:rPr>
          <w:color w:val="344449"/>
          <w:spacing w:val="-11"/>
        </w:rPr>
        <w:t xml:space="preserve"> </w:t>
      </w:r>
      <w:r>
        <w:rPr>
          <w:color w:val="344449"/>
          <w:spacing w:val="-2"/>
        </w:rPr>
        <w:t>meteen</w:t>
      </w:r>
      <w:r>
        <w:rPr>
          <w:color w:val="344449"/>
          <w:spacing w:val="-11"/>
        </w:rPr>
        <w:t xml:space="preserve"> </w:t>
      </w:r>
      <w:r>
        <w:rPr>
          <w:color w:val="344449"/>
          <w:spacing w:val="-2"/>
        </w:rPr>
        <w:t>irrelevant</w:t>
      </w:r>
      <w:r>
        <w:rPr>
          <w:color w:val="344449"/>
          <w:spacing w:val="-12"/>
        </w:rPr>
        <w:t xml:space="preserve"> </w:t>
      </w:r>
      <w:r>
        <w:rPr>
          <w:color w:val="344449"/>
          <w:spacing w:val="-2"/>
        </w:rPr>
        <w:t>zijn.</w:t>
      </w:r>
      <w:r>
        <w:rPr>
          <w:color w:val="344449"/>
          <w:spacing w:val="21"/>
        </w:rPr>
        <w:t xml:space="preserve"> </w:t>
      </w:r>
      <w:r>
        <w:rPr>
          <w:color w:val="344449"/>
          <w:spacing w:val="-2"/>
        </w:rPr>
        <w:t xml:space="preserve">Aangezien </w:t>
      </w:r>
      <w:r>
        <w:rPr>
          <w:color w:val="344449"/>
        </w:rPr>
        <w:t>de indeling in cijfertabellen en concepten voor een stuk een arbitrair gegeven is, is het raadzaam om bij deze formulering ook vooruit te denken.</w:t>
      </w:r>
      <w:r>
        <w:rPr>
          <w:color w:val="344449"/>
          <w:spacing w:val="26"/>
        </w:rPr>
        <w:t xml:space="preserve"> </w:t>
      </w:r>
      <w:r>
        <w:rPr>
          <w:color w:val="344449"/>
        </w:rPr>
        <w:t>Je</w:t>
      </w:r>
      <w:r>
        <w:rPr>
          <w:color w:val="344449"/>
          <w:spacing w:val="-1"/>
        </w:rPr>
        <w:t xml:space="preserve"> </w:t>
      </w:r>
      <w:r>
        <w:rPr>
          <w:color w:val="344449"/>
        </w:rPr>
        <w:t>legt</w:t>
      </w:r>
      <w:r>
        <w:rPr>
          <w:color w:val="344449"/>
          <w:spacing w:val="-1"/>
        </w:rPr>
        <w:t xml:space="preserve"> </w:t>
      </w:r>
      <w:r>
        <w:rPr>
          <w:color w:val="344449"/>
        </w:rPr>
        <w:t>hier</w:t>
      </w:r>
      <w:r>
        <w:rPr>
          <w:color w:val="344449"/>
          <w:spacing w:val="-1"/>
        </w:rPr>
        <w:t xml:space="preserve"> </w:t>
      </w:r>
      <w:r>
        <w:rPr>
          <w:color w:val="344449"/>
        </w:rPr>
        <w:t>al</w:t>
      </w:r>
      <w:r>
        <w:rPr>
          <w:color w:val="344449"/>
          <w:spacing w:val="-1"/>
        </w:rPr>
        <w:t xml:space="preserve"> </w:t>
      </w:r>
      <w:r>
        <w:rPr>
          <w:color w:val="344449"/>
        </w:rPr>
        <w:t>de</w:t>
      </w:r>
      <w:r>
        <w:rPr>
          <w:color w:val="344449"/>
          <w:spacing w:val="-1"/>
        </w:rPr>
        <w:t xml:space="preserve"> </w:t>
      </w:r>
      <w:r>
        <w:rPr>
          <w:color w:val="344449"/>
        </w:rPr>
        <w:t>basis voor</w:t>
      </w:r>
      <w:r>
        <w:rPr>
          <w:color w:val="344449"/>
          <w:spacing w:val="-1"/>
        </w:rPr>
        <w:t xml:space="preserve"> </w:t>
      </w:r>
      <w:r>
        <w:rPr>
          <w:color w:val="344449"/>
        </w:rPr>
        <w:t>een</w:t>
      </w:r>
      <w:r>
        <w:rPr>
          <w:color w:val="344449"/>
          <w:spacing w:val="-1"/>
        </w:rPr>
        <w:t xml:space="preserve"> </w:t>
      </w:r>
      <w:r>
        <w:rPr>
          <w:color w:val="344449"/>
        </w:rPr>
        <w:t>overzichtelijk</w:t>
      </w:r>
      <w:r>
        <w:rPr>
          <w:color w:val="344449"/>
          <w:spacing w:val="-1"/>
        </w:rPr>
        <w:t xml:space="preserve"> </w:t>
      </w:r>
      <w:r>
        <w:rPr>
          <w:color w:val="344449"/>
        </w:rPr>
        <w:t xml:space="preserve">informatiebeheer in zowel de </w:t>
      </w:r>
      <w:proofErr w:type="spellStart"/>
      <w:r>
        <w:rPr>
          <w:color w:val="344449"/>
        </w:rPr>
        <w:t>metadatafiche</w:t>
      </w:r>
      <w:proofErr w:type="spellEnd"/>
      <w:r>
        <w:rPr>
          <w:color w:val="344449"/>
        </w:rPr>
        <w:t xml:space="preserve"> als in het productieproces en de database.</w:t>
      </w:r>
    </w:p>
    <w:p w14:paraId="7C6F4709" w14:textId="1198E289" w:rsidR="00740FD9" w:rsidRDefault="0005439F">
      <w:pPr>
        <w:pStyle w:val="BodyText"/>
        <w:spacing w:before="137" w:line="247" w:lineRule="auto"/>
        <w:ind w:left="1417" w:right="1555"/>
        <w:jc w:val="both"/>
      </w:pPr>
      <w:r>
        <w:rPr>
          <w:color w:val="344449"/>
        </w:rPr>
        <w:t>Als voorbeeld verwezen we al enkele keren naar de VOS over de Vlaamse bevolking.</w:t>
      </w:r>
      <w:r>
        <w:rPr>
          <w:color w:val="344449"/>
          <w:spacing w:val="40"/>
        </w:rPr>
        <w:t xml:space="preserve"> </w:t>
      </w:r>
      <w:r>
        <w:rPr>
          <w:color w:val="344449"/>
        </w:rPr>
        <w:t>De conceptuele definitie van deze VOS is “De bevolkingsomvang</w:t>
      </w:r>
      <w:r>
        <w:rPr>
          <w:color w:val="344449"/>
          <w:spacing w:val="29"/>
        </w:rPr>
        <w:t xml:space="preserve"> </w:t>
      </w:r>
      <w:r>
        <w:rPr>
          <w:color w:val="344449"/>
        </w:rPr>
        <w:t>en</w:t>
      </w:r>
      <w:r>
        <w:rPr>
          <w:color w:val="344449"/>
          <w:spacing w:val="29"/>
        </w:rPr>
        <w:t xml:space="preserve"> </w:t>
      </w:r>
      <w:r>
        <w:rPr>
          <w:color w:val="344449"/>
        </w:rPr>
        <w:t>‑groei</w:t>
      </w:r>
      <w:r>
        <w:rPr>
          <w:color w:val="344449"/>
          <w:spacing w:val="29"/>
        </w:rPr>
        <w:t xml:space="preserve"> </w:t>
      </w:r>
      <w:r>
        <w:rPr>
          <w:color w:val="344449"/>
        </w:rPr>
        <w:t>in</w:t>
      </w:r>
      <w:r>
        <w:rPr>
          <w:color w:val="344449"/>
          <w:spacing w:val="29"/>
        </w:rPr>
        <w:t xml:space="preserve"> </w:t>
      </w:r>
      <w:r w:rsidR="5107C48A">
        <w:rPr>
          <w:color w:val="344449"/>
        </w:rPr>
        <w:t>het Vlaamse Gewest</w:t>
      </w:r>
      <w:r>
        <w:rPr>
          <w:color w:val="344449"/>
          <w:spacing w:val="29"/>
        </w:rPr>
        <w:t xml:space="preserve"> </w:t>
      </w:r>
      <w:r>
        <w:rPr>
          <w:color w:val="344449"/>
        </w:rPr>
        <w:t>en</w:t>
      </w:r>
      <w:r>
        <w:rPr>
          <w:color w:val="344449"/>
          <w:spacing w:val="29"/>
        </w:rPr>
        <w:t xml:space="preserve"> </w:t>
      </w:r>
      <w:r>
        <w:rPr>
          <w:color w:val="344449"/>
        </w:rPr>
        <w:t>de</w:t>
      </w:r>
      <w:r>
        <w:rPr>
          <w:color w:val="344449"/>
          <w:spacing w:val="29"/>
        </w:rPr>
        <w:t xml:space="preserve"> </w:t>
      </w:r>
      <w:r>
        <w:rPr>
          <w:color w:val="344449"/>
          <w:spacing w:val="-2"/>
        </w:rPr>
        <w:t>gemeenten</w:t>
      </w:r>
      <w:r w:rsidR="2B16ACD7">
        <w:rPr>
          <w:color w:val="344449"/>
          <w:spacing w:val="-2"/>
        </w:rPr>
        <w:t xml:space="preserve"> van het Vlaamse Gewest</w:t>
      </w:r>
    </w:p>
    <w:p w14:paraId="7C6F470A" w14:textId="77777777" w:rsidR="00740FD9" w:rsidRDefault="00740FD9">
      <w:pPr>
        <w:pStyle w:val="BodyText"/>
        <w:spacing w:line="247" w:lineRule="auto"/>
        <w:jc w:val="both"/>
        <w:sectPr w:rsidR="00740FD9">
          <w:pgSz w:w="11910" w:h="16840"/>
          <w:pgMar w:top="1900" w:right="708" w:bottom="280" w:left="850" w:header="708" w:footer="708" w:gutter="0"/>
          <w:cols w:space="708"/>
        </w:sectPr>
      </w:pPr>
    </w:p>
    <w:p w14:paraId="7C6F470B" w14:textId="77777777" w:rsidR="00740FD9" w:rsidRDefault="0005439F">
      <w:pPr>
        <w:pStyle w:val="BodyText"/>
        <w:spacing w:before="77" w:line="247" w:lineRule="auto"/>
        <w:ind w:left="1417" w:right="1317"/>
      </w:pPr>
      <w:r>
        <w:rPr>
          <w:color w:val="344449"/>
        </w:rPr>
        <w:lastRenderedPageBreak/>
        <w:t>doorheen</w:t>
      </w:r>
      <w:r>
        <w:rPr>
          <w:color w:val="344449"/>
          <w:spacing w:val="-14"/>
        </w:rPr>
        <w:t xml:space="preserve"> </w:t>
      </w:r>
      <w:r>
        <w:rPr>
          <w:color w:val="344449"/>
        </w:rPr>
        <w:t>de</w:t>
      </w:r>
      <w:r>
        <w:rPr>
          <w:color w:val="344449"/>
          <w:spacing w:val="-12"/>
        </w:rPr>
        <w:t xml:space="preserve"> </w:t>
      </w:r>
      <w:r>
        <w:rPr>
          <w:color w:val="344449"/>
        </w:rPr>
        <w:t>jaren”. Op</w:t>
      </w:r>
      <w:r>
        <w:rPr>
          <w:color w:val="344449"/>
          <w:spacing w:val="-14"/>
        </w:rPr>
        <w:t xml:space="preserve"> </w:t>
      </w:r>
      <w:r>
        <w:rPr>
          <w:color w:val="344449"/>
        </w:rPr>
        <w:t>basis</w:t>
      </w:r>
      <w:r>
        <w:rPr>
          <w:color w:val="344449"/>
          <w:spacing w:val="-12"/>
        </w:rPr>
        <w:t xml:space="preserve"> </w:t>
      </w:r>
      <w:r>
        <w:rPr>
          <w:color w:val="344449"/>
        </w:rPr>
        <w:t>van</w:t>
      </w:r>
      <w:r>
        <w:rPr>
          <w:color w:val="344449"/>
          <w:spacing w:val="-14"/>
        </w:rPr>
        <w:t xml:space="preserve"> </w:t>
      </w:r>
      <w:r>
        <w:rPr>
          <w:color w:val="344449"/>
        </w:rPr>
        <w:t>de</w:t>
      </w:r>
      <w:r>
        <w:rPr>
          <w:color w:val="344449"/>
          <w:spacing w:val="-12"/>
        </w:rPr>
        <w:t xml:space="preserve"> </w:t>
      </w:r>
      <w:r>
        <w:rPr>
          <w:color w:val="344449"/>
        </w:rPr>
        <w:t>gebruikersbehoeften</w:t>
      </w:r>
      <w:r>
        <w:rPr>
          <w:color w:val="344449"/>
          <w:spacing w:val="-14"/>
        </w:rPr>
        <w:t xml:space="preserve"> </w:t>
      </w:r>
      <w:r>
        <w:rPr>
          <w:color w:val="344449"/>
        </w:rPr>
        <w:t>onderscheiden we voor deze VOS twee cijfertabellen:</w:t>
      </w:r>
    </w:p>
    <w:p w14:paraId="7C6F470C" w14:textId="77777777" w:rsidR="00740FD9" w:rsidRDefault="0005439F">
      <w:pPr>
        <w:pStyle w:val="ListParagraph"/>
        <w:numPr>
          <w:ilvl w:val="1"/>
          <w:numId w:val="1"/>
        </w:numPr>
        <w:tabs>
          <w:tab w:val="left" w:pos="2013"/>
          <w:tab w:val="left" w:pos="2015"/>
        </w:tabs>
        <w:spacing w:before="143" w:line="247" w:lineRule="auto"/>
        <w:ind w:right="1557"/>
        <w:jc w:val="left"/>
        <w:rPr>
          <w:sz w:val="24"/>
        </w:rPr>
      </w:pPr>
      <w:r>
        <w:rPr>
          <w:color w:val="344449"/>
          <w:sz w:val="24"/>
        </w:rPr>
        <w:t>Het</w:t>
      </w:r>
      <w:r>
        <w:rPr>
          <w:color w:val="344449"/>
          <w:spacing w:val="-14"/>
          <w:sz w:val="24"/>
        </w:rPr>
        <w:t xml:space="preserve"> </w:t>
      </w:r>
      <w:r>
        <w:rPr>
          <w:color w:val="70A2B8"/>
          <w:sz w:val="24"/>
        </w:rPr>
        <w:t>aantal</w:t>
      </w:r>
      <w:r>
        <w:rPr>
          <w:color w:val="70A2B8"/>
          <w:spacing w:val="-13"/>
          <w:sz w:val="24"/>
        </w:rPr>
        <w:t xml:space="preserve"> </w:t>
      </w:r>
      <w:r>
        <w:rPr>
          <w:color w:val="70A2B8"/>
          <w:sz w:val="24"/>
        </w:rPr>
        <w:t>inwoners</w:t>
      </w:r>
      <w:r>
        <w:rPr>
          <w:color w:val="70A2B8"/>
          <w:spacing w:val="-13"/>
          <w:sz w:val="24"/>
        </w:rPr>
        <w:t xml:space="preserve"> </w:t>
      </w:r>
      <w:r>
        <w:rPr>
          <w:color w:val="344449"/>
          <w:sz w:val="24"/>
        </w:rPr>
        <w:t>in</w:t>
      </w:r>
      <w:r>
        <w:rPr>
          <w:color w:val="344449"/>
          <w:spacing w:val="-13"/>
          <w:sz w:val="24"/>
        </w:rPr>
        <w:t xml:space="preserve"> </w:t>
      </w:r>
      <w:r>
        <w:rPr>
          <w:color w:val="344449"/>
          <w:sz w:val="24"/>
        </w:rPr>
        <w:t>Vlaanderen</w:t>
      </w:r>
      <w:r>
        <w:rPr>
          <w:color w:val="344449"/>
          <w:spacing w:val="-14"/>
          <w:sz w:val="24"/>
        </w:rPr>
        <w:t xml:space="preserve"> </w:t>
      </w:r>
      <w:r>
        <w:rPr>
          <w:color w:val="344449"/>
          <w:sz w:val="24"/>
        </w:rPr>
        <w:t>en</w:t>
      </w:r>
      <w:r>
        <w:rPr>
          <w:color w:val="344449"/>
          <w:spacing w:val="-13"/>
          <w:sz w:val="24"/>
        </w:rPr>
        <w:t xml:space="preserve"> </w:t>
      </w:r>
      <w:r>
        <w:rPr>
          <w:color w:val="344449"/>
          <w:sz w:val="24"/>
        </w:rPr>
        <w:t>de</w:t>
      </w:r>
      <w:r>
        <w:rPr>
          <w:color w:val="344449"/>
          <w:spacing w:val="-13"/>
          <w:sz w:val="24"/>
        </w:rPr>
        <w:t xml:space="preserve"> </w:t>
      </w:r>
      <w:r>
        <w:rPr>
          <w:color w:val="344449"/>
          <w:sz w:val="24"/>
        </w:rPr>
        <w:t>Vlaamse</w:t>
      </w:r>
      <w:r>
        <w:rPr>
          <w:color w:val="344449"/>
          <w:spacing w:val="-13"/>
          <w:sz w:val="24"/>
        </w:rPr>
        <w:t xml:space="preserve"> </w:t>
      </w:r>
      <w:r>
        <w:rPr>
          <w:color w:val="344449"/>
          <w:sz w:val="24"/>
        </w:rPr>
        <w:t>gemeenten</w:t>
      </w:r>
      <w:r>
        <w:rPr>
          <w:color w:val="344449"/>
          <w:spacing w:val="-13"/>
          <w:sz w:val="24"/>
        </w:rPr>
        <w:t xml:space="preserve"> </w:t>
      </w:r>
      <w:r>
        <w:rPr>
          <w:color w:val="344449"/>
          <w:sz w:val="24"/>
        </w:rPr>
        <w:t>in</w:t>
      </w:r>
      <w:r>
        <w:rPr>
          <w:color w:val="344449"/>
          <w:spacing w:val="-14"/>
          <w:sz w:val="24"/>
        </w:rPr>
        <w:t xml:space="preserve"> </w:t>
      </w:r>
      <w:r>
        <w:rPr>
          <w:color w:val="344449"/>
          <w:sz w:val="24"/>
        </w:rPr>
        <w:t xml:space="preserve">elk </w:t>
      </w:r>
      <w:r>
        <w:rPr>
          <w:color w:val="344449"/>
          <w:spacing w:val="-2"/>
          <w:sz w:val="24"/>
        </w:rPr>
        <w:t>jaar.</w:t>
      </w:r>
    </w:p>
    <w:p w14:paraId="7C6F470D" w14:textId="77777777" w:rsidR="00740FD9" w:rsidRDefault="0005439F">
      <w:pPr>
        <w:pStyle w:val="ListParagraph"/>
        <w:numPr>
          <w:ilvl w:val="1"/>
          <w:numId w:val="1"/>
        </w:numPr>
        <w:tabs>
          <w:tab w:val="left" w:pos="2013"/>
          <w:tab w:val="left" w:pos="2015"/>
        </w:tabs>
        <w:spacing w:line="247" w:lineRule="auto"/>
        <w:ind w:right="1556"/>
        <w:jc w:val="left"/>
        <w:rPr>
          <w:sz w:val="24"/>
        </w:rPr>
      </w:pPr>
      <w:r>
        <w:rPr>
          <w:color w:val="344449"/>
          <w:sz w:val="24"/>
        </w:rPr>
        <w:t xml:space="preserve">De </w:t>
      </w:r>
      <w:r>
        <w:rPr>
          <w:color w:val="70A2B8"/>
          <w:sz w:val="24"/>
        </w:rPr>
        <w:t xml:space="preserve">bevolkingsgroei </w:t>
      </w:r>
      <w:r>
        <w:rPr>
          <w:color w:val="344449"/>
          <w:sz w:val="24"/>
        </w:rPr>
        <w:t>in Vlaanderen en de Vlaamse gemeenten over elk jaar.</w:t>
      </w:r>
    </w:p>
    <w:p w14:paraId="7C6F470E" w14:textId="77777777" w:rsidR="00740FD9" w:rsidRDefault="0005439F">
      <w:pPr>
        <w:pStyle w:val="BodyText"/>
        <w:spacing w:before="141"/>
        <w:ind w:left="1417"/>
      </w:pPr>
      <w:r>
        <w:rPr>
          <w:color w:val="344449"/>
        </w:rPr>
        <w:t>In</w:t>
      </w:r>
      <w:r>
        <w:rPr>
          <w:color w:val="344449"/>
          <w:spacing w:val="-12"/>
        </w:rPr>
        <w:t xml:space="preserve"> </w:t>
      </w:r>
      <w:r>
        <w:rPr>
          <w:color w:val="344449"/>
        </w:rPr>
        <w:t>beide</w:t>
      </w:r>
      <w:r>
        <w:rPr>
          <w:color w:val="344449"/>
          <w:spacing w:val="-11"/>
        </w:rPr>
        <w:t xml:space="preserve"> </w:t>
      </w:r>
      <w:r>
        <w:rPr>
          <w:color w:val="344449"/>
        </w:rPr>
        <w:t>tabellen</w:t>
      </w:r>
      <w:r>
        <w:rPr>
          <w:color w:val="344449"/>
          <w:spacing w:val="-11"/>
        </w:rPr>
        <w:t xml:space="preserve"> </w:t>
      </w:r>
      <w:r>
        <w:rPr>
          <w:color w:val="344449"/>
        </w:rPr>
        <w:t>onderscheiden</w:t>
      </w:r>
      <w:r>
        <w:rPr>
          <w:color w:val="344449"/>
          <w:spacing w:val="-11"/>
        </w:rPr>
        <w:t xml:space="preserve"> </w:t>
      </w:r>
      <w:r>
        <w:rPr>
          <w:color w:val="344449"/>
        </w:rPr>
        <w:t>we</w:t>
      </w:r>
      <w:r>
        <w:rPr>
          <w:color w:val="344449"/>
          <w:spacing w:val="-12"/>
        </w:rPr>
        <w:t xml:space="preserve"> </w:t>
      </w:r>
      <w:r>
        <w:rPr>
          <w:color w:val="344449"/>
        </w:rPr>
        <w:t>drie</w:t>
      </w:r>
      <w:r>
        <w:rPr>
          <w:color w:val="344449"/>
          <w:spacing w:val="-11"/>
        </w:rPr>
        <w:t xml:space="preserve"> </w:t>
      </w:r>
      <w:r>
        <w:rPr>
          <w:color w:val="344449"/>
          <w:spacing w:val="-2"/>
        </w:rPr>
        <w:t>concepten:</w:t>
      </w:r>
    </w:p>
    <w:p w14:paraId="7C6F470F" w14:textId="77777777" w:rsidR="00740FD9" w:rsidRDefault="0005439F">
      <w:pPr>
        <w:pStyle w:val="ListParagraph"/>
        <w:numPr>
          <w:ilvl w:val="1"/>
          <w:numId w:val="1"/>
        </w:numPr>
        <w:tabs>
          <w:tab w:val="left" w:pos="2014"/>
        </w:tabs>
        <w:spacing w:before="152"/>
        <w:ind w:left="2014" w:right="0" w:hanging="238"/>
        <w:rPr>
          <w:sz w:val="24"/>
        </w:rPr>
      </w:pPr>
      <w:r>
        <w:rPr>
          <w:color w:val="344449"/>
          <w:spacing w:val="-4"/>
          <w:sz w:val="24"/>
        </w:rPr>
        <w:t>De</w:t>
      </w:r>
      <w:r>
        <w:rPr>
          <w:color w:val="344449"/>
          <w:spacing w:val="-2"/>
          <w:sz w:val="24"/>
        </w:rPr>
        <w:t xml:space="preserve"> </w:t>
      </w:r>
      <w:r>
        <w:rPr>
          <w:color w:val="70A2B8"/>
          <w:spacing w:val="-4"/>
          <w:sz w:val="24"/>
        </w:rPr>
        <w:t>parameter</w:t>
      </w:r>
      <w:r>
        <w:rPr>
          <w:color w:val="70A2B8"/>
          <w:spacing w:val="-1"/>
          <w:sz w:val="24"/>
        </w:rPr>
        <w:t xml:space="preserve"> </w:t>
      </w:r>
      <w:r>
        <w:rPr>
          <w:color w:val="344449"/>
          <w:spacing w:val="-4"/>
          <w:sz w:val="24"/>
        </w:rPr>
        <w:t>met</w:t>
      </w:r>
      <w:r>
        <w:rPr>
          <w:color w:val="344449"/>
          <w:spacing w:val="-2"/>
          <w:sz w:val="24"/>
        </w:rPr>
        <w:t xml:space="preserve"> </w:t>
      </w:r>
      <w:r>
        <w:rPr>
          <w:color w:val="344449"/>
          <w:spacing w:val="-4"/>
          <w:sz w:val="24"/>
        </w:rPr>
        <w:t>waarden</w:t>
      </w:r>
      <w:r>
        <w:rPr>
          <w:color w:val="344449"/>
          <w:spacing w:val="-2"/>
          <w:sz w:val="24"/>
        </w:rPr>
        <w:t xml:space="preserve"> </w:t>
      </w:r>
      <w:r>
        <w:rPr>
          <w:color w:val="344449"/>
          <w:spacing w:val="-4"/>
          <w:sz w:val="24"/>
        </w:rPr>
        <w:t>“aantal</w:t>
      </w:r>
      <w:r>
        <w:rPr>
          <w:color w:val="344449"/>
          <w:spacing w:val="-2"/>
          <w:sz w:val="24"/>
        </w:rPr>
        <w:t xml:space="preserve"> </w:t>
      </w:r>
      <w:r>
        <w:rPr>
          <w:color w:val="344449"/>
          <w:spacing w:val="-4"/>
          <w:sz w:val="24"/>
        </w:rPr>
        <w:t>inwoners”</w:t>
      </w:r>
      <w:r>
        <w:rPr>
          <w:color w:val="344449"/>
          <w:spacing w:val="-1"/>
          <w:sz w:val="24"/>
        </w:rPr>
        <w:t xml:space="preserve"> </w:t>
      </w:r>
      <w:r>
        <w:rPr>
          <w:color w:val="344449"/>
          <w:spacing w:val="-4"/>
          <w:sz w:val="24"/>
        </w:rPr>
        <w:t>en</w:t>
      </w:r>
      <w:r>
        <w:rPr>
          <w:color w:val="344449"/>
          <w:spacing w:val="-1"/>
          <w:sz w:val="24"/>
        </w:rPr>
        <w:t xml:space="preserve"> </w:t>
      </w:r>
      <w:r>
        <w:rPr>
          <w:color w:val="344449"/>
          <w:spacing w:val="-4"/>
          <w:sz w:val="24"/>
        </w:rPr>
        <w:t>“bevolkingsgroei”.</w:t>
      </w:r>
    </w:p>
    <w:p w14:paraId="7C6F4710" w14:textId="77777777" w:rsidR="00740FD9" w:rsidRDefault="0005439F">
      <w:pPr>
        <w:pStyle w:val="ListParagraph"/>
        <w:numPr>
          <w:ilvl w:val="1"/>
          <w:numId w:val="1"/>
        </w:numPr>
        <w:tabs>
          <w:tab w:val="left" w:pos="2013"/>
          <w:tab w:val="left" w:pos="2015"/>
        </w:tabs>
        <w:spacing w:before="7" w:line="247" w:lineRule="auto"/>
        <w:ind w:right="1557"/>
        <w:rPr>
          <w:sz w:val="24"/>
        </w:rPr>
      </w:pPr>
      <w:r>
        <w:rPr>
          <w:color w:val="344449"/>
          <w:sz w:val="24"/>
        </w:rPr>
        <w:t xml:space="preserve">Het </w:t>
      </w:r>
      <w:r>
        <w:rPr>
          <w:color w:val="70A2B8"/>
          <w:sz w:val="24"/>
        </w:rPr>
        <w:t xml:space="preserve">geografisch gebied </w:t>
      </w:r>
      <w:r>
        <w:rPr>
          <w:color w:val="344449"/>
          <w:sz w:val="24"/>
        </w:rPr>
        <w:t>met de Vlaamse gemeenten en Vlaanderen als waarden. In beide tabellen is dit een dimensie.</w:t>
      </w:r>
    </w:p>
    <w:p w14:paraId="7C6F4711" w14:textId="77777777" w:rsidR="00740FD9" w:rsidRDefault="0005439F">
      <w:pPr>
        <w:pStyle w:val="ListParagraph"/>
        <w:numPr>
          <w:ilvl w:val="1"/>
          <w:numId w:val="1"/>
        </w:numPr>
        <w:tabs>
          <w:tab w:val="left" w:pos="2013"/>
          <w:tab w:val="left" w:pos="2015"/>
        </w:tabs>
        <w:spacing w:line="247" w:lineRule="auto"/>
        <w:ind w:right="1556"/>
        <w:rPr>
          <w:sz w:val="24"/>
        </w:rPr>
      </w:pPr>
      <w:r>
        <w:rPr>
          <w:color w:val="344449"/>
          <w:sz w:val="24"/>
        </w:rPr>
        <w:t xml:space="preserve">De </w:t>
      </w:r>
      <w:r>
        <w:rPr>
          <w:color w:val="70A2B8"/>
          <w:sz w:val="24"/>
        </w:rPr>
        <w:t xml:space="preserve">tijdsperiode </w:t>
      </w:r>
      <w:r>
        <w:rPr>
          <w:color w:val="344449"/>
          <w:sz w:val="24"/>
        </w:rPr>
        <w:t>met jaren als waarden.</w:t>
      </w:r>
      <w:r>
        <w:rPr>
          <w:color w:val="344449"/>
          <w:spacing w:val="40"/>
          <w:sz w:val="24"/>
        </w:rPr>
        <w:t xml:space="preserve"> </w:t>
      </w:r>
      <w:r>
        <w:rPr>
          <w:color w:val="344449"/>
          <w:sz w:val="24"/>
        </w:rPr>
        <w:t>Dit is ook steeds een dimensie</w:t>
      </w:r>
      <w:r>
        <w:rPr>
          <w:color w:val="344449"/>
          <w:spacing w:val="40"/>
          <w:sz w:val="24"/>
        </w:rPr>
        <w:t xml:space="preserve"> </w:t>
      </w:r>
      <w:r>
        <w:rPr>
          <w:color w:val="344449"/>
          <w:sz w:val="24"/>
        </w:rPr>
        <w:t>in</w:t>
      </w:r>
      <w:r>
        <w:rPr>
          <w:color w:val="344449"/>
          <w:spacing w:val="40"/>
          <w:sz w:val="24"/>
        </w:rPr>
        <w:t xml:space="preserve"> </w:t>
      </w:r>
      <w:r>
        <w:rPr>
          <w:color w:val="344449"/>
          <w:sz w:val="24"/>
        </w:rPr>
        <w:t>beide</w:t>
      </w:r>
      <w:r>
        <w:rPr>
          <w:color w:val="344449"/>
          <w:spacing w:val="40"/>
          <w:sz w:val="24"/>
        </w:rPr>
        <w:t xml:space="preserve"> </w:t>
      </w:r>
      <w:r>
        <w:rPr>
          <w:color w:val="344449"/>
          <w:sz w:val="24"/>
        </w:rPr>
        <w:t>tabellen.</w:t>
      </w:r>
      <w:r>
        <w:rPr>
          <w:color w:val="344449"/>
          <w:spacing w:val="80"/>
          <w:w w:val="150"/>
          <w:sz w:val="24"/>
        </w:rPr>
        <w:t xml:space="preserve"> </w:t>
      </w:r>
      <w:r>
        <w:rPr>
          <w:color w:val="344449"/>
          <w:sz w:val="24"/>
        </w:rPr>
        <w:t>Merk</w:t>
      </w:r>
      <w:r>
        <w:rPr>
          <w:color w:val="344449"/>
          <w:spacing w:val="40"/>
          <w:sz w:val="24"/>
        </w:rPr>
        <w:t xml:space="preserve"> </w:t>
      </w:r>
      <w:r>
        <w:rPr>
          <w:color w:val="344449"/>
          <w:sz w:val="24"/>
        </w:rPr>
        <w:t>op</w:t>
      </w:r>
      <w:r>
        <w:rPr>
          <w:color w:val="344449"/>
          <w:spacing w:val="40"/>
          <w:sz w:val="24"/>
        </w:rPr>
        <w:t xml:space="preserve"> </w:t>
      </w:r>
      <w:r>
        <w:rPr>
          <w:color w:val="344449"/>
          <w:sz w:val="24"/>
        </w:rPr>
        <w:t>dat</w:t>
      </w:r>
      <w:r>
        <w:rPr>
          <w:color w:val="344449"/>
          <w:spacing w:val="40"/>
          <w:sz w:val="24"/>
        </w:rPr>
        <w:t xml:space="preserve"> </w:t>
      </w:r>
      <w:r>
        <w:rPr>
          <w:color w:val="344449"/>
          <w:sz w:val="24"/>
        </w:rPr>
        <w:t>de</w:t>
      </w:r>
      <w:r>
        <w:rPr>
          <w:color w:val="344449"/>
          <w:spacing w:val="40"/>
          <w:sz w:val="24"/>
        </w:rPr>
        <w:t xml:space="preserve"> </w:t>
      </w:r>
      <w:r>
        <w:rPr>
          <w:color w:val="344449"/>
          <w:sz w:val="24"/>
        </w:rPr>
        <w:t>invulling</w:t>
      </w:r>
      <w:r>
        <w:rPr>
          <w:color w:val="344449"/>
          <w:spacing w:val="40"/>
          <w:sz w:val="24"/>
        </w:rPr>
        <w:t xml:space="preserve"> </w:t>
      </w:r>
      <w:r>
        <w:rPr>
          <w:color w:val="344449"/>
          <w:sz w:val="24"/>
        </w:rPr>
        <w:t>van</w:t>
      </w:r>
      <w:r>
        <w:rPr>
          <w:color w:val="344449"/>
          <w:spacing w:val="40"/>
          <w:sz w:val="24"/>
        </w:rPr>
        <w:t xml:space="preserve"> </w:t>
      </w:r>
      <w:r>
        <w:rPr>
          <w:color w:val="344449"/>
          <w:sz w:val="24"/>
        </w:rPr>
        <w:t xml:space="preserve">elk jaar verschillend zal uitpakken voor beide tabellen tijdens de </w:t>
      </w:r>
      <w:proofErr w:type="spellStart"/>
      <w:r>
        <w:rPr>
          <w:color w:val="344449"/>
          <w:sz w:val="24"/>
        </w:rPr>
        <w:t>operationalisatie</w:t>
      </w:r>
      <w:proofErr w:type="spellEnd"/>
      <w:r>
        <w:rPr>
          <w:color w:val="344449"/>
          <w:sz w:val="24"/>
        </w:rPr>
        <w:t>.</w:t>
      </w:r>
      <w:r>
        <w:rPr>
          <w:color w:val="344449"/>
          <w:spacing w:val="40"/>
          <w:sz w:val="24"/>
        </w:rPr>
        <w:t xml:space="preserve"> </w:t>
      </w:r>
      <w:r>
        <w:rPr>
          <w:color w:val="344449"/>
          <w:sz w:val="24"/>
        </w:rPr>
        <w:t>Voor de eerste tabel wordt het vertaald naar een exacte datum, voor de tweede naar een tijdsperiode.</w:t>
      </w:r>
      <w:r>
        <w:rPr>
          <w:color w:val="344449"/>
          <w:spacing w:val="40"/>
          <w:sz w:val="24"/>
        </w:rPr>
        <w:t xml:space="preserve"> </w:t>
      </w:r>
      <w:r>
        <w:rPr>
          <w:color w:val="344449"/>
          <w:sz w:val="24"/>
        </w:rPr>
        <w:t>Dit verschil is nog niet duidelijk op basis van de conceptuele definitie maar verklaart wel waarom we best twee verschillende tabellen onderscheiden. Hier moet je dus al vooruit denken.</w:t>
      </w:r>
    </w:p>
    <w:p w14:paraId="7C6F4712" w14:textId="77777777" w:rsidR="00740FD9" w:rsidRDefault="0005439F">
      <w:pPr>
        <w:pStyle w:val="BodyText"/>
        <w:spacing w:before="136" w:line="247" w:lineRule="auto"/>
        <w:ind w:left="1417" w:right="1557"/>
        <w:jc w:val="both"/>
      </w:pPr>
      <w:r>
        <w:rPr>
          <w:color w:val="344449"/>
        </w:rPr>
        <w:t>Naast</w:t>
      </w:r>
      <w:r>
        <w:rPr>
          <w:color w:val="344449"/>
          <w:spacing w:val="-1"/>
        </w:rPr>
        <w:t xml:space="preserve"> </w:t>
      </w:r>
      <w:r>
        <w:rPr>
          <w:color w:val="344449"/>
        </w:rPr>
        <w:t>de</w:t>
      </w:r>
      <w:r>
        <w:rPr>
          <w:color w:val="344449"/>
          <w:spacing w:val="-1"/>
        </w:rPr>
        <w:t xml:space="preserve"> </w:t>
      </w:r>
      <w:r>
        <w:rPr>
          <w:color w:val="344449"/>
        </w:rPr>
        <w:t>conceptuele</w:t>
      </w:r>
      <w:r>
        <w:rPr>
          <w:color w:val="344449"/>
          <w:spacing w:val="-1"/>
        </w:rPr>
        <w:t xml:space="preserve"> </w:t>
      </w:r>
      <w:r>
        <w:rPr>
          <w:color w:val="344449"/>
        </w:rPr>
        <w:t>definitie</w:t>
      </w:r>
      <w:r>
        <w:rPr>
          <w:color w:val="344449"/>
          <w:spacing w:val="-1"/>
        </w:rPr>
        <w:t xml:space="preserve"> </w:t>
      </w:r>
      <w:r>
        <w:rPr>
          <w:color w:val="344449"/>
        </w:rPr>
        <w:t>is</w:t>
      </w:r>
      <w:r>
        <w:rPr>
          <w:color w:val="344449"/>
          <w:spacing w:val="-1"/>
        </w:rPr>
        <w:t xml:space="preserve"> </w:t>
      </w:r>
      <w:r>
        <w:rPr>
          <w:color w:val="344449"/>
        </w:rPr>
        <w:t>het</w:t>
      </w:r>
      <w:r>
        <w:rPr>
          <w:color w:val="344449"/>
          <w:spacing w:val="-1"/>
        </w:rPr>
        <w:t xml:space="preserve"> </w:t>
      </w:r>
      <w:r>
        <w:rPr>
          <w:color w:val="344449"/>
        </w:rPr>
        <w:t>ook</w:t>
      </w:r>
      <w:r>
        <w:rPr>
          <w:color w:val="344449"/>
          <w:spacing w:val="-1"/>
        </w:rPr>
        <w:t xml:space="preserve"> </w:t>
      </w:r>
      <w:r>
        <w:rPr>
          <w:color w:val="344449"/>
        </w:rPr>
        <w:t>aangewezen</w:t>
      </w:r>
      <w:r>
        <w:rPr>
          <w:color w:val="344449"/>
          <w:spacing w:val="-1"/>
        </w:rPr>
        <w:t xml:space="preserve"> </w:t>
      </w:r>
      <w:r>
        <w:rPr>
          <w:color w:val="344449"/>
        </w:rPr>
        <w:t>om</w:t>
      </w:r>
      <w:r>
        <w:rPr>
          <w:color w:val="344449"/>
          <w:spacing w:val="-1"/>
        </w:rPr>
        <w:t xml:space="preserve"> </w:t>
      </w:r>
      <w:r>
        <w:rPr>
          <w:color w:val="344449"/>
        </w:rPr>
        <w:t>in</w:t>
      </w:r>
      <w:r>
        <w:rPr>
          <w:color w:val="344449"/>
          <w:spacing w:val="-1"/>
        </w:rPr>
        <w:t xml:space="preserve"> </w:t>
      </w:r>
      <w:r>
        <w:rPr>
          <w:color w:val="344449"/>
        </w:rPr>
        <w:t>de</w:t>
      </w:r>
      <w:r>
        <w:rPr>
          <w:color w:val="344449"/>
          <w:spacing w:val="-1"/>
        </w:rPr>
        <w:t xml:space="preserve"> </w:t>
      </w:r>
      <w:r>
        <w:rPr>
          <w:color w:val="344449"/>
        </w:rPr>
        <w:t>synthese stil te staan bij meer technische behoeften.</w:t>
      </w:r>
      <w:r>
        <w:rPr>
          <w:color w:val="344449"/>
          <w:spacing w:val="40"/>
        </w:rPr>
        <w:t xml:space="preserve"> </w:t>
      </w:r>
      <w:r>
        <w:rPr>
          <w:color w:val="344449"/>
        </w:rPr>
        <w:t>We denken daarbij aan de antwoorden op de volgende vragen:</w:t>
      </w:r>
    </w:p>
    <w:p w14:paraId="7C6F4713" w14:textId="77777777" w:rsidR="00740FD9" w:rsidRDefault="0005439F">
      <w:pPr>
        <w:pStyle w:val="ListParagraph"/>
        <w:numPr>
          <w:ilvl w:val="1"/>
          <w:numId w:val="1"/>
        </w:numPr>
        <w:tabs>
          <w:tab w:val="left" w:pos="2013"/>
          <w:tab w:val="left" w:pos="2015"/>
        </w:tabs>
        <w:spacing w:before="142" w:line="247" w:lineRule="auto"/>
        <w:ind w:right="1557"/>
        <w:rPr>
          <w:sz w:val="24"/>
        </w:rPr>
      </w:pPr>
      <w:r>
        <w:rPr>
          <w:color w:val="344449"/>
          <w:sz w:val="24"/>
        </w:rPr>
        <w:t>Zijn er specifieke kwaliteitscriteria waaraan de statistiek moet voldoen (bv.</w:t>
      </w:r>
      <w:r>
        <w:rPr>
          <w:color w:val="344449"/>
          <w:spacing w:val="40"/>
          <w:sz w:val="24"/>
        </w:rPr>
        <w:t xml:space="preserve"> </w:t>
      </w:r>
      <w:r>
        <w:rPr>
          <w:color w:val="344449"/>
          <w:sz w:val="24"/>
        </w:rPr>
        <w:t xml:space="preserve">betrouwbaarheid, vergelijkbaarheid, tijdigheid, </w:t>
      </w:r>
      <w:r>
        <w:rPr>
          <w:color w:val="344449"/>
          <w:spacing w:val="-2"/>
          <w:sz w:val="24"/>
        </w:rPr>
        <w:t>punctualiteit)?</w:t>
      </w:r>
    </w:p>
    <w:p w14:paraId="7C6F4714" w14:textId="77777777" w:rsidR="00740FD9" w:rsidRDefault="0005439F">
      <w:pPr>
        <w:pStyle w:val="ListParagraph"/>
        <w:numPr>
          <w:ilvl w:val="1"/>
          <w:numId w:val="1"/>
        </w:numPr>
        <w:tabs>
          <w:tab w:val="left" w:pos="2013"/>
          <w:tab w:val="left" w:pos="2015"/>
        </w:tabs>
        <w:spacing w:line="247" w:lineRule="auto"/>
        <w:ind w:right="1560"/>
        <w:rPr>
          <w:sz w:val="24"/>
        </w:rPr>
      </w:pPr>
      <w:r>
        <w:rPr>
          <w:color w:val="344449"/>
          <w:sz w:val="24"/>
        </w:rPr>
        <w:t>Is er behoefte aan specifieke communicatiekanalen of publicatievormen voor externe verspreiding?</w:t>
      </w:r>
    </w:p>
    <w:p w14:paraId="7C6F4715" w14:textId="68EBCEB6" w:rsidR="00740FD9" w:rsidRDefault="0005439F" w:rsidP="780CF93C">
      <w:pPr>
        <w:pStyle w:val="ListParagraph"/>
        <w:numPr>
          <w:ilvl w:val="1"/>
          <w:numId w:val="1"/>
        </w:numPr>
        <w:tabs>
          <w:tab w:val="left" w:pos="2013"/>
          <w:tab w:val="left" w:pos="2015"/>
        </w:tabs>
        <w:spacing w:line="247" w:lineRule="auto"/>
        <w:ind w:right="1559"/>
        <w:rPr>
          <w:sz w:val="24"/>
          <w:szCs w:val="24"/>
        </w:rPr>
      </w:pPr>
      <w:r w:rsidRPr="780CF93C">
        <w:rPr>
          <w:color w:val="344449"/>
          <w:sz w:val="24"/>
          <w:szCs w:val="24"/>
        </w:rPr>
        <w:t xml:space="preserve">Moet de statistiek toegankelijk zijn voor een breed publiek, </w:t>
      </w:r>
      <w:r w:rsidR="63D8251A" w:rsidRPr="780CF93C">
        <w:rPr>
          <w:color w:val="344449"/>
          <w:sz w:val="24"/>
          <w:szCs w:val="24"/>
        </w:rPr>
        <w:t>en/</w:t>
      </w:r>
      <w:r w:rsidRPr="780CF93C">
        <w:rPr>
          <w:color w:val="344449"/>
          <w:sz w:val="24"/>
          <w:szCs w:val="24"/>
        </w:rPr>
        <w:t>of voor gespecialiseerde gebruikers?</w:t>
      </w:r>
    </w:p>
    <w:p w14:paraId="7C6F4716" w14:textId="77777777" w:rsidR="00740FD9" w:rsidRDefault="0005439F" w:rsidP="50A77FB4">
      <w:pPr>
        <w:pStyle w:val="BodyText"/>
        <w:spacing w:before="138" w:line="247" w:lineRule="auto"/>
        <w:ind w:left="1417" w:right="1556"/>
        <w:jc w:val="both"/>
        <w:rPr>
          <w:color w:val="344449"/>
        </w:rPr>
      </w:pPr>
      <w:commentRangeStart w:id="14"/>
      <w:commentRangeStart w:id="15"/>
      <w:commentRangeStart w:id="16"/>
      <w:r>
        <w:rPr>
          <w:color w:val="344449"/>
        </w:rPr>
        <w:t xml:space="preserve">De antwoorden op deze vragen zullen immers mee de </w:t>
      </w:r>
      <w:proofErr w:type="spellStart"/>
      <w:r>
        <w:rPr>
          <w:color w:val="344449"/>
        </w:rPr>
        <w:t>operationalisatie</w:t>
      </w:r>
      <w:proofErr w:type="spellEnd"/>
      <w:r>
        <w:rPr>
          <w:color w:val="344449"/>
        </w:rPr>
        <w:t xml:space="preserve"> van de conceptuele definitie richting geven omdat ze een impact</w:t>
      </w:r>
      <w:r>
        <w:rPr>
          <w:color w:val="344449"/>
          <w:spacing w:val="80"/>
        </w:rPr>
        <w:t xml:space="preserve"> </w:t>
      </w:r>
      <w:r>
        <w:rPr>
          <w:color w:val="344449"/>
        </w:rPr>
        <w:t>hebben op kwaliteitscriteria zoals tijdigheid, punctualiteit, gebruiksvriendelijkheid en toegankelijkheid.</w:t>
      </w:r>
      <w:commentRangeEnd w:id="14"/>
      <w:r>
        <w:rPr>
          <w:rStyle w:val="CommentReference"/>
          <w:color w:val="344449"/>
          <w:sz w:val="24"/>
          <w:szCs w:val="24"/>
        </w:rPr>
        <w:commentReference w:id="14"/>
      </w:r>
      <w:commentRangeEnd w:id="15"/>
      <w:r>
        <w:rPr>
          <w:rStyle w:val="CommentReference"/>
          <w:color w:val="344449"/>
          <w:sz w:val="24"/>
          <w:szCs w:val="24"/>
        </w:rPr>
        <w:commentReference w:id="15"/>
      </w:r>
      <w:commentRangeEnd w:id="16"/>
      <w:r w:rsidR="008146C4">
        <w:rPr>
          <w:rStyle w:val="CommentReference"/>
        </w:rPr>
        <w:commentReference w:id="16"/>
      </w:r>
    </w:p>
    <w:p w14:paraId="7C6F4717" w14:textId="77777777" w:rsidR="00740FD9" w:rsidRDefault="00740FD9">
      <w:pPr>
        <w:pStyle w:val="BodyText"/>
        <w:spacing w:line="247" w:lineRule="auto"/>
        <w:jc w:val="both"/>
        <w:sectPr w:rsidR="00740FD9">
          <w:pgSz w:w="11910" w:h="16840"/>
          <w:pgMar w:top="1900" w:right="708" w:bottom="280" w:left="850" w:header="708" w:footer="708" w:gutter="0"/>
          <w:cols w:space="708"/>
        </w:sectPr>
      </w:pPr>
    </w:p>
    <w:p w14:paraId="7C6F4718" w14:textId="77777777" w:rsidR="00740FD9" w:rsidRDefault="0005439F">
      <w:pPr>
        <w:pStyle w:val="Heading1"/>
        <w:spacing w:before="4"/>
        <w:ind w:left="1417" w:firstLine="0"/>
      </w:pPr>
      <w:r>
        <w:rPr>
          <w:color w:val="70A2B8"/>
          <w:spacing w:val="-2"/>
        </w:rPr>
        <w:lastRenderedPageBreak/>
        <w:t>BIBLIOGRAFIE</w:t>
      </w:r>
    </w:p>
    <w:p w14:paraId="7C6F4719" w14:textId="77777777" w:rsidR="00740FD9" w:rsidRPr="00A74DD6" w:rsidRDefault="0005439F">
      <w:pPr>
        <w:pStyle w:val="BodyText"/>
        <w:spacing w:before="257" w:line="247" w:lineRule="auto"/>
        <w:ind w:left="1656" w:right="1557" w:hanging="240"/>
        <w:jc w:val="both"/>
        <w:rPr>
          <w:lang w:val="en-US"/>
        </w:rPr>
      </w:pPr>
      <w:bookmarkStart w:id="17" w:name="_bookmark0"/>
      <w:bookmarkEnd w:id="17"/>
      <w:proofErr w:type="spellStart"/>
      <w:r>
        <w:rPr>
          <w:color w:val="344449"/>
        </w:rPr>
        <w:t>D’Inverno</w:t>
      </w:r>
      <w:proofErr w:type="spellEnd"/>
      <w:r>
        <w:rPr>
          <w:color w:val="344449"/>
        </w:rPr>
        <w:t xml:space="preserve">, </w:t>
      </w:r>
      <w:proofErr w:type="spellStart"/>
      <w:r>
        <w:rPr>
          <w:color w:val="344449"/>
        </w:rPr>
        <w:t>Giovanna</w:t>
      </w:r>
      <w:proofErr w:type="spellEnd"/>
      <w:r>
        <w:rPr>
          <w:color w:val="344449"/>
        </w:rPr>
        <w:t xml:space="preserve">, Wim </w:t>
      </w:r>
      <w:proofErr w:type="spellStart"/>
      <w:r>
        <w:rPr>
          <w:color w:val="344449"/>
        </w:rPr>
        <w:t>Moesen</w:t>
      </w:r>
      <w:proofErr w:type="spellEnd"/>
      <w:r>
        <w:rPr>
          <w:color w:val="344449"/>
        </w:rPr>
        <w:t xml:space="preserve"> en Kristof De Witte (2022). </w:t>
      </w:r>
      <w:r w:rsidRPr="00A74DD6">
        <w:rPr>
          <w:color w:val="344449"/>
          <w:lang w:val="en-US"/>
        </w:rPr>
        <w:t xml:space="preserve">“Local </w:t>
      </w:r>
      <w:r w:rsidRPr="00A74DD6">
        <w:rPr>
          <w:color w:val="344449"/>
          <w:spacing w:val="-2"/>
          <w:lang w:val="en-US"/>
        </w:rPr>
        <w:t>government</w:t>
      </w:r>
      <w:r w:rsidRPr="00A74DD6">
        <w:rPr>
          <w:color w:val="344449"/>
          <w:spacing w:val="-8"/>
          <w:lang w:val="en-US"/>
        </w:rPr>
        <w:t xml:space="preserve"> </w:t>
      </w:r>
      <w:r w:rsidRPr="00A74DD6">
        <w:rPr>
          <w:color w:val="344449"/>
          <w:spacing w:val="-2"/>
          <w:lang w:val="en-US"/>
        </w:rPr>
        <w:t>size</w:t>
      </w:r>
      <w:r w:rsidRPr="00A74DD6">
        <w:rPr>
          <w:color w:val="344449"/>
          <w:spacing w:val="-8"/>
          <w:lang w:val="en-US"/>
        </w:rPr>
        <w:t xml:space="preserve"> </w:t>
      </w:r>
      <w:r w:rsidRPr="00A74DD6">
        <w:rPr>
          <w:color w:val="344449"/>
          <w:spacing w:val="-2"/>
          <w:lang w:val="en-US"/>
        </w:rPr>
        <w:t>and</w:t>
      </w:r>
      <w:r w:rsidRPr="00A74DD6">
        <w:rPr>
          <w:color w:val="344449"/>
          <w:spacing w:val="-8"/>
          <w:lang w:val="en-US"/>
        </w:rPr>
        <w:t xml:space="preserve"> </w:t>
      </w:r>
      <w:r w:rsidRPr="00A74DD6">
        <w:rPr>
          <w:color w:val="344449"/>
          <w:spacing w:val="-2"/>
          <w:lang w:val="en-US"/>
        </w:rPr>
        <w:t>service</w:t>
      </w:r>
      <w:r w:rsidRPr="00A74DD6">
        <w:rPr>
          <w:color w:val="344449"/>
          <w:spacing w:val="-8"/>
          <w:lang w:val="en-US"/>
        </w:rPr>
        <w:t xml:space="preserve"> </w:t>
      </w:r>
      <w:r w:rsidRPr="00A74DD6">
        <w:rPr>
          <w:color w:val="344449"/>
          <w:spacing w:val="-2"/>
          <w:lang w:val="en-US"/>
        </w:rPr>
        <w:t>level</w:t>
      </w:r>
      <w:r w:rsidRPr="00A74DD6">
        <w:rPr>
          <w:color w:val="344449"/>
          <w:spacing w:val="-8"/>
          <w:lang w:val="en-US"/>
        </w:rPr>
        <w:t xml:space="preserve"> </w:t>
      </w:r>
      <w:r w:rsidRPr="00A74DD6">
        <w:rPr>
          <w:color w:val="344449"/>
          <w:spacing w:val="-2"/>
          <w:lang w:val="en-US"/>
        </w:rPr>
        <w:t>provision.</w:t>
      </w:r>
      <w:r w:rsidRPr="00A74DD6">
        <w:rPr>
          <w:color w:val="344449"/>
          <w:spacing w:val="-8"/>
          <w:lang w:val="en-US"/>
        </w:rPr>
        <w:t xml:space="preserve"> </w:t>
      </w:r>
      <w:r w:rsidRPr="00A74DD6">
        <w:rPr>
          <w:color w:val="344449"/>
          <w:spacing w:val="-2"/>
          <w:lang w:val="en-US"/>
        </w:rPr>
        <w:t>Evidence</w:t>
      </w:r>
      <w:r w:rsidRPr="00A74DD6">
        <w:rPr>
          <w:color w:val="344449"/>
          <w:spacing w:val="-8"/>
          <w:lang w:val="en-US"/>
        </w:rPr>
        <w:t xml:space="preserve"> </w:t>
      </w:r>
      <w:r w:rsidRPr="00A74DD6">
        <w:rPr>
          <w:color w:val="344449"/>
          <w:spacing w:val="-2"/>
          <w:lang w:val="en-US"/>
        </w:rPr>
        <w:t>from</w:t>
      </w:r>
      <w:r w:rsidRPr="00A74DD6">
        <w:rPr>
          <w:color w:val="344449"/>
          <w:spacing w:val="-8"/>
          <w:lang w:val="en-US"/>
        </w:rPr>
        <w:t xml:space="preserve"> </w:t>
      </w:r>
      <w:r w:rsidRPr="00A74DD6">
        <w:rPr>
          <w:color w:val="344449"/>
          <w:spacing w:val="-2"/>
          <w:lang w:val="en-US"/>
        </w:rPr>
        <w:t xml:space="preserve">conditional </w:t>
      </w:r>
      <w:r w:rsidRPr="00A74DD6">
        <w:rPr>
          <w:color w:val="344449"/>
          <w:lang w:val="en-US"/>
        </w:rPr>
        <w:t>non‑parametric</w:t>
      </w:r>
      <w:r w:rsidRPr="00A74DD6">
        <w:rPr>
          <w:color w:val="344449"/>
          <w:spacing w:val="28"/>
          <w:lang w:val="en-US"/>
        </w:rPr>
        <w:t xml:space="preserve"> </w:t>
      </w:r>
      <w:r w:rsidRPr="00A74DD6">
        <w:rPr>
          <w:color w:val="344449"/>
          <w:lang w:val="en-US"/>
        </w:rPr>
        <w:t>analysis”.</w:t>
      </w:r>
      <w:r w:rsidRPr="00A74DD6">
        <w:rPr>
          <w:color w:val="344449"/>
          <w:spacing w:val="29"/>
          <w:lang w:val="en-US"/>
        </w:rPr>
        <w:t xml:space="preserve"> </w:t>
      </w:r>
      <w:r w:rsidRPr="00A74DD6">
        <w:rPr>
          <w:color w:val="344449"/>
          <w:lang w:val="en-US"/>
        </w:rPr>
        <w:t>In:</w:t>
      </w:r>
      <w:r w:rsidRPr="00A74DD6">
        <w:rPr>
          <w:color w:val="344449"/>
          <w:spacing w:val="29"/>
          <w:lang w:val="en-US"/>
        </w:rPr>
        <w:t xml:space="preserve"> </w:t>
      </w:r>
      <w:r w:rsidRPr="00A74DD6">
        <w:rPr>
          <w:color w:val="70A2B8"/>
          <w:lang w:val="en-US"/>
        </w:rPr>
        <w:t>Socio‑Economic</w:t>
      </w:r>
      <w:r w:rsidRPr="00A74DD6">
        <w:rPr>
          <w:color w:val="70A2B8"/>
          <w:spacing w:val="29"/>
          <w:lang w:val="en-US"/>
        </w:rPr>
        <w:t xml:space="preserve"> </w:t>
      </w:r>
      <w:r w:rsidRPr="00A74DD6">
        <w:rPr>
          <w:color w:val="70A2B8"/>
          <w:lang w:val="en-US"/>
        </w:rPr>
        <w:t>Planning</w:t>
      </w:r>
      <w:r w:rsidRPr="00A74DD6">
        <w:rPr>
          <w:color w:val="70A2B8"/>
          <w:spacing w:val="29"/>
          <w:lang w:val="en-US"/>
        </w:rPr>
        <w:t xml:space="preserve"> </w:t>
      </w:r>
      <w:r w:rsidRPr="00A74DD6">
        <w:rPr>
          <w:color w:val="70A2B8"/>
          <w:lang w:val="en-US"/>
        </w:rPr>
        <w:t>Sciences</w:t>
      </w:r>
      <w:r w:rsidRPr="00A74DD6">
        <w:rPr>
          <w:color w:val="70A2B8"/>
          <w:spacing w:val="29"/>
          <w:lang w:val="en-US"/>
        </w:rPr>
        <w:t xml:space="preserve"> </w:t>
      </w:r>
      <w:r w:rsidRPr="00A74DD6">
        <w:rPr>
          <w:color w:val="344449"/>
          <w:spacing w:val="-5"/>
          <w:lang w:val="en-US"/>
        </w:rPr>
        <w:t>81,</w:t>
      </w:r>
    </w:p>
    <w:p w14:paraId="7C6F471A" w14:textId="77777777" w:rsidR="00740FD9" w:rsidRDefault="0005439F">
      <w:pPr>
        <w:pStyle w:val="BodyText"/>
        <w:spacing w:line="279" w:lineRule="exact"/>
        <w:ind w:left="1656"/>
        <w:jc w:val="both"/>
      </w:pPr>
      <w:bookmarkStart w:id="18" w:name="_bookmark1"/>
      <w:bookmarkEnd w:id="18"/>
      <w:r>
        <w:rPr>
          <w:color w:val="344449"/>
        </w:rPr>
        <w:t>p.</w:t>
      </w:r>
      <w:r>
        <w:rPr>
          <w:color w:val="344449"/>
          <w:spacing w:val="-4"/>
        </w:rPr>
        <w:t xml:space="preserve"> </w:t>
      </w:r>
      <w:r>
        <w:rPr>
          <w:color w:val="344449"/>
          <w:spacing w:val="-2"/>
        </w:rPr>
        <w:t>100917.</w:t>
      </w:r>
    </w:p>
    <w:p w14:paraId="7C6F471B" w14:textId="77777777" w:rsidR="00740FD9" w:rsidRDefault="0005439F">
      <w:pPr>
        <w:pStyle w:val="BodyText"/>
        <w:spacing w:before="8" w:line="247" w:lineRule="auto"/>
        <w:ind w:left="1656" w:right="1556" w:hanging="240"/>
        <w:jc w:val="both"/>
      </w:pPr>
      <w:r>
        <w:rPr>
          <w:color w:val="344449"/>
        </w:rPr>
        <w:t xml:space="preserve">De Standaard (mrt 2020). </w:t>
      </w:r>
      <w:r>
        <w:rPr>
          <w:color w:val="70A2B8"/>
        </w:rPr>
        <w:t xml:space="preserve">Tegen 2070 zijn we met 12,7 miljoen Belgen, </w:t>
      </w:r>
      <w:r>
        <w:rPr>
          <w:color w:val="70A2B8"/>
          <w:w w:val="105"/>
        </w:rPr>
        <w:t>maar</w:t>
      </w:r>
      <w:r>
        <w:rPr>
          <w:color w:val="70A2B8"/>
          <w:spacing w:val="-14"/>
          <w:w w:val="105"/>
        </w:rPr>
        <w:t xml:space="preserve"> </w:t>
      </w:r>
      <w:r>
        <w:rPr>
          <w:color w:val="70A2B8"/>
          <w:w w:val="105"/>
        </w:rPr>
        <w:t>bevolkingsgroei</w:t>
      </w:r>
      <w:r>
        <w:rPr>
          <w:color w:val="70A2B8"/>
          <w:spacing w:val="-14"/>
          <w:w w:val="105"/>
        </w:rPr>
        <w:t xml:space="preserve"> </w:t>
      </w:r>
      <w:r>
        <w:rPr>
          <w:color w:val="70A2B8"/>
          <w:w w:val="105"/>
        </w:rPr>
        <w:t>vertraagt</w:t>
      </w:r>
      <w:r>
        <w:rPr>
          <w:color w:val="344449"/>
          <w:w w:val="105"/>
        </w:rPr>
        <w:t>.</w:t>
      </w:r>
      <w:r>
        <w:rPr>
          <w:color w:val="344449"/>
          <w:spacing w:val="-14"/>
          <w:w w:val="105"/>
        </w:rPr>
        <w:t xml:space="preserve"> </w:t>
      </w:r>
      <w:r>
        <w:rPr>
          <w:color w:val="344449"/>
          <w:w w:val="105"/>
        </w:rPr>
        <w:t>Geraadpleegd</w:t>
      </w:r>
      <w:r>
        <w:rPr>
          <w:color w:val="344449"/>
          <w:spacing w:val="-14"/>
          <w:w w:val="105"/>
        </w:rPr>
        <w:t xml:space="preserve"> </w:t>
      </w:r>
      <w:r>
        <w:rPr>
          <w:color w:val="344449"/>
          <w:w w:val="105"/>
        </w:rPr>
        <w:t>op</w:t>
      </w:r>
      <w:r>
        <w:rPr>
          <w:color w:val="344449"/>
          <w:spacing w:val="-14"/>
          <w:w w:val="105"/>
        </w:rPr>
        <w:t xml:space="preserve"> </w:t>
      </w:r>
      <w:r>
        <w:rPr>
          <w:color w:val="344449"/>
          <w:w w:val="105"/>
        </w:rPr>
        <w:t>31</w:t>
      </w:r>
      <w:r>
        <w:rPr>
          <w:color w:val="344449"/>
          <w:spacing w:val="-14"/>
          <w:w w:val="105"/>
        </w:rPr>
        <w:t xml:space="preserve"> </w:t>
      </w:r>
      <w:r>
        <w:rPr>
          <w:color w:val="344449"/>
          <w:w w:val="105"/>
        </w:rPr>
        <w:t>oktober</w:t>
      </w:r>
      <w:r>
        <w:rPr>
          <w:color w:val="344449"/>
          <w:spacing w:val="-14"/>
          <w:w w:val="105"/>
        </w:rPr>
        <w:t xml:space="preserve"> </w:t>
      </w:r>
      <w:r>
        <w:rPr>
          <w:color w:val="344449"/>
          <w:w w:val="105"/>
        </w:rPr>
        <w:t xml:space="preserve">2025. </w:t>
      </w:r>
      <w:bookmarkStart w:id="19" w:name="_bookmark2"/>
      <w:bookmarkEnd w:id="19"/>
      <w:r>
        <w:rPr>
          <w:color w:val="344449"/>
          <w:w w:val="105"/>
        </w:rPr>
        <w:t xml:space="preserve">URL: </w:t>
      </w:r>
      <w:hyperlink r:id="rId25">
        <w:r w:rsidR="00740FD9">
          <w:rPr>
            <w:rFonts w:ascii="Calibri"/>
            <w:color w:val="344449"/>
            <w:w w:val="105"/>
          </w:rPr>
          <w:t>https://www.standaard.be/cnt/dmf20200303_04873799</w:t>
        </w:r>
      </w:hyperlink>
      <w:r>
        <w:rPr>
          <w:color w:val="344449"/>
          <w:w w:val="105"/>
        </w:rPr>
        <w:t>.</w:t>
      </w:r>
    </w:p>
    <w:p w14:paraId="7C6F471C" w14:textId="77777777" w:rsidR="00740FD9" w:rsidRPr="00A74DD6" w:rsidRDefault="0005439F">
      <w:pPr>
        <w:pStyle w:val="BodyText"/>
        <w:ind w:left="1656" w:right="1555" w:hanging="240"/>
        <w:jc w:val="both"/>
        <w:rPr>
          <w:lang w:val="en-US"/>
        </w:rPr>
      </w:pPr>
      <w:r w:rsidRPr="00A74DD6">
        <w:rPr>
          <w:color w:val="344449"/>
          <w:lang w:val="en-US"/>
        </w:rPr>
        <w:t xml:space="preserve">Eurostat (2017). </w:t>
      </w:r>
      <w:r w:rsidRPr="00A74DD6">
        <w:rPr>
          <w:color w:val="70A2B8"/>
          <w:lang w:val="en-US"/>
        </w:rPr>
        <w:t xml:space="preserve">European Statistics Code of Practice – Revised Edition </w:t>
      </w:r>
      <w:r w:rsidRPr="00A74DD6">
        <w:rPr>
          <w:color w:val="70A2B8"/>
          <w:w w:val="110"/>
          <w:lang w:val="en-US"/>
        </w:rPr>
        <w:t>2017</w:t>
      </w:r>
      <w:r w:rsidRPr="00A74DD6">
        <w:rPr>
          <w:color w:val="344449"/>
          <w:w w:val="110"/>
          <w:lang w:val="en-US"/>
        </w:rPr>
        <w:t>.</w:t>
      </w:r>
      <w:r w:rsidRPr="00A74DD6">
        <w:rPr>
          <w:color w:val="344449"/>
          <w:spacing w:val="-9"/>
          <w:w w:val="110"/>
          <w:lang w:val="en-US"/>
        </w:rPr>
        <w:t xml:space="preserve"> </w:t>
      </w:r>
      <w:r w:rsidRPr="00A74DD6">
        <w:rPr>
          <w:color w:val="344449"/>
          <w:w w:val="110"/>
          <w:lang w:val="en-US"/>
        </w:rPr>
        <w:t>Accessed:</w:t>
      </w:r>
      <w:r w:rsidRPr="00A74DD6">
        <w:rPr>
          <w:color w:val="344449"/>
          <w:spacing w:val="19"/>
          <w:w w:val="110"/>
          <w:lang w:val="en-US"/>
        </w:rPr>
        <w:t xml:space="preserve"> </w:t>
      </w:r>
      <w:r w:rsidRPr="00A74DD6">
        <w:rPr>
          <w:color w:val="344449"/>
          <w:w w:val="110"/>
          <w:lang w:val="en-US"/>
        </w:rPr>
        <w:t>2025‑07‑18.</w:t>
      </w:r>
      <w:r w:rsidRPr="00A74DD6">
        <w:rPr>
          <w:color w:val="344449"/>
          <w:spacing w:val="19"/>
          <w:w w:val="110"/>
          <w:lang w:val="en-US"/>
        </w:rPr>
        <w:t xml:space="preserve"> </w:t>
      </w:r>
      <w:r w:rsidRPr="00A74DD6">
        <w:rPr>
          <w:color w:val="344449"/>
          <w:w w:val="110"/>
          <w:lang w:val="en-US"/>
        </w:rPr>
        <w:t>URL:</w:t>
      </w:r>
      <w:r w:rsidRPr="00A74DD6">
        <w:rPr>
          <w:color w:val="344449"/>
          <w:w w:val="115"/>
          <w:lang w:val="en-US"/>
        </w:rPr>
        <w:t xml:space="preserve"> </w:t>
      </w:r>
      <w:r w:rsidR="00740FD9">
        <w:fldChar w:fldCharType="begin"/>
      </w:r>
      <w:r w:rsidR="00740FD9" w:rsidRPr="00BC1FD4">
        <w:rPr>
          <w:lang w:val="en-GB"/>
          <w:rPrChange w:id="20" w:author="Van Landschoot Lisa" w:date="2025-11-29T11:48:00Z" w16du:dateUtc="2025-11-29T10:48:00Z">
            <w:rPr/>
          </w:rPrChange>
        </w:rPr>
        <w:instrText>HYPERLINK "https://ec.europa.eu/eurostat/web/quality/european-quality-standards/european-statistics-code-of-practice" \h</w:instrText>
      </w:r>
      <w:r w:rsidR="00740FD9">
        <w:fldChar w:fldCharType="separate"/>
      </w:r>
      <w:r w:rsidR="00740FD9" w:rsidRPr="00A74DD6">
        <w:rPr>
          <w:rFonts w:ascii="Calibri" w:hAnsi="Calibri"/>
          <w:color w:val="344449"/>
          <w:w w:val="115"/>
          <w:lang w:val="en-US"/>
        </w:rPr>
        <w:t>https</w:t>
      </w:r>
      <w:r w:rsidR="00740FD9" w:rsidRPr="00A74DD6">
        <w:rPr>
          <w:rFonts w:ascii="Calibri" w:hAnsi="Calibri"/>
          <w:color w:val="344449"/>
          <w:spacing w:val="-1"/>
          <w:w w:val="115"/>
          <w:lang w:val="en-US"/>
        </w:rPr>
        <w:t xml:space="preserve"> </w:t>
      </w:r>
      <w:r w:rsidR="00740FD9" w:rsidRPr="00A74DD6">
        <w:rPr>
          <w:rFonts w:ascii="Calibri" w:hAnsi="Calibri"/>
          <w:color w:val="344449"/>
          <w:w w:val="175"/>
          <w:lang w:val="en-US"/>
        </w:rPr>
        <w:t>:</w:t>
      </w:r>
      <w:r w:rsidR="00740FD9" w:rsidRPr="00A74DD6">
        <w:rPr>
          <w:rFonts w:ascii="Calibri" w:hAnsi="Calibri"/>
          <w:color w:val="344449"/>
          <w:spacing w:val="-24"/>
          <w:w w:val="175"/>
          <w:lang w:val="en-US"/>
        </w:rPr>
        <w:t xml:space="preserve"> </w:t>
      </w:r>
      <w:r w:rsidR="00740FD9" w:rsidRPr="00A74DD6">
        <w:rPr>
          <w:rFonts w:ascii="Calibri" w:hAnsi="Calibri"/>
          <w:color w:val="344449"/>
          <w:w w:val="115"/>
          <w:lang w:val="en-US"/>
        </w:rPr>
        <w:t>/</w:t>
      </w:r>
      <w:r w:rsidR="00740FD9" w:rsidRPr="00A74DD6">
        <w:rPr>
          <w:rFonts w:ascii="Calibri" w:hAnsi="Calibri"/>
          <w:color w:val="344449"/>
          <w:spacing w:val="-1"/>
          <w:w w:val="115"/>
          <w:lang w:val="en-US"/>
        </w:rPr>
        <w:t xml:space="preserve"> </w:t>
      </w:r>
      <w:r w:rsidR="00740FD9" w:rsidRPr="00A74DD6">
        <w:rPr>
          <w:rFonts w:ascii="Calibri" w:hAnsi="Calibri"/>
          <w:color w:val="344449"/>
          <w:w w:val="115"/>
          <w:lang w:val="en-US"/>
        </w:rPr>
        <w:t>/</w:t>
      </w:r>
      <w:r w:rsidR="00740FD9" w:rsidRPr="00A74DD6">
        <w:rPr>
          <w:rFonts w:ascii="Calibri" w:hAnsi="Calibri"/>
          <w:color w:val="344449"/>
          <w:spacing w:val="-1"/>
          <w:w w:val="115"/>
          <w:lang w:val="en-US"/>
        </w:rPr>
        <w:t xml:space="preserve"> </w:t>
      </w:r>
      <w:proofErr w:type="spellStart"/>
      <w:r w:rsidR="00740FD9" w:rsidRPr="00A74DD6">
        <w:rPr>
          <w:rFonts w:ascii="Calibri" w:hAnsi="Calibri"/>
          <w:color w:val="344449"/>
          <w:w w:val="115"/>
          <w:lang w:val="en-US"/>
        </w:rPr>
        <w:t>ec</w:t>
      </w:r>
      <w:proofErr w:type="spellEnd"/>
      <w:r w:rsidR="00740FD9" w:rsidRPr="00A74DD6">
        <w:rPr>
          <w:rFonts w:ascii="Calibri" w:hAnsi="Calibri"/>
          <w:color w:val="344449"/>
          <w:spacing w:val="-1"/>
          <w:w w:val="115"/>
          <w:lang w:val="en-US"/>
        </w:rPr>
        <w:t xml:space="preserve"> </w:t>
      </w:r>
      <w:r w:rsidR="00740FD9" w:rsidRPr="00A74DD6">
        <w:rPr>
          <w:rFonts w:ascii="Calibri" w:hAnsi="Calibri"/>
          <w:color w:val="344449"/>
          <w:w w:val="175"/>
          <w:lang w:val="en-US"/>
        </w:rPr>
        <w:t>.</w:t>
      </w:r>
      <w:r w:rsidR="00740FD9" w:rsidRPr="00A74DD6">
        <w:rPr>
          <w:rFonts w:ascii="Calibri" w:hAnsi="Calibri"/>
          <w:color w:val="344449"/>
          <w:spacing w:val="-24"/>
          <w:w w:val="175"/>
          <w:lang w:val="en-US"/>
        </w:rPr>
        <w:t xml:space="preserve"> </w:t>
      </w:r>
      <w:proofErr w:type="spellStart"/>
      <w:r w:rsidR="00740FD9" w:rsidRPr="00A74DD6">
        <w:rPr>
          <w:rFonts w:ascii="Calibri" w:hAnsi="Calibri"/>
          <w:color w:val="344449"/>
          <w:w w:val="115"/>
          <w:lang w:val="en-US"/>
        </w:rPr>
        <w:t>europa</w:t>
      </w:r>
      <w:proofErr w:type="spellEnd"/>
      <w:r w:rsidR="00740FD9" w:rsidRPr="00A74DD6">
        <w:rPr>
          <w:rFonts w:ascii="Calibri" w:hAnsi="Calibri"/>
          <w:color w:val="344449"/>
          <w:spacing w:val="-1"/>
          <w:w w:val="115"/>
          <w:lang w:val="en-US"/>
        </w:rPr>
        <w:t xml:space="preserve"> </w:t>
      </w:r>
      <w:r w:rsidR="00740FD9" w:rsidRPr="00A74DD6">
        <w:rPr>
          <w:rFonts w:ascii="Calibri" w:hAnsi="Calibri"/>
          <w:color w:val="344449"/>
          <w:w w:val="175"/>
          <w:lang w:val="en-US"/>
        </w:rPr>
        <w:t>.</w:t>
      </w:r>
      <w:r w:rsidR="00740FD9" w:rsidRPr="00A74DD6">
        <w:rPr>
          <w:rFonts w:ascii="Calibri" w:hAnsi="Calibri"/>
          <w:color w:val="344449"/>
          <w:spacing w:val="-24"/>
          <w:w w:val="175"/>
          <w:lang w:val="en-US"/>
        </w:rPr>
        <w:t xml:space="preserve"> </w:t>
      </w:r>
      <w:proofErr w:type="spellStart"/>
      <w:r w:rsidR="00740FD9" w:rsidRPr="00A74DD6">
        <w:rPr>
          <w:rFonts w:ascii="Calibri" w:hAnsi="Calibri"/>
          <w:color w:val="344449"/>
          <w:w w:val="110"/>
          <w:lang w:val="en-US"/>
        </w:rPr>
        <w:t>eu</w:t>
      </w:r>
      <w:proofErr w:type="spellEnd"/>
      <w:r w:rsidR="00740FD9" w:rsidRPr="00A74DD6">
        <w:rPr>
          <w:rFonts w:ascii="Calibri" w:hAnsi="Calibri"/>
          <w:color w:val="344449"/>
          <w:w w:val="110"/>
          <w:lang w:val="en-US"/>
        </w:rPr>
        <w:t xml:space="preserve"> </w:t>
      </w:r>
      <w:r w:rsidR="00740FD9" w:rsidRPr="00A74DD6">
        <w:rPr>
          <w:rFonts w:ascii="Calibri" w:hAnsi="Calibri"/>
          <w:color w:val="344449"/>
          <w:w w:val="115"/>
          <w:lang w:val="en-US"/>
        </w:rPr>
        <w:t>/</w:t>
      </w:r>
      <w:r w:rsidR="00740FD9">
        <w:fldChar w:fldCharType="end"/>
      </w:r>
      <w:r w:rsidRPr="00A74DD6">
        <w:rPr>
          <w:rFonts w:ascii="Calibri" w:hAnsi="Calibri"/>
          <w:color w:val="344449"/>
          <w:w w:val="115"/>
          <w:lang w:val="en-US"/>
        </w:rPr>
        <w:t xml:space="preserve"> </w:t>
      </w:r>
      <w:r w:rsidR="00740FD9">
        <w:fldChar w:fldCharType="begin"/>
      </w:r>
      <w:r w:rsidR="00740FD9" w:rsidRPr="00BC1FD4">
        <w:rPr>
          <w:lang w:val="en-GB"/>
          <w:rPrChange w:id="21" w:author="Van Landschoot Lisa" w:date="2025-11-29T11:48:00Z" w16du:dateUtc="2025-11-29T10:48:00Z">
            <w:rPr/>
          </w:rPrChange>
        </w:rPr>
        <w:instrText>HYPERLINK "https://ec.europa.eu/eurostat/web/quality/european-quality-standards/european-statistics-code-of-practice" \h</w:instrText>
      </w:r>
      <w:r w:rsidR="00740FD9">
        <w:fldChar w:fldCharType="separate"/>
      </w:r>
      <w:proofErr w:type="spellStart"/>
      <w:r w:rsidR="00740FD9" w:rsidRPr="00A74DD6">
        <w:rPr>
          <w:rFonts w:ascii="Calibri" w:hAnsi="Calibri"/>
          <w:color w:val="344449"/>
          <w:spacing w:val="-2"/>
          <w:w w:val="115"/>
          <w:lang w:val="en-US"/>
        </w:rPr>
        <w:t>eurostat</w:t>
      </w:r>
      <w:proofErr w:type="spellEnd"/>
      <w:r w:rsidR="00740FD9" w:rsidRPr="00A74DD6">
        <w:rPr>
          <w:rFonts w:ascii="Calibri" w:hAnsi="Calibri"/>
          <w:color w:val="344449"/>
          <w:spacing w:val="-2"/>
          <w:w w:val="115"/>
          <w:lang w:val="en-US"/>
        </w:rPr>
        <w:t>/web/quality/</w:t>
      </w:r>
      <w:proofErr w:type="spellStart"/>
      <w:r w:rsidR="00740FD9" w:rsidRPr="00A74DD6">
        <w:rPr>
          <w:rFonts w:ascii="Calibri" w:hAnsi="Calibri"/>
          <w:color w:val="344449"/>
          <w:spacing w:val="-2"/>
          <w:w w:val="115"/>
          <w:lang w:val="en-US"/>
        </w:rPr>
        <w:t>european</w:t>
      </w:r>
      <w:proofErr w:type="spellEnd"/>
      <w:r w:rsidR="00740FD9" w:rsidRPr="00A74DD6">
        <w:rPr>
          <w:rFonts w:ascii="Calibri" w:hAnsi="Calibri"/>
          <w:color w:val="344449"/>
          <w:spacing w:val="-2"/>
          <w:w w:val="115"/>
          <w:lang w:val="en-US"/>
        </w:rPr>
        <w:t>-quality-standards/</w:t>
      </w:r>
      <w:proofErr w:type="spellStart"/>
      <w:r w:rsidR="00740FD9" w:rsidRPr="00A74DD6">
        <w:rPr>
          <w:rFonts w:ascii="Calibri" w:hAnsi="Calibri"/>
          <w:color w:val="344449"/>
          <w:spacing w:val="-2"/>
          <w:w w:val="115"/>
          <w:lang w:val="en-US"/>
        </w:rPr>
        <w:t>european</w:t>
      </w:r>
      <w:proofErr w:type="spellEnd"/>
      <w:r w:rsidR="00740FD9" w:rsidRPr="00A74DD6">
        <w:rPr>
          <w:rFonts w:ascii="Calibri" w:hAnsi="Calibri"/>
          <w:color w:val="344449"/>
          <w:spacing w:val="-2"/>
          <w:w w:val="115"/>
          <w:lang w:val="en-US"/>
        </w:rPr>
        <w:t>-</w:t>
      </w:r>
      <w:r w:rsidR="00740FD9">
        <w:fldChar w:fldCharType="end"/>
      </w:r>
      <w:r w:rsidRPr="00A74DD6">
        <w:rPr>
          <w:rFonts w:ascii="Calibri" w:hAnsi="Calibri"/>
          <w:color w:val="344449"/>
          <w:spacing w:val="-2"/>
          <w:w w:val="115"/>
          <w:lang w:val="en-US"/>
        </w:rPr>
        <w:t xml:space="preserve"> </w:t>
      </w:r>
      <w:bookmarkStart w:id="22" w:name="_bookmark3"/>
      <w:bookmarkEnd w:id="22"/>
      <w:r>
        <w:fldChar w:fldCharType="begin"/>
      </w:r>
      <w:r w:rsidRPr="00A74DD6">
        <w:rPr>
          <w:lang w:val="en-US"/>
        </w:rPr>
        <w:instrText>HYPERLINK "https://ec.europa.eu/eurostat/web/quality/european-quality-standards/european-statistics-code-of-practice" \h</w:instrText>
      </w:r>
      <w:r>
        <w:fldChar w:fldCharType="separate"/>
      </w:r>
      <w:r w:rsidRPr="00A74DD6">
        <w:rPr>
          <w:rFonts w:ascii="Calibri" w:hAnsi="Calibri"/>
          <w:color w:val="344449"/>
          <w:spacing w:val="-2"/>
          <w:w w:val="125"/>
          <w:lang w:val="en-US"/>
        </w:rPr>
        <w:t>statistics-</w:t>
      </w:r>
      <w:r w:rsidRPr="00A74DD6">
        <w:rPr>
          <w:rFonts w:ascii="Calibri" w:hAnsi="Calibri"/>
          <w:color w:val="344449"/>
          <w:spacing w:val="-2"/>
          <w:w w:val="115"/>
          <w:lang w:val="en-US"/>
        </w:rPr>
        <w:t>code-</w:t>
      </w:r>
      <w:r w:rsidRPr="00A74DD6">
        <w:rPr>
          <w:rFonts w:ascii="Calibri" w:hAnsi="Calibri"/>
          <w:color w:val="344449"/>
          <w:spacing w:val="-2"/>
          <w:w w:val="125"/>
          <w:lang w:val="en-US"/>
        </w:rPr>
        <w:t>of-</w:t>
      </w:r>
      <w:r w:rsidRPr="00A74DD6">
        <w:rPr>
          <w:rFonts w:ascii="Calibri" w:hAnsi="Calibri"/>
          <w:color w:val="344449"/>
          <w:spacing w:val="-2"/>
          <w:w w:val="115"/>
          <w:lang w:val="en-US"/>
        </w:rPr>
        <w:t>practice</w:t>
      </w:r>
      <w:r>
        <w:fldChar w:fldCharType="end"/>
      </w:r>
      <w:r w:rsidRPr="00A74DD6">
        <w:rPr>
          <w:color w:val="344449"/>
          <w:spacing w:val="-2"/>
          <w:w w:val="115"/>
          <w:lang w:val="en-US"/>
        </w:rPr>
        <w:t>.</w:t>
      </w:r>
    </w:p>
    <w:p w14:paraId="7C6F471D" w14:textId="77777777" w:rsidR="00740FD9" w:rsidRDefault="0005439F">
      <w:pPr>
        <w:pStyle w:val="BodyText"/>
        <w:spacing w:line="244" w:lineRule="auto"/>
        <w:ind w:left="1656" w:right="1556" w:hanging="240"/>
        <w:jc w:val="both"/>
      </w:pPr>
      <w:r w:rsidRPr="00A74DD6">
        <w:rPr>
          <w:color w:val="344449"/>
          <w:w w:val="110"/>
          <w:lang w:val="en-US"/>
        </w:rPr>
        <w:t xml:space="preserve">– (2021). </w:t>
      </w:r>
      <w:r w:rsidRPr="00A74DD6">
        <w:rPr>
          <w:color w:val="70A2B8"/>
          <w:w w:val="110"/>
          <w:lang w:val="en-US"/>
        </w:rPr>
        <w:t xml:space="preserve">European Statistical System handbook for quality and </w:t>
      </w:r>
      <w:r w:rsidRPr="00A74DD6">
        <w:rPr>
          <w:color w:val="70A2B8"/>
          <w:lang w:val="en-US"/>
        </w:rPr>
        <w:t>metadata</w:t>
      </w:r>
      <w:r w:rsidRPr="00A74DD6">
        <w:rPr>
          <w:color w:val="70A2B8"/>
          <w:spacing w:val="-14"/>
          <w:lang w:val="en-US"/>
        </w:rPr>
        <w:t xml:space="preserve"> </w:t>
      </w:r>
      <w:r w:rsidRPr="00A74DD6">
        <w:rPr>
          <w:color w:val="70A2B8"/>
          <w:lang w:val="en-US"/>
        </w:rPr>
        <w:t>reports:</w:t>
      </w:r>
      <w:r w:rsidRPr="00A74DD6">
        <w:rPr>
          <w:color w:val="70A2B8"/>
          <w:spacing w:val="-13"/>
          <w:lang w:val="en-US"/>
        </w:rPr>
        <w:t xml:space="preserve"> </w:t>
      </w:r>
      <w:r w:rsidRPr="00A74DD6">
        <w:rPr>
          <w:color w:val="70A2B8"/>
          <w:lang w:val="en-US"/>
        </w:rPr>
        <w:t>2021</w:t>
      </w:r>
      <w:r w:rsidRPr="00A74DD6">
        <w:rPr>
          <w:color w:val="70A2B8"/>
          <w:spacing w:val="-13"/>
          <w:lang w:val="en-US"/>
        </w:rPr>
        <w:t xml:space="preserve"> </w:t>
      </w:r>
      <w:r w:rsidRPr="00A74DD6">
        <w:rPr>
          <w:color w:val="70A2B8"/>
          <w:lang w:val="en-US"/>
        </w:rPr>
        <w:t>re‑edition</w:t>
      </w:r>
      <w:r w:rsidRPr="00A74DD6">
        <w:rPr>
          <w:color w:val="344449"/>
          <w:lang w:val="en-US"/>
        </w:rPr>
        <w:t>.</w:t>
      </w:r>
      <w:r w:rsidRPr="00A74DD6">
        <w:rPr>
          <w:color w:val="344449"/>
          <w:spacing w:val="-13"/>
          <w:lang w:val="en-US"/>
        </w:rPr>
        <w:t xml:space="preserve"> </w:t>
      </w:r>
      <w:r w:rsidRPr="00A74DD6">
        <w:rPr>
          <w:color w:val="344449"/>
          <w:lang w:val="en-US"/>
        </w:rPr>
        <w:t>Collection:</w:t>
      </w:r>
      <w:r w:rsidRPr="00A74DD6">
        <w:rPr>
          <w:color w:val="344449"/>
          <w:spacing w:val="-14"/>
          <w:lang w:val="en-US"/>
        </w:rPr>
        <w:t xml:space="preserve"> </w:t>
      </w:r>
      <w:r w:rsidRPr="00A74DD6">
        <w:rPr>
          <w:color w:val="344449"/>
          <w:lang w:val="en-US"/>
        </w:rPr>
        <w:t>Manuals</w:t>
      </w:r>
      <w:r w:rsidRPr="00A74DD6">
        <w:rPr>
          <w:color w:val="344449"/>
          <w:spacing w:val="-13"/>
          <w:lang w:val="en-US"/>
        </w:rPr>
        <w:t xml:space="preserve"> </w:t>
      </w:r>
      <w:r w:rsidRPr="00A74DD6">
        <w:rPr>
          <w:color w:val="344449"/>
          <w:lang w:val="en-US"/>
        </w:rPr>
        <w:t>and</w:t>
      </w:r>
      <w:r w:rsidRPr="00A74DD6">
        <w:rPr>
          <w:color w:val="344449"/>
          <w:spacing w:val="-13"/>
          <w:lang w:val="en-US"/>
        </w:rPr>
        <w:t xml:space="preserve"> </w:t>
      </w:r>
      <w:r w:rsidRPr="00A74DD6">
        <w:rPr>
          <w:color w:val="344449"/>
          <w:lang w:val="en-US"/>
        </w:rPr>
        <w:t xml:space="preserve">guidelines. Theme: General and regional statistics. Luxembourg: Publications </w:t>
      </w:r>
      <w:r w:rsidRPr="00A74DD6">
        <w:rPr>
          <w:color w:val="344449"/>
          <w:w w:val="110"/>
          <w:lang w:val="en-US"/>
        </w:rPr>
        <w:t xml:space="preserve">Office of the European Union. </w:t>
      </w:r>
      <w:r>
        <w:rPr>
          <w:color w:val="344449"/>
          <w:w w:val="110"/>
        </w:rPr>
        <w:t xml:space="preserve">ISBN: 978‑92‑76‑44408‑4. DOI: </w:t>
      </w:r>
      <w:hyperlink r:id="rId26">
        <w:r w:rsidR="00740FD9">
          <w:rPr>
            <w:rFonts w:ascii="Calibri" w:hAnsi="Calibri"/>
            <w:color w:val="344449"/>
            <w:w w:val="110"/>
          </w:rPr>
          <w:t>10</w:t>
        </w:r>
        <w:r w:rsidR="00740FD9">
          <w:rPr>
            <w:rFonts w:ascii="Calibri" w:hAnsi="Calibri"/>
            <w:color w:val="344449"/>
            <w:spacing w:val="-7"/>
            <w:w w:val="110"/>
          </w:rPr>
          <w:t xml:space="preserve"> </w:t>
        </w:r>
        <w:r w:rsidR="00740FD9">
          <w:rPr>
            <w:rFonts w:ascii="Calibri" w:hAnsi="Calibri"/>
            <w:color w:val="344449"/>
            <w:w w:val="175"/>
          </w:rPr>
          <w:t>.</w:t>
        </w:r>
        <w:r w:rsidR="00740FD9">
          <w:rPr>
            <w:rFonts w:ascii="Calibri" w:hAnsi="Calibri"/>
            <w:color w:val="344449"/>
            <w:spacing w:val="-24"/>
            <w:w w:val="175"/>
          </w:rPr>
          <w:t xml:space="preserve"> </w:t>
        </w:r>
        <w:r w:rsidR="00740FD9">
          <w:rPr>
            <w:rFonts w:ascii="Calibri" w:hAnsi="Calibri"/>
            <w:color w:val="344449"/>
            <w:w w:val="110"/>
          </w:rPr>
          <w:t>2785 / 616374</w:t>
        </w:r>
      </w:hyperlink>
      <w:r>
        <w:rPr>
          <w:color w:val="344449"/>
          <w:w w:val="110"/>
        </w:rPr>
        <w:t>.</w:t>
      </w:r>
      <w:r>
        <w:rPr>
          <w:color w:val="344449"/>
          <w:spacing w:val="38"/>
          <w:w w:val="110"/>
        </w:rPr>
        <w:t xml:space="preserve"> </w:t>
      </w:r>
      <w:r>
        <w:rPr>
          <w:color w:val="344449"/>
          <w:w w:val="110"/>
        </w:rPr>
        <w:t>URL:</w:t>
      </w:r>
      <w:r>
        <w:rPr>
          <w:color w:val="344449"/>
          <w:spacing w:val="38"/>
          <w:w w:val="110"/>
        </w:rPr>
        <w:t xml:space="preserve"> </w:t>
      </w:r>
      <w:hyperlink r:id="rId27">
        <w:proofErr w:type="spellStart"/>
        <w:r w:rsidR="00740FD9">
          <w:rPr>
            <w:rFonts w:ascii="Calibri" w:hAnsi="Calibri"/>
            <w:color w:val="344449"/>
            <w:w w:val="110"/>
          </w:rPr>
          <w:t>https</w:t>
        </w:r>
        <w:proofErr w:type="spellEnd"/>
        <w:r w:rsidR="00740FD9">
          <w:rPr>
            <w:rFonts w:ascii="Calibri" w:hAnsi="Calibri"/>
            <w:color w:val="344449"/>
            <w:w w:val="110"/>
          </w:rPr>
          <w:t xml:space="preserve"> </w:t>
        </w:r>
        <w:r w:rsidR="00740FD9">
          <w:rPr>
            <w:rFonts w:ascii="Calibri" w:hAnsi="Calibri"/>
            <w:color w:val="344449"/>
            <w:w w:val="175"/>
          </w:rPr>
          <w:t>:</w:t>
        </w:r>
        <w:r w:rsidR="00740FD9">
          <w:rPr>
            <w:rFonts w:ascii="Calibri" w:hAnsi="Calibri"/>
            <w:color w:val="344449"/>
            <w:spacing w:val="-24"/>
            <w:w w:val="175"/>
          </w:rPr>
          <w:t xml:space="preserve"> </w:t>
        </w:r>
        <w:r w:rsidR="00740FD9">
          <w:rPr>
            <w:rFonts w:ascii="Calibri" w:hAnsi="Calibri"/>
            <w:color w:val="344449"/>
            <w:w w:val="110"/>
          </w:rPr>
          <w:t xml:space="preserve">/ / </w:t>
        </w:r>
        <w:proofErr w:type="spellStart"/>
        <w:r w:rsidR="00740FD9">
          <w:rPr>
            <w:rFonts w:ascii="Calibri" w:hAnsi="Calibri"/>
            <w:color w:val="344449"/>
            <w:w w:val="110"/>
          </w:rPr>
          <w:t>ec</w:t>
        </w:r>
        <w:proofErr w:type="spellEnd"/>
        <w:r w:rsidR="00740FD9">
          <w:rPr>
            <w:rFonts w:ascii="Calibri" w:hAnsi="Calibri"/>
            <w:color w:val="344449"/>
            <w:w w:val="110"/>
          </w:rPr>
          <w:t xml:space="preserve"> </w:t>
        </w:r>
        <w:r w:rsidR="00740FD9">
          <w:rPr>
            <w:rFonts w:ascii="Calibri" w:hAnsi="Calibri"/>
            <w:color w:val="344449"/>
            <w:w w:val="175"/>
          </w:rPr>
          <w:t>.</w:t>
        </w:r>
        <w:r w:rsidR="00740FD9">
          <w:rPr>
            <w:rFonts w:ascii="Calibri" w:hAnsi="Calibri"/>
            <w:color w:val="344449"/>
            <w:spacing w:val="-24"/>
            <w:w w:val="175"/>
          </w:rPr>
          <w:t xml:space="preserve"> </w:t>
        </w:r>
        <w:proofErr w:type="spellStart"/>
        <w:r w:rsidR="00740FD9">
          <w:rPr>
            <w:rFonts w:ascii="Calibri" w:hAnsi="Calibri"/>
            <w:color w:val="344449"/>
            <w:w w:val="110"/>
          </w:rPr>
          <w:t>europa</w:t>
        </w:r>
        <w:proofErr w:type="spellEnd"/>
        <w:r w:rsidR="00740FD9">
          <w:rPr>
            <w:rFonts w:ascii="Calibri" w:hAnsi="Calibri"/>
            <w:color w:val="344449"/>
            <w:w w:val="110"/>
          </w:rPr>
          <w:t xml:space="preserve"> </w:t>
        </w:r>
        <w:r w:rsidR="00740FD9">
          <w:rPr>
            <w:rFonts w:ascii="Calibri" w:hAnsi="Calibri"/>
            <w:color w:val="344449"/>
            <w:w w:val="175"/>
          </w:rPr>
          <w:t>.</w:t>
        </w:r>
        <w:r w:rsidR="00740FD9">
          <w:rPr>
            <w:rFonts w:ascii="Calibri" w:hAnsi="Calibri"/>
            <w:color w:val="344449"/>
            <w:spacing w:val="-24"/>
            <w:w w:val="175"/>
          </w:rPr>
          <w:t xml:space="preserve"> </w:t>
        </w:r>
        <w:proofErr w:type="spellStart"/>
        <w:r w:rsidR="00740FD9">
          <w:rPr>
            <w:rFonts w:ascii="Calibri" w:hAnsi="Calibri"/>
            <w:color w:val="344449"/>
            <w:w w:val="110"/>
          </w:rPr>
          <w:t>eu</w:t>
        </w:r>
        <w:proofErr w:type="spellEnd"/>
        <w:r w:rsidR="00740FD9">
          <w:rPr>
            <w:rFonts w:ascii="Calibri" w:hAnsi="Calibri"/>
            <w:color w:val="344449"/>
            <w:w w:val="110"/>
          </w:rPr>
          <w:t xml:space="preserve"> / </w:t>
        </w:r>
        <w:proofErr w:type="spellStart"/>
        <w:r w:rsidR="00740FD9">
          <w:rPr>
            <w:rFonts w:ascii="Calibri" w:hAnsi="Calibri"/>
            <w:color w:val="344449"/>
            <w:w w:val="110"/>
          </w:rPr>
          <w:t>eurostat</w:t>
        </w:r>
        <w:proofErr w:type="spellEnd"/>
        <w:r w:rsidR="00740FD9">
          <w:rPr>
            <w:rFonts w:ascii="Calibri" w:hAnsi="Calibri"/>
            <w:color w:val="344449"/>
            <w:w w:val="110"/>
          </w:rPr>
          <w:t xml:space="preserve"> /</w:t>
        </w:r>
      </w:hyperlink>
      <w:r>
        <w:rPr>
          <w:rFonts w:ascii="Calibri" w:hAnsi="Calibri"/>
          <w:color w:val="344449"/>
          <w:w w:val="110"/>
        </w:rPr>
        <w:t xml:space="preserve"> </w:t>
      </w:r>
      <w:bookmarkStart w:id="23" w:name="_bookmark4"/>
      <w:bookmarkEnd w:id="23"/>
      <w:r>
        <w:fldChar w:fldCharType="begin"/>
      </w:r>
      <w:r>
        <w:instrText>HYPERLINK "https://ec.europa.eu/eurostat/documents/3859598/13925930/KS-GQ-21-021-EN-N.pdf" \h</w:instrText>
      </w:r>
      <w:r>
        <w:fldChar w:fldCharType="separate"/>
      </w:r>
      <w:proofErr w:type="spellStart"/>
      <w:r>
        <w:rPr>
          <w:rFonts w:ascii="Calibri" w:hAnsi="Calibri"/>
          <w:color w:val="344449"/>
          <w:spacing w:val="-2"/>
          <w:w w:val="110"/>
        </w:rPr>
        <w:t>documents</w:t>
      </w:r>
      <w:proofErr w:type="spellEnd"/>
      <w:r>
        <w:rPr>
          <w:rFonts w:ascii="Calibri" w:hAnsi="Calibri"/>
          <w:color w:val="344449"/>
          <w:spacing w:val="-2"/>
          <w:w w:val="110"/>
        </w:rPr>
        <w:t>/3859598/13925930/KS-GQ-21-021-EN-N.pdf</w:t>
      </w:r>
      <w:r>
        <w:fldChar w:fldCharType="end"/>
      </w:r>
      <w:r>
        <w:rPr>
          <w:color w:val="344449"/>
          <w:spacing w:val="-2"/>
          <w:w w:val="110"/>
        </w:rPr>
        <w:t>.</w:t>
      </w:r>
    </w:p>
    <w:p w14:paraId="7C6F471E" w14:textId="77777777" w:rsidR="00740FD9" w:rsidRPr="00A74DD6" w:rsidRDefault="0005439F">
      <w:pPr>
        <w:pStyle w:val="BodyText"/>
        <w:spacing w:line="247" w:lineRule="auto"/>
        <w:ind w:left="1656" w:right="1554" w:hanging="240"/>
        <w:jc w:val="both"/>
        <w:rPr>
          <w:lang w:val="en-US"/>
        </w:rPr>
      </w:pPr>
      <w:r w:rsidRPr="00A74DD6">
        <w:rPr>
          <w:color w:val="344449"/>
          <w:lang w:val="en-US"/>
        </w:rPr>
        <w:t xml:space="preserve">Mustafa, Ahmed </w:t>
      </w:r>
      <w:proofErr w:type="spellStart"/>
      <w:r w:rsidRPr="00A74DD6">
        <w:rPr>
          <w:color w:val="344449"/>
          <w:lang w:val="en-US"/>
        </w:rPr>
        <w:t>en</w:t>
      </w:r>
      <w:proofErr w:type="spellEnd"/>
      <w:r w:rsidRPr="00A74DD6">
        <w:rPr>
          <w:color w:val="344449"/>
          <w:lang w:val="en-US"/>
        </w:rPr>
        <w:t xml:space="preserve"> Jacques Teller (2020). “Self‑reinforcing processes governing urban sprawl in Belgium: Evidence over six decades”. In: </w:t>
      </w:r>
      <w:bookmarkStart w:id="24" w:name="_bookmark5"/>
      <w:bookmarkEnd w:id="24"/>
      <w:r w:rsidRPr="00A74DD6">
        <w:rPr>
          <w:color w:val="70A2B8"/>
          <w:lang w:val="en-US"/>
        </w:rPr>
        <w:t xml:space="preserve">Sustainability </w:t>
      </w:r>
      <w:r w:rsidRPr="00A74DD6">
        <w:rPr>
          <w:color w:val="344449"/>
          <w:lang w:val="en-US"/>
        </w:rPr>
        <w:t>12.10, p. 4097.</w:t>
      </w:r>
    </w:p>
    <w:p w14:paraId="7C6F471F" w14:textId="77777777" w:rsidR="00740FD9" w:rsidRPr="00A74DD6" w:rsidRDefault="0005439F">
      <w:pPr>
        <w:pStyle w:val="BodyText"/>
        <w:spacing w:line="247" w:lineRule="auto"/>
        <w:ind w:left="1656" w:right="1560" w:hanging="240"/>
        <w:jc w:val="both"/>
        <w:rPr>
          <w:lang w:val="en-US"/>
        </w:rPr>
      </w:pPr>
      <w:r w:rsidRPr="00A74DD6">
        <w:rPr>
          <w:color w:val="344449"/>
          <w:lang w:val="en-US"/>
        </w:rPr>
        <w:t xml:space="preserve">Schockaert, Ingrid, Edwin Pelfrene </w:t>
      </w:r>
      <w:proofErr w:type="spellStart"/>
      <w:r w:rsidRPr="00A74DD6">
        <w:rPr>
          <w:color w:val="344449"/>
          <w:lang w:val="en-US"/>
        </w:rPr>
        <w:t>en</w:t>
      </w:r>
      <w:proofErr w:type="spellEnd"/>
      <w:r w:rsidRPr="00A74DD6">
        <w:rPr>
          <w:color w:val="344449"/>
          <w:lang w:val="en-US"/>
        </w:rPr>
        <w:t xml:space="preserve"> Edith </w:t>
      </w:r>
      <w:proofErr w:type="spellStart"/>
      <w:r w:rsidRPr="00A74DD6">
        <w:rPr>
          <w:color w:val="344449"/>
          <w:lang w:val="en-US"/>
        </w:rPr>
        <w:t>Lodewijckx</w:t>
      </w:r>
      <w:proofErr w:type="spellEnd"/>
      <w:r w:rsidRPr="00A74DD6">
        <w:rPr>
          <w:color w:val="344449"/>
          <w:lang w:val="en-US"/>
        </w:rPr>
        <w:t xml:space="preserve"> (2018). “Local </w:t>
      </w:r>
      <w:bookmarkStart w:id="25" w:name="_bookmark6"/>
      <w:bookmarkEnd w:id="25"/>
      <w:r w:rsidRPr="00A74DD6">
        <w:rPr>
          <w:color w:val="344449"/>
          <w:lang w:val="en-US"/>
        </w:rPr>
        <w:t xml:space="preserve">ageing patterns in Flanders”. In: </w:t>
      </w:r>
      <w:proofErr w:type="spellStart"/>
      <w:r w:rsidRPr="00A74DD6">
        <w:rPr>
          <w:color w:val="70A2B8"/>
          <w:lang w:val="en-US"/>
        </w:rPr>
        <w:t>Quetelet</w:t>
      </w:r>
      <w:proofErr w:type="spellEnd"/>
      <w:r w:rsidRPr="00A74DD6">
        <w:rPr>
          <w:color w:val="70A2B8"/>
          <w:lang w:val="en-US"/>
        </w:rPr>
        <w:t xml:space="preserve"> Journal </w:t>
      </w:r>
      <w:r w:rsidRPr="00A74DD6">
        <w:rPr>
          <w:color w:val="344449"/>
          <w:lang w:val="en-US"/>
        </w:rPr>
        <w:t>6.1, p. 55–72.</w:t>
      </w:r>
    </w:p>
    <w:p w14:paraId="7C6F4720" w14:textId="77777777" w:rsidR="00740FD9" w:rsidRPr="00A74DD6" w:rsidRDefault="0005439F">
      <w:pPr>
        <w:pStyle w:val="BodyText"/>
        <w:spacing w:line="242" w:lineRule="auto"/>
        <w:ind w:left="1656" w:right="1556" w:hanging="240"/>
        <w:jc w:val="both"/>
        <w:rPr>
          <w:lang w:val="en-US"/>
        </w:rPr>
      </w:pPr>
      <w:r w:rsidRPr="00A74DD6">
        <w:rPr>
          <w:color w:val="344449"/>
          <w:lang w:val="en-US"/>
        </w:rPr>
        <w:t>United Nations Economic Commission for Europe (UNECE) (</w:t>
      </w:r>
      <w:proofErr w:type="spellStart"/>
      <w:r w:rsidRPr="00A74DD6">
        <w:rPr>
          <w:color w:val="344449"/>
          <w:lang w:val="en-US"/>
        </w:rPr>
        <w:t>mei</w:t>
      </w:r>
      <w:proofErr w:type="spellEnd"/>
      <w:r w:rsidRPr="00A74DD6">
        <w:rPr>
          <w:color w:val="344449"/>
          <w:lang w:val="en-US"/>
        </w:rPr>
        <w:t xml:space="preserve"> 2025). </w:t>
      </w:r>
      <w:r w:rsidRPr="00A74DD6">
        <w:rPr>
          <w:color w:val="70A2B8"/>
          <w:lang w:val="en-US"/>
        </w:rPr>
        <w:t>Generic Statistical Business Process Model (GSBPM), Version 5.2</w:t>
      </w:r>
      <w:r w:rsidRPr="00A74DD6">
        <w:rPr>
          <w:color w:val="344449"/>
          <w:lang w:val="en-US"/>
        </w:rPr>
        <w:t>. Endorsed</w:t>
      </w:r>
      <w:r w:rsidRPr="00A74DD6">
        <w:rPr>
          <w:color w:val="344449"/>
          <w:spacing w:val="-14"/>
          <w:lang w:val="en-US"/>
        </w:rPr>
        <w:t xml:space="preserve"> </w:t>
      </w:r>
      <w:r w:rsidRPr="00A74DD6">
        <w:rPr>
          <w:color w:val="344449"/>
          <w:lang w:val="en-US"/>
        </w:rPr>
        <w:t>by</w:t>
      </w:r>
      <w:r w:rsidRPr="00A74DD6">
        <w:rPr>
          <w:color w:val="344449"/>
          <w:spacing w:val="-13"/>
          <w:lang w:val="en-US"/>
        </w:rPr>
        <w:t xml:space="preserve"> </w:t>
      </w:r>
      <w:r w:rsidRPr="00A74DD6">
        <w:rPr>
          <w:color w:val="344449"/>
          <w:lang w:val="en-US"/>
        </w:rPr>
        <w:t>the</w:t>
      </w:r>
      <w:r w:rsidRPr="00A74DD6">
        <w:rPr>
          <w:color w:val="344449"/>
          <w:spacing w:val="-13"/>
          <w:lang w:val="en-US"/>
        </w:rPr>
        <w:t xml:space="preserve"> </w:t>
      </w:r>
      <w:r w:rsidRPr="00A74DD6">
        <w:rPr>
          <w:color w:val="344449"/>
          <w:lang w:val="en-US"/>
        </w:rPr>
        <w:t>Conference</w:t>
      </w:r>
      <w:r w:rsidRPr="00A74DD6">
        <w:rPr>
          <w:color w:val="344449"/>
          <w:spacing w:val="-13"/>
          <w:lang w:val="en-US"/>
        </w:rPr>
        <w:t xml:space="preserve"> </w:t>
      </w:r>
      <w:r w:rsidRPr="00A74DD6">
        <w:rPr>
          <w:color w:val="344449"/>
          <w:lang w:val="en-US"/>
        </w:rPr>
        <w:t>of</w:t>
      </w:r>
      <w:r w:rsidRPr="00A74DD6">
        <w:rPr>
          <w:color w:val="344449"/>
          <w:spacing w:val="-14"/>
          <w:lang w:val="en-US"/>
        </w:rPr>
        <w:t xml:space="preserve"> </w:t>
      </w:r>
      <w:r w:rsidRPr="00A74DD6">
        <w:rPr>
          <w:color w:val="344449"/>
          <w:lang w:val="en-US"/>
        </w:rPr>
        <w:t>European</w:t>
      </w:r>
      <w:r w:rsidRPr="00A74DD6">
        <w:rPr>
          <w:color w:val="344449"/>
          <w:spacing w:val="-13"/>
          <w:lang w:val="en-US"/>
        </w:rPr>
        <w:t xml:space="preserve"> </w:t>
      </w:r>
      <w:r w:rsidRPr="00A74DD6">
        <w:rPr>
          <w:color w:val="344449"/>
          <w:lang w:val="en-US"/>
        </w:rPr>
        <w:t>Statisticians,</w:t>
      </w:r>
      <w:r w:rsidRPr="00A74DD6">
        <w:rPr>
          <w:color w:val="344449"/>
          <w:spacing w:val="-13"/>
          <w:lang w:val="en-US"/>
        </w:rPr>
        <w:t xml:space="preserve"> </w:t>
      </w:r>
      <w:r w:rsidRPr="00A74DD6">
        <w:rPr>
          <w:color w:val="344449"/>
          <w:lang w:val="en-US"/>
        </w:rPr>
        <w:t>June</w:t>
      </w:r>
      <w:r w:rsidRPr="00A74DD6">
        <w:rPr>
          <w:color w:val="344449"/>
          <w:spacing w:val="-13"/>
          <w:lang w:val="en-US"/>
        </w:rPr>
        <w:t xml:space="preserve"> </w:t>
      </w:r>
      <w:r w:rsidRPr="00A74DD6">
        <w:rPr>
          <w:color w:val="344449"/>
          <w:lang w:val="en-US"/>
        </w:rPr>
        <w:t>2025.</w:t>
      </w:r>
      <w:r w:rsidRPr="00A74DD6">
        <w:rPr>
          <w:color w:val="344449"/>
          <w:spacing w:val="-13"/>
          <w:lang w:val="en-US"/>
        </w:rPr>
        <w:t xml:space="preserve"> </w:t>
      </w:r>
      <w:r w:rsidRPr="00A74DD6">
        <w:rPr>
          <w:color w:val="344449"/>
          <w:lang w:val="en-US"/>
        </w:rPr>
        <w:t xml:space="preserve">URL: </w:t>
      </w:r>
      <w:r w:rsidR="00740FD9">
        <w:fldChar w:fldCharType="begin"/>
      </w:r>
      <w:r w:rsidR="00740FD9" w:rsidRPr="00BC1FD4">
        <w:rPr>
          <w:lang w:val="en-GB"/>
          <w:rPrChange w:id="26" w:author="Van Landschoot Lisa" w:date="2025-11-29T11:48:00Z" w16du:dateUtc="2025-11-29T10:48:00Z">
            <w:rPr/>
          </w:rPrChange>
        </w:rPr>
        <w:instrText>HYPERLINK "https://unece.org/statistics/documents/2025/07/standards/generic-statistical-business-process-model-gsbpm-version-52" \h</w:instrText>
      </w:r>
      <w:r w:rsidR="00740FD9">
        <w:fldChar w:fldCharType="separate"/>
      </w:r>
      <w:r w:rsidR="00740FD9" w:rsidRPr="00A74DD6">
        <w:rPr>
          <w:rFonts w:ascii="Calibri"/>
          <w:color w:val="344449"/>
          <w:spacing w:val="-2"/>
          <w:w w:val="110"/>
          <w:lang w:val="en-US"/>
        </w:rPr>
        <w:t>https://unece.org/statistics/documents/2025/07/standards/</w:t>
      </w:r>
      <w:r w:rsidR="00740FD9">
        <w:fldChar w:fldCharType="end"/>
      </w:r>
      <w:r w:rsidRPr="00A74DD6">
        <w:rPr>
          <w:rFonts w:ascii="Calibri"/>
          <w:color w:val="344449"/>
          <w:spacing w:val="-2"/>
          <w:w w:val="110"/>
          <w:lang w:val="en-US"/>
        </w:rPr>
        <w:t xml:space="preserve"> </w:t>
      </w:r>
      <w:r w:rsidR="00740FD9">
        <w:fldChar w:fldCharType="begin"/>
      </w:r>
      <w:r w:rsidR="00740FD9" w:rsidRPr="00BC1FD4">
        <w:rPr>
          <w:lang w:val="en-GB"/>
          <w:rPrChange w:id="27" w:author="Van Landschoot Lisa" w:date="2025-11-29T11:48:00Z" w16du:dateUtc="2025-11-29T10:48:00Z">
            <w:rPr/>
          </w:rPrChange>
        </w:rPr>
        <w:instrText>HYPERLINK "https://unece.org/statistics/documents/2025/07/standards/generic-statistical-business-process-model-gsbpm-version-52" \h</w:instrText>
      </w:r>
      <w:r w:rsidR="00740FD9">
        <w:fldChar w:fldCharType="separate"/>
      </w:r>
      <w:r w:rsidR="00740FD9" w:rsidRPr="00A74DD6">
        <w:rPr>
          <w:rFonts w:ascii="Calibri"/>
          <w:color w:val="344449"/>
          <w:spacing w:val="-2"/>
          <w:w w:val="110"/>
          <w:lang w:val="en-US"/>
        </w:rPr>
        <w:t>generic-</w:t>
      </w:r>
      <w:r w:rsidR="00740FD9" w:rsidRPr="00A74DD6">
        <w:rPr>
          <w:rFonts w:ascii="Calibri"/>
          <w:color w:val="344449"/>
          <w:spacing w:val="-2"/>
          <w:w w:val="120"/>
          <w:lang w:val="en-US"/>
        </w:rPr>
        <w:t>statistical-</w:t>
      </w:r>
      <w:r w:rsidR="00740FD9" w:rsidRPr="00A74DD6">
        <w:rPr>
          <w:rFonts w:ascii="Calibri"/>
          <w:color w:val="344449"/>
          <w:spacing w:val="-2"/>
          <w:w w:val="110"/>
          <w:lang w:val="en-US"/>
        </w:rPr>
        <w:t>business-process-model-</w:t>
      </w:r>
      <w:proofErr w:type="spellStart"/>
      <w:r w:rsidR="00740FD9" w:rsidRPr="00A74DD6">
        <w:rPr>
          <w:rFonts w:ascii="Calibri"/>
          <w:color w:val="344449"/>
          <w:spacing w:val="-2"/>
          <w:w w:val="110"/>
          <w:lang w:val="en-US"/>
        </w:rPr>
        <w:t>gsbpm</w:t>
      </w:r>
      <w:proofErr w:type="spellEnd"/>
      <w:r w:rsidR="00740FD9" w:rsidRPr="00A74DD6">
        <w:rPr>
          <w:rFonts w:ascii="Calibri"/>
          <w:color w:val="344449"/>
          <w:spacing w:val="-2"/>
          <w:w w:val="110"/>
          <w:lang w:val="en-US"/>
        </w:rPr>
        <w:t>-version-</w:t>
      </w:r>
      <w:r w:rsidR="00740FD9">
        <w:fldChar w:fldCharType="end"/>
      </w:r>
      <w:r w:rsidRPr="00A74DD6">
        <w:rPr>
          <w:rFonts w:ascii="Calibri"/>
          <w:color w:val="344449"/>
          <w:spacing w:val="80"/>
          <w:w w:val="167"/>
          <w:lang w:val="en-US"/>
        </w:rPr>
        <w:t xml:space="preserve">    </w:t>
      </w:r>
      <w:bookmarkStart w:id="28" w:name="_bookmark7"/>
      <w:bookmarkEnd w:id="28"/>
      <w:r>
        <w:fldChar w:fldCharType="begin"/>
      </w:r>
      <w:r w:rsidRPr="00A74DD6">
        <w:rPr>
          <w:lang w:val="en-US"/>
        </w:rPr>
        <w:instrText>HYPERLINK "https://unece.org/statistics/documents/2025/07/standards/generic-statistical-business-process-model-gsbpm-version-52" \h</w:instrText>
      </w:r>
      <w:r>
        <w:fldChar w:fldCharType="separate"/>
      </w:r>
      <w:r w:rsidRPr="00A74DD6">
        <w:rPr>
          <w:rFonts w:ascii="Calibri"/>
          <w:color w:val="344449"/>
          <w:spacing w:val="-4"/>
          <w:w w:val="110"/>
          <w:lang w:val="en-US"/>
        </w:rPr>
        <w:t>52</w:t>
      </w:r>
      <w:r>
        <w:fldChar w:fldCharType="end"/>
      </w:r>
      <w:r w:rsidRPr="00A74DD6">
        <w:rPr>
          <w:color w:val="344449"/>
          <w:spacing w:val="-4"/>
          <w:w w:val="110"/>
          <w:lang w:val="en-US"/>
        </w:rPr>
        <w:t>.</w:t>
      </w:r>
    </w:p>
    <w:p w14:paraId="7C6F4721" w14:textId="77777777" w:rsidR="00740FD9" w:rsidRDefault="0005439F">
      <w:pPr>
        <w:pStyle w:val="BodyText"/>
        <w:spacing w:line="247" w:lineRule="auto"/>
        <w:ind w:left="1656" w:right="1554" w:hanging="240"/>
        <w:jc w:val="both"/>
      </w:pPr>
      <w:proofErr w:type="spellStart"/>
      <w:r w:rsidRPr="00A74DD6">
        <w:rPr>
          <w:color w:val="344449"/>
          <w:lang w:val="en-US"/>
        </w:rPr>
        <w:t>Vandevijvere</w:t>
      </w:r>
      <w:proofErr w:type="spellEnd"/>
      <w:r w:rsidRPr="00A74DD6">
        <w:rPr>
          <w:color w:val="344449"/>
          <w:lang w:val="en-US"/>
        </w:rPr>
        <w:t xml:space="preserve">, Stefanie </w:t>
      </w:r>
      <w:proofErr w:type="spellStart"/>
      <w:r w:rsidRPr="00A74DD6">
        <w:rPr>
          <w:color w:val="344449"/>
          <w:lang w:val="en-US"/>
        </w:rPr>
        <w:t>e.a.</w:t>
      </w:r>
      <w:proofErr w:type="spellEnd"/>
      <w:r w:rsidRPr="00A74DD6">
        <w:rPr>
          <w:color w:val="344449"/>
          <w:lang w:val="en-US"/>
        </w:rPr>
        <w:t xml:space="preserve"> (2023). “Unhealthy food availability, </w:t>
      </w:r>
      <w:r w:rsidRPr="00A74DD6">
        <w:rPr>
          <w:color w:val="344449"/>
          <w:spacing w:val="-2"/>
          <w:lang w:val="en-US"/>
        </w:rPr>
        <w:t>prominence</w:t>
      </w:r>
      <w:r w:rsidRPr="00A74DD6">
        <w:rPr>
          <w:color w:val="344449"/>
          <w:spacing w:val="-12"/>
          <w:lang w:val="en-US"/>
        </w:rPr>
        <w:t xml:space="preserve"> </w:t>
      </w:r>
      <w:r w:rsidRPr="00A74DD6">
        <w:rPr>
          <w:color w:val="344449"/>
          <w:spacing w:val="-2"/>
          <w:lang w:val="en-US"/>
        </w:rPr>
        <w:t>and</w:t>
      </w:r>
      <w:r w:rsidRPr="00A74DD6">
        <w:rPr>
          <w:color w:val="344449"/>
          <w:spacing w:val="-11"/>
          <w:lang w:val="en-US"/>
        </w:rPr>
        <w:t xml:space="preserve"> </w:t>
      </w:r>
      <w:r w:rsidRPr="00A74DD6">
        <w:rPr>
          <w:color w:val="344449"/>
          <w:spacing w:val="-2"/>
          <w:lang w:val="en-US"/>
        </w:rPr>
        <w:t>promotion</w:t>
      </w:r>
      <w:r w:rsidRPr="00A74DD6">
        <w:rPr>
          <w:color w:val="344449"/>
          <w:spacing w:val="-11"/>
          <w:lang w:val="en-US"/>
        </w:rPr>
        <w:t xml:space="preserve"> </w:t>
      </w:r>
      <w:r w:rsidRPr="00A74DD6">
        <w:rPr>
          <w:color w:val="344449"/>
          <w:spacing w:val="-2"/>
          <w:lang w:val="en-US"/>
        </w:rPr>
        <w:t>in</w:t>
      </w:r>
      <w:r w:rsidRPr="00A74DD6">
        <w:rPr>
          <w:color w:val="344449"/>
          <w:spacing w:val="-11"/>
          <w:lang w:val="en-US"/>
        </w:rPr>
        <w:t xml:space="preserve"> </w:t>
      </w:r>
      <w:r w:rsidRPr="00A74DD6">
        <w:rPr>
          <w:color w:val="344449"/>
          <w:spacing w:val="-2"/>
          <w:lang w:val="en-US"/>
        </w:rPr>
        <w:t>a</w:t>
      </w:r>
      <w:r w:rsidRPr="00A74DD6">
        <w:rPr>
          <w:color w:val="344449"/>
          <w:spacing w:val="-12"/>
          <w:lang w:val="en-US"/>
        </w:rPr>
        <w:t xml:space="preserve"> </w:t>
      </w:r>
      <w:r w:rsidRPr="00A74DD6">
        <w:rPr>
          <w:color w:val="344449"/>
          <w:spacing w:val="-2"/>
          <w:lang w:val="en-US"/>
        </w:rPr>
        <w:t>representative</w:t>
      </w:r>
      <w:r w:rsidRPr="00A74DD6">
        <w:rPr>
          <w:color w:val="344449"/>
          <w:spacing w:val="-11"/>
          <w:lang w:val="en-US"/>
        </w:rPr>
        <w:t xml:space="preserve"> </w:t>
      </w:r>
      <w:r w:rsidRPr="00A74DD6">
        <w:rPr>
          <w:color w:val="344449"/>
          <w:spacing w:val="-2"/>
          <w:lang w:val="en-US"/>
        </w:rPr>
        <w:t>sample</w:t>
      </w:r>
      <w:r w:rsidRPr="00A74DD6">
        <w:rPr>
          <w:color w:val="344449"/>
          <w:spacing w:val="-11"/>
          <w:lang w:val="en-US"/>
        </w:rPr>
        <w:t xml:space="preserve"> </w:t>
      </w:r>
      <w:r w:rsidRPr="00A74DD6">
        <w:rPr>
          <w:color w:val="344449"/>
          <w:spacing w:val="-2"/>
          <w:lang w:val="en-US"/>
        </w:rPr>
        <w:t>of</w:t>
      </w:r>
      <w:r w:rsidRPr="00A74DD6">
        <w:rPr>
          <w:color w:val="344449"/>
          <w:spacing w:val="-11"/>
          <w:lang w:val="en-US"/>
        </w:rPr>
        <w:t xml:space="preserve"> </w:t>
      </w:r>
      <w:r w:rsidRPr="00A74DD6">
        <w:rPr>
          <w:color w:val="344449"/>
          <w:spacing w:val="-2"/>
          <w:lang w:val="en-US"/>
        </w:rPr>
        <w:t xml:space="preserve">supermarkets </w:t>
      </w:r>
      <w:r w:rsidRPr="00A74DD6">
        <w:rPr>
          <w:color w:val="344449"/>
          <w:lang w:val="en-US"/>
        </w:rPr>
        <w:t xml:space="preserve">in Flanders (Belgium): a detailed assessment”. </w:t>
      </w:r>
      <w:r>
        <w:rPr>
          <w:color w:val="344449"/>
        </w:rPr>
        <w:t xml:space="preserve">In: </w:t>
      </w:r>
      <w:proofErr w:type="spellStart"/>
      <w:r>
        <w:rPr>
          <w:color w:val="70A2B8"/>
        </w:rPr>
        <w:t>Archives</w:t>
      </w:r>
      <w:proofErr w:type="spellEnd"/>
      <w:r>
        <w:rPr>
          <w:color w:val="70A2B8"/>
        </w:rPr>
        <w:t xml:space="preserve"> of Public </w:t>
      </w:r>
      <w:bookmarkStart w:id="29" w:name="_bookmark8"/>
      <w:bookmarkEnd w:id="29"/>
      <w:r>
        <w:rPr>
          <w:color w:val="70A2B8"/>
        </w:rPr>
        <w:t xml:space="preserve">Health </w:t>
      </w:r>
      <w:r>
        <w:rPr>
          <w:color w:val="344449"/>
        </w:rPr>
        <w:t>81.1, p. 154.</w:t>
      </w:r>
    </w:p>
    <w:p w14:paraId="7C6F4722" w14:textId="77777777" w:rsidR="00740FD9" w:rsidRDefault="0005439F">
      <w:pPr>
        <w:pStyle w:val="BodyText"/>
        <w:ind w:left="1656" w:right="1557" w:hanging="240"/>
        <w:jc w:val="both"/>
      </w:pPr>
      <w:r>
        <w:rPr>
          <w:color w:val="344449"/>
          <w:w w:val="110"/>
        </w:rPr>
        <w:t xml:space="preserve">Vlaams Parlement (2025). </w:t>
      </w:r>
      <w:r>
        <w:rPr>
          <w:color w:val="70A2B8"/>
          <w:w w:val="110"/>
        </w:rPr>
        <w:t>Verslag commissievergadering 160 8376</w:t>
      </w:r>
      <w:r>
        <w:rPr>
          <w:color w:val="344449"/>
          <w:w w:val="110"/>
        </w:rPr>
        <w:t>.</w:t>
      </w:r>
      <w:r>
        <w:rPr>
          <w:color w:val="344449"/>
          <w:spacing w:val="-15"/>
          <w:w w:val="110"/>
        </w:rPr>
        <w:t xml:space="preserve"> </w:t>
      </w:r>
      <w:r>
        <w:rPr>
          <w:color w:val="344449"/>
          <w:w w:val="110"/>
        </w:rPr>
        <w:t>Geraadpleegd</w:t>
      </w:r>
      <w:r>
        <w:rPr>
          <w:color w:val="344449"/>
          <w:spacing w:val="-5"/>
          <w:w w:val="110"/>
        </w:rPr>
        <w:t xml:space="preserve"> </w:t>
      </w:r>
      <w:r>
        <w:rPr>
          <w:color w:val="344449"/>
          <w:w w:val="110"/>
        </w:rPr>
        <w:t xml:space="preserve">op 31 oktober 2025. URL: </w:t>
      </w:r>
      <w:hyperlink r:id="rId28">
        <w:proofErr w:type="spellStart"/>
        <w:r w:rsidR="00740FD9">
          <w:rPr>
            <w:rFonts w:ascii="Calibri"/>
            <w:color w:val="344449"/>
            <w:w w:val="110"/>
          </w:rPr>
          <w:t>https</w:t>
        </w:r>
        <w:proofErr w:type="spellEnd"/>
        <w:r w:rsidR="00740FD9">
          <w:rPr>
            <w:rFonts w:ascii="Calibri"/>
            <w:color w:val="344449"/>
            <w:spacing w:val="-8"/>
            <w:w w:val="110"/>
          </w:rPr>
          <w:t xml:space="preserve"> </w:t>
        </w:r>
        <w:r w:rsidR="00740FD9">
          <w:rPr>
            <w:rFonts w:ascii="Calibri"/>
            <w:color w:val="344449"/>
            <w:w w:val="175"/>
          </w:rPr>
          <w:t>:</w:t>
        </w:r>
        <w:r w:rsidR="00740FD9">
          <w:rPr>
            <w:rFonts w:ascii="Calibri"/>
            <w:color w:val="344449"/>
            <w:spacing w:val="-24"/>
            <w:w w:val="175"/>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rPr>
          <w:t>www</w:t>
        </w:r>
        <w:r w:rsidR="00740FD9">
          <w:rPr>
            <w:rFonts w:ascii="Calibri"/>
            <w:color w:val="344449"/>
            <w:spacing w:val="-2"/>
          </w:rPr>
          <w:t xml:space="preserve"> </w:t>
        </w:r>
        <w:r w:rsidR="00740FD9">
          <w:rPr>
            <w:rFonts w:ascii="Calibri"/>
            <w:color w:val="344449"/>
            <w:w w:val="175"/>
          </w:rPr>
          <w:t>.</w:t>
        </w:r>
      </w:hyperlink>
      <w:r>
        <w:rPr>
          <w:rFonts w:ascii="Calibri"/>
          <w:color w:val="344449"/>
          <w:w w:val="175"/>
        </w:rPr>
        <w:t xml:space="preserve"> </w:t>
      </w:r>
      <w:hyperlink r:id="rId29">
        <w:proofErr w:type="spellStart"/>
        <w:r w:rsidR="00740FD9">
          <w:rPr>
            <w:rFonts w:ascii="Calibri"/>
            <w:color w:val="344449"/>
            <w:w w:val="110"/>
          </w:rPr>
          <w:t>vlaamsparlement</w:t>
        </w:r>
        <w:proofErr w:type="spellEnd"/>
        <w:r w:rsidR="00740FD9">
          <w:rPr>
            <w:rFonts w:ascii="Calibri"/>
            <w:color w:val="344449"/>
            <w:w w:val="110"/>
          </w:rPr>
          <w:t xml:space="preserve"> </w:t>
        </w:r>
        <w:r w:rsidR="00740FD9">
          <w:rPr>
            <w:rFonts w:ascii="Calibri"/>
            <w:color w:val="344449"/>
            <w:w w:val="175"/>
          </w:rPr>
          <w:t>.</w:t>
        </w:r>
        <w:r w:rsidR="00740FD9">
          <w:rPr>
            <w:rFonts w:ascii="Calibri"/>
            <w:color w:val="344449"/>
            <w:spacing w:val="-22"/>
            <w:w w:val="175"/>
          </w:rPr>
          <w:t xml:space="preserve"> </w:t>
        </w:r>
        <w:proofErr w:type="spellStart"/>
        <w:r w:rsidR="00740FD9">
          <w:rPr>
            <w:rFonts w:ascii="Calibri"/>
            <w:color w:val="344449"/>
            <w:w w:val="110"/>
          </w:rPr>
          <w:t>be</w:t>
        </w:r>
        <w:proofErr w:type="spellEnd"/>
        <w:r w:rsidR="00740FD9">
          <w:rPr>
            <w:rFonts w:ascii="Calibri"/>
            <w:color w:val="344449"/>
            <w:w w:val="110"/>
          </w:rPr>
          <w:t xml:space="preserve"> </w:t>
        </w:r>
        <w:r w:rsidR="00740FD9">
          <w:rPr>
            <w:rFonts w:ascii="Calibri"/>
            <w:color w:val="344449"/>
            <w:w w:val="140"/>
          </w:rPr>
          <w:t>/</w:t>
        </w:r>
        <w:r w:rsidR="00740FD9">
          <w:rPr>
            <w:rFonts w:ascii="Calibri"/>
            <w:color w:val="344449"/>
            <w:spacing w:val="-3"/>
            <w:w w:val="140"/>
          </w:rPr>
          <w:t xml:space="preserve"> </w:t>
        </w:r>
        <w:r w:rsidR="00740FD9">
          <w:rPr>
            <w:rFonts w:ascii="Calibri"/>
            <w:color w:val="344449"/>
            <w:w w:val="140"/>
          </w:rPr>
          <w:t>nl</w:t>
        </w:r>
        <w:r w:rsidR="00740FD9">
          <w:rPr>
            <w:rFonts w:ascii="Calibri"/>
            <w:color w:val="344449"/>
            <w:spacing w:val="-3"/>
            <w:w w:val="140"/>
          </w:rPr>
          <w:t xml:space="preserve"> </w:t>
        </w:r>
        <w:r w:rsidR="00740FD9">
          <w:rPr>
            <w:rFonts w:ascii="Calibri"/>
            <w:color w:val="344449"/>
            <w:w w:val="140"/>
          </w:rPr>
          <w:t>/</w:t>
        </w:r>
        <w:r w:rsidR="00740FD9">
          <w:rPr>
            <w:rFonts w:ascii="Calibri"/>
            <w:color w:val="344449"/>
            <w:spacing w:val="-3"/>
            <w:w w:val="140"/>
          </w:rPr>
          <w:t xml:space="preserve"> </w:t>
        </w:r>
        <w:r w:rsidR="00740FD9">
          <w:rPr>
            <w:rFonts w:ascii="Calibri"/>
            <w:color w:val="344449"/>
            <w:w w:val="110"/>
          </w:rPr>
          <w:t xml:space="preserve">parlementair </w:t>
        </w:r>
        <w:r w:rsidR="00740FD9">
          <w:rPr>
            <w:rFonts w:ascii="Calibri"/>
            <w:color w:val="344449"/>
            <w:w w:val="140"/>
          </w:rPr>
          <w:t xml:space="preserve">- </w:t>
        </w:r>
        <w:r w:rsidR="00740FD9">
          <w:rPr>
            <w:rFonts w:ascii="Calibri"/>
            <w:color w:val="344449"/>
            <w:w w:val="110"/>
          </w:rPr>
          <w:t xml:space="preserve">werk </w:t>
        </w:r>
        <w:r w:rsidR="00740FD9">
          <w:rPr>
            <w:rFonts w:ascii="Calibri"/>
            <w:color w:val="344449"/>
            <w:w w:val="140"/>
          </w:rPr>
          <w:t>/</w:t>
        </w:r>
        <w:r w:rsidR="00740FD9">
          <w:rPr>
            <w:rFonts w:ascii="Calibri"/>
            <w:color w:val="344449"/>
            <w:spacing w:val="-3"/>
            <w:w w:val="140"/>
          </w:rPr>
          <w:t xml:space="preserve"> </w:t>
        </w:r>
        <w:r w:rsidR="00740FD9">
          <w:rPr>
            <w:rFonts w:ascii="Calibri"/>
            <w:color w:val="344449"/>
            <w:w w:val="110"/>
          </w:rPr>
          <w:t xml:space="preserve">commissies </w:t>
        </w:r>
        <w:r w:rsidR="00740FD9">
          <w:rPr>
            <w:rFonts w:ascii="Calibri"/>
            <w:color w:val="344449"/>
            <w:w w:val="140"/>
          </w:rPr>
          <w:t>/</w:t>
        </w:r>
      </w:hyperlink>
      <w:r>
        <w:rPr>
          <w:rFonts w:ascii="Calibri"/>
          <w:color w:val="344449"/>
          <w:w w:val="140"/>
        </w:rPr>
        <w:t xml:space="preserve"> </w:t>
      </w:r>
      <w:hyperlink r:id="rId30">
        <w:r w:rsidR="00740FD9">
          <w:rPr>
            <w:rFonts w:ascii="Calibri"/>
            <w:color w:val="344449"/>
            <w:w w:val="110"/>
          </w:rPr>
          <w:t>commissievergaderingen</w:t>
        </w:r>
        <w:r w:rsidR="00740FD9">
          <w:rPr>
            <w:rFonts w:ascii="Calibri"/>
            <w:color w:val="344449"/>
            <w:spacing w:val="-11"/>
            <w:w w:val="110"/>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w w:val="110"/>
          </w:rPr>
          <w:t>1605596</w:t>
        </w:r>
        <w:r w:rsidR="00740FD9">
          <w:rPr>
            <w:rFonts w:ascii="Calibri"/>
            <w:color w:val="344449"/>
            <w:spacing w:val="-4"/>
            <w:w w:val="110"/>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w w:val="140"/>
          </w:rPr>
          <w:t>verslag</w:t>
        </w:r>
        <w:r w:rsidR="00740FD9">
          <w:rPr>
            <w:rFonts w:ascii="Calibri"/>
            <w:color w:val="344449"/>
            <w:spacing w:val="-19"/>
            <w:w w:val="140"/>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w w:val="110"/>
          </w:rPr>
          <w:t>1608376</w:t>
        </w:r>
        <w:r w:rsidR="00740FD9">
          <w:rPr>
            <w:rFonts w:ascii="Calibri"/>
            <w:color w:val="344449"/>
            <w:spacing w:val="-5"/>
            <w:w w:val="110"/>
          </w:rPr>
          <w:t xml:space="preserve"> </w:t>
        </w:r>
        <w:r w:rsidR="00740FD9">
          <w:rPr>
            <w:rFonts w:ascii="Calibri"/>
            <w:color w:val="344449"/>
            <w:w w:val="110"/>
          </w:rPr>
          <w:t>?</w:t>
        </w:r>
        <w:r w:rsidR="00740FD9">
          <w:rPr>
            <w:rFonts w:ascii="Calibri"/>
            <w:color w:val="344449"/>
            <w:spacing w:val="-5"/>
            <w:w w:val="110"/>
          </w:rPr>
          <w:t xml:space="preserve"> </w:t>
        </w:r>
        <w:proofErr w:type="spellStart"/>
        <w:r w:rsidR="00740FD9">
          <w:rPr>
            <w:rFonts w:ascii="Calibri"/>
            <w:color w:val="344449"/>
            <w:w w:val="110"/>
          </w:rPr>
          <w:t>utm</w:t>
        </w:r>
        <w:proofErr w:type="spellEnd"/>
        <w:r w:rsidR="00740FD9">
          <w:rPr>
            <w:rFonts w:ascii="Calibri"/>
            <w:color w:val="344449"/>
            <w:spacing w:val="-5"/>
            <w:w w:val="110"/>
          </w:rPr>
          <w:t xml:space="preserve"> </w:t>
        </w:r>
        <w:r w:rsidR="00740FD9">
          <w:rPr>
            <w:rFonts w:ascii="Calibri"/>
            <w:color w:val="344449"/>
            <w:w w:val="110"/>
          </w:rPr>
          <w:t>_</w:t>
        </w:r>
      </w:hyperlink>
      <w:r>
        <w:rPr>
          <w:rFonts w:ascii="Calibri"/>
          <w:color w:val="344449"/>
          <w:w w:val="110"/>
        </w:rPr>
        <w:t xml:space="preserve"> </w:t>
      </w:r>
      <w:hyperlink r:id="rId31">
        <w:r w:rsidR="00740FD9">
          <w:rPr>
            <w:rFonts w:ascii="Calibri"/>
            <w:color w:val="344449"/>
            <w:spacing w:val="-2"/>
            <w:w w:val="110"/>
          </w:rPr>
          <w:t>source=chatgpt.com</w:t>
        </w:r>
      </w:hyperlink>
      <w:r>
        <w:rPr>
          <w:color w:val="344449"/>
          <w:spacing w:val="-2"/>
          <w:w w:val="110"/>
        </w:rPr>
        <w:t>.</w:t>
      </w:r>
    </w:p>
    <w:sectPr w:rsidR="00740FD9">
      <w:pgSz w:w="11910" w:h="16840"/>
      <w:pgMar w:top="1920" w:right="708" w:bottom="280" w:left="85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Noppe Jo" w:date="2025-11-30T15:30:00Z" w:initials="NJ">
    <w:p w14:paraId="79893499" w14:textId="2E13CB06" w:rsidR="00EE28C0" w:rsidRDefault="00000000">
      <w:r>
        <w:annotationRef/>
      </w:r>
      <w:r w:rsidRPr="203D5E90">
        <w:t>Afsluitende opmerking: zou interessant zijn om in deze nota ook goede praktijken toe te voegen over hoe gebruikersbehoeften concreet te capteren. Zie paragraaf hierover in tekst 'wat is een statistiek'.</w:t>
      </w:r>
    </w:p>
  </w:comment>
  <w:comment w:id="15" w:author="Carton Ann" w:date="2025-12-01T10:57:00Z" w:initials="CA">
    <w:p w14:paraId="733F59F1" w14:textId="3BC1FFCC" w:rsidR="00EE28C0" w:rsidRDefault="00000000">
      <w:r>
        <w:annotationRef/>
      </w:r>
      <w:r w:rsidRPr="1E3021C8">
        <w:t>Tip: verwijzen naar aanpak opmaak VSP-lijst VSP 25-29, rol RVOS (zie hoger).</w:t>
      </w:r>
    </w:p>
    <w:p w14:paraId="5F67D37A" w14:textId="39348BCF" w:rsidR="00EE28C0" w:rsidRDefault="00000000">
      <w:r w:rsidRPr="7FDFFAFB">
        <w:t>Voor een ander voorbeeld zie o.a.</w:t>
      </w:r>
    </w:p>
    <w:p w14:paraId="17BF9295" w14:textId="64B90946" w:rsidR="00EE28C0" w:rsidRDefault="00EE28C0">
      <w:hyperlink r:id="rId1">
        <w:r w:rsidRPr="21C86512">
          <w:t>Engaging with our users - Office for National Statistics</w:t>
        </w:r>
      </w:hyperlink>
    </w:p>
    <w:p w14:paraId="323F017C" w14:textId="14281B43" w:rsidR="00EE28C0" w:rsidRDefault="00EE28C0">
      <w:hyperlink r:id="rId2">
        <w:r w:rsidRPr="7A4A7930">
          <w:t>User engagement strategy for statistics – ensuring official statistics meet society’s needs – Government Analysis Function</w:t>
        </w:r>
      </w:hyperlink>
    </w:p>
    <w:p w14:paraId="06E4FE0C" w14:textId="7D15A170" w:rsidR="00EE28C0" w:rsidRDefault="00EE28C0"/>
  </w:comment>
  <w:comment w:id="16" w:author="Vannieuwenhuyze Jorre" w:date="2025-12-01T12:05:00Z" w:initials="JV">
    <w:p w14:paraId="1EEBE787" w14:textId="77777777" w:rsidR="008146C4" w:rsidRDefault="008146C4" w:rsidP="008146C4">
      <w:pPr>
        <w:pStyle w:val="CommentText"/>
      </w:pPr>
      <w:r>
        <w:rPr>
          <w:rStyle w:val="CommentReference"/>
        </w:rPr>
        <w:annotationRef/>
      </w:r>
      <w:r>
        <w:rPr>
          <w:lang w:val="en-US"/>
        </w:rPr>
        <w:t xml:space="preserve">Meer info over </w:t>
      </w:r>
      <w:r>
        <w:t>aanpak opmaak VSP-lijst VSP 25-29? Ik heb deze richtlijnen nog nooit gezien, straffer zelf, bij de statistieken VSP-lijst lijkt oplijsting van gebruikersbehoeften nu net steeds te ontbreken?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893499" w15:done="0"/>
  <w15:commentEx w15:paraId="06E4FE0C" w15:paraIdParent="79893499" w15:done="0"/>
  <w15:commentEx w15:paraId="1EEBE787" w15:paraIdParent="79893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47853E" w16cex:dateUtc="2025-11-30T14:30:00Z"/>
  <w16cex:commentExtensible w16cex:durableId="7B714EA0" w16cex:dateUtc="2025-12-01T09:57:00Z"/>
  <w16cex:commentExtensible w16cex:durableId="20C795A3" w16cex:dateUtc="2025-12-01T1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893499" w16cid:durableId="1E47853E"/>
  <w16cid:commentId w16cid:paraId="06E4FE0C" w16cid:durableId="7B714EA0"/>
  <w16cid:commentId w16cid:paraId="1EEBE787" w16cid:durableId="20C795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C5E52"/>
    <w:multiLevelType w:val="hybridMultilevel"/>
    <w:tmpl w:val="03427AF4"/>
    <w:lvl w:ilvl="0" w:tplc="837EE48C">
      <w:start w:val="1"/>
      <w:numFmt w:val="decimal"/>
      <w:lvlText w:val="%1."/>
      <w:lvlJc w:val="left"/>
      <w:pPr>
        <w:ind w:left="2124" w:hanging="708"/>
        <w:jc w:val="left"/>
      </w:pPr>
      <w:rPr>
        <w:rFonts w:ascii="Calibri" w:eastAsia="Calibri" w:hAnsi="Calibri" w:cs="Calibri" w:hint="default"/>
        <w:b/>
        <w:bCs/>
        <w:i w:val="0"/>
        <w:iCs w:val="0"/>
        <w:color w:val="70A2B8"/>
        <w:spacing w:val="-1"/>
        <w:w w:val="100"/>
        <w:sz w:val="41"/>
        <w:szCs w:val="41"/>
        <w:lang w:val="nl-NL" w:eastAsia="en-US" w:bidi="ar-SA"/>
      </w:rPr>
    </w:lvl>
    <w:lvl w:ilvl="1" w:tplc="7DCC9F0A">
      <w:numFmt w:val="bullet"/>
      <w:lvlText w:val="•"/>
      <w:lvlJc w:val="left"/>
      <w:pPr>
        <w:ind w:left="2015" w:hanging="240"/>
      </w:pPr>
      <w:rPr>
        <w:rFonts w:ascii="Times New Roman" w:eastAsia="Times New Roman" w:hAnsi="Times New Roman" w:cs="Times New Roman" w:hint="default"/>
        <w:b w:val="0"/>
        <w:bCs w:val="0"/>
        <w:i/>
        <w:iCs/>
        <w:color w:val="70A2B8"/>
        <w:spacing w:val="0"/>
        <w:w w:val="142"/>
        <w:sz w:val="24"/>
        <w:szCs w:val="24"/>
        <w:lang w:val="nl-NL" w:eastAsia="en-US" w:bidi="ar-SA"/>
      </w:rPr>
    </w:lvl>
    <w:lvl w:ilvl="2" w:tplc="E5E2D44C">
      <w:numFmt w:val="bullet"/>
      <w:lvlText w:val="•"/>
      <w:lvlJc w:val="left"/>
      <w:pPr>
        <w:ind w:left="3034" w:hanging="240"/>
      </w:pPr>
      <w:rPr>
        <w:rFonts w:hint="default"/>
        <w:lang w:val="nl-NL" w:eastAsia="en-US" w:bidi="ar-SA"/>
      </w:rPr>
    </w:lvl>
    <w:lvl w:ilvl="3" w:tplc="E1DAFE30">
      <w:numFmt w:val="bullet"/>
      <w:lvlText w:val="•"/>
      <w:lvlJc w:val="left"/>
      <w:pPr>
        <w:ind w:left="3948" w:hanging="240"/>
      </w:pPr>
      <w:rPr>
        <w:rFonts w:hint="default"/>
        <w:lang w:val="nl-NL" w:eastAsia="en-US" w:bidi="ar-SA"/>
      </w:rPr>
    </w:lvl>
    <w:lvl w:ilvl="4" w:tplc="1328223A">
      <w:numFmt w:val="bullet"/>
      <w:lvlText w:val="•"/>
      <w:lvlJc w:val="left"/>
      <w:pPr>
        <w:ind w:left="4862" w:hanging="240"/>
      </w:pPr>
      <w:rPr>
        <w:rFonts w:hint="default"/>
        <w:lang w:val="nl-NL" w:eastAsia="en-US" w:bidi="ar-SA"/>
      </w:rPr>
    </w:lvl>
    <w:lvl w:ilvl="5" w:tplc="8990EEDE">
      <w:numFmt w:val="bullet"/>
      <w:lvlText w:val="•"/>
      <w:lvlJc w:val="left"/>
      <w:pPr>
        <w:ind w:left="5776" w:hanging="240"/>
      </w:pPr>
      <w:rPr>
        <w:rFonts w:hint="default"/>
        <w:lang w:val="nl-NL" w:eastAsia="en-US" w:bidi="ar-SA"/>
      </w:rPr>
    </w:lvl>
    <w:lvl w:ilvl="6" w:tplc="3ED838E6">
      <w:numFmt w:val="bullet"/>
      <w:lvlText w:val="•"/>
      <w:lvlJc w:val="left"/>
      <w:pPr>
        <w:ind w:left="6690" w:hanging="240"/>
      </w:pPr>
      <w:rPr>
        <w:rFonts w:hint="default"/>
        <w:lang w:val="nl-NL" w:eastAsia="en-US" w:bidi="ar-SA"/>
      </w:rPr>
    </w:lvl>
    <w:lvl w:ilvl="7" w:tplc="1954FCF6">
      <w:numFmt w:val="bullet"/>
      <w:lvlText w:val="•"/>
      <w:lvlJc w:val="left"/>
      <w:pPr>
        <w:ind w:left="7605" w:hanging="240"/>
      </w:pPr>
      <w:rPr>
        <w:rFonts w:hint="default"/>
        <w:lang w:val="nl-NL" w:eastAsia="en-US" w:bidi="ar-SA"/>
      </w:rPr>
    </w:lvl>
    <w:lvl w:ilvl="8" w:tplc="F148DCF2">
      <w:numFmt w:val="bullet"/>
      <w:lvlText w:val="•"/>
      <w:lvlJc w:val="left"/>
      <w:pPr>
        <w:ind w:left="8519" w:hanging="240"/>
      </w:pPr>
      <w:rPr>
        <w:rFonts w:hint="default"/>
        <w:lang w:val="nl-NL" w:eastAsia="en-US" w:bidi="ar-SA"/>
      </w:rPr>
    </w:lvl>
  </w:abstractNum>
  <w:abstractNum w:abstractNumId="1" w15:restartNumberingAfterBreak="0">
    <w:nsid w:val="713A063E"/>
    <w:multiLevelType w:val="hybridMultilevel"/>
    <w:tmpl w:val="56E2B744"/>
    <w:lvl w:ilvl="0" w:tplc="1BF4CBC6">
      <w:start w:val="1"/>
      <w:numFmt w:val="decimal"/>
      <w:lvlText w:val="%1."/>
      <w:lvlJc w:val="left"/>
      <w:pPr>
        <w:ind w:left="2015" w:hanging="301"/>
        <w:jc w:val="left"/>
      </w:pPr>
      <w:rPr>
        <w:rFonts w:ascii="Cambria" w:eastAsia="Cambria" w:hAnsi="Cambria" w:cs="Cambria" w:hint="default"/>
        <w:b w:val="0"/>
        <w:bCs w:val="0"/>
        <w:i w:val="0"/>
        <w:iCs w:val="0"/>
        <w:color w:val="70A2B8"/>
        <w:spacing w:val="-1"/>
        <w:w w:val="99"/>
        <w:sz w:val="24"/>
        <w:szCs w:val="24"/>
        <w:lang w:val="nl-NL" w:eastAsia="en-US" w:bidi="ar-SA"/>
      </w:rPr>
    </w:lvl>
    <w:lvl w:ilvl="1" w:tplc="DF7C5C04">
      <w:numFmt w:val="bullet"/>
      <w:lvlText w:val="•"/>
      <w:lvlJc w:val="left"/>
      <w:pPr>
        <w:ind w:left="2015" w:hanging="240"/>
      </w:pPr>
      <w:rPr>
        <w:rFonts w:ascii="Times New Roman" w:eastAsia="Times New Roman" w:hAnsi="Times New Roman" w:cs="Times New Roman" w:hint="default"/>
        <w:b w:val="0"/>
        <w:bCs w:val="0"/>
        <w:i/>
        <w:iCs/>
        <w:color w:val="70A2B8"/>
        <w:spacing w:val="0"/>
        <w:w w:val="142"/>
        <w:sz w:val="24"/>
        <w:szCs w:val="24"/>
        <w:lang w:val="nl-NL" w:eastAsia="en-US" w:bidi="ar-SA"/>
      </w:rPr>
    </w:lvl>
    <w:lvl w:ilvl="2" w:tplc="66E4A1DE">
      <w:numFmt w:val="bullet"/>
      <w:lvlText w:val="•"/>
      <w:lvlJc w:val="left"/>
      <w:pPr>
        <w:ind w:left="3685" w:hanging="240"/>
      </w:pPr>
      <w:rPr>
        <w:rFonts w:hint="default"/>
        <w:lang w:val="nl-NL" w:eastAsia="en-US" w:bidi="ar-SA"/>
      </w:rPr>
    </w:lvl>
    <w:lvl w:ilvl="3" w:tplc="3A901598">
      <w:numFmt w:val="bullet"/>
      <w:lvlText w:val="•"/>
      <w:lvlJc w:val="left"/>
      <w:pPr>
        <w:ind w:left="4518" w:hanging="240"/>
      </w:pPr>
      <w:rPr>
        <w:rFonts w:hint="default"/>
        <w:lang w:val="nl-NL" w:eastAsia="en-US" w:bidi="ar-SA"/>
      </w:rPr>
    </w:lvl>
    <w:lvl w:ilvl="4" w:tplc="E0A497DA">
      <w:numFmt w:val="bullet"/>
      <w:lvlText w:val="•"/>
      <w:lvlJc w:val="left"/>
      <w:pPr>
        <w:ind w:left="5351" w:hanging="240"/>
      </w:pPr>
      <w:rPr>
        <w:rFonts w:hint="default"/>
        <w:lang w:val="nl-NL" w:eastAsia="en-US" w:bidi="ar-SA"/>
      </w:rPr>
    </w:lvl>
    <w:lvl w:ilvl="5" w:tplc="154E9AA0">
      <w:numFmt w:val="bullet"/>
      <w:lvlText w:val="•"/>
      <w:lvlJc w:val="left"/>
      <w:pPr>
        <w:ind w:left="6183" w:hanging="240"/>
      </w:pPr>
      <w:rPr>
        <w:rFonts w:hint="default"/>
        <w:lang w:val="nl-NL" w:eastAsia="en-US" w:bidi="ar-SA"/>
      </w:rPr>
    </w:lvl>
    <w:lvl w:ilvl="6" w:tplc="8EE456BC">
      <w:numFmt w:val="bullet"/>
      <w:lvlText w:val="•"/>
      <w:lvlJc w:val="left"/>
      <w:pPr>
        <w:ind w:left="7016" w:hanging="240"/>
      </w:pPr>
      <w:rPr>
        <w:rFonts w:hint="default"/>
        <w:lang w:val="nl-NL" w:eastAsia="en-US" w:bidi="ar-SA"/>
      </w:rPr>
    </w:lvl>
    <w:lvl w:ilvl="7" w:tplc="E0BE6818">
      <w:numFmt w:val="bullet"/>
      <w:lvlText w:val="•"/>
      <w:lvlJc w:val="left"/>
      <w:pPr>
        <w:ind w:left="7849" w:hanging="240"/>
      </w:pPr>
      <w:rPr>
        <w:rFonts w:hint="default"/>
        <w:lang w:val="nl-NL" w:eastAsia="en-US" w:bidi="ar-SA"/>
      </w:rPr>
    </w:lvl>
    <w:lvl w:ilvl="8" w:tplc="FB9E7902">
      <w:numFmt w:val="bullet"/>
      <w:lvlText w:val="•"/>
      <w:lvlJc w:val="left"/>
      <w:pPr>
        <w:ind w:left="8682" w:hanging="240"/>
      </w:pPr>
      <w:rPr>
        <w:rFonts w:hint="default"/>
        <w:lang w:val="nl-NL" w:eastAsia="en-US" w:bidi="ar-SA"/>
      </w:rPr>
    </w:lvl>
  </w:abstractNum>
  <w:num w:numId="1" w16cid:durableId="1219242860">
    <w:abstractNumId w:val="0"/>
  </w:num>
  <w:num w:numId="2" w16cid:durableId="6639735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ppe Jo">
    <w15:presenceInfo w15:providerId="AD" w15:userId="S::jo.noppe@vlaanderen.be::dbff4657-a90d-4b20-82dd-cd0d8bfef5bd"/>
  </w15:person>
  <w15:person w15:author="Van Landschoot Lisa">
    <w15:presenceInfo w15:providerId="AD" w15:userId="S::lisa.vanlandschoot@vlaanderen.be::e38f28c6-7f09-4cd3-9565-8b55af22986b"/>
  </w15:person>
  <w15:person w15:author="Carton Ann">
    <w15:presenceInfo w15:providerId="AD" w15:userId="S::ann.carton@vlaanderen.be::50c20d43-0d0c-43ea-98e8-b842093bb1b5"/>
  </w15:person>
  <w15:person w15:author="Vannieuwenhuyze Jorre">
    <w15:presenceInfo w15:providerId="AD" w15:userId="S::jorre.vannieuwenhuyze@vlaanderen.be::8f72a60c-236e-4fb3-98a3-857be2ae6c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trackRevisions/>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D9"/>
    <w:rsid w:val="00032C3E"/>
    <w:rsid w:val="0005439F"/>
    <w:rsid w:val="000A4589"/>
    <w:rsid w:val="000F4EB4"/>
    <w:rsid w:val="001012FA"/>
    <w:rsid w:val="0010177B"/>
    <w:rsid w:val="00164EFD"/>
    <w:rsid w:val="00186C18"/>
    <w:rsid w:val="001903EA"/>
    <w:rsid w:val="001F1A3B"/>
    <w:rsid w:val="002215AF"/>
    <w:rsid w:val="00232B9B"/>
    <w:rsid w:val="0026467A"/>
    <w:rsid w:val="00270F0E"/>
    <w:rsid w:val="003F45C6"/>
    <w:rsid w:val="00430D5C"/>
    <w:rsid w:val="004F07CC"/>
    <w:rsid w:val="00556B6B"/>
    <w:rsid w:val="005575F9"/>
    <w:rsid w:val="00574587"/>
    <w:rsid w:val="005F1F5E"/>
    <w:rsid w:val="005F33E1"/>
    <w:rsid w:val="00602964"/>
    <w:rsid w:val="00625895"/>
    <w:rsid w:val="00692558"/>
    <w:rsid w:val="00716577"/>
    <w:rsid w:val="0073672A"/>
    <w:rsid w:val="00740FD9"/>
    <w:rsid w:val="0077302B"/>
    <w:rsid w:val="007B0076"/>
    <w:rsid w:val="007D1398"/>
    <w:rsid w:val="00802289"/>
    <w:rsid w:val="0081045A"/>
    <w:rsid w:val="008146C4"/>
    <w:rsid w:val="008A422F"/>
    <w:rsid w:val="008C5385"/>
    <w:rsid w:val="008E3374"/>
    <w:rsid w:val="009224C4"/>
    <w:rsid w:val="00971B92"/>
    <w:rsid w:val="00973FD9"/>
    <w:rsid w:val="00991C37"/>
    <w:rsid w:val="009920C0"/>
    <w:rsid w:val="009F2F34"/>
    <w:rsid w:val="00A11660"/>
    <w:rsid w:val="00A204AF"/>
    <w:rsid w:val="00A21D8D"/>
    <w:rsid w:val="00A57B95"/>
    <w:rsid w:val="00A74813"/>
    <w:rsid w:val="00A74DD6"/>
    <w:rsid w:val="00A7768B"/>
    <w:rsid w:val="00A9532D"/>
    <w:rsid w:val="00AA27A8"/>
    <w:rsid w:val="00AE156C"/>
    <w:rsid w:val="00B01D00"/>
    <w:rsid w:val="00B12AE5"/>
    <w:rsid w:val="00B17BC5"/>
    <w:rsid w:val="00BB6F4E"/>
    <w:rsid w:val="00BC1FD4"/>
    <w:rsid w:val="00BD1893"/>
    <w:rsid w:val="00C5373D"/>
    <w:rsid w:val="00C56D8E"/>
    <w:rsid w:val="00C75FCF"/>
    <w:rsid w:val="00E56A96"/>
    <w:rsid w:val="00E66752"/>
    <w:rsid w:val="00E9710B"/>
    <w:rsid w:val="00EB6D00"/>
    <w:rsid w:val="00EC50D9"/>
    <w:rsid w:val="00EE28C0"/>
    <w:rsid w:val="00F51402"/>
    <w:rsid w:val="00F52BFC"/>
    <w:rsid w:val="00F738A9"/>
    <w:rsid w:val="00F80937"/>
    <w:rsid w:val="00FD29F4"/>
    <w:rsid w:val="038FBDA9"/>
    <w:rsid w:val="0ABC66F2"/>
    <w:rsid w:val="0C942186"/>
    <w:rsid w:val="0FBF4928"/>
    <w:rsid w:val="121918DC"/>
    <w:rsid w:val="144DFAA8"/>
    <w:rsid w:val="1899F402"/>
    <w:rsid w:val="1B0DB8DC"/>
    <w:rsid w:val="1B2AB3B4"/>
    <w:rsid w:val="20B38804"/>
    <w:rsid w:val="258D658A"/>
    <w:rsid w:val="29133D07"/>
    <w:rsid w:val="29B7DAC3"/>
    <w:rsid w:val="2B16ACD7"/>
    <w:rsid w:val="355788B3"/>
    <w:rsid w:val="3AB95973"/>
    <w:rsid w:val="3FA15AC7"/>
    <w:rsid w:val="473B66EE"/>
    <w:rsid w:val="50A77FB4"/>
    <w:rsid w:val="5107C48A"/>
    <w:rsid w:val="5328CB61"/>
    <w:rsid w:val="57B0E957"/>
    <w:rsid w:val="592B9B67"/>
    <w:rsid w:val="59D997E3"/>
    <w:rsid w:val="5B67B6BB"/>
    <w:rsid w:val="5B715C2E"/>
    <w:rsid w:val="5C103ED6"/>
    <w:rsid w:val="63D8251A"/>
    <w:rsid w:val="664704B4"/>
    <w:rsid w:val="67CC42EC"/>
    <w:rsid w:val="6CA4E054"/>
    <w:rsid w:val="717FD16F"/>
    <w:rsid w:val="758DFE5F"/>
    <w:rsid w:val="780CF93C"/>
    <w:rsid w:val="7AA9EC0A"/>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F466C"/>
  <w15:docId w15:val="{118AE411-AA2E-4579-90DE-7817DA343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nl-NL"/>
    </w:rPr>
  </w:style>
  <w:style w:type="paragraph" w:styleId="Heading1">
    <w:name w:val="heading 1"/>
    <w:basedOn w:val="Normal"/>
    <w:uiPriority w:val="9"/>
    <w:qFormat/>
    <w:pPr>
      <w:ind w:left="2124" w:hanging="707"/>
      <w:outlineLvl w:val="0"/>
    </w:pPr>
    <w:rPr>
      <w:rFonts w:ascii="Calibri" w:eastAsia="Calibri" w:hAnsi="Calibri" w:cs="Calibri"/>
      <w:b/>
      <w:bCs/>
      <w:sz w:val="41"/>
      <w:szCs w:val="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72" w:hanging="2072"/>
    </w:pPr>
    <w:rPr>
      <w:rFonts w:ascii="Calibri" w:eastAsia="Calibri" w:hAnsi="Calibri" w:cs="Calibri"/>
      <w:b/>
      <w:bCs/>
      <w:sz w:val="69"/>
      <w:szCs w:val="69"/>
    </w:rPr>
  </w:style>
  <w:style w:type="paragraph" w:styleId="ListParagraph">
    <w:name w:val="List Paragraph"/>
    <w:basedOn w:val="Normal"/>
    <w:uiPriority w:val="1"/>
    <w:qFormat/>
    <w:pPr>
      <w:ind w:left="2015" w:right="1558" w:hanging="240"/>
      <w:jc w:val="both"/>
    </w:pPr>
  </w:style>
  <w:style w:type="paragraph" w:customStyle="1" w:styleId="TableParagraph">
    <w:name w:val="Table Paragraph"/>
    <w:basedOn w:val="Normal"/>
    <w:uiPriority w:val="1"/>
    <w:qFormat/>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mbria" w:eastAsia="Cambria" w:hAnsi="Cambria" w:cs="Cambria"/>
      <w:sz w:val="20"/>
      <w:szCs w:val="20"/>
      <w:lang w:val="nl-NL"/>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C1FD4"/>
    <w:pPr>
      <w:widowControl/>
      <w:autoSpaceDE/>
      <w:autoSpaceDN/>
    </w:pPr>
    <w:rPr>
      <w:rFonts w:ascii="Cambria" w:eastAsia="Cambria" w:hAnsi="Cambria" w:cs="Cambria"/>
      <w:lang w:val="nl-NL"/>
    </w:rPr>
  </w:style>
  <w:style w:type="paragraph" w:styleId="CommentSubject">
    <w:name w:val="annotation subject"/>
    <w:basedOn w:val="CommentText"/>
    <w:next w:val="CommentText"/>
    <w:link w:val="CommentSubjectChar"/>
    <w:uiPriority w:val="99"/>
    <w:semiHidden/>
    <w:unhideWhenUsed/>
    <w:rsid w:val="00F80937"/>
    <w:rPr>
      <w:b/>
      <w:bCs/>
    </w:rPr>
  </w:style>
  <w:style w:type="character" w:customStyle="1" w:styleId="CommentSubjectChar">
    <w:name w:val="Comment Subject Char"/>
    <w:basedOn w:val="CommentTextChar"/>
    <w:link w:val="CommentSubject"/>
    <w:uiPriority w:val="99"/>
    <w:semiHidden/>
    <w:rsid w:val="00F80937"/>
    <w:rPr>
      <w:rFonts w:ascii="Cambria" w:eastAsia="Cambria" w:hAnsi="Cambria" w:cs="Cambria"/>
      <w:b/>
      <w:bCs/>
      <w:sz w:val="20"/>
      <w:szCs w:val="20"/>
      <w:lang w:val="nl-NL"/>
    </w:rPr>
  </w:style>
  <w:style w:type="character" w:styleId="Mention">
    <w:name w:val="Mention"/>
    <w:basedOn w:val="DefaultParagraphFont"/>
    <w:uiPriority w:val="99"/>
    <w:unhideWhenUsed/>
    <w:rsid w:val="00AE156C"/>
    <w:rPr>
      <w:color w:val="2B579A"/>
      <w:shd w:val="clear" w:color="auto" w:fill="E1DFDD"/>
    </w:rPr>
  </w:style>
  <w:style w:type="character" w:styleId="Hyperlink">
    <w:name w:val="Hyperlink"/>
    <w:basedOn w:val="DefaultParagraphFont"/>
    <w:uiPriority w:val="99"/>
    <w:unhideWhenUsed/>
    <w:rsid w:val="001012FA"/>
    <w:rPr>
      <w:color w:val="0000FF" w:themeColor="hyperlink"/>
      <w:u w:val="single"/>
    </w:rPr>
  </w:style>
  <w:style w:type="character" w:styleId="UnresolvedMention">
    <w:name w:val="Unresolved Mention"/>
    <w:basedOn w:val="DefaultParagraphFont"/>
    <w:uiPriority w:val="99"/>
    <w:semiHidden/>
    <w:unhideWhenUsed/>
    <w:rsid w:val="00101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analysisfunction.civilservice.gov.uk/policy-store/user-engagement-strategy-for-statistics-ensuring-official-statistics-meet-societys-need/" TargetMode="External"/><Relationship Id="rId1" Type="http://schemas.openxmlformats.org/officeDocument/2006/relationships/hyperlink" Target="https://www.ons.gov.uk/aboutus/whatwedo/engagingwithourusers"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codex.vlaanderen.be/portals/codex/documenten/1018245.html" TargetMode="External"/><Relationship Id="rId18" Type="http://schemas.openxmlformats.org/officeDocument/2006/relationships/hyperlink" Target="https://www.vlaanderen.be/statistiek-vlaanderen/bevolking/bevolking-omvang-en-groei" TargetMode="External"/><Relationship Id="rId26" Type="http://schemas.openxmlformats.org/officeDocument/2006/relationships/hyperlink" Target="https://doi.org/10.2785/616374" TargetMode="External"/><Relationship Id="rId3" Type="http://schemas.openxmlformats.org/officeDocument/2006/relationships/settings" Target="settings.xml"/><Relationship Id="rId21" Type="http://schemas.openxmlformats.org/officeDocument/2006/relationships/comments" Target="comments.xm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vlaanderen.be/statistiek-vlaanderen/bevolking/bevolking-omvang-en-groei" TargetMode="External"/><Relationship Id="rId17" Type="http://schemas.openxmlformats.org/officeDocument/2006/relationships/hyperlink" Target="https://www.vlaanderen.be/statistiek-vlaanderen/bevolking/bevolking-omvang-en-groei" TargetMode="External"/><Relationship Id="rId25" Type="http://schemas.openxmlformats.org/officeDocument/2006/relationships/hyperlink" Target="https://www.standaard.be/cnt/dmf20200303_04873799"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codex.vlaanderen.be/PrintDocument.ashx?id=1021295&amp;datum&amp;geannoteerd=false&amp;print=false" TargetMode="External"/><Relationship Id="rId20" Type="http://schemas.openxmlformats.org/officeDocument/2006/relationships/hyperlink" Target="https://www.vlaanderen.be/statistiek-vlaanderen/bevolking/bevolking-omvang-en-groei" TargetMode="External"/><Relationship Id="rId29" Type="http://schemas.openxmlformats.org/officeDocument/2006/relationships/hyperlink" Target="https://www.vlaamsparlement.be/nl/parlementair-werk/commissies/commissievergaderingen/1605596/verslag/1608376?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vlaanderen.be/statistiek-vlaanderen/bevolking/bevolking-omvang-en-groei" TargetMode="External"/><Relationship Id="rId24" Type="http://schemas.microsoft.com/office/2018/08/relationships/commentsExtensible" Target="commentsExtensible.xm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codex.vlaanderen.be/PrintDocument.ashx?id=1021295&amp;datum&amp;geannoteerd=false&amp;print=false" TargetMode="External"/><Relationship Id="rId23" Type="http://schemas.microsoft.com/office/2016/09/relationships/commentsIds" Target="commentsIds.xml"/><Relationship Id="rId28" Type="http://schemas.openxmlformats.org/officeDocument/2006/relationships/hyperlink" Target="https://www.vlaamsparlement.be/nl/parlementair-werk/commissies/commissievergaderingen/1605596/verslag/1608376?utm_source=chatgpt.com" TargetMode="External"/><Relationship Id="rId10" Type="http://schemas.openxmlformats.org/officeDocument/2006/relationships/hyperlink" Target="https://eur-lex.europa.eu/legal-content/NL/ALL/?uri=CELEX%3A32008L0098" TargetMode="External"/><Relationship Id="rId19" Type="http://schemas.openxmlformats.org/officeDocument/2006/relationships/hyperlink" Target="https://omgeving.vlaanderen.be/nl/BRV" TargetMode="External"/><Relationship Id="rId31" Type="http://schemas.openxmlformats.org/officeDocument/2006/relationships/hyperlink" Target="https://www.vlaamsparlement.be/nl/parlementair-werk/commissies/commissievergaderingen/1605596/verslag/1608376?utm_source=chatgpt.com" TargetMode="External"/><Relationship Id="rId4" Type="http://schemas.openxmlformats.org/officeDocument/2006/relationships/webSettings" Target="webSettings.xml"/><Relationship Id="rId9" Type="http://schemas.openxmlformats.org/officeDocument/2006/relationships/hyperlink" Target="https://eur-lex.europa.eu/legal-content/NL/ALL/?uri=CELEX%3A32008L0098" TargetMode="External"/><Relationship Id="rId14" Type="http://schemas.openxmlformats.org/officeDocument/2006/relationships/hyperlink" Target="https://codex.vlaanderen.be/portals/codex/documenten/1018245.html" TargetMode="External"/><Relationship Id="rId22" Type="http://schemas.microsoft.com/office/2011/relationships/commentsExtended" Target="commentsExtended.xml"/><Relationship Id="rId27" Type="http://schemas.openxmlformats.org/officeDocument/2006/relationships/hyperlink" Target="https://ec.europa.eu/eurostat/documents/3859598/13925930/KS-GQ-21-021-EN-N.pdf" TargetMode="External"/><Relationship Id="rId30" Type="http://schemas.openxmlformats.org/officeDocument/2006/relationships/hyperlink" Target="https://www.vlaamsparlement.be/nl/parlementair-werk/commissies/commissievergaderingen/1605596/verslag/1608376?utm_source=chatgpt.co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709</TotalTime>
  <Pages>11</Pages>
  <Words>3465</Words>
  <Characters>21003</Characters>
  <Application>Microsoft Office Word</Application>
  <DocSecurity>0</DocSecurity>
  <Lines>362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24377</CharactersWithSpaces>
  <SharedDoc>false</SharedDoc>
  <HLinks>
    <vt:vector size="234" baseType="variant">
      <vt:variant>
        <vt:i4>2621459</vt:i4>
      </vt:variant>
      <vt:variant>
        <vt:i4>102</vt:i4>
      </vt:variant>
      <vt:variant>
        <vt:i4>0</vt:i4>
      </vt:variant>
      <vt:variant>
        <vt:i4>5</vt:i4>
      </vt:variant>
      <vt:variant>
        <vt:lpwstr>https://www.vlaamsparlement.be/nl/parlementair-werk/commissies/commissievergaderingen/1605596/verslag/1608376?utm_source=chatgpt.com</vt:lpwstr>
      </vt:variant>
      <vt:variant>
        <vt:lpwstr/>
      </vt:variant>
      <vt:variant>
        <vt:i4>2621459</vt:i4>
      </vt:variant>
      <vt:variant>
        <vt:i4>99</vt:i4>
      </vt:variant>
      <vt:variant>
        <vt:i4>0</vt:i4>
      </vt:variant>
      <vt:variant>
        <vt:i4>5</vt:i4>
      </vt:variant>
      <vt:variant>
        <vt:lpwstr>https://www.vlaamsparlement.be/nl/parlementair-werk/commissies/commissievergaderingen/1605596/verslag/1608376?utm_source=chatgpt.com</vt:lpwstr>
      </vt:variant>
      <vt:variant>
        <vt:lpwstr/>
      </vt:variant>
      <vt:variant>
        <vt:i4>2621459</vt:i4>
      </vt:variant>
      <vt:variant>
        <vt:i4>96</vt:i4>
      </vt:variant>
      <vt:variant>
        <vt:i4>0</vt:i4>
      </vt:variant>
      <vt:variant>
        <vt:i4>5</vt:i4>
      </vt:variant>
      <vt:variant>
        <vt:lpwstr>https://www.vlaamsparlement.be/nl/parlementair-werk/commissies/commissievergaderingen/1605596/verslag/1608376?utm_source=chatgpt.com</vt:lpwstr>
      </vt:variant>
      <vt:variant>
        <vt:lpwstr/>
      </vt:variant>
      <vt:variant>
        <vt:i4>2621459</vt:i4>
      </vt:variant>
      <vt:variant>
        <vt:i4>93</vt:i4>
      </vt:variant>
      <vt:variant>
        <vt:i4>0</vt:i4>
      </vt:variant>
      <vt:variant>
        <vt:i4>5</vt:i4>
      </vt:variant>
      <vt:variant>
        <vt:lpwstr>https://www.vlaamsparlement.be/nl/parlementair-werk/commissies/commissievergaderingen/1605596/verslag/1608376?utm_source=chatgpt.com</vt:lpwstr>
      </vt:variant>
      <vt:variant>
        <vt:lpwstr/>
      </vt:variant>
      <vt:variant>
        <vt:i4>458842</vt:i4>
      </vt:variant>
      <vt:variant>
        <vt:i4>90</vt:i4>
      </vt:variant>
      <vt:variant>
        <vt:i4>0</vt:i4>
      </vt:variant>
      <vt:variant>
        <vt:i4>5</vt:i4>
      </vt:variant>
      <vt:variant>
        <vt:lpwstr>https://unece.org/statistics/documents/2025/07/standards/generic-statistical-business-process-model-gsbpm-version-52</vt:lpwstr>
      </vt:variant>
      <vt:variant>
        <vt:lpwstr/>
      </vt:variant>
      <vt:variant>
        <vt:i4>458842</vt:i4>
      </vt:variant>
      <vt:variant>
        <vt:i4>87</vt:i4>
      </vt:variant>
      <vt:variant>
        <vt:i4>0</vt:i4>
      </vt:variant>
      <vt:variant>
        <vt:i4>5</vt:i4>
      </vt:variant>
      <vt:variant>
        <vt:lpwstr>https://unece.org/statistics/documents/2025/07/standards/generic-statistical-business-process-model-gsbpm-version-52</vt:lpwstr>
      </vt:variant>
      <vt:variant>
        <vt:lpwstr/>
      </vt:variant>
      <vt:variant>
        <vt:i4>458842</vt:i4>
      </vt:variant>
      <vt:variant>
        <vt:i4>84</vt:i4>
      </vt:variant>
      <vt:variant>
        <vt:i4>0</vt:i4>
      </vt:variant>
      <vt:variant>
        <vt:i4>5</vt:i4>
      </vt:variant>
      <vt:variant>
        <vt:lpwstr>https://unece.org/statistics/documents/2025/07/standards/generic-statistical-business-process-model-gsbpm-version-52</vt:lpwstr>
      </vt:variant>
      <vt:variant>
        <vt:lpwstr/>
      </vt:variant>
      <vt:variant>
        <vt:i4>8257654</vt:i4>
      </vt:variant>
      <vt:variant>
        <vt:i4>81</vt:i4>
      </vt:variant>
      <vt:variant>
        <vt:i4>0</vt:i4>
      </vt:variant>
      <vt:variant>
        <vt:i4>5</vt:i4>
      </vt:variant>
      <vt:variant>
        <vt:lpwstr>https://ec.europa.eu/eurostat/documents/3859598/13925930/KS-GQ-21-021-EN-N.pdf</vt:lpwstr>
      </vt:variant>
      <vt:variant>
        <vt:lpwstr/>
      </vt:variant>
      <vt:variant>
        <vt:i4>8257654</vt:i4>
      </vt:variant>
      <vt:variant>
        <vt:i4>78</vt:i4>
      </vt:variant>
      <vt:variant>
        <vt:i4>0</vt:i4>
      </vt:variant>
      <vt:variant>
        <vt:i4>5</vt:i4>
      </vt:variant>
      <vt:variant>
        <vt:lpwstr>https://ec.europa.eu/eurostat/documents/3859598/13925930/KS-GQ-21-021-EN-N.pdf</vt:lpwstr>
      </vt:variant>
      <vt:variant>
        <vt:lpwstr/>
      </vt:variant>
      <vt:variant>
        <vt:i4>3014767</vt:i4>
      </vt:variant>
      <vt:variant>
        <vt:i4>75</vt:i4>
      </vt:variant>
      <vt:variant>
        <vt:i4>0</vt:i4>
      </vt:variant>
      <vt:variant>
        <vt:i4>5</vt:i4>
      </vt:variant>
      <vt:variant>
        <vt:lpwstr>https://doi.org/10.2785/616374</vt:lpwstr>
      </vt:variant>
      <vt:variant>
        <vt:lpwstr/>
      </vt:variant>
      <vt:variant>
        <vt:i4>131086</vt:i4>
      </vt:variant>
      <vt:variant>
        <vt:i4>72</vt:i4>
      </vt:variant>
      <vt:variant>
        <vt:i4>0</vt:i4>
      </vt:variant>
      <vt:variant>
        <vt:i4>5</vt:i4>
      </vt:variant>
      <vt:variant>
        <vt:lpwstr>https://ec.europa.eu/eurostat/web/quality/european-quality-standards/european-statistics-code-of-practice</vt:lpwstr>
      </vt:variant>
      <vt:variant>
        <vt:lpwstr/>
      </vt:variant>
      <vt:variant>
        <vt:i4>131086</vt:i4>
      </vt:variant>
      <vt:variant>
        <vt:i4>69</vt:i4>
      </vt:variant>
      <vt:variant>
        <vt:i4>0</vt:i4>
      </vt:variant>
      <vt:variant>
        <vt:i4>5</vt:i4>
      </vt:variant>
      <vt:variant>
        <vt:lpwstr>https://ec.europa.eu/eurostat/web/quality/european-quality-standards/european-statistics-code-of-practice</vt:lpwstr>
      </vt:variant>
      <vt:variant>
        <vt:lpwstr/>
      </vt:variant>
      <vt:variant>
        <vt:i4>131086</vt:i4>
      </vt:variant>
      <vt:variant>
        <vt:i4>66</vt:i4>
      </vt:variant>
      <vt:variant>
        <vt:i4>0</vt:i4>
      </vt:variant>
      <vt:variant>
        <vt:i4>5</vt:i4>
      </vt:variant>
      <vt:variant>
        <vt:lpwstr>https://ec.europa.eu/eurostat/web/quality/european-quality-standards/european-statistics-code-of-practice</vt:lpwstr>
      </vt:variant>
      <vt:variant>
        <vt:lpwstr/>
      </vt:variant>
      <vt:variant>
        <vt:i4>1900601</vt:i4>
      </vt:variant>
      <vt:variant>
        <vt:i4>63</vt:i4>
      </vt:variant>
      <vt:variant>
        <vt:i4>0</vt:i4>
      </vt:variant>
      <vt:variant>
        <vt:i4>5</vt:i4>
      </vt:variant>
      <vt:variant>
        <vt:lpwstr>https://www.standaard.be/cnt/dmf20200303_04873799</vt:lpwstr>
      </vt:variant>
      <vt:variant>
        <vt:lpwstr/>
      </vt:variant>
      <vt:variant>
        <vt:i4>2555985</vt:i4>
      </vt:variant>
      <vt:variant>
        <vt:i4>60</vt:i4>
      </vt:variant>
      <vt:variant>
        <vt:i4>0</vt:i4>
      </vt:variant>
      <vt:variant>
        <vt:i4>5</vt:i4>
      </vt:variant>
      <vt:variant>
        <vt:lpwstr/>
      </vt:variant>
      <vt:variant>
        <vt:lpwstr>_bookmark5</vt:lpwstr>
      </vt:variant>
      <vt:variant>
        <vt:i4>2490449</vt:i4>
      </vt:variant>
      <vt:variant>
        <vt:i4>57</vt:i4>
      </vt:variant>
      <vt:variant>
        <vt:i4>0</vt:i4>
      </vt:variant>
      <vt:variant>
        <vt:i4>5</vt:i4>
      </vt:variant>
      <vt:variant>
        <vt:lpwstr/>
      </vt:variant>
      <vt:variant>
        <vt:lpwstr>_bookmark4</vt:lpwstr>
      </vt:variant>
      <vt:variant>
        <vt:i4>2228305</vt:i4>
      </vt:variant>
      <vt:variant>
        <vt:i4>54</vt:i4>
      </vt:variant>
      <vt:variant>
        <vt:i4>0</vt:i4>
      </vt:variant>
      <vt:variant>
        <vt:i4>5</vt:i4>
      </vt:variant>
      <vt:variant>
        <vt:lpwstr/>
      </vt:variant>
      <vt:variant>
        <vt:lpwstr>_bookmark0</vt:lpwstr>
      </vt:variant>
      <vt:variant>
        <vt:i4>2424913</vt:i4>
      </vt:variant>
      <vt:variant>
        <vt:i4>51</vt:i4>
      </vt:variant>
      <vt:variant>
        <vt:i4>0</vt:i4>
      </vt:variant>
      <vt:variant>
        <vt:i4>5</vt:i4>
      </vt:variant>
      <vt:variant>
        <vt:lpwstr/>
      </vt:variant>
      <vt:variant>
        <vt:lpwstr>_bookmark7</vt:lpwstr>
      </vt:variant>
      <vt:variant>
        <vt:i4>2752593</vt:i4>
      </vt:variant>
      <vt:variant>
        <vt:i4>48</vt:i4>
      </vt:variant>
      <vt:variant>
        <vt:i4>0</vt:i4>
      </vt:variant>
      <vt:variant>
        <vt:i4>5</vt:i4>
      </vt:variant>
      <vt:variant>
        <vt:lpwstr/>
      </vt:variant>
      <vt:variant>
        <vt:lpwstr>_bookmark8</vt:lpwstr>
      </vt:variant>
      <vt:variant>
        <vt:i4>2293841</vt:i4>
      </vt:variant>
      <vt:variant>
        <vt:i4>45</vt:i4>
      </vt:variant>
      <vt:variant>
        <vt:i4>0</vt:i4>
      </vt:variant>
      <vt:variant>
        <vt:i4>5</vt:i4>
      </vt:variant>
      <vt:variant>
        <vt:lpwstr/>
      </vt:variant>
      <vt:variant>
        <vt:lpwstr>_bookmark1</vt:lpwstr>
      </vt:variant>
      <vt:variant>
        <vt:i4>6357116</vt:i4>
      </vt:variant>
      <vt:variant>
        <vt:i4>42</vt:i4>
      </vt:variant>
      <vt:variant>
        <vt:i4>0</vt:i4>
      </vt:variant>
      <vt:variant>
        <vt:i4>5</vt:i4>
      </vt:variant>
      <vt:variant>
        <vt:lpwstr>https://www.vlaanderen.be/statistiek-vlaanderen/bevolking/bevolking-omvang-en-groei</vt:lpwstr>
      </vt:variant>
      <vt:variant>
        <vt:lpwstr/>
      </vt:variant>
      <vt:variant>
        <vt:i4>1441864</vt:i4>
      </vt:variant>
      <vt:variant>
        <vt:i4>39</vt:i4>
      </vt:variant>
      <vt:variant>
        <vt:i4>0</vt:i4>
      </vt:variant>
      <vt:variant>
        <vt:i4>5</vt:i4>
      </vt:variant>
      <vt:variant>
        <vt:lpwstr>https://omgeving.vlaanderen.be/nl/BRV</vt:lpwstr>
      </vt:variant>
      <vt:variant>
        <vt:lpwstr/>
      </vt:variant>
      <vt:variant>
        <vt:i4>6357116</vt:i4>
      </vt:variant>
      <vt:variant>
        <vt:i4>36</vt:i4>
      </vt:variant>
      <vt:variant>
        <vt:i4>0</vt:i4>
      </vt:variant>
      <vt:variant>
        <vt:i4>5</vt:i4>
      </vt:variant>
      <vt:variant>
        <vt:lpwstr>https://www.vlaanderen.be/statistiek-vlaanderen/bevolking/bevolking-omvang-en-groei</vt:lpwstr>
      </vt:variant>
      <vt:variant>
        <vt:lpwstr/>
      </vt:variant>
      <vt:variant>
        <vt:i4>6357116</vt:i4>
      </vt:variant>
      <vt:variant>
        <vt:i4>33</vt:i4>
      </vt:variant>
      <vt:variant>
        <vt:i4>0</vt:i4>
      </vt:variant>
      <vt:variant>
        <vt:i4>5</vt:i4>
      </vt:variant>
      <vt:variant>
        <vt:lpwstr>https://www.vlaanderen.be/statistiek-vlaanderen/bevolking/bevolking-omvang-en-groei</vt:lpwstr>
      </vt:variant>
      <vt:variant>
        <vt:lpwstr/>
      </vt:variant>
      <vt:variant>
        <vt:i4>65621</vt:i4>
      </vt:variant>
      <vt:variant>
        <vt:i4>30</vt:i4>
      </vt:variant>
      <vt:variant>
        <vt:i4>0</vt:i4>
      </vt:variant>
      <vt:variant>
        <vt:i4>5</vt:i4>
      </vt:variant>
      <vt:variant>
        <vt:lpwstr>https://codex.vlaanderen.be/PrintDocument.ashx?id=1021295&amp;datum&amp;geannoteerd=false&amp;print=false</vt:lpwstr>
      </vt:variant>
      <vt:variant>
        <vt:lpwstr/>
      </vt:variant>
      <vt:variant>
        <vt:i4>65621</vt:i4>
      </vt:variant>
      <vt:variant>
        <vt:i4>27</vt:i4>
      </vt:variant>
      <vt:variant>
        <vt:i4>0</vt:i4>
      </vt:variant>
      <vt:variant>
        <vt:i4>5</vt:i4>
      </vt:variant>
      <vt:variant>
        <vt:lpwstr>https://codex.vlaanderen.be/PrintDocument.ashx?id=1021295&amp;datum&amp;geannoteerd=false&amp;print=false</vt:lpwstr>
      </vt:variant>
      <vt:variant>
        <vt:lpwstr/>
      </vt:variant>
      <vt:variant>
        <vt:i4>1507402</vt:i4>
      </vt:variant>
      <vt:variant>
        <vt:i4>24</vt:i4>
      </vt:variant>
      <vt:variant>
        <vt:i4>0</vt:i4>
      </vt:variant>
      <vt:variant>
        <vt:i4>5</vt:i4>
      </vt:variant>
      <vt:variant>
        <vt:lpwstr>https://codex.vlaanderen.be/portals/codex/documenten/1018245.html</vt:lpwstr>
      </vt:variant>
      <vt:variant>
        <vt:lpwstr/>
      </vt:variant>
      <vt:variant>
        <vt:i4>1507402</vt:i4>
      </vt:variant>
      <vt:variant>
        <vt:i4>21</vt:i4>
      </vt:variant>
      <vt:variant>
        <vt:i4>0</vt:i4>
      </vt:variant>
      <vt:variant>
        <vt:i4>5</vt:i4>
      </vt:variant>
      <vt:variant>
        <vt:lpwstr>https://codex.vlaanderen.be/portals/codex/documenten/1018245.html</vt:lpwstr>
      </vt:variant>
      <vt:variant>
        <vt:lpwstr/>
      </vt:variant>
      <vt:variant>
        <vt:i4>6357116</vt:i4>
      </vt:variant>
      <vt:variant>
        <vt:i4>18</vt:i4>
      </vt:variant>
      <vt:variant>
        <vt:i4>0</vt:i4>
      </vt:variant>
      <vt:variant>
        <vt:i4>5</vt:i4>
      </vt:variant>
      <vt:variant>
        <vt:lpwstr>https://www.vlaanderen.be/statistiek-vlaanderen/bevolking/bevolking-omvang-en-groei</vt:lpwstr>
      </vt:variant>
      <vt:variant>
        <vt:lpwstr/>
      </vt:variant>
      <vt:variant>
        <vt:i4>6357116</vt:i4>
      </vt:variant>
      <vt:variant>
        <vt:i4>15</vt:i4>
      </vt:variant>
      <vt:variant>
        <vt:i4>0</vt:i4>
      </vt:variant>
      <vt:variant>
        <vt:i4>5</vt:i4>
      </vt:variant>
      <vt:variant>
        <vt:lpwstr>https://www.vlaanderen.be/statistiek-vlaanderen/bevolking/bevolking-omvang-en-groei</vt:lpwstr>
      </vt:variant>
      <vt:variant>
        <vt:lpwstr/>
      </vt:variant>
      <vt:variant>
        <vt:i4>7536748</vt:i4>
      </vt:variant>
      <vt:variant>
        <vt:i4>12</vt:i4>
      </vt:variant>
      <vt:variant>
        <vt:i4>0</vt:i4>
      </vt:variant>
      <vt:variant>
        <vt:i4>5</vt:i4>
      </vt:variant>
      <vt:variant>
        <vt:lpwstr>https://eur-lex.europa.eu/legal-content/NL/ALL/?uri=CELEX%3A32008L0098</vt:lpwstr>
      </vt:variant>
      <vt:variant>
        <vt:lpwstr/>
      </vt:variant>
      <vt:variant>
        <vt:i4>7536748</vt:i4>
      </vt:variant>
      <vt:variant>
        <vt:i4>9</vt:i4>
      </vt:variant>
      <vt:variant>
        <vt:i4>0</vt:i4>
      </vt:variant>
      <vt:variant>
        <vt:i4>5</vt:i4>
      </vt:variant>
      <vt:variant>
        <vt:lpwstr>https://eur-lex.europa.eu/legal-content/NL/ALL/?uri=CELEX%3A32008L0098</vt:lpwstr>
      </vt:variant>
      <vt:variant>
        <vt:lpwstr/>
      </vt:variant>
      <vt:variant>
        <vt:i4>2162769</vt:i4>
      </vt:variant>
      <vt:variant>
        <vt:i4>6</vt:i4>
      </vt:variant>
      <vt:variant>
        <vt:i4>0</vt:i4>
      </vt:variant>
      <vt:variant>
        <vt:i4>5</vt:i4>
      </vt:variant>
      <vt:variant>
        <vt:lpwstr/>
      </vt:variant>
      <vt:variant>
        <vt:lpwstr>_bookmark3</vt:lpwstr>
      </vt:variant>
      <vt:variant>
        <vt:i4>2359377</vt:i4>
      </vt:variant>
      <vt:variant>
        <vt:i4>3</vt:i4>
      </vt:variant>
      <vt:variant>
        <vt:i4>0</vt:i4>
      </vt:variant>
      <vt:variant>
        <vt:i4>5</vt:i4>
      </vt:variant>
      <vt:variant>
        <vt:lpwstr/>
      </vt:variant>
      <vt:variant>
        <vt:lpwstr>_bookmark6</vt:lpwstr>
      </vt:variant>
      <vt:variant>
        <vt:i4>2097233</vt:i4>
      </vt:variant>
      <vt:variant>
        <vt:i4>0</vt:i4>
      </vt:variant>
      <vt:variant>
        <vt:i4>0</vt:i4>
      </vt:variant>
      <vt:variant>
        <vt:i4>5</vt:i4>
      </vt:variant>
      <vt:variant>
        <vt:lpwstr/>
      </vt:variant>
      <vt:variant>
        <vt:lpwstr>_bookmark2</vt:lpwstr>
      </vt:variant>
      <vt:variant>
        <vt:i4>3670050</vt:i4>
      </vt:variant>
      <vt:variant>
        <vt:i4>9</vt:i4>
      </vt:variant>
      <vt:variant>
        <vt:i4>0</vt:i4>
      </vt:variant>
      <vt:variant>
        <vt:i4>5</vt:i4>
      </vt:variant>
      <vt:variant>
        <vt:lpwstr>https://analysisfunction.civilservice.gov.uk/policy-store/user-engagement-strategy-for-statistics-ensuring-official-statistics-meet-societys-need/</vt:lpwstr>
      </vt:variant>
      <vt:variant>
        <vt:lpwstr/>
      </vt:variant>
      <vt:variant>
        <vt:i4>1507416</vt:i4>
      </vt:variant>
      <vt:variant>
        <vt:i4>6</vt:i4>
      </vt:variant>
      <vt:variant>
        <vt:i4>0</vt:i4>
      </vt:variant>
      <vt:variant>
        <vt:i4>5</vt:i4>
      </vt:variant>
      <vt:variant>
        <vt:lpwstr>https://www.ons.gov.uk/aboutus/whatwedo/engagingwithourusers</vt:lpwstr>
      </vt:variant>
      <vt:variant>
        <vt:lpwstr/>
      </vt:variant>
      <vt:variant>
        <vt:i4>2097199</vt:i4>
      </vt:variant>
      <vt:variant>
        <vt:i4>3</vt:i4>
      </vt:variant>
      <vt:variant>
        <vt:i4>0</vt:i4>
      </vt:variant>
      <vt:variant>
        <vt:i4>5</vt:i4>
      </vt:variant>
      <vt:variant>
        <vt:lpwstr>https://codex.vlaanderen.be/PrintDocument.ashx?id=1009623&amp;datum=&amp;geannoteerd=false&amp;print=false</vt:lpwstr>
      </vt:variant>
      <vt:variant>
        <vt:lpwstr/>
      </vt:variant>
      <vt:variant>
        <vt:i4>7798800</vt:i4>
      </vt:variant>
      <vt:variant>
        <vt:i4>0</vt:i4>
      </vt:variant>
      <vt:variant>
        <vt:i4>0</vt:i4>
      </vt:variant>
      <vt:variant>
        <vt:i4>5</vt:i4>
      </vt:variant>
      <vt:variant>
        <vt:lpwstr>mailto:karolien.weekers@vlaanderen.be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Vannieuwenhuyze Jorre</dc:creator>
  <cp:lastModifiedBy>Vannieuwenhuyze Jorre</cp:lastModifiedBy>
  <cp:revision>60</cp:revision>
  <dcterms:created xsi:type="dcterms:W3CDTF">2025-11-30T13:59:00Z</dcterms:created>
  <dcterms:modified xsi:type="dcterms:W3CDTF">2026-01-15T15:14:00Z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LaTeX with hyperref</vt:lpwstr>
  </property>
  <property fmtid="{D5CDD505-2E9C-101B-9397-08002B2CF9AE}" pid="4" name="Producer">
    <vt:lpwstr>MiKTeX-dvipdfmx (20250410)</vt:lpwstr>
  </property>
  <property fmtid="{D5CDD505-2E9C-101B-9397-08002B2CF9AE}" pid="5" name="LastSaved">
    <vt:filetime>2025-11-14T00:00:00Z</vt:filetime>
  </property>
</Properties>
</file>