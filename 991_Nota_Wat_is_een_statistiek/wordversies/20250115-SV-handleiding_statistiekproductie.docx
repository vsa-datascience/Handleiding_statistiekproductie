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18E9" w14:textId="77777777" w:rsidR="001E3564" w:rsidRPr="001A436D" w:rsidRDefault="002F5345">
      <w:pPr>
        <w:pStyle w:val="BodyText"/>
        <w:rPr>
          <w:rFonts w:ascii="Times New Roman"/>
          <w:sz w:val="20"/>
        </w:rPr>
      </w:pPr>
      <w:r w:rsidRPr="001A436D">
        <w:rPr>
          <w:rFonts w:ascii="Times New Roman"/>
          <w:noProof/>
          <w:sz w:val="20"/>
        </w:rPr>
        <mc:AlternateContent>
          <mc:Choice Requires="wps">
            <w:drawing>
              <wp:anchor distT="0" distB="0" distL="0" distR="0" simplePos="0" relativeHeight="251658240" behindDoc="0" locked="0" layoutInCell="1" allowOverlap="1" wp14:anchorId="25B31B20" wp14:editId="25B31B21">
                <wp:simplePos x="0" y="0"/>
                <wp:positionH relativeFrom="page">
                  <wp:posOffset>-22</wp:posOffset>
                </wp:positionH>
                <wp:positionV relativeFrom="page">
                  <wp:posOffset>-20</wp:posOffset>
                </wp:positionV>
                <wp:extent cx="288290" cy="106927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765"/>
                        </a:xfrm>
                        <a:custGeom>
                          <a:avLst/>
                          <a:gdLst/>
                          <a:ahLst/>
                          <a:cxnLst/>
                          <a:rect l="l" t="t" r="r" b="b"/>
                          <a:pathLst>
                            <a:path w="288290" h="10692765">
                              <a:moveTo>
                                <a:pt x="0" y="0"/>
                              </a:moveTo>
                              <a:lnTo>
                                <a:pt x="0" y="10692137"/>
                              </a:lnTo>
                              <a:lnTo>
                                <a:pt x="288003" y="10692137"/>
                              </a:lnTo>
                              <a:lnTo>
                                <a:pt x="288003" y="0"/>
                              </a:lnTo>
                              <a:lnTo>
                                <a:pt x="0" y="0"/>
                              </a:lnTo>
                              <a:close/>
                            </a:path>
                          </a:pathLst>
                        </a:custGeom>
                        <a:solidFill>
                          <a:srgbClr val="4A6C79"/>
                        </a:solidFill>
                      </wps:spPr>
                      <wps:bodyPr wrap="square" lIns="0" tIns="0" rIns="0" bIns="0" rtlCol="0">
                        <a:prstTxWarp prst="textNoShape">
                          <a:avLst/>
                        </a:prstTxWarp>
                        <a:noAutofit/>
                      </wps:bodyPr>
                    </wps:wsp>
                  </a:graphicData>
                </a:graphic>
              </wp:anchor>
            </w:drawing>
          </mc:Choice>
          <mc:Fallback>
            <w:pict>
              <v:shape w14:anchorId="3801DF85" id="Graphic 1" o:spid="_x0000_s1026" style="position:absolute;margin-left:0;margin-top:0;width:22.7pt;height:841.95pt;z-index:251658240;visibility:visible;mso-wrap-style:square;mso-wrap-distance-left:0;mso-wrap-distance-top:0;mso-wrap-distance-right:0;mso-wrap-distance-bottom:0;mso-position-horizontal:absolute;mso-position-horizontal-relative:page;mso-position-vertical:absolute;mso-position-vertical-relative:page;v-text-anchor:top" coordsize="28829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" path="m,l,10692137r288003,l288003,,,xe" fillcolor="#4a6c79" stroked="f">
                <v:path arrowok="t"/>
                <w10:wrap anchorx="page" anchory="page"/>
              </v:shape>
            </w:pict>
          </mc:Fallback>
        </mc:AlternateContent>
      </w:r>
      <w:r w:rsidRPr="001A436D">
        <w:rPr>
          <w:rFonts w:ascii="Times New Roman"/>
          <w:noProof/>
          <w:sz w:val="20"/>
        </w:rPr>
        <w:drawing>
          <wp:anchor distT="0" distB="0" distL="0" distR="0" simplePos="0" relativeHeight="251658241" behindDoc="0" locked="0" layoutInCell="1" allowOverlap="1" wp14:anchorId="25B31B22" wp14:editId="25B31B23">
            <wp:simplePos x="0" y="0"/>
            <wp:positionH relativeFrom="page">
              <wp:posOffset>5305380</wp:posOffset>
            </wp:positionH>
            <wp:positionV relativeFrom="page">
              <wp:posOffset>9440534</wp:posOffset>
            </wp:positionV>
            <wp:extent cx="1714628" cy="71146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14628" cy="711464"/>
                    </a:xfrm>
                    <a:prstGeom prst="rect">
                      <a:avLst/>
                    </a:prstGeom>
                  </pic:spPr>
                </pic:pic>
              </a:graphicData>
            </a:graphic>
          </wp:anchor>
        </w:drawing>
      </w:r>
    </w:p>
    <w:p w14:paraId="25B318EA" w14:textId="77777777" w:rsidR="001E3564" w:rsidRPr="001A436D" w:rsidRDefault="001E3564">
      <w:pPr>
        <w:pStyle w:val="BodyText"/>
        <w:rPr>
          <w:rFonts w:ascii="Times New Roman"/>
          <w:sz w:val="20"/>
        </w:rPr>
      </w:pPr>
    </w:p>
    <w:p w14:paraId="25B318EB" w14:textId="77777777" w:rsidR="001E3564" w:rsidRPr="001A436D" w:rsidRDefault="001E3564">
      <w:pPr>
        <w:pStyle w:val="BodyText"/>
        <w:spacing w:before="142"/>
        <w:rPr>
          <w:rFonts w:ascii="Times New Roman"/>
          <w:sz w:val="20"/>
        </w:rPr>
      </w:pPr>
    </w:p>
    <w:p w14:paraId="25B318EC" w14:textId="77777777" w:rsidR="001E3564" w:rsidRPr="001A436D" w:rsidRDefault="002F5345">
      <w:pPr>
        <w:pStyle w:val="BodyText"/>
        <w:ind w:left="28"/>
        <w:rPr>
          <w:rFonts w:ascii="Times New Roman"/>
          <w:sz w:val="20"/>
        </w:rPr>
      </w:pPr>
      <w:r w:rsidRPr="001A436D">
        <w:rPr>
          <w:rFonts w:ascii="Times New Roman"/>
          <w:noProof/>
          <w:sz w:val="20"/>
        </w:rPr>
        <w:drawing>
          <wp:inline distT="0" distB="0" distL="0" distR="0" wp14:anchorId="25B31B24" wp14:editId="25B31B25">
            <wp:extent cx="1828800" cy="5048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828800" cy="504825"/>
                    </a:xfrm>
                    <a:prstGeom prst="rect">
                      <a:avLst/>
                    </a:prstGeom>
                  </pic:spPr>
                </pic:pic>
              </a:graphicData>
            </a:graphic>
          </wp:inline>
        </w:drawing>
      </w:r>
    </w:p>
    <w:p w14:paraId="25B318ED" w14:textId="77777777" w:rsidR="001E3564" w:rsidRPr="001A436D" w:rsidRDefault="001E3564">
      <w:pPr>
        <w:pStyle w:val="BodyText"/>
        <w:rPr>
          <w:rFonts w:ascii="Times New Roman"/>
          <w:sz w:val="99"/>
        </w:rPr>
      </w:pPr>
    </w:p>
    <w:p w14:paraId="25B318EE" w14:textId="77777777" w:rsidR="001E3564" w:rsidRPr="001A436D" w:rsidRDefault="001E3564">
      <w:pPr>
        <w:pStyle w:val="BodyText"/>
        <w:rPr>
          <w:rFonts w:ascii="Times New Roman"/>
          <w:sz w:val="99"/>
        </w:rPr>
      </w:pPr>
    </w:p>
    <w:p w14:paraId="25B318EF" w14:textId="77777777" w:rsidR="001E3564" w:rsidRPr="001A436D" w:rsidRDefault="001E3564">
      <w:pPr>
        <w:pStyle w:val="BodyText"/>
        <w:rPr>
          <w:rFonts w:ascii="Times New Roman"/>
          <w:sz w:val="99"/>
        </w:rPr>
      </w:pPr>
    </w:p>
    <w:p w14:paraId="25B318F0" w14:textId="77777777" w:rsidR="001E3564" w:rsidRPr="001A436D" w:rsidRDefault="001E3564">
      <w:pPr>
        <w:pStyle w:val="BodyText"/>
        <w:spacing w:before="703"/>
        <w:jc w:val="both"/>
        <w:rPr>
          <w:rFonts w:ascii="Times New Roman"/>
          <w:sz w:val="99"/>
        </w:rPr>
        <w:pPrChange w:id="0" w:author="Van Landschoot Lisa" w:date="2025-03-27T15:29:00Z">
          <w:pPr>
            <w:pStyle w:val="BodyText"/>
            <w:spacing w:before="703"/>
          </w:pPr>
        </w:pPrChange>
      </w:pPr>
    </w:p>
    <w:p w14:paraId="25B318F1" w14:textId="77777777" w:rsidR="001E3564" w:rsidRPr="001A436D" w:rsidRDefault="002F5345" w:rsidP="4FF31174">
      <w:pPr>
        <w:pStyle w:val="Title"/>
        <w:rPr>
          <w:color w:val="344449"/>
        </w:rPr>
      </w:pPr>
      <w:bookmarkStart w:id="1" w:name="Inleiding"/>
      <w:bookmarkEnd w:id="1"/>
      <w:r w:rsidRPr="4FF31174">
        <w:rPr>
          <w:color w:val="344449"/>
        </w:rPr>
        <w:t>HANDLEIDING</w:t>
      </w:r>
      <w:commentRangeStart w:id="2"/>
      <w:commentRangeStart w:id="3"/>
      <w:commentRangeStart w:id="4"/>
      <w:commentRangeStart w:id="5"/>
      <w:commentRangeStart w:id="6"/>
      <w:commentRangeStart w:id="7"/>
      <w:commentRangeStart w:id="8"/>
      <w:commentRangeStart w:id="9"/>
      <w:commentRangeStart w:id="10"/>
      <w:commentRangeStart w:id="11"/>
      <w:commentRangeStart w:id="12"/>
      <w:commentRangeEnd w:id="2"/>
      <w:r>
        <w:rPr>
          <w:rStyle w:val="CommentReference"/>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commentRangeEnd w:id="7"/>
      <w:r>
        <w:rPr>
          <w:rStyle w:val="CommentReference"/>
        </w:rPr>
        <w:commentReference w:id="7"/>
      </w:r>
      <w:commentRangeEnd w:id="8"/>
      <w:r>
        <w:rPr>
          <w:rStyle w:val="CommentReference"/>
        </w:rPr>
        <w:commentReference w:id="8"/>
      </w:r>
      <w:commentRangeEnd w:id="9"/>
      <w:r>
        <w:rPr>
          <w:rStyle w:val="CommentReference"/>
        </w:rPr>
        <w:commentReference w:id="9"/>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p>
    <w:p w14:paraId="25B318F2" w14:textId="77777777" w:rsidR="001E3564" w:rsidRPr="001A436D" w:rsidRDefault="002F5345">
      <w:pPr>
        <w:pStyle w:val="Title"/>
      </w:pPr>
      <w:r w:rsidRPr="001A436D">
        <w:rPr>
          <w:color w:val="344449"/>
          <w:rPrChange w:id="13" w:author="Vannieuwenhuyze Jorre" w:date="2025-03-27T14:21:00Z" w16du:dateUtc="2025-03-27T13:21:00Z">
            <w:rPr>
              <w:color w:val="344449"/>
              <w:spacing w:val="-2"/>
            </w:rPr>
          </w:rPrChange>
        </w:rPr>
        <w:t>STATISTIEKPRODUCTIE</w:t>
      </w:r>
    </w:p>
    <w:p w14:paraId="25B318F3" w14:textId="77777777" w:rsidR="001E3564" w:rsidRPr="001A436D" w:rsidRDefault="002F5345">
      <w:pPr>
        <w:spacing w:before="254"/>
        <w:ind w:left="28"/>
        <w:rPr>
          <w:b/>
          <w:sz w:val="28"/>
        </w:rPr>
      </w:pPr>
      <w:r w:rsidRPr="001A436D">
        <w:rPr>
          <w:b/>
          <w:color w:val="344449"/>
          <w:sz w:val="28"/>
          <w:rPrChange w:id="14" w:author="Vannieuwenhuyze Jorre" w:date="2025-03-27T14:21:00Z" w16du:dateUtc="2025-03-27T13:21:00Z">
            <w:rPr>
              <w:b/>
              <w:color w:val="344449"/>
              <w:spacing w:val="-2"/>
              <w:sz w:val="28"/>
            </w:rPr>
          </w:rPrChange>
        </w:rPr>
        <w:t>15.01.2025</w:t>
      </w:r>
    </w:p>
    <w:p w14:paraId="25B318F4" w14:textId="77777777" w:rsidR="001E3564" w:rsidRPr="001A436D" w:rsidRDefault="001E3564">
      <w:pPr>
        <w:rPr>
          <w:b/>
          <w:sz w:val="28"/>
        </w:rPr>
        <w:sectPr w:rsidR="001E3564" w:rsidRPr="001A436D">
          <w:type w:val="continuous"/>
          <w:pgSz w:w="11910" w:h="16840"/>
          <w:pgMar w:top="0" w:right="850" w:bottom="0" w:left="1275" w:header="708" w:footer="708" w:gutter="0"/>
          <w:cols w:space="708"/>
        </w:sectPr>
      </w:pPr>
    </w:p>
    <w:p w14:paraId="25B318F5" w14:textId="77777777" w:rsidR="001E3564" w:rsidRPr="001A436D" w:rsidRDefault="002F5345" w:rsidP="4FF31174">
      <w:pPr>
        <w:pStyle w:val="Heading1"/>
        <w:spacing w:before="4"/>
        <w:ind w:left="709" w:firstLine="0"/>
        <w:rPr>
          <w:color w:val="70A2B8"/>
        </w:rPr>
      </w:pPr>
      <w:r w:rsidRPr="4FF31174">
        <w:rPr>
          <w:color w:val="70A2B8"/>
        </w:rPr>
        <w:lastRenderedPageBreak/>
        <w:t>INLEIDING</w:t>
      </w:r>
      <w:commentRangeStart w:id="15"/>
      <w:commentRangeEnd w:id="15"/>
      <w:r>
        <w:rPr>
          <w:rStyle w:val="CommentReference"/>
        </w:rPr>
        <w:commentReference w:id="15"/>
      </w:r>
    </w:p>
    <w:p w14:paraId="25B318F6" w14:textId="4F78C4F6" w:rsidR="001E3564" w:rsidRPr="001A436D" w:rsidRDefault="00DF30F2">
      <w:pPr>
        <w:pStyle w:val="BodyText"/>
        <w:spacing w:before="252" w:line="237" w:lineRule="auto"/>
        <w:ind w:left="709" w:right="1129"/>
        <w:jc w:val="both"/>
      </w:pPr>
      <w:proofErr w:type="spellStart"/>
      <w:ins w:id="16" w:author="Vannieuwenhuyze Jorre" w:date="2025-02-17T11:37:00Z">
        <w:r w:rsidRPr="4FF31174">
          <w:rPr>
            <w:color w:val="344449"/>
          </w:rPr>
          <w:t>Één</w:t>
        </w:r>
        <w:proofErr w:type="spellEnd"/>
        <w:r w:rsidRPr="4FF31174">
          <w:rPr>
            <w:color w:val="344449"/>
          </w:rPr>
          <w:t xml:space="preserve"> van de </w:t>
        </w:r>
      </w:ins>
      <w:del w:id="17" w:author="Vannieuwenhuyze Jorre" w:date="2025-02-17T11:37:00Z">
        <w:r w:rsidRPr="4FF31174" w:rsidDel="00DF30F2">
          <w:rPr>
            <w:color w:val="344449"/>
          </w:rPr>
          <w:delText xml:space="preserve">De </w:delText>
        </w:r>
      </w:del>
      <w:r w:rsidR="002F5345" w:rsidRPr="4FF31174">
        <w:rPr>
          <w:color w:val="344449"/>
        </w:rPr>
        <w:t>hoofdta</w:t>
      </w:r>
      <w:del w:id="18" w:author="Vannieuwenhuyze Jorre" w:date="2025-02-17T11:37:00Z">
        <w:r w:rsidRPr="4FF31174" w:rsidDel="00DF30F2">
          <w:rPr>
            <w:color w:val="344449"/>
          </w:rPr>
          <w:delText>a</w:delText>
        </w:r>
      </w:del>
      <w:r w:rsidR="002F5345" w:rsidRPr="4FF31174">
        <w:rPr>
          <w:color w:val="344449"/>
        </w:rPr>
        <w:t>k</w:t>
      </w:r>
      <w:ins w:id="19" w:author="Vannieuwenhuyze Jorre" w:date="2025-02-17T11:37:00Z">
        <w:r w:rsidRPr="4FF31174">
          <w:rPr>
            <w:color w:val="344449"/>
          </w:rPr>
          <w:t>en</w:t>
        </w:r>
      </w:ins>
      <w:r w:rsidR="002F5345" w:rsidRPr="4FF31174">
        <w:rPr>
          <w:color w:val="344449"/>
        </w:rPr>
        <w:t xml:space="preserve"> van het netwerk Statistiek Vlaanderen en de Vlaamse Statistische Autoriteit is de productie en publicatie van </w:t>
      </w:r>
      <w:ins w:id="20" w:author="Van Landschoot Lisa" w:date="2025-03-27T15:34:00Z">
        <w:r w:rsidR="3AD9955A" w:rsidRPr="4FF31174">
          <w:rPr>
            <w:color w:val="344449"/>
          </w:rPr>
          <w:t xml:space="preserve">openbare </w:t>
        </w:r>
      </w:ins>
      <w:r w:rsidR="002F5345" w:rsidRPr="4FF31174">
        <w:rPr>
          <w:color w:val="344449"/>
        </w:rPr>
        <w:t xml:space="preserve">statistieken, ook wel Vlaamse </w:t>
      </w:r>
      <w:commentRangeStart w:id="21"/>
      <w:commentRangeStart w:id="22"/>
      <w:r w:rsidR="002F5345" w:rsidRPr="4FF31174">
        <w:rPr>
          <w:color w:val="344449"/>
        </w:rPr>
        <w:t>O</w:t>
      </w:r>
      <w:ins w:id="23" w:author="Vannieuwenhuyze Jorre" w:date="2025-02-17T11:41:00Z">
        <w:r w:rsidR="005F4F3F" w:rsidRPr="4FF31174">
          <w:rPr>
            <w:color w:val="344449"/>
          </w:rPr>
          <w:t>penbare</w:t>
        </w:r>
      </w:ins>
      <w:del w:id="24" w:author="Vannieuwenhuyze Jorre" w:date="2025-02-17T11:41:00Z">
        <w:r w:rsidRPr="4FF31174" w:rsidDel="00DF30F2">
          <w:rPr>
            <w:color w:val="344449"/>
          </w:rPr>
          <w:delText>fficiële</w:delText>
        </w:r>
      </w:del>
      <w:commentRangeEnd w:id="21"/>
      <w:r>
        <w:rPr>
          <w:rStyle w:val="CommentReference"/>
        </w:rPr>
        <w:commentReference w:id="21"/>
      </w:r>
      <w:commentRangeEnd w:id="22"/>
      <w:r>
        <w:rPr>
          <w:rStyle w:val="CommentReference"/>
        </w:rPr>
        <w:commentReference w:id="22"/>
      </w:r>
      <w:r w:rsidR="002F5345" w:rsidRPr="4FF31174">
        <w:rPr>
          <w:color w:val="344449"/>
        </w:rPr>
        <w:t xml:space="preserve"> Statistieken (</w:t>
      </w:r>
      <w:proofErr w:type="spellStart"/>
      <w:r w:rsidR="002F5345" w:rsidRPr="4FF31174">
        <w:rPr>
          <w:color w:val="344449"/>
        </w:rPr>
        <w:t>VOS’en</w:t>
      </w:r>
      <w:commentRangeStart w:id="25"/>
      <w:commentRangeStart w:id="26"/>
      <w:commentRangeStart w:id="27"/>
      <w:commentRangeStart w:id="28"/>
      <w:proofErr w:type="spellEnd"/>
      <w:r w:rsidR="002F5345" w:rsidRPr="4FF31174">
        <w:rPr>
          <w:color w:val="344449"/>
        </w:rPr>
        <w:t>)</w:t>
      </w:r>
      <w:commentRangeEnd w:id="25"/>
      <w:r>
        <w:rPr>
          <w:rStyle w:val="CommentReference"/>
        </w:rPr>
        <w:commentReference w:id="25"/>
      </w:r>
      <w:commentRangeEnd w:id="26"/>
      <w:r>
        <w:rPr>
          <w:rStyle w:val="CommentReference"/>
        </w:rPr>
        <w:commentReference w:id="26"/>
      </w:r>
      <w:commentRangeEnd w:id="27"/>
      <w:r>
        <w:rPr>
          <w:rStyle w:val="CommentReference"/>
        </w:rPr>
        <w:commentReference w:id="27"/>
      </w:r>
      <w:commentRangeEnd w:id="28"/>
      <w:r>
        <w:rPr>
          <w:rStyle w:val="CommentReference"/>
        </w:rPr>
        <w:commentReference w:id="28"/>
      </w:r>
      <w:r w:rsidR="002F5345" w:rsidRPr="4FF31174">
        <w:rPr>
          <w:color w:val="344449"/>
        </w:rPr>
        <w:t xml:space="preserve"> genoemd. Maar wat verstaan we eigenlijk onder een statistiek? En welke informatie is essentieel om tot een kwaliteitsvolle statistiek te komen? Om het netwerk goed te laten functioneren, is het cruciaal om met een gedeelde woordenschat te werken. Momenteel bestaan er echter grote verschillen in hoe termen en concepten binnen het netwerk worden gebruikt. Deze nota heeft daarom als doel enkele basisconcepten in de Vlaamse statistiekproductie te verduidelijken.</w:t>
      </w:r>
    </w:p>
    <w:p w14:paraId="25B318F7" w14:textId="6E9F0A4D" w:rsidR="001E3564" w:rsidRPr="001A436D" w:rsidRDefault="002F5345">
      <w:pPr>
        <w:pStyle w:val="BodyText"/>
        <w:spacing w:before="135" w:line="237" w:lineRule="auto"/>
        <w:ind w:left="709" w:right="1129"/>
        <w:jc w:val="both"/>
      </w:pPr>
      <w:r w:rsidRPr="001A436D">
        <w:rPr>
          <w:color w:val="344449"/>
        </w:rPr>
        <w:t>In deze handleiding wordt terminologie uit de GSBPM‐ en de SDMX‐standaarden gebruikt, al verwijzen we voorlopig slechts sporadisch in enkele kanttekeningen naar</w:t>
      </w:r>
      <w:r w:rsidRPr="001A436D">
        <w:rPr>
          <w:color w:val="344449"/>
          <w:rPrChange w:id="29" w:author="Vannieuwenhuyze Jorre" w:date="2025-03-27T14:21:00Z" w16du:dateUtc="2025-03-27T13:21:00Z">
            <w:rPr>
              <w:color w:val="344449"/>
              <w:spacing w:val="-3"/>
            </w:rPr>
          </w:rPrChange>
        </w:rPr>
        <w:t xml:space="preserve"> </w:t>
      </w:r>
      <w:r w:rsidRPr="001A436D">
        <w:rPr>
          <w:color w:val="344449"/>
        </w:rPr>
        <w:t>deze</w:t>
      </w:r>
      <w:r w:rsidRPr="001A436D">
        <w:rPr>
          <w:color w:val="344449"/>
          <w:rPrChange w:id="30" w:author="Vannieuwenhuyze Jorre" w:date="2025-03-27T14:21:00Z" w16du:dateUtc="2025-03-27T13:21:00Z">
            <w:rPr>
              <w:color w:val="344449"/>
              <w:spacing w:val="-3"/>
            </w:rPr>
          </w:rPrChange>
        </w:rPr>
        <w:t xml:space="preserve"> </w:t>
      </w:r>
      <w:r w:rsidRPr="001A436D">
        <w:rPr>
          <w:color w:val="344449"/>
        </w:rPr>
        <w:t>standaarden.</w:t>
      </w:r>
      <w:r w:rsidRPr="001A436D">
        <w:rPr>
          <w:color w:val="344449"/>
          <w:rPrChange w:id="31" w:author="Vannieuwenhuyze Jorre" w:date="2025-03-27T14:21:00Z" w16du:dateUtc="2025-03-27T13:21:00Z">
            <w:rPr>
              <w:color w:val="344449"/>
              <w:spacing w:val="23"/>
            </w:rPr>
          </w:rPrChange>
        </w:rPr>
        <w:t xml:space="preserve"> </w:t>
      </w:r>
      <w:r w:rsidRPr="001A436D">
        <w:rPr>
          <w:color w:val="344449"/>
        </w:rPr>
        <w:t>De</w:t>
      </w:r>
      <w:r w:rsidRPr="001A436D">
        <w:rPr>
          <w:color w:val="344449"/>
          <w:rPrChange w:id="32" w:author="Vannieuwenhuyze Jorre" w:date="2025-03-27T14:21:00Z" w16du:dateUtc="2025-03-27T13:21:00Z">
            <w:rPr>
              <w:color w:val="344449"/>
              <w:spacing w:val="-3"/>
            </w:rPr>
          </w:rPrChange>
        </w:rPr>
        <w:t xml:space="preserve"> </w:t>
      </w:r>
      <w:r w:rsidRPr="001A436D">
        <w:rPr>
          <w:color w:val="344449"/>
        </w:rPr>
        <w:t>integratie</w:t>
      </w:r>
      <w:r w:rsidRPr="001A436D">
        <w:rPr>
          <w:color w:val="344449"/>
          <w:rPrChange w:id="33" w:author="Vannieuwenhuyze Jorre" w:date="2025-03-27T14:21:00Z" w16du:dateUtc="2025-03-27T13:21:00Z">
            <w:rPr>
              <w:color w:val="344449"/>
              <w:spacing w:val="-3"/>
            </w:rPr>
          </w:rPrChange>
        </w:rPr>
        <w:t xml:space="preserve"> </w:t>
      </w:r>
      <w:r w:rsidRPr="001A436D">
        <w:rPr>
          <w:color w:val="344449"/>
        </w:rPr>
        <w:t>van</w:t>
      </w:r>
      <w:r w:rsidRPr="001A436D">
        <w:rPr>
          <w:color w:val="344449"/>
          <w:rPrChange w:id="34" w:author="Vannieuwenhuyze Jorre" w:date="2025-03-27T14:21:00Z" w16du:dateUtc="2025-03-27T13:21:00Z">
            <w:rPr>
              <w:color w:val="344449"/>
              <w:spacing w:val="-3"/>
            </w:rPr>
          </w:rPrChange>
        </w:rPr>
        <w:t xml:space="preserve"> </w:t>
      </w:r>
      <w:r w:rsidRPr="001A436D">
        <w:rPr>
          <w:color w:val="344449"/>
        </w:rPr>
        <w:t>beide</w:t>
      </w:r>
      <w:r w:rsidRPr="001A436D">
        <w:rPr>
          <w:color w:val="344449"/>
          <w:rPrChange w:id="35" w:author="Vannieuwenhuyze Jorre" w:date="2025-03-27T14:21:00Z" w16du:dateUtc="2025-03-27T13:21:00Z">
            <w:rPr>
              <w:color w:val="344449"/>
              <w:spacing w:val="-3"/>
            </w:rPr>
          </w:rPrChange>
        </w:rPr>
        <w:t xml:space="preserve"> </w:t>
      </w:r>
      <w:r w:rsidRPr="001A436D">
        <w:rPr>
          <w:color w:val="344449"/>
        </w:rPr>
        <w:t>standaarden</w:t>
      </w:r>
      <w:r w:rsidRPr="001A436D">
        <w:rPr>
          <w:color w:val="344449"/>
          <w:rPrChange w:id="36" w:author="Vannieuwenhuyze Jorre" w:date="2025-03-27T14:21:00Z" w16du:dateUtc="2025-03-27T13:21:00Z">
            <w:rPr>
              <w:color w:val="344449"/>
              <w:spacing w:val="-3"/>
            </w:rPr>
          </w:rPrChange>
        </w:rPr>
        <w:t xml:space="preserve"> </w:t>
      </w:r>
      <w:r w:rsidRPr="001A436D">
        <w:rPr>
          <w:color w:val="344449"/>
        </w:rPr>
        <w:t>kan</w:t>
      </w:r>
      <w:r w:rsidRPr="001A436D">
        <w:rPr>
          <w:color w:val="344449"/>
          <w:rPrChange w:id="37" w:author="Vannieuwenhuyze Jorre" w:date="2025-03-27T14:21:00Z" w16du:dateUtc="2025-03-27T13:21:00Z">
            <w:rPr>
              <w:color w:val="344449"/>
              <w:spacing w:val="-3"/>
            </w:rPr>
          </w:rPrChange>
        </w:rPr>
        <w:t xml:space="preserve"> </w:t>
      </w:r>
      <w:r w:rsidRPr="001A436D">
        <w:rPr>
          <w:color w:val="344449"/>
        </w:rPr>
        <w:t>in</w:t>
      </w:r>
      <w:r w:rsidRPr="001A436D">
        <w:rPr>
          <w:color w:val="344449"/>
          <w:rPrChange w:id="38" w:author="Vannieuwenhuyze Jorre" w:date="2025-03-27T14:21:00Z" w16du:dateUtc="2025-03-27T13:21:00Z">
            <w:rPr>
              <w:color w:val="344449"/>
              <w:spacing w:val="-3"/>
            </w:rPr>
          </w:rPrChange>
        </w:rPr>
        <w:t xml:space="preserve"> </w:t>
      </w:r>
      <w:r w:rsidRPr="001A436D">
        <w:rPr>
          <w:color w:val="344449"/>
        </w:rPr>
        <w:t>een</w:t>
      </w:r>
      <w:r w:rsidRPr="001A436D">
        <w:rPr>
          <w:color w:val="344449"/>
          <w:rPrChange w:id="39" w:author="Vannieuwenhuyze Jorre" w:date="2025-03-27T14:21:00Z" w16du:dateUtc="2025-03-27T13:21:00Z">
            <w:rPr>
              <w:color w:val="344449"/>
              <w:spacing w:val="-3"/>
            </w:rPr>
          </w:rPrChange>
        </w:rPr>
        <w:t xml:space="preserve"> </w:t>
      </w:r>
      <w:r w:rsidRPr="001A436D">
        <w:rPr>
          <w:color w:val="344449"/>
        </w:rPr>
        <w:t>volgende versie opgenomen worden.</w:t>
      </w:r>
    </w:p>
    <w:p w14:paraId="25B318F8" w14:textId="77777777" w:rsidR="001E3564" w:rsidRPr="001A436D" w:rsidRDefault="001E3564">
      <w:pPr>
        <w:pStyle w:val="BodyText"/>
      </w:pPr>
    </w:p>
    <w:p w14:paraId="25B318F9" w14:textId="77777777" w:rsidR="001E3564" w:rsidRPr="001A436D" w:rsidRDefault="001E3564">
      <w:pPr>
        <w:pStyle w:val="BodyText"/>
      </w:pPr>
    </w:p>
    <w:p w14:paraId="25B318FA" w14:textId="77777777" w:rsidR="001E3564" w:rsidRPr="001A436D" w:rsidRDefault="001E3564">
      <w:pPr>
        <w:pStyle w:val="BodyText"/>
        <w:spacing w:before="128"/>
      </w:pPr>
    </w:p>
    <w:p w14:paraId="25B318FB" w14:textId="77777777" w:rsidR="001E3564" w:rsidRPr="001A436D" w:rsidRDefault="002F5345">
      <w:pPr>
        <w:pStyle w:val="Heading1"/>
        <w:numPr>
          <w:ilvl w:val="0"/>
          <w:numId w:val="7"/>
        </w:numPr>
        <w:tabs>
          <w:tab w:val="left" w:pos="1305"/>
        </w:tabs>
        <w:ind w:left="1305" w:hanging="596"/>
      </w:pPr>
      <w:bookmarkStart w:id="40" w:name="Statistieken"/>
      <w:bookmarkEnd w:id="40"/>
      <w:r w:rsidRPr="001A436D">
        <w:rPr>
          <w:color w:val="70A2B8"/>
          <w:rPrChange w:id="41" w:author="Vannieuwenhuyze Jorre" w:date="2025-03-27T14:21:00Z" w16du:dateUtc="2025-03-27T13:21:00Z">
            <w:rPr>
              <w:color w:val="70A2B8"/>
              <w:spacing w:val="-2"/>
            </w:rPr>
          </w:rPrChange>
        </w:rPr>
        <w:t>STATISTIEKEN</w:t>
      </w:r>
    </w:p>
    <w:p w14:paraId="25B318FC" w14:textId="77777777" w:rsidR="001E3564" w:rsidRPr="001A436D" w:rsidRDefault="002F5345">
      <w:pPr>
        <w:pStyle w:val="Heading2"/>
        <w:numPr>
          <w:ilvl w:val="1"/>
          <w:numId w:val="7"/>
        </w:numPr>
        <w:tabs>
          <w:tab w:val="left" w:pos="1345"/>
        </w:tabs>
        <w:spacing w:before="299"/>
        <w:ind w:hanging="636"/>
      </w:pPr>
      <w:bookmarkStart w:id="42" w:name="Wat_is_een_statistiek?"/>
      <w:bookmarkEnd w:id="42"/>
      <w:r w:rsidRPr="001A436D">
        <w:rPr>
          <w:color w:val="70A2B8"/>
        </w:rPr>
        <w:t>WAT</w:t>
      </w:r>
      <w:r w:rsidRPr="001A436D">
        <w:rPr>
          <w:color w:val="70A2B8"/>
          <w:rPrChange w:id="43" w:author="Vannieuwenhuyze Jorre" w:date="2025-03-27T14:21:00Z" w16du:dateUtc="2025-03-27T13:21:00Z">
            <w:rPr>
              <w:color w:val="70A2B8"/>
              <w:spacing w:val="-4"/>
            </w:rPr>
          </w:rPrChange>
        </w:rPr>
        <w:t xml:space="preserve"> </w:t>
      </w:r>
      <w:r w:rsidRPr="001A436D">
        <w:rPr>
          <w:color w:val="70A2B8"/>
        </w:rPr>
        <w:t>IS</w:t>
      </w:r>
      <w:r w:rsidRPr="001A436D">
        <w:rPr>
          <w:color w:val="70A2B8"/>
          <w:rPrChange w:id="44" w:author="Vannieuwenhuyze Jorre" w:date="2025-03-27T14:21:00Z" w16du:dateUtc="2025-03-27T13:21:00Z">
            <w:rPr>
              <w:color w:val="70A2B8"/>
              <w:spacing w:val="-3"/>
            </w:rPr>
          </w:rPrChange>
        </w:rPr>
        <w:t xml:space="preserve"> </w:t>
      </w:r>
      <w:r w:rsidRPr="001A436D">
        <w:rPr>
          <w:color w:val="70A2B8"/>
        </w:rPr>
        <w:t>EEN</w:t>
      </w:r>
      <w:r w:rsidRPr="001A436D">
        <w:rPr>
          <w:color w:val="70A2B8"/>
          <w:rPrChange w:id="45" w:author="Vannieuwenhuyze Jorre" w:date="2025-03-27T14:21:00Z" w16du:dateUtc="2025-03-27T13:21:00Z">
            <w:rPr>
              <w:color w:val="70A2B8"/>
              <w:spacing w:val="-3"/>
            </w:rPr>
          </w:rPrChange>
        </w:rPr>
        <w:t xml:space="preserve"> </w:t>
      </w:r>
      <w:r w:rsidRPr="001A436D">
        <w:rPr>
          <w:color w:val="70A2B8"/>
          <w:rPrChange w:id="46" w:author="Vannieuwenhuyze Jorre" w:date="2025-03-27T14:21:00Z" w16du:dateUtc="2025-03-27T13:21:00Z">
            <w:rPr>
              <w:color w:val="70A2B8"/>
              <w:spacing w:val="-2"/>
            </w:rPr>
          </w:rPrChange>
        </w:rPr>
        <w:t>STATISTIEK?</w:t>
      </w:r>
    </w:p>
    <w:p w14:paraId="25B318FD" w14:textId="35A7D302" w:rsidR="001E3564" w:rsidRPr="001A436D" w:rsidRDefault="002F5345">
      <w:pPr>
        <w:pStyle w:val="BodyText"/>
        <w:spacing w:before="154" w:line="237" w:lineRule="auto"/>
        <w:ind w:left="709" w:right="1131"/>
        <w:jc w:val="both"/>
      </w:pPr>
      <w:r w:rsidRPr="001A436D">
        <w:rPr>
          <w:color w:val="344449"/>
        </w:rPr>
        <w:t>Veel</w:t>
      </w:r>
      <w:r w:rsidRPr="001A436D">
        <w:rPr>
          <w:color w:val="344449"/>
          <w:rPrChange w:id="47" w:author="Vannieuwenhuyze Jorre" w:date="2025-03-27T14:21:00Z" w16du:dateUtc="2025-03-27T13:21:00Z">
            <w:rPr>
              <w:color w:val="344449"/>
              <w:spacing w:val="-8"/>
            </w:rPr>
          </w:rPrChange>
        </w:rPr>
        <w:t xml:space="preserve"> </w:t>
      </w:r>
      <w:r w:rsidRPr="001A436D">
        <w:rPr>
          <w:color w:val="344449"/>
        </w:rPr>
        <w:t>mensen</w:t>
      </w:r>
      <w:r w:rsidRPr="001A436D">
        <w:rPr>
          <w:color w:val="344449"/>
          <w:rPrChange w:id="48" w:author="Vannieuwenhuyze Jorre" w:date="2025-03-27T14:21:00Z" w16du:dateUtc="2025-03-27T13:21:00Z">
            <w:rPr>
              <w:color w:val="344449"/>
              <w:spacing w:val="-7"/>
            </w:rPr>
          </w:rPrChange>
        </w:rPr>
        <w:t xml:space="preserve"> </w:t>
      </w:r>
      <w:r w:rsidRPr="001A436D">
        <w:rPr>
          <w:color w:val="344449"/>
        </w:rPr>
        <w:t>definiëren</w:t>
      </w:r>
      <w:r w:rsidRPr="001A436D">
        <w:rPr>
          <w:color w:val="344449"/>
          <w:rPrChange w:id="49" w:author="Vannieuwenhuyze Jorre" w:date="2025-03-27T14:21:00Z" w16du:dateUtc="2025-03-27T13:21:00Z">
            <w:rPr>
              <w:color w:val="344449"/>
              <w:spacing w:val="-8"/>
            </w:rPr>
          </w:rPrChange>
        </w:rPr>
        <w:t xml:space="preserve"> </w:t>
      </w:r>
      <w:r w:rsidRPr="001A436D">
        <w:rPr>
          <w:color w:val="344449"/>
        </w:rPr>
        <w:t>een</w:t>
      </w:r>
      <w:r w:rsidRPr="001A436D">
        <w:rPr>
          <w:color w:val="344449"/>
          <w:rPrChange w:id="50" w:author="Vannieuwenhuyze Jorre" w:date="2025-03-27T14:21:00Z" w16du:dateUtc="2025-03-27T13:21:00Z">
            <w:rPr>
              <w:color w:val="344449"/>
              <w:spacing w:val="-7"/>
            </w:rPr>
          </w:rPrChange>
        </w:rPr>
        <w:t xml:space="preserve"> </w:t>
      </w:r>
      <w:r w:rsidRPr="001A436D">
        <w:rPr>
          <w:color w:val="344449"/>
        </w:rPr>
        <w:t>statistiek</w:t>
      </w:r>
      <w:r w:rsidRPr="001A436D">
        <w:rPr>
          <w:color w:val="344449"/>
          <w:rPrChange w:id="51" w:author="Vannieuwenhuyze Jorre" w:date="2025-03-27T14:21:00Z" w16du:dateUtc="2025-03-27T13:21:00Z">
            <w:rPr>
              <w:color w:val="344449"/>
              <w:spacing w:val="-8"/>
            </w:rPr>
          </w:rPrChange>
        </w:rPr>
        <w:t xml:space="preserve"> </w:t>
      </w:r>
      <w:r w:rsidRPr="001A436D">
        <w:rPr>
          <w:color w:val="344449"/>
        </w:rPr>
        <w:t>op</w:t>
      </w:r>
      <w:r w:rsidRPr="001A436D">
        <w:rPr>
          <w:color w:val="344449"/>
          <w:rPrChange w:id="52" w:author="Vannieuwenhuyze Jorre" w:date="2025-03-27T14:21:00Z" w16du:dateUtc="2025-03-27T13:21:00Z">
            <w:rPr>
              <w:color w:val="344449"/>
              <w:spacing w:val="-7"/>
            </w:rPr>
          </w:rPrChange>
        </w:rPr>
        <w:t xml:space="preserve"> </w:t>
      </w:r>
      <w:r w:rsidRPr="001A436D">
        <w:rPr>
          <w:color w:val="344449"/>
        </w:rPr>
        <w:t>de</w:t>
      </w:r>
      <w:r w:rsidRPr="001A436D">
        <w:rPr>
          <w:color w:val="344449"/>
          <w:rPrChange w:id="53" w:author="Vannieuwenhuyze Jorre" w:date="2025-03-27T14:21:00Z" w16du:dateUtc="2025-03-27T13:21:00Z">
            <w:rPr>
              <w:color w:val="344449"/>
              <w:spacing w:val="-7"/>
            </w:rPr>
          </w:rPrChange>
        </w:rPr>
        <w:t xml:space="preserve"> </w:t>
      </w:r>
      <w:r w:rsidRPr="001A436D">
        <w:rPr>
          <w:color w:val="344449"/>
        </w:rPr>
        <w:t>eerste</w:t>
      </w:r>
      <w:r w:rsidRPr="001A436D">
        <w:rPr>
          <w:color w:val="344449"/>
          <w:rPrChange w:id="54" w:author="Vannieuwenhuyze Jorre" w:date="2025-03-27T14:21:00Z" w16du:dateUtc="2025-03-27T13:21:00Z">
            <w:rPr>
              <w:color w:val="344449"/>
              <w:spacing w:val="-8"/>
            </w:rPr>
          </w:rPrChange>
        </w:rPr>
        <w:t xml:space="preserve"> </w:t>
      </w:r>
      <w:r w:rsidRPr="001A436D">
        <w:rPr>
          <w:color w:val="344449"/>
        </w:rPr>
        <w:t>plaats</w:t>
      </w:r>
      <w:r w:rsidRPr="001A436D">
        <w:rPr>
          <w:color w:val="344449"/>
          <w:rPrChange w:id="55" w:author="Vannieuwenhuyze Jorre" w:date="2025-03-27T14:21:00Z" w16du:dateUtc="2025-03-27T13:21:00Z">
            <w:rPr>
              <w:color w:val="344449"/>
              <w:spacing w:val="-8"/>
            </w:rPr>
          </w:rPrChange>
        </w:rPr>
        <w:t xml:space="preserve"> </w:t>
      </w:r>
      <w:r w:rsidRPr="001A436D">
        <w:rPr>
          <w:color w:val="344449"/>
        </w:rPr>
        <w:t>als</w:t>
      </w:r>
      <w:r w:rsidRPr="001A436D">
        <w:rPr>
          <w:color w:val="344449"/>
          <w:rPrChange w:id="56" w:author="Vannieuwenhuyze Jorre" w:date="2025-03-27T14:21:00Z" w16du:dateUtc="2025-03-27T13:21:00Z">
            <w:rPr>
              <w:color w:val="344449"/>
              <w:spacing w:val="-7"/>
            </w:rPr>
          </w:rPrChange>
        </w:rPr>
        <w:t xml:space="preserve"> </w:t>
      </w:r>
      <w:r w:rsidRPr="001A436D">
        <w:rPr>
          <w:color w:val="344449"/>
        </w:rPr>
        <w:t>een</w:t>
      </w:r>
      <w:r w:rsidRPr="001A436D">
        <w:rPr>
          <w:color w:val="344449"/>
          <w:rPrChange w:id="57" w:author="Vannieuwenhuyze Jorre" w:date="2025-03-27T14:21:00Z" w16du:dateUtc="2025-03-27T13:21:00Z">
            <w:rPr>
              <w:color w:val="344449"/>
              <w:spacing w:val="-7"/>
            </w:rPr>
          </w:rPrChange>
        </w:rPr>
        <w:t xml:space="preserve"> </w:t>
      </w:r>
      <w:r w:rsidRPr="001A436D">
        <w:rPr>
          <w:color w:val="344449"/>
        </w:rPr>
        <w:t>cijfer.</w:t>
      </w:r>
      <w:r w:rsidRPr="001A436D">
        <w:rPr>
          <w:color w:val="344449"/>
          <w:rPrChange w:id="58" w:author="Vannieuwenhuyze Jorre" w:date="2025-03-27T14:21:00Z" w16du:dateUtc="2025-03-27T13:21:00Z">
            <w:rPr>
              <w:color w:val="344449"/>
              <w:spacing w:val="15"/>
            </w:rPr>
          </w:rPrChange>
        </w:rPr>
        <w:t xml:space="preserve"> </w:t>
      </w:r>
      <w:r w:rsidRPr="001A436D">
        <w:rPr>
          <w:color w:val="344449"/>
        </w:rPr>
        <w:t>Maar</w:t>
      </w:r>
      <w:r w:rsidRPr="001A436D">
        <w:rPr>
          <w:color w:val="344449"/>
          <w:rPrChange w:id="59" w:author="Vannieuwenhuyze Jorre" w:date="2025-03-27T14:21:00Z" w16du:dateUtc="2025-03-27T13:21:00Z">
            <w:rPr>
              <w:color w:val="344449"/>
              <w:spacing w:val="-7"/>
            </w:rPr>
          </w:rPrChange>
        </w:rPr>
        <w:t xml:space="preserve"> </w:t>
      </w:r>
      <w:r w:rsidRPr="001A436D">
        <w:rPr>
          <w:color w:val="344449"/>
        </w:rPr>
        <w:t>zo’n definitie</w:t>
      </w:r>
      <w:r w:rsidRPr="001A436D">
        <w:rPr>
          <w:color w:val="344449"/>
          <w:rPrChange w:id="60" w:author="Vannieuwenhuyze Jorre" w:date="2025-03-27T14:21:00Z" w16du:dateUtc="2025-03-27T13:21:00Z">
            <w:rPr>
              <w:color w:val="344449"/>
              <w:spacing w:val="-3"/>
            </w:rPr>
          </w:rPrChange>
        </w:rPr>
        <w:t xml:space="preserve"> </w:t>
      </w:r>
      <w:r w:rsidRPr="001A436D">
        <w:rPr>
          <w:color w:val="344449"/>
        </w:rPr>
        <w:t>is</w:t>
      </w:r>
      <w:r w:rsidRPr="001A436D">
        <w:rPr>
          <w:color w:val="344449"/>
          <w:rPrChange w:id="61" w:author="Vannieuwenhuyze Jorre" w:date="2025-03-27T14:21:00Z" w16du:dateUtc="2025-03-27T13:21:00Z">
            <w:rPr>
              <w:color w:val="344449"/>
              <w:spacing w:val="-3"/>
            </w:rPr>
          </w:rPrChange>
        </w:rPr>
        <w:t xml:space="preserve"> </w:t>
      </w:r>
      <w:r w:rsidRPr="001A436D">
        <w:rPr>
          <w:color w:val="344449"/>
        </w:rPr>
        <w:t>onvolledig.</w:t>
      </w:r>
      <w:r w:rsidRPr="001A436D">
        <w:rPr>
          <w:color w:val="344449"/>
          <w:rPrChange w:id="62" w:author="Vannieuwenhuyze Jorre" w:date="2025-03-27T14:21:00Z" w16du:dateUtc="2025-03-27T13:21:00Z">
            <w:rPr>
              <w:color w:val="344449"/>
              <w:spacing w:val="22"/>
            </w:rPr>
          </w:rPrChange>
        </w:rPr>
        <w:t xml:space="preserve"> </w:t>
      </w:r>
      <w:r w:rsidRPr="001A436D">
        <w:rPr>
          <w:color w:val="344449"/>
        </w:rPr>
        <w:t>Statistiek</w:t>
      </w:r>
      <w:r w:rsidRPr="001A436D">
        <w:rPr>
          <w:color w:val="344449"/>
          <w:rPrChange w:id="63" w:author="Vannieuwenhuyze Jorre" w:date="2025-03-27T14:21:00Z" w16du:dateUtc="2025-03-27T13:21:00Z">
            <w:rPr>
              <w:color w:val="344449"/>
              <w:spacing w:val="-3"/>
            </w:rPr>
          </w:rPrChange>
        </w:rPr>
        <w:t xml:space="preserve"> </w:t>
      </w:r>
      <w:r w:rsidRPr="001A436D">
        <w:rPr>
          <w:color w:val="344449"/>
        </w:rPr>
        <w:t>gaat</w:t>
      </w:r>
      <w:r w:rsidRPr="001A436D">
        <w:rPr>
          <w:color w:val="344449"/>
          <w:rPrChange w:id="64" w:author="Vannieuwenhuyze Jorre" w:date="2025-03-27T14:21:00Z" w16du:dateUtc="2025-03-27T13:21:00Z">
            <w:rPr>
              <w:color w:val="344449"/>
              <w:spacing w:val="-3"/>
            </w:rPr>
          </w:rPrChange>
        </w:rPr>
        <w:t xml:space="preserve"> </w:t>
      </w:r>
      <w:r w:rsidRPr="001A436D">
        <w:rPr>
          <w:color w:val="344449"/>
        </w:rPr>
        <w:t>namelijk</w:t>
      </w:r>
      <w:r w:rsidRPr="001A436D">
        <w:rPr>
          <w:color w:val="344449"/>
          <w:rPrChange w:id="65" w:author="Vannieuwenhuyze Jorre" w:date="2025-03-27T14:21:00Z" w16du:dateUtc="2025-03-27T13:21:00Z">
            <w:rPr>
              <w:color w:val="344449"/>
              <w:spacing w:val="-3"/>
            </w:rPr>
          </w:rPrChange>
        </w:rPr>
        <w:t xml:space="preserve"> </w:t>
      </w:r>
      <w:r w:rsidRPr="001A436D">
        <w:rPr>
          <w:color w:val="344449"/>
        </w:rPr>
        <w:t>niet</w:t>
      </w:r>
      <w:r w:rsidRPr="001A436D">
        <w:rPr>
          <w:color w:val="344449"/>
          <w:rPrChange w:id="66" w:author="Vannieuwenhuyze Jorre" w:date="2025-03-27T14:21:00Z" w16du:dateUtc="2025-03-27T13:21:00Z">
            <w:rPr>
              <w:color w:val="344449"/>
              <w:spacing w:val="-3"/>
            </w:rPr>
          </w:rPrChange>
        </w:rPr>
        <w:t xml:space="preserve"> </w:t>
      </w:r>
      <w:r w:rsidRPr="001A436D">
        <w:rPr>
          <w:color w:val="344449"/>
        </w:rPr>
        <w:t>alleen</w:t>
      </w:r>
      <w:r w:rsidRPr="001A436D">
        <w:rPr>
          <w:color w:val="344449"/>
          <w:rPrChange w:id="67" w:author="Vannieuwenhuyze Jorre" w:date="2025-03-27T14:21:00Z" w16du:dateUtc="2025-03-27T13:21:00Z">
            <w:rPr>
              <w:color w:val="344449"/>
              <w:spacing w:val="-3"/>
            </w:rPr>
          </w:rPrChange>
        </w:rPr>
        <w:t xml:space="preserve"> </w:t>
      </w:r>
      <w:r w:rsidRPr="001A436D">
        <w:rPr>
          <w:color w:val="344449"/>
        </w:rPr>
        <w:t>over</w:t>
      </w:r>
      <w:r w:rsidRPr="001A436D">
        <w:rPr>
          <w:color w:val="344449"/>
          <w:rPrChange w:id="68" w:author="Vannieuwenhuyze Jorre" w:date="2025-03-27T14:21:00Z" w16du:dateUtc="2025-03-27T13:21:00Z">
            <w:rPr>
              <w:color w:val="344449"/>
              <w:spacing w:val="-3"/>
            </w:rPr>
          </w:rPrChange>
        </w:rPr>
        <w:t xml:space="preserve"> </w:t>
      </w:r>
      <w:r w:rsidRPr="001A436D">
        <w:rPr>
          <w:color w:val="344449"/>
        </w:rPr>
        <w:t>het</w:t>
      </w:r>
      <w:r w:rsidRPr="001A436D">
        <w:rPr>
          <w:color w:val="344449"/>
          <w:rPrChange w:id="69" w:author="Vannieuwenhuyze Jorre" w:date="2025-03-27T14:21:00Z" w16du:dateUtc="2025-03-27T13:21:00Z">
            <w:rPr>
              <w:color w:val="344449"/>
              <w:spacing w:val="-3"/>
            </w:rPr>
          </w:rPrChange>
        </w:rPr>
        <w:t xml:space="preserve"> </w:t>
      </w:r>
      <w:r w:rsidRPr="001A436D">
        <w:rPr>
          <w:color w:val="344449"/>
        </w:rPr>
        <w:t>berekenen</w:t>
      </w:r>
      <w:r w:rsidRPr="001A436D">
        <w:rPr>
          <w:color w:val="344449"/>
          <w:rPrChange w:id="70" w:author="Vannieuwenhuyze Jorre" w:date="2025-03-27T14:21:00Z" w16du:dateUtc="2025-03-27T13:21:00Z">
            <w:rPr>
              <w:color w:val="344449"/>
              <w:spacing w:val="-3"/>
            </w:rPr>
          </w:rPrChange>
        </w:rPr>
        <w:t xml:space="preserve"> </w:t>
      </w:r>
      <w:r w:rsidRPr="001A436D">
        <w:rPr>
          <w:color w:val="344449"/>
        </w:rPr>
        <w:t>van cijfers</w:t>
      </w:r>
      <w:ins w:id="71" w:author="Vannieuwenhuyze Jorre" w:date="2025-02-17T11:48:00Z" w16du:dateUtc="2025-02-17T10:48:00Z">
        <w:r w:rsidR="00BC16E3" w:rsidRPr="001A436D">
          <w:rPr>
            <w:color w:val="344449"/>
          </w:rPr>
          <w:t>,</w:t>
        </w:r>
      </w:ins>
      <w:del w:id="72" w:author="Vannieuwenhuyze Jorre" w:date="2025-02-17T11:48:00Z" w16du:dateUtc="2025-02-17T10:48:00Z">
        <w:r w:rsidRPr="001A436D" w:rsidDel="00BC16E3">
          <w:rPr>
            <w:color w:val="344449"/>
          </w:rPr>
          <w:delText>;</w:delText>
        </w:r>
      </w:del>
      <w:r w:rsidRPr="001A436D">
        <w:rPr>
          <w:color w:val="344449"/>
        </w:rPr>
        <w:t xml:space="preserve"> het draait ook om de interpretatie ervan.</w:t>
      </w:r>
    </w:p>
    <w:p w14:paraId="25B318FE" w14:textId="15E9387F" w:rsidR="001E3564" w:rsidRPr="001A436D" w:rsidDel="00FE1F39" w:rsidRDefault="002F5345" w:rsidP="36DF244D">
      <w:pPr>
        <w:pStyle w:val="BodyText"/>
        <w:spacing w:before="141" w:line="237" w:lineRule="auto"/>
        <w:ind w:left="709" w:right="1132"/>
        <w:jc w:val="both"/>
        <w:rPr>
          <w:del w:id="73" w:author="Vannieuwenhuyze Jorre" w:date="2025-03-27T13:50:00Z" w16du:dateUtc="2025-03-27T12:50:00Z"/>
          <w:color w:val="344449"/>
        </w:rPr>
      </w:pPr>
      <w:r w:rsidRPr="648813BB">
        <w:rPr>
          <w:color w:val="344449"/>
        </w:rPr>
        <w:t>Neem bijvoorbeeld het cijfer “525</w:t>
      </w:r>
      <w:ins w:id="74" w:author="Van Landschoot Lisa" w:date="2025-03-27T15:35:00Z">
        <w:r w:rsidR="3EB14B85" w:rsidRPr="648813BB">
          <w:rPr>
            <w:color w:val="344449"/>
          </w:rPr>
          <w:t>.</w:t>
        </w:r>
      </w:ins>
      <w:del w:id="75" w:author="Van Landschoot Lisa" w:date="2025-03-27T15:35:00Z">
        <w:r w:rsidRPr="648813BB" w:rsidDel="002F5345">
          <w:rPr>
            <w:color w:val="344449"/>
          </w:rPr>
          <w:delText xml:space="preserve"> </w:delText>
        </w:r>
      </w:del>
      <w:r w:rsidRPr="648813BB">
        <w:rPr>
          <w:color w:val="344449"/>
        </w:rPr>
        <w:t>935”. Dit is een bestaande statistiek, maar op zichzelf zegt het weinig. Waarvan zijn er 525</w:t>
      </w:r>
      <w:ins w:id="76" w:author="Van Landschoot Lisa" w:date="2025-03-27T15:35:00Z">
        <w:r w:rsidR="20DBE794" w:rsidRPr="648813BB">
          <w:rPr>
            <w:color w:val="344449"/>
          </w:rPr>
          <w:t>.</w:t>
        </w:r>
      </w:ins>
      <w:del w:id="77" w:author="Van Landschoot Lisa" w:date="2025-03-27T15:35:00Z">
        <w:r w:rsidRPr="648813BB" w:rsidDel="002F5345">
          <w:rPr>
            <w:color w:val="344449"/>
          </w:rPr>
          <w:delText xml:space="preserve"> </w:delText>
        </w:r>
      </w:del>
      <w:r w:rsidRPr="648813BB">
        <w:rPr>
          <w:color w:val="344449"/>
        </w:rPr>
        <w:t>935? Of wat stelt dit getal voor? Zon</w:t>
      </w:r>
      <w:del w:id="78" w:author="Vannieuwenhuyze Jorre" w:date="2025-02-18T08:46:00Z">
        <w:r w:rsidRPr="648813BB" w:rsidDel="002F5345">
          <w:rPr>
            <w:color w:val="344449"/>
          </w:rPr>
          <w:delText xml:space="preserve">‐ </w:delText>
        </w:r>
      </w:del>
      <w:r w:rsidRPr="648813BB">
        <w:rPr>
          <w:color w:val="344449"/>
        </w:rPr>
        <w:t xml:space="preserve">der aanvullende context blijft het betekenisloos. Een </w:t>
      </w:r>
      <w:r w:rsidRPr="648813BB">
        <w:rPr>
          <w:i/>
          <w:iCs/>
          <w:color w:val="70A2B8"/>
        </w:rPr>
        <w:t xml:space="preserve">statistiek </w:t>
      </w:r>
      <w:r w:rsidRPr="648813BB">
        <w:rPr>
          <w:color w:val="344449"/>
        </w:rPr>
        <w:t>bestaat daarom al</w:t>
      </w:r>
      <w:del w:id="79" w:author="Vannieuwenhuyze Jorre" w:date="2025-02-18T08:46:00Z">
        <w:r w:rsidRPr="648813BB" w:rsidDel="002F5345">
          <w:rPr>
            <w:color w:val="344449"/>
          </w:rPr>
          <w:delText xml:space="preserve">‐ </w:delText>
        </w:r>
      </w:del>
      <w:r w:rsidRPr="648813BB">
        <w:rPr>
          <w:color w:val="344449"/>
        </w:rPr>
        <w:t>tijd uit twee elementen: het cijfer zelf én de betekenis ervan. Beide zijn even be</w:t>
      </w:r>
      <w:del w:id="80" w:author="Vannieuwenhuyze Jorre" w:date="2025-02-18T08:46:00Z">
        <w:r w:rsidRPr="648813BB" w:rsidDel="002F5345">
          <w:rPr>
            <w:color w:val="344449"/>
          </w:rPr>
          <w:delText xml:space="preserve">‐ </w:delText>
        </w:r>
      </w:del>
      <w:r w:rsidRPr="648813BB">
        <w:rPr>
          <w:color w:val="344449"/>
        </w:rPr>
        <w:t>langrijk en vormen één geheel. In dit geval betekent het cijfer 525</w:t>
      </w:r>
      <w:ins w:id="81" w:author="Van Landschoot Lisa" w:date="2025-03-27T15:35:00Z">
        <w:r w:rsidR="170D8CC7" w:rsidRPr="648813BB">
          <w:rPr>
            <w:color w:val="344449"/>
          </w:rPr>
          <w:t>.</w:t>
        </w:r>
      </w:ins>
      <w:del w:id="82" w:author="Van Landschoot Lisa" w:date="2025-03-27T15:35:00Z">
        <w:r w:rsidRPr="648813BB" w:rsidDel="002F5345">
          <w:rPr>
            <w:color w:val="344449"/>
          </w:rPr>
          <w:delText xml:space="preserve"> </w:delText>
        </w:r>
      </w:del>
      <w:r w:rsidRPr="648813BB">
        <w:rPr>
          <w:color w:val="344449"/>
        </w:rPr>
        <w:t xml:space="preserve">935: ‘het aantal inwoners van de gemeente Antwerpen </w:t>
      </w:r>
      <w:del w:id="83" w:author="Van Landschoot Lisa" w:date="2025-03-27T15:35:00Z">
        <w:r w:rsidRPr="648813BB" w:rsidDel="002F5345">
          <w:rPr>
            <w:color w:val="344449"/>
          </w:rPr>
          <w:delText xml:space="preserve">in </w:delText>
        </w:r>
      </w:del>
      <w:ins w:id="84" w:author="Van Landschoot Lisa" w:date="2025-03-27T15:35:00Z">
        <w:r w:rsidR="1A2B9B08" w:rsidRPr="648813BB">
          <w:rPr>
            <w:color w:val="344449"/>
          </w:rPr>
          <w:t xml:space="preserve">op 1 januari </w:t>
        </w:r>
      </w:ins>
      <w:r w:rsidRPr="648813BB">
        <w:rPr>
          <w:color w:val="344449"/>
        </w:rPr>
        <w:t>2019’.</w:t>
      </w:r>
      <w:ins w:id="85" w:author="Vannieuwenhuyze Jorre" w:date="2025-03-27T13:50:00Z">
        <w:r w:rsidR="00FE1F39" w:rsidRPr="648813BB">
          <w:rPr>
            <w:color w:val="344449"/>
          </w:rPr>
          <w:t xml:space="preserve"> </w:t>
        </w:r>
      </w:ins>
    </w:p>
    <w:p w14:paraId="37DDB11F" w14:textId="77777777" w:rsidR="005650D3" w:rsidRPr="001A436D" w:rsidRDefault="002F5345" w:rsidP="00FE1F39">
      <w:pPr>
        <w:pStyle w:val="BodyText"/>
        <w:spacing w:before="141" w:line="237" w:lineRule="auto"/>
        <w:ind w:left="709" w:right="1132"/>
        <w:jc w:val="both"/>
        <w:rPr>
          <w:ins w:id="86" w:author="Vannieuwenhuyze Jorre" w:date="2025-03-27T13:51:00Z" w16du:dateUtc="2025-03-27T12:51:00Z"/>
          <w:color w:val="344449"/>
          <w:rPrChange w:id="87" w:author="Vannieuwenhuyze Jorre" w:date="2025-03-27T14:21:00Z" w16du:dateUtc="2025-03-27T13:21:00Z">
            <w:rPr>
              <w:ins w:id="88" w:author="Vannieuwenhuyze Jorre" w:date="2025-03-27T13:51:00Z" w16du:dateUtc="2025-03-27T12:51:00Z"/>
              <w:color w:val="344449"/>
              <w:spacing w:val="36"/>
            </w:rPr>
          </w:rPrChange>
        </w:rPr>
      </w:pPr>
      <w:r w:rsidRPr="001A436D">
        <w:rPr>
          <w:color w:val="344449"/>
        </w:rPr>
        <w:t xml:space="preserve">De betekenis van een statistiek noemen we de </w:t>
      </w:r>
      <w:r w:rsidRPr="001A436D">
        <w:rPr>
          <w:i/>
          <w:color w:val="70A2B8"/>
        </w:rPr>
        <w:t>conceptuele definitie</w:t>
      </w:r>
      <w:r w:rsidRPr="001A436D">
        <w:rPr>
          <w:color w:val="344449"/>
        </w:rPr>
        <w:t>.</w:t>
      </w:r>
      <w:r w:rsidRPr="001A436D">
        <w:rPr>
          <w:color w:val="344449"/>
          <w:rPrChange w:id="89" w:author="Vannieuwenhuyze Jorre" w:date="2025-03-27T14:21:00Z" w16du:dateUtc="2025-03-27T13:21:00Z">
            <w:rPr>
              <w:color w:val="344449"/>
              <w:spacing w:val="39"/>
            </w:rPr>
          </w:rPrChange>
        </w:rPr>
        <w:t xml:space="preserve"> </w:t>
      </w:r>
      <w:r w:rsidRPr="001A436D">
        <w:rPr>
          <w:color w:val="344449"/>
        </w:rPr>
        <w:t>Dit verwijst naar hoe een gebruiker het cijfer interpreteert.</w:t>
      </w:r>
      <w:r w:rsidRPr="001A436D">
        <w:rPr>
          <w:color w:val="344449"/>
          <w:rPrChange w:id="90" w:author="Vannieuwenhuyze Jorre" w:date="2025-03-27T14:21:00Z" w16du:dateUtc="2025-03-27T13:21:00Z">
            <w:rPr>
              <w:color w:val="344449"/>
              <w:spacing w:val="36"/>
            </w:rPr>
          </w:rPrChange>
        </w:rPr>
        <w:t xml:space="preserve"> </w:t>
      </w:r>
    </w:p>
    <w:p w14:paraId="25B318FF" w14:textId="21F7ABF4" w:rsidR="001E3564" w:rsidRPr="001A436D" w:rsidRDefault="005650D3">
      <w:pPr>
        <w:pStyle w:val="BodyText"/>
        <w:spacing w:before="141" w:line="237" w:lineRule="auto"/>
        <w:ind w:left="709" w:right="1132"/>
        <w:jc w:val="both"/>
        <w:pPrChange w:id="91" w:author="Vannieuwenhuyze Jorre" w:date="2025-03-27T13:50:00Z" w16du:dateUtc="2025-03-27T12:50:00Z">
          <w:pPr>
            <w:pStyle w:val="BodyText"/>
            <w:spacing w:before="138" w:line="237" w:lineRule="auto"/>
            <w:ind w:left="709" w:right="1129"/>
            <w:jc w:val="both"/>
          </w:pPr>
        </w:pPrChange>
      </w:pPr>
      <w:ins w:id="92" w:author="Vannieuwenhuyze Jorre" w:date="2025-03-27T13:51:00Z" w16du:dateUtc="2025-03-27T12:51:00Z">
        <w:r w:rsidRPr="001A436D">
          <w:rPr>
            <w:color w:val="344449"/>
            <w:rPrChange w:id="93" w:author="Vannieuwenhuyze Jorre" w:date="2025-03-27T14:21:00Z" w16du:dateUtc="2025-03-27T13:21:00Z">
              <w:rPr>
                <w:color w:val="344449"/>
                <w:spacing w:val="36"/>
              </w:rPr>
            </w:rPrChange>
          </w:rPr>
          <w:t xml:space="preserve">De conceptuele </w:t>
        </w:r>
      </w:ins>
      <w:del w:id="94" w:author="Vannieuwenhuyze Jorre" w:date="2025-03-27T13:51:00Z" w16du:dateUtc="2025-03-27T12:51:00Z">
        <w:r w:rsidR="002F5345" w:rsidRPr="001A436D" w:rsidDel="005650D3">
          <w:rPr>
            <w:color w:val="344449"/>
          </w:rPr>
          <w:delText xml:space="preserve">Zo’n </w:delText>
        </w:r>
      </w:del>
      <w:r w:rsidR="002F5345" w:rsidRPr="001A436D">
        <w:rPr>
          <w:color w:val="344449"/>
        </w:rPr>
        <w:t xml:space="preserve">definitie vloeit </w:t>
      </w:r>
      <w:ins w:id="95" w:author="Vannieuwenhuyze Jorre" w:date="2025-03-27T13:51:00Z" w16du:dateUtc="2025-03-27T12:51:00Z">
        <w:r w:rsidRPr="001A436D">
          <w:rPr>
            <w:color w:val="344449"/>
          </w:rPr>
          <w:t xml:space="preserve">steeds </w:t>
        </w:r>
      </w:ins>
      <w:r w:rsidR="002F5345" w:rsidRPr="001A436D">
        <w:rPr>
          <w:color w:val="344449"/>
        </w:rPr>
        <w:t>voort uit een specifieke</w:t>
      </w:r>
      <w:r w:rsidR="002F5345" w:rsidRPr="001A436D">
        <w:rPr>
          <w:color w:val="344449"/>
          <w:rPrChange w:id="96" w:author="Vannieuwenhuyze Jorre" w:date="2025-03-27T14:21:00Z" w16du:dateUtc="2025-03-27T13:21:00Z">
            <w:rPr>
              <w:color w:val="344449"/>
              <w:spacing w:val="-7"/>
            </w:rPr>
          </w:rPrChange>
        </w:rPr>
        <w:t xml:space="preserve"> </w:t>
      </w:r>
      <w:r w:rsidR="002F5345" w:rsidRPr="001A436D">
        <w:rPr>
          <w:i/>
          <w:color w:val="70A2B8"/>
        </w:rPr>
        <w:t>gebruikersbehoefte</w:t>
      </w:r>
      <w:r w:rsidR="002F5345" w:rsidRPr="001A436D">
        <w:rPr>
          <w:color w:val="344449"/>
        </w:rPr>
        <w:t>.</w:t>
      </w:r>
      <w:r w:rsidR="002F5345" w:rsidRPr="001A436D">
        <w:rPr>
          <w:color w:val="344449"/>
          <w:rPrChange w:id="97" w:author="Vannieuwenhuyze Jorre" w:date="2025-03-27T14:21:00Z" w16du:dateUtc="2025-03-27T13:21:00Z">
            <w:rPr>
              <w:color w:val="344449"/>
              <w:spacing w:val="17"/>
            </w:rPr>
          </w:rPrChange>
        </w:rPr>
        <w:t xml:space="preserve"> </w:t>
      </w:r>
      <w:r w:rsidR="002F5345" w:rsidRPr="001A436D">
        <w:rPr>
          <w:color w:val="344449"/>
        </w:rPr>
        <w:t>Zo</w:t>
      </w:r>
      <w:r w:rsidR="002F5345" w:rsidRPr="001A436D">
        <w:rPr>
          <w:color w:val="344449"/>
          <w:rPrChange w:id="98" w:author="Vannieuwenhuyze Jorre" w:date="2025-03-27T14:21:00Z" w16du:dateUtc="2025-03-27T13:21:00Z">
            <w:rPr>
              <w:color w:val="344449"/>
              <w:spacing w:val="-7"/>
            </w:rPr>
          </w:rPrChange>
        </w:rPr>
        <w:t xml:space="preserve"> </w:t>
      </w:r>
      <w:r w:rsidR="002F5345" w:rsidRPr="001A436D">
        <w:rPr>
          <w:color w:val="344449"/>
        </w:rPr>
        <w:t>verwijst</w:t>
      </w:r>
      <w:r w:rsidR="002F5345" w:rsidRPr="001A436D">
        <w:rPr>
          <w:color w:val="344449"/>
          <w:rPrChange w:id="99" w:author="Vannieuwenhuyze Jorre" w:date="2025-03-27T14:21:00Z" w16du:dateUtc="2025-03-27T13:21:00Z">
            <w:rPr>
              <w:color w:val="344449"/>
              <w:spacing w:val="-6"/>
            </w:rPr>
          </w:rPrChange>
        </w:rPr>
        <w:t xml:space="preserve"> </w:t>
      </w:r>
      <w:r w:rsidR="002F5345" w:rsidRPr="001A436D">
        <w:rPr>
          <w:color w:val="344449"/>
        </w:rPr>
        <w:t>een</w:t>
      </w:r>
      <w:r w:rsidR="002F5345" w:rsidRPr="001A436D">
        <w:rPr>
          <w:color w:val="344449"/>
          <w:rPrChange w:id="100" w:author="Vannieuwenhuyze Jorre" w:date="2025-03-27T14:21:00Z" w16du:dateUtc="2025-03-27T13:21:00Z">
            <w:rPr>
              <w:color w:val="344449"/>
              <w:spacing w:val="-6"/>
            </w:rPr>
          </w:rPrChange>
        </w:rPr>
        <w:t xml:space="preserve"> </w:t>
      </w:r>
      <w:r w:rsidR="002F5345" w:rsidRPr="001A436D">
        <w:rPr>
          <w:color w:val="344449"/>
        </w:rPr>
        <w:t>bepaald</w:t>
      </w:r>
      <w:r w:rsidR="002F5345" w:rsidRPr="001A436D">
        <w:rPr>
          <w:color w:val="344449"/>
          <w:rPrChange w:id="101" w:author="Vannieuwenhuyze Jorre" w:date="2025-03-27T14:21:00Z" w16du:dateUtc="2025-03-27T13:21:00Z">
            <w:rPr>
              <w:color w:val="344449"/>
              <w:spacing w:val="-6"/>
            </w:rPr>
          </w:rPrChange>
        </w:rPr>
        <w:t xml:space="preserve"> </w:t>
      </w:r>
      <w:r w:rsidR="002F5345" w:rsidRPr="001A436D">
        <w:rPr>
          <w:color w:val="344449"/>
        </w:rPr>
        <w:t>Vlaams</w:t>
      </w:r>
      <w:r w:rsidR="002F5345" w:rsidRPr="001A436D">
        <w:rPr>
          <w:color w:val="344449"/>
          <w:rPrChange w:id="102" w:author="Vannieuwenhuyze Jorre" w:date="2025-03-27T14:21:00Z" w16du:dateUtc="2025-03-27T13:21:00Z">
            <w:rPr>
              <w:color w:val="344449"/>
              <w:spacing w:val="-6"/>
            </w:rPr>
          </w:rPrChange>
        </w:rPr>
        <w:t xml:space="preserve"> </w:t>
      </w:r>
      <w:r w:rsidR="002F5345" w:rsidRPr="001A436D">
        <w:rPr>
          <w:color w:val="344449"/>
        </w:rPr>
        <w:t>decreet</w:t>
      </w:r>
      <w:r w:rsidR="002F5345" w:rsidRPr="001A436D">
        <w:rPr>
          <w:color w:val="344449"/>
          <w:rPrChange w:id="103" w:author="Vannieuwenhuyze Jorre" w:date="2025-03-27T14:21:00Z" w16du:dateUtc="2025-03-27T13:21:00Z">
            <w:rPr>
              <w:color w:val="344449"/>
              <w:spacing w:val="-6"/>
            </w:rPr>
          </w:rPrChange>
        </w:rPr>
        <w:t xml:space="preserve"> </w:t>
      </w:r>
      <w:r w:rsidR="002F5345" w:rsidRPr="001A436D">
        <w:rPr>
          <w:color w:val="344449"/>
        </w:rPr>
        <w:t>misschien naar</w:t>
      </w:r>
      <w:r w:rsidR="002F5345" w:rsidRPr="001A436D">
        <w:rPr>
          <w:color w:val="344449"/>
          <w:rPrChange w:id="104" w:author="Vannieuwenhuyze Jorre" w:date="2025-03-27T14:21:00Z" w16du:dateUtc="2025-03-27T13:21:00Z">
            <w:rPr>
              <w:color w:val="344449"/>
              <w:spacing w:val="-8"/>
            </w:rPr>
          </w:rPrChange>
        </w:rPr>
        <w:t xml:space="preserve"> </w:t>
      </w:r>
      <w:r w:rsidR="002F5345" w:rsidRPr="001A436D">
        <w:rPr>
          <w:color w:val="344449"/>
        </w:rPr>
        <w:t>het</w:t>
      </w:r>
      <w:r w:rsidR="002F5345" w:rsidRPr="001A436D">
        <w:rPr>
          <w:color w:val="344449"/>
          <w:rPrChange w:id="105" w:author="Vannieuwenhuyze Jorre" w:date="2025-03-27T14:21:00Z" w16du:dateUtc="2025-03-27T13:21:00Z">
            <w:rPr>
              <w:color w:val="344449"/>
              <w:spacing w:val="-8"/>
            </w:rPr>
          </w:rPrChange>
        </w:rPr>
        <w:t xml:space="preserve"> </w:t>
      </w:r>
      <w:r w:rsidR="002F5345" w:rsidRPr="001A436D">
        <w:rPr>
          <w:color w:val="344449"/>
        </w:rPr>
        <w:t>aantal</w:t>
      </w:r>
      <w:r w:rsidR="002F5345" w:rsidRPr="001A436D">
        <w:rPr>
          <w:color w:val="344449"/>
          <w:rPrChange w:id="106" w:author="Vannieuwenhuyze Jorre" w:date="2025-03-27T14:21:00Z" w16du:dateUtc="2025-03-27T13:21:00Z">
            <w:rPr>
              <w:color w:val="344449"/>
              <w:spacing w:val="-8"/>
            </w:rPr>
          </w:rPrChange>
        </w:rPr>
        <w:t xml:space="preserve"> </w:t>
      </w:r>
      <w:r w:rsidR="002F5345" w:rsidRPr="001A436D">
        <w:rPr>
          <w:color w:val="344449"/>
        </w:rPr>
        <w:t>inwoners</w:t>
      </w:r>
      <w:r w:rsidR="002F5345" w:rsidRPr="001A436D">
        <w:rPr>
          <w:color w:val="344449"/>
          <w:rPrChange w:id="107" w:author="Vannieuwenhuyze Jorre" w:date="2025-03-27T14:21:00Z" w16du:dateUtc="2025-03-27T13:21:00Z">
            <w:rPr>
              <w:color w:val="344449"/>
              <w:spacing w:val="-8"/>
            </w:rPr>
          </w:rPrChange>
        </w:rPr>
        <w:t xml:space="preserve"> </w:t>
      </w:r>
      <w:r w:rsidR="002F5345" w:rsidRPr="001A436D">
        <w:rPr>
          <w:color w:val="344449"/>
        </w:rPr>
        <w:t>in</w:t>
      </w:r>
      <w:r w:rsidR="002F5345" w:rsidRPr="001A436D">
        <w:rPr>
          <w:color w:val="344449"/>
          <w:rPrChange w:id="108" w:author="Vannieuwenhuyze Jorre" w:date="2025-03-27T14:21:00Z" w16du:dateUtc="2025-03-27T13:21:00Z">
            <w:rPr>
              <w:color w:val="344449"/>
              <w:spacing w:val="-8"/>
            </w:rPr>
          </w:rPrChange>
        </w:rPr>
        <w:t xml:space="preserve"> </w:t>
      </w:r>
      <w:r w:rsidR="002F5345" w:rsidRPr="001A436D">
        <w:rPr>
          <w:color w:val="344449"/>
        </w:rPr>
        <w:t>de</w:t>
      </w:r>
      <w:r w:rsidR="002F5345" w:rsidRPr="001A436D">
        <w:rPr>
          <w:color w:val="344449"/>
          <w:rPrChange w:id="109" w:author="Vannieuwenhuyze Jorre" w:date="2025-03-27T14:21:00Z" w16du:dateUtc="2025-03-27T13:21:00Z">
            <w:rPr>
              <w:color w:val="344449"/>
              <w:spacing w:val="-8"/>
            </w:rPr>
          </w:rPrChange>
        </w:rPr>
        <w:t xml:space="preserve"> </w:t>
      </w:r>
      <w:r w:rsidR="002F5345" w:rsidRPr="001A436D">
        <w:rPr>
          <w:color w:val="344449"/>
        </w:rPr>
        <w:t>Vlaamse</w:t>
      </w:r>
      <w:r w:rsidR="002F5345" w:rsidRPr="001A436D">
        <w:rPr>
          <w:color w:val="344449"/>
          <w:rPrChange w:id="110" w:author="Vannieuwenhuyze Jorre" w:date="2025-03-27T14:21:00Z" w16du:dateUtc="2025-03-27T13:21:00Z">
            <w:rPr>
              <w:color w:val="344449"/>
              <w:spacing w:val="-8"/>
            </w:rPr>
          </w:rPrChange>
        </w:rPr>
        <w:t xml:space="preserve"> </w:t>
      </w:r>
      <w:r w:rsidR="002F5345" w:rsidRPr="001A436D">
        <w:rPr>
          <w:color w:val="344449"/>
        </w:rPr>
        <w:t>gemeenten</w:t>
      </w:r>
      <w:r w:rsidR="002F5345" w:rsidRPr="001A436D">
        <w:rPr>
          <w:color w:val="344449"/>
          <w:rPrChange w:id="111" w:author="Vannieuwenhuyze Jorre" w:date="2025-03-27T14:21:00Z" w16du:dateUtc="2025-03-27T13:21:00Z">
            <w:rPr>
              <w:color w:val="344449"/>
              <w:spacing w:val="-8"/>
            </w:rPr>
          </w:rPrChange>
        </w:rPr>
        <w:t xml:space="preserve"> </w:t>
      </w:r>
      <w:r w:rsidR="002F5345" w:rsidRPr="001A436D">
        <w:rPr>
          <w:color w:val="344449"/>
        </w:rPr>
        <w:t>en</w:t>
      </w:r>
      <w:r w:rsidR="002F5345" w:rsidRPr="001A436D">
        <w:rPr>
          <w:color w:val="344449"/>
          <w:rPrChange w:id="112" w:author="Vannieuwenhuyze Jorre" w:date="2025-03-27T14:21:00Z" w16du:dateUtc="2025-03-27T13:21:00Z">
            <w:rPr>
              <w:color w:val="344449"/>
              <w:spacing w:val="-8"/>
            </w:rPr>
          </w:rPrChange>
        </w:rPr>
        <w:t xml:space="preserve"> </w:t>
      </w:r>
      <w:r w:rsidR="002F5345" w:rsidRPr="001A436D">
        <w:rPr>
          <w:color w:val="344449"/>
        </w:rPr>
        <w:t>zijn</w:t>
      </w:r>
      <w:r w:rsidR="002F5345" w:rsidRPr="001A436D">
        <w:rPr>
          <w:color w:val="344449"/>
          <w:rPrChange w:id="113" w:author="Vannieuwenhuyze Jorre" w:date="2025-03-27T14:21:00Z" w16du:dateUtc="2025-03-27T13:21:00Z">
            <w:rPr>
              <w:color w:val="344449"/>
              <w:spacing w:val="-8"/>
            </w:rPr>
          </w:rPrChange>
        </w:rPr>
        <w:t xml:space="preserve"> </w:t>
      </w:r>
      <w:r w:rsidR="002F5345" w:rsidRPr="001A436D">
        <w:rPr>
          <w:color w:val="344449"/>
        </w:rPr>
        <w:t>we</w:t>
      </w:r>
      <w:r w:rsidR="002F5345" w:rsidRPr="001A436D">
        <w:rPr>
          <w:color w:val="344449"/>
          <w:rPrChange w:id="114" w:author="Vannieuwenhuyze Jorre" w:date="2025-03-27T14:21:00Z" w16du:dateUtc="2025-03-27T13:21:00Z">
            <w:rPr>
              <w:color w:val="344449"/>
              <w:spacing w:val="-8"/>
            </w:rPr>
          </w:rPrChange>
        </w:rPr>
        <w:t xml:space="preserve"> </w:t>
      </w:r>
      <w:r w:rsidR="002F5345" w:rsidRPr="001A436D">
        <w:rPr>
          <w:color w:val="344449"/>
        </w:rPr>
        <w:t>als</w:t>
      </w:r>
      <w:r w:rsidR="002F5345" w:rsidRPr="001A436D">
        <w:rPr>
          <w:color w:val="344449"/>
          <w:rPrChange w:id="115" w:author="Vannieuwenhuyze Jorre" w:date="2025-03-27T14:21:00Z" w16du:dateUtc="2025-03-27T13:21:00Z">
            <w:rPr>
              <w:color w:val="344449"/>
              <w:spacing w:val="-8"/>
            </w:rPr>
          </w:rPrChange>
        </w:rPr>
        <w:t xml:space="preserve"> </w:t>
      </w:r>
      <w:r w:rsidR="002F5345" w:rsidRPr="001A436D">
        <w:rPr>
          <w:color w:val="344449"/>
        </w:rPr>
        <w:t>Statistiek</w:t>
      </w:r>
      <w:r w:rsidR="002F5345" w:rsidRPr="001A436D">
        <w:rPr>
          <w:color w:val="344449"/>
          <w:rPrChange w:id="116" w:author="Vannieuwenhuyze Jorre" w:date="2025-03-27T14:21:00Z" w16du:dateUtc="2025-03-27T13:21:00Z">
            <w:rPr>
              <w:color w:val="344449"/>
              <w:spacing w:val="-8"/>
            </w:rPr>
          </w:rPrChange>
        </w:rPr>
        <w:t xml:space="preserve"> </w:t>
      </w:r>
      <w:r w:rsidR="002F5345" w:rsidRPr="001A436D">
        <w:rPr>
          <w:color w:val="344449"/>
        </w:rPr>
        <w:t>Vlaan</w:t>
      </w:r>
      <w:del w:id="117" w:author="Vannieuwenhuyze Jorre" w:date="2025-02-18T08:46:00Z" w16du:dateUtc="2025-02-18T07:46:00Z">
        <w:r w:rsidR="002F5345" w:rsidRPr="001A436D" w:rsidDel="00BF521E">
          <w:rPr>
            <w:color w:val="344449"/>
          </w:rPr>
          <w:delText xml:space="preserve">‐ </w:delText>
        </w:r>
      </w:del>
      <w:r w:rsidR="002F5345" w:rsidRPr="001A436D">
        <w:rPr>
          <w:color w:val="344449"/>
        </w:rPr>
        <w:t>deren verplicht het aantal inwoners in Antwerpen te publiceren.</w:t>
      </w:r>
      <w:r w:rsidR="002F5345" w:rsidRPr="001A436D">
        <w:rPr>
          <w:color w:val="344449"/>
          <w:rPrChange w:id="118" w:author="Vannieuwenhuyze Jorre" w:date="2025-03-27T14:21:00Z" w16du:dateUtc="2025-03-27T13:21:00Z">
            <w:rPr>
              <w:color w:val="344449"/>
              <w:spacing w:val="40"/>
            </w:rPr>
          </w:rPrChange>
        </w:rPr>
        <w:t xml:space="preserve"> </w:t>
      </w:r>
      <w:r w:rsidR="002F5345" w:rsidRPr="001A436D">
        <w:rPr>
          <w:color w:val="344449"/>
        </w:rPr>
        <w:t>Antwerpse be</w:t>
      </w:r>
      <w:del w:id="119" w:author="Vannieuwenhuyze Jorre" w:date="2025-02-18T08:46:00Z" w16du:dateUtc="2025-02-18T07:46:00Z">
        <w:r w:rsidR="002F5345" w:rsidRPr="001A436D" w:rsidDel="00BF521E">
          <w:rPr>
            <w:color w:val="344449"/>
          </w:rPr>
          <w:delText xml:space="preserve">‐ </w:delText>
        </w:r>
      </w:del>
      <w:r w:rsidR="002F5345" w:rsidRPr="001A436D">
        <w:rPr>
          <w:color w:val="344449"/>
        </w:rPr>
        <w:t>leidsmakers weten daarnaast waarschijnlijk ook graag hoeveel inwoners hun ge</w:t>
      </w:r>
      <w:del w:id="120" w:author="Vannieuwenhuyze Jorre" w:date="2025-02-18T08:46:00Z" w16du:dateUtc="2025-02-18T07:46:00Z">
        <w:r w:rsidR="002F5345" w:rsidRPr="001A436D" w:rsidDel="00BF521E">
          <w:rPr>
            <w:color w:val="344449"/>
          </w:rPr>
          <w:delText xml:space="preserve">‐ </w:delText>
        </w:r>
      </w:del>
      <w:r w:rsidR="002F5345" w:rsidRPr="001A436D">
        <w:rPr>
          <w:color w:val="344449"/>
        </w:rPr>
        <w:t>meente</w:t>
      </w:r>
      <w:r w:rsidR="002F5345" w:rsidRPr="001A436D">
        <w:rPr>
          <w:color w:val="344449"/>
          <w:rPrChange w:id="121" w:author="Vannieuwenhuyze Jorre" w:date="2025-03-27T14:21:00Z" w16du:dateUtc="2025-03-27T13:21:00Z">
            <w:rPr>
              <w:color w:val="344449"/>
              <w:spacing w:val="-14"/>
            </w:rPr>
          </w:rPrChange>
        </w:rPr>
        <w:t xml:space="preserve"> </w:t>
      </w:r>
      <w:r w:rsidR="002F5345" w:rsidRPr="001A436D">
        <w:rPr>
          <w:color w:val="344449"/>
        </w:rPr>
        <w:t>telt</w:t>
      </w:r>
      <w:r w:rsidR="002F5345" w:rsidRPr="001A436D">
        <w:rPr>
          <w:color w:val="344449"/>
          <w:rPrChange w:id="122" w:author="Vannieuwenhuyze Jorre" w:date="2025-03-27T14:21:00Z" w16du:dateUtc="2025-03-27T13:21:00Z">
            <w:rPr>
              <w:color w:val="344449"/>
              <w:spacing w:val="-14"/>
            </w:rPr>
          </w:rPrChange>
        </w:rPr>
        <w:t xml:space="preserve"> </w:t>
      </w:r>
      <w:r w:rsidR="002F5345" w:rsidRPr="001A436D">
        <w:rPr>
          <w:color w:val="344449"/>
        </w:rPr>
        <w:t>zodat</w:t>
      </w:r>
      <w:r w:rsidR="002F5345" w:rsidRPr="001A436D">
        <w:rPr>
          <w:color w:val="344449"/>
          <w:rPrChange w:id="123" w:author="Vannieuwenhuyze Jorre" w:date="2025-03-27T14:21:00Z" w16du:dateUtc="2025-03-27T13:21:00Z">
            <w:rPr>
              <w:color w:val="344449"/>
              <w:spacing w:val="-13"/>
            </w:rPr>
          </w:rPrChange>
        </w:rPr>
        <w:t xml:space="preserve"> </w:t>
      </w:r>
      <w:r w:rsidR="002F5345" w:rsidRPr="001A436D">
        <w:rPr>
          <w:color w:val="344449"/>
        </w:rPr>
        <w:t>ze</w:t>
      </w:r>
      <w:r w:rsidR="002F5345" w:rsidRPr="001A436D">
        <w:rPr>
          <w:color w:val="344449"/>
          <w:rPrChange w:id="124" w:author="Vannieuwenhuyze Jorre" w:date="2025-03-27T14:21:00Z" w16du:dateUtc="2025-03-27T13:21:00Z">
            <w:rPr>
              <w:color w:val="344449"/>
              <w:spacing w:val="-14"/>
            </w:rPr>
          </w:rPrChange>
        </w:rPr>
        <w:t xml:space="preserve"> </w:t>
      </w:r>
      <w:r w:rsidR="002F5345" w:rsidRPr="001A436D">
        <w:rPr>
          <w:color w:val="344449"/>
        </w:rPr>
        <w:t>hun</w:t>
      </w:r>
      <w:r w:rsidR="002F5345" w:rsidRPr="001A436D">
        <w:rPr>
          <w:color w:val="344449"/>
          <w:rPrChange w:id="125" w:author="Vannieuwenhuyze Jorre" w:date="2025-03-27T14:21:00Z" w16du:dateUtc="2025-03-27T13:21:00Z">
            <w:rPr>
              <w:color w:val="344449"/>
              <w:spacing w:val="-13"/>
            </w:rPr>
          </w:rPrChange>
        </w:rPr>
        <w:t xml:space="preserve"> </w:t>
      </w:r>
      <w:r w:rsidR="002F5345" w:rsidRPr="001A436D">
        <w:rPr>
          <w:color w:val="344449"/>
        </w:rPr>
        <w:t>diensten</w:t>
      </w:r>
      <w:r w:rsidR="002F5345" w:rsidRPr="001A436D">
        <w:rPr>
          <w:color w:val="344449"/>
          <w:rPrChange w:id="126" w:author="Vannieuwenhuyze Jorre" w:date="2025-03-27T14:21:00Z" w16du:dateUtc="2025-03-27T13:21:00Z">
            <w:rPr>
              <w:color w:val="344449"/>
              <w:spacing w:val="-14"/>
            </w:rPr>
          </w:rPrChange>
        </w:rPr>
        <w:t xml:space="preserve"> </w:t>
      </w:r>
      <w:r w:rsidR="002F5345" w:rsidRPr="001A436D">
        <w:rPr>
          <w:color w:val="344449"/>
        </w:rPr>
        <w:t>hierop</w:t>
      </w:r>
      <w:r w:rsidR="002F5345" w:rsidRPr="001A436D">
        <w:rPr>
          <w:color w:val="344449"/>
          <w:rPrChange w:id="127" w:author="Vannieuwenhuyze Jorre" w:date="2025-03-27T14:21:00Z" w16du:dateUtc="2025-03-27T13:21:00Z">
            <w:rPr>
              <w:color w:val="344449"/>
              <w:spacing w:val="-13"/>
            </w:rPr>
          </w:rPrChange>
        </w:rPr>
        <w:t xml:space="preserve"> </w:t>
      </w:r>
      <w:r w:rsidR="002F5345" w:rsidRPr="001A436D">
        <w:rPr>
          <w:color w:val="344449"/>
        </w:rPr>
        <w:t>kunnen</w:t>
      </w:r>
      <w:r w:rsidR="002F5345" w:rsidRPr="001A436D">
        <w:rPr>
          <w:color w:val="344449"/>
          <w:rPrChange w:id="128" w:author="Vannieuwenhuyze Jorre" w:date="2025-03-27T14:21:00Z" w16du:dateUtc="2025-03-27T13:21:00Z">
            <w:rPr>
              <w:color w:val="344449"/>
              <w:spacing w:val="-14"/>
            </w:rPr>
          </w:rPrChange>
        </w:rPr>
        <w:t xml:space="preserve"> </w:t>
      </w:r>
      <w:r w:rsidR="002F5345" w:rsidRPr="001A436D">
        <w:rPr>
          <w:color w:val="344449"/>
        </w:rPr>
        <w:t>afstemmen.</w:t>
      </w:r>
      <w:r w:rsidR="002F5345" w:rsidRPr="001A436D">
        <w:rPr>
          <w:color w:val="344449"/>
          <w:rPrChange w:id="129" w:author="Vannieuwenhuyze Jorre" w:date="2025-03-27T14:21:00Z" w16du:dateUtc="2025-03-27T13:21:00Z">
            <w:rPr>
              <w:color w:val="344449"/>
              <w:spacing w:val="-14"/>
            </w:rPr>
          </w:rPrChange>
        </w:rPr>
        <w:t xml:space="preserve"> </w:t>
      </w:r>
      <w:r w:rsidR="002F5345" w:rsidRPr="001A436D">
        <w:rPr>
          <w:color w:val="344449"/>
        </w:rPr>
        <w:t>Demografen</w:t>
      </w:r>
      <w:r w:rsidR="002F5345" w:rsidRPr="001A436D">
        <w:rPr>
          <w:color w:val="344449"/>
          <w:rPrChange w:id="130" w:author="Vannieuwenhuyze Jorre" w:date="2025-03-27T14:21:00Z" w16du:dateUtc="2025-03-27T13:21:00Z">
            <w:rPr>
              <w:color w:val="344449"/>
              <w:spacing w:val="-13"/>
            </w:rPr>
          </w:rPrChange>
        </w:rPr>
        <w:t xml:space="preserve"> </w:t>
      </w:r>
      <w:r w:rsidR="002F5345" w:rsidRPr="001A436D">
        <w:rPr>
          <w:color w:val="344449"/>
        </w:rPr>
        <w:t>gebrui</w:t>
      </w:r>
      <w:del w:id="131" w:author="Vannieuwenhuyze Jorre" w:date="2025-02-18T08:46:00Z" w16du:dateUtc="2025-02-18T07:46:00Z">
        <w:r w:rsidR="002F5345" w:rsidRPr="001A436D" w:rsidDel="00BF521E">
          <w:rPr>
            <w:color w:val="344449"/>
          </w:rPr>
          <w:delText xml:space="preserve">‐ </w:delText>
        </w:r>
      </w:del>
      <w:r w:rsidR="002F5345" w:rsidRPr="001A436D">
        <w:rPr>
          <w:color w:val="344449"/>
        </w:rPr>
        <w:t>ken dit cijfer dan weer om bevolkingsgroei en ‐spreiding in Vlaanderen te onder</w:t>
      </w:r>
      <w:del w:id="132" w:author="Vannieuwenhuyze Jorre" w:date="2025-02-18T08:46:00Z" w16du:dateUtc="2025-02-18T07:46:00Z">
        <w:r w:rsidR="002F5345" w:rsidRPr="001A436D" w:rsidDel="00BF521E">
          <w:rPr>
            <w:color w:val="344449"/>
          </w:rPr>
          <w:delText xml:space="preserve">‐ </w:delText>
        </w:r>
      </w:del>
      <w:r w:rsidR="002F5345" w:rsidRPr="001A436D">
        <w:rPr>
          <w:color w:val="344449"/>
          <w:rPrChange w:id="133" w:author="Vannieuwenhuyze Jorre" w:date="2025-03-27T14:21:00Z" w16du:dateUtc="2025-03-27T13:21:00Z">
            <w:rPr>
              <w:color w:val="344449"/>
              <w:spacing w:val="-2"/>
            </w:rPr>
          </w:rPrChange>
        </w:rPr>
        <w:t>zoeken.</w:t>
      </w:r>
    </w:p>
    <w:p w14:paraId="25B31900" w14:textId="77777777" w:rsidR="001E3564" w:rsidRPr="001A436D" w:rsidRDefault="001E3564">
      <w:pPr>
        <w:pStyle w:val="BodyText"/>
        <w:spacing w:line="237" w:lineRule="auto"/>
        <w:jc w:val="both"/>
        <w:sectPr w:rsidR="001E3564" w:rsidRPr="001A436D">
          <w:footerReference w:type="default" r:id="rId14"/>
          <w:pgSz w:w="11910" w:h="16840"/>
          <w:pgMar w:top="1920" w:right="850" w:bottom="1680" w:left="1275" w:header="0" w:footer="1480" w:gutter="0"/>
          <w:pgNumType w:start="2"/>
          <w:cols w:space="708"/>
        </w:sectPr>
      </w:pPr>
    </w:p>
    <w:p w14:paraId="25B31901" w14:textId="77777777" w:rsidR="001E3564" w:rsidRPr="001A436D" w:rsidRDefault="001E3564">
      <w:pPr>
        <w:pStyle w:val="BodyText"/>
        <w:spacing w:before="9"/>
        <w:rPr>
          <w:sz w:val="3"/>
        </w:rPr>
      </w:pPr>
    </w:p>
    <w:p w14:paraId="25B31902" w14:textId="77777777" w:rsidR="001E3564" w:rsidRPr="001A436D" w:rsidRDefault="002F5345">
      <w:pPr>
        <w:pStyle w:val="BodyText"/>
        <w:ind w:left="709"/>
        <w:rPr>
          <w:sz w:val="20"/>
        </w:rPr>
      </w:pPr>
      <w:r w:rsidRPr="001A436D">
        <w:rPr>
          <w:noProof/>
          <w:sz w:val="20"/>
        </w:rPr>
        <mc:AlternateContent>
          <mc:Choice Requires="wpg">
            <w:drawing>
              <wp:inline distT="0" distB="0" distL="0" distR="0" wp14:anchorId="25B31B26" wp14:editId="25B31B27">
                <wp:extent cx="5040630" cy="1237615"/>
                <wp:effectExtent l="0" t="0" r="0" b="634"/>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0630" cy="1237615"/>
                          <a:chOff x="0" y="0"/>
                          <a:chExt cx="5040630" cy="1237615"/>
                        </a:xfrm>
                      </wpg:grpSpPr>
                      <wps:wsp>
                        <wps:cNvPr id="8" name="Graphic 8"/>
                        <wps:cNvSpPr/>
                        <wps:spPr>
                          <a:xfrm>
                            <a:off x="0" y="0"/>
                            <a:ext cx="5040630" cy="1237615"/>
                          </a:xfrm>
                          <a:custGeom>
                            <a:avLst/>
                            <a:gdLst/>
                            <a:ahLst/>
                            <a:cxnLst/>
                            <a:rect l="l" t="t" r="r" b="b"/>
                            <a:pathLst>
                              <a:path w="5040630" h="1237615">
                                <a:moveTo>
                                  <a:pt x="5016024" y="0"/>
                                </a:moveTo>
                                <a:lnTo>
                                  <a:pt x="24039" y="0"/>
                                </a:lnTo>
                                <a:lnTo>
                                  <a:pt x="14682" y="1889"/>
                                </a:lnTo>
                                <a:lnTo>
                                  <a:pt x="7041" y="7041"/>
                                </a:lnTo>
                                <a:lnTo>
                                  <a:pt x="1889" y="14682"/>
                                </a:lnTo>
                                <a:lnTo>
                                  <a:pt x="0" y="24039"/>
                                </a:lnTo>
                                <a:lnTo>
                                  <a:pt x="0" y="1213385"/>
                                </a:lnTo>
                                <a:lnTo>
                                  <a:pt x="1889" y="1222742"/>
                                </a:lnTo>
                                <a:lnTo>
                                  <a:pt x="7041" y="1230384"/>
                                </a:lnTo>
                                <a:lnTo>
                                  <a:pt x="14682" y="1235536"/>
                                </a:lnTo>
                                <a:lnTo>
                                  <a:pt x="24039" y="1237425"/>
                                </a:lnTo>
                                <a:lnTo>
                                  <a:pt x="5016024" y="1237425"/>
                                </a:lnTo>
                                <a:lnTo>
                                  <a:pt x="5025382" y="1235536"/>
                                </a:lnTo>
                                <a:lnTo>
                                  <a:pt x="5033023" y="1230384"/>
                                </a:lnTo>
                                <a:lnTo>
                                  <a:pt x="5038175" y="1222742"/>
                                </a:lnTo>
                                <a:lnTo>
                                  <a:pt x="5040064" y="1213385"/>
                                </a:lnTo>
                                <a:lnTo>
                                  <a:pt x="5040064" y="24039"/>
                                </a:lnTo>
                                <a:lnTo>
                                  <a:pt x="5038175" y="14682"/>
                                </a:lnTo>
                                <a:lnTo>
                                  <a:pt x="5033023" y="7041"/>
                                </a:lnTo>
                                <a:lnTo>
                                  <a:pt x="5025382" y="1889"/>
                                </a:lnTo>
                                <a:lnTo>
                                  <a:pt x="5016024" y="0"/>
                                </a:lnTo>
                                <a:close/>
                              </a:path>
                            </a:pathLst>
                          </a:custGeom>
                          <a:solidFill>
                            <a:srgbClr val="989898"/>
                          </a:solidFill>
                        </wps:spPr>
                        <wps:bodyPr wrap="square" lIns="0" tIns="0" rIns="0" bIns="0" rtlCol="0">
                          <a:prstTxWarp prst="textNoShape">
                            <a:avLst/>
                          </a:prstTxWarp>
                          <a:noAutofit/>
                        </wps:bodyPr>
                      </wps:wsp>
                      <wps:wsp>
                        <wps:cNvPr id="9" name="Graphic 9"/>
                        <wps:cNvSpPr/>
                        <wps:spPr>
                          <a:xfrm>
                            <a:off x="28800" y="11387"/>
                            <a:ext cx="4999990" cy="1214755"/>
                          </a:xfrm>
                          <a:custGeom>
                            <a:avLst/>
                            <a:gdLst/>
                            <a:ahLst/>
                            <a:cxnLst/>
                            <a:rect l="l" t="t" r="r" b="b"/>
                            <a:pathLst>
                              <a:path w="4999990" h="1214755">
                                <a:moveTo>
                                  <a:pt x="4994212" y="0"/>
                                </a:moveTo>
                                <a:lnTo>
                                  <a:pt x="5664" y="0"/>
                                </a:lnTo>
                                <a:lnTo>
                                  <a:pt x="0" y="5664"/>
                                </a:lnTo>
                                <a:lnTo>
                                  <a:pt x="0" y="1201998"/>
                                </a:lnTo>
                                <a:lnTo>
                                  <a:pt x="0" y="1208986"/>
                                </a:lnTo>
                                <a:lnTo>
                                  <a:pt x="5664" y="1214650"/>
                                </a:lnTo>
                                <a:lnTo>
                                  <a:pt x="4994212" y="1214650"/>
                                </a:lnTo>
                                <a:lnTo>
                                  <a:pt x="4999877" y="1208986"/>
                                </a:lnTo>
                                <a:lnTo>
                                  <a:pt x="4999877" y="5664"/>
                                </a:lnTo>
                                <a:lnTo>
                                  <a:pt x="4994212" y="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130022" y="146608"/>
                            <a:ext cx="180000" cy="206896"/>
                          </a:xfrm>
                          <a:prstGeom prst="rect">
                            <a:avLst/>
                          </a:prstGeom>
                        </pic:spPr>
                      </pic:pic>
                      <wps:wsp>
                        <wps:cNvPr id="11" name="Textbox 11"/>
                        <wps:cNvSpPr txBox="1"/>
                        <wps:spPr>
                          <a:xfrm>
                            <a:off x="28800" y="11387"/>
                            <a:ext cx="4999990" cy="1214755"/>
                          </a:xfrm>
                          <a:prstGeom prst="rect">
                            <a:avLst/>
                          </a:prstGeom>
                        </wps:spPr>
                        <wps:txbx>
                          <w:txbxContent>
                            <w:p w14:paraId="25B31B60" w14:textId="1D17934A" w:rsidR="001E3564" w:rsidRDefault="002F5345">
                              <w:pPr>
                                <w:spacing w:before="162" w:line="235" w:lineRule="auto"/>
                                <w:ind w:left="612" w:right="321"/>
                                <w:jc w:val="both"/>
                                <w:rPr>
                                  <w:i/>
                                  <w:sz w:val="20"/>
                                </w:rPr>
                              </w:pPr>
                              <w:r>
                                <w:rPr>
                                  <w:i/>
                                  <w:color w:val="344449"/>
                                  <w:sz w:val="20"/>
                                </w:rPr>
                                <w:t>Statistieken</w:t>
                              </w:r>
                              <w:r>
                                <w:rPr>
                                  <w:i/>
                                  <w:color w:val="344449"/>
                                  <w:spacing w:val="-5"/>
                                  <w:sz w:val="20"/>
                                </w:rPr>
                                <w:t xml:space="preserve"> </w:t>
                              </w:r>
                              <w:r>
                                <w:rPr>
                                  <w:i/>
                                  <w:color w:val="344449"/>
                                  <w:sz w:val="20"/>
                                </w:rPr>
                                <w:t>hoeven</w:t>
                              </w:r>
                              <w:r>
                                <w:rPr>
                                  <w:i/>
                                  <w:color w:val="344449"/>
                                  <w:spacing w:val="-5"/>
                                  <w:sz w:val="20"/>
                                </w:rPr>
                                <w:t xml:space="preserve"> </w:t>
                              </w:r>
                              <w:r>
                                <w:rPr>
                                  <w:i/>
                                  <w:color w:val="344449"/>
                                  <w:sz w:val="20"/>
                                </w:rPr>
                                <w:t>niet</w:t>
                              </w:r>
                              <w:r>
                                <w:rPr>
                                  <w:i/>
                                  <w:color w:val="344449"/>
                                  <w:spacing w:val="-4"/>
                                  <w:sz w:val="20"/>
                                </w:rPr>
                                <w:t xml:space="preserve"> </w:t>
                              </w:r>
                              <w:r>
                                <w:rPr>
                                  <w:i/>
                                  <w:color w:val="344449"/>
                                  <w:sz w:val="20"/>
                                </w:rPr>
                                <w:t>per</w:t>
                              </w:r>
                              <w:r>
                                <w:rPr>
                                  <w:i/>
                                  <w:color w:val="344449"/>
                                  <w:spacing w:val="-4"/>
                                  <w:sz w:val="20"/>
                                </w:rPr>
                                <w:t xml:space="preserve"> </w:t>
                              </w:r>
                              <w:r>
                                <w:rPr>
                                  <w:i/>
                                  <w:color w:val="344449"/>
                                  <w:sz w:val="20"/>
                                </w:rPr>
                                <w:t>definitie</w:t>
                              </w:r>
                              <w:r>
                                <w:rPr>
                                  <w:i/>
                                  <w:color w:val="344449"/>
                                  <w:spacing w:val="-4"/>
                                  <w:sz w:val="20"/>
                                </w:rPr>
                                <w:t xml:space="preserve"> </w:t>
                              </w:r>
                              <w:r>
                                <w:rPr>
                                  <w:i/>
                                  <w:color w:val="344449"/>
                                  <w:sz w:val="20"/>
                                </w:rPr>
                                <w:t>cijfers</w:t>
                              </w:r>
                              <w:r>
                                <w:rPr>
                                  <w:i/>
                                  <w:color w:val="344449"/>
                                  <w:spacing w:val="-5"/>
                                  <w:sz w:val="20"/>
                                </w:rPr>
                                <w:t xml:space="preserve"> </w:t>
                              </w:r>
                              <w:r>
                                <w:rPr>
                                  <w:i/>
                                  <w:color w:val="344449"/>
                                  <w:sz w:val="20"/>
                                </w:rPr>
                                <w:t>te</w:t>
                              </w:r>
                              <w:r>
                                <w:rPr>
                                  <w:i/>
                                  <w:color w:val="344449"/>
                                  <w:spacing w:val="-4"/>
                                  <w:sz w:val="20"/>
                                </w:rPr>
                                <w:t xml:space="preserve"> </w:t>
                              </w:r>
                              <w:r>
                                <w:rPr>
                                  <w:i/>
                                  <w:color w:val="344449"/>
                                  <w:sz w:val="20"/>
                                </w:rPr>
                                <w:t>zijn,</w:t>
                              </w:r>
                              <w:r>
                                <w:rPr>
                                  <w:i/>
                                  <w:color w:val="344449"/>
                                  <w:spacing w:val="-3"/>
                                  <w:sz w:val="20"/>
                                </w:rPr>
                                <w:t xml:space="preserve"> </w:t>
                              </w:r>
                              <w:r>
                                <w:rPr>
                                  <w:i/>
                                  <w:color w:val="344449"/>
                                  <w:sz w:val="20"/>
                                </w:rPr>
                                <w:t>het</w:t>
                              </w:r>
                              <w:r>
                                <w:rPr>
                                  <w:i/>
                                  <w:color w:val="344449"/>
                                  <w:spacing w:val="-4"/>
                                  <w:sz w:val="20"/>
                                </w:rPr>
                                <w:t xml:space="preserve"> </w:t>
                              </w:r>
                              <w:r>
                                <w:rPr>
                                  <w:i/>
                                  <w:color w:val="344449"/>
                                  <w:sz w:val="20"/>
                                </w:rPr>
                                <w:t>kunnen</w:t>
                              </w:r>
                              <w:r>
                                <w:rPr>
                                  <w:i/>
                                  <w:color w:val="344449"/>
                                  <w:spacing w:val="-5"/>
                                  <w:sz w:val="20"/>
                                </w:rPr>
                                <w:t xml:space="preserve"> </w:t>
                              </w:r>
                              <w:r>
                                <w:rPr>
                                  <w:i/>
                                  <w:color w:val="344449"/>
                                  <w:sz w:val="20"/>
                                </w:rPr>
                                <w:t>ook</w:t>
                              </w:r>
                              <w:r>
                                <w:rPr>
                                  <w:i/>
                                  <w:color w:val="344449"/>
                                  <w:spacing w:val="-4"/>
                                  <w:sz w:val="20"/>
                                </w:rPr>
                                <w:t xml:space="preserve"> </w:t>
                              </w:r>
                              <w:r>
                                <w:rPr>
                                  <w:i/>
                                  <w:color w:val="344449"/>
                                  <w:sz w:val="20"/>
                                </w:rPr>
                                <w:t>kwalitatieve</w:t>
                              </w:r>
                              <w:r>
                                <w:rPr>
                                  <w:i/>
                                  <w:color w:val="344449"/>
                                  <w:spacing w:val="-4"/>
                                  <w:sz w:val="20"/>
                                </w:rPr>
                                <w:t xml:space="preserve"> </w:t>
                              </w:r>
                              <w:r>
                                <w:rPr>
                                  <w:i/>
                                  <w:color w:val="344449"/>
                                  <w:sz w:val="20"/>
                                </w:rPr>
                                <w:t>obser</w:t>
                              </w:r>
                              <w:del w:id="134" w:author="Vannieuwenhuyze Jorre" w:date="2025-02-18T08:46:00Z" w16du:dateUtc="2025-02-18T07:46:00Z">
                                <w:r w:rsidDel="00BF521E">
                                  <w:rPr>
                                    <w:i/>
                                    <w:color w:val="344449"/>
                                    <w:sz w:val="20"/>
                                  </w:rPr>
                                  <w:delText xml:space="preserve">‐ </w:delText>
                                </w:r>
                              </w:del>
                              <w:r>
                                <w:rPr>
                                  <w:i/>
                                  <w:color w:val="344449"/>
                                  <w:sz w:val="20"/>
                                </w:rPr>
                                <w:t>vaties</w:t>
                              </w:r>
                              <w:r>
                                <w:rPr>
                                  <w:i/>
                                  <w:color w:val="344449"/>
                                  <w:spacing w:val="-11"/>
                                  <w:sz w:val="20"/>
                                </w:rPr>
                                <w:t xml:space="preserve"> </w:t>
                              </w:r>
                              <w:r>
                                <w:rPr>
                                  <w:i/>
                                  <w:color w:val="344449"/>
                                  <w:sz w:val="20"/>
                                </w:rPr>
                                <w:t>zijn</w:t>
                              </w:r>
                              <w:r>
                                <w:rPr>
                                  <w:i/>
                                  <w:color w:val="344449"/>
                                  <w:spacing w:val="-11"/>
                                  <w:sz w:val="20"/>
                                </w:rPr>
                                <w:t xml:space="preserve"> </w:t>
                              </w:r>
                              <w:r>
                                <w:rPr>
                                  <w:i/>
                                  <w:color w:val="344449"/>
                                  <w:sz w:val="20"/>
                                </w:rPr>
                                <w:t>of</w:t>
                              </w:r>
                              <w:r>
                                <w:rPr>
                                  <w:i/>
                                  <w:color w:val="344449"/>
                                  <w:spacing w:val="-12"/>
                                  <w:sz w:val="20"/>
                                </w:rPr>
                                <w:t xml:space="preserve"> </w:t>
                              </w:r>
                              <w:r>
                                <w:rPr>
                                  <w:i/>
                                  <w:color w:val="344449"/>
                                  <w:sz w:val="20"/>
                                </w:rPr>
                                <w:t>zelf</w:t>
                              </w:r>
                              <w:r>
                                <w:rPr>
                                  <w:i/>
                                  <w:color w:val="344449"/>
                                  <w:spacing w:val="-10"/>
                                  <w:sz w:val="20"/>
                                </w:rPr>
                                <w:t xml:space="preserve"> </w:t>
                              </w:r>
                              <w:r>
                                <w:rPr>
                                  <w:i/>
                                  <w:color w:val="344449"/>
                                  <w:sz w:val="20"/>
                                </w:rPr>
                                <w:t>complexe</w:t>
                              </w:r>
                              <w:r>
                                <w:rPr>
                                  <w:i/>
                                  <w:color w:val="344449"/>
                                  <w:spacing w:val="-11"/>
                                  <w:sz w:val="20"/>
                                </w:rPr>
                                <w:t xml:space="preserve"> </w:t>
                              </w:r>
                              <w:r>
                                <w:rPr>
                                  <w:i/>
                                  <w:color w:val="344449"/>
                                  <w:sz w:val="20"/>
                                </w:rPr>
                                <w:t>informatie‐objecten. Zo</w:t>
                              </w:r>
                              <w:r>
                                <w:rPr>
                                  <w:i/>
                                  <w:color w:val="344449"/>
                                  <w:spacing w:val="-12"/>
                                  <w:sz w:val="20"/>
                                </w:rPr>
                                <w:t xml:space="preserve"> </w:t>
                              </w:r>
                              <w:r>
                                <w:rPr>
                                  <w:i/>
                                  <w:color w:val="344449"/>
                                  <w:sz w:val="20"/>
                                </w:rPr>
                                <w:t>publiceert</w:t>
                              </w:r>
                              <w:r>
                                <w:rPr>
                                  <w:i/>
                                  <w:color w:val="344449"/>
                                  <w:spacing w:val="-10"/>
                                  <w:sz w:val="20"/>
                                </w:rPr>
                                <w:t xml:space="preserve"> </w:t>
                              </w:r>
                              <w:r>
                                <w:rPr>
                                  <w:i/>
                                  <w:color w:val="344449"/>
                                  <w:sz w:val="20"/>
                                </w:rPr>
                                <w:t>Agentschap</w:t>
                              </w:r>
                              <w:r>
                                <w:rPr>
                                  <w:i/>
                                  <w:color w:val="344449"/>
                                  <w:spacing w:val="-11"/>
                                  <w:sz w:val="20"/>
                                </w:rPr>
                                <w:t xml:space="preserve"> </w:t>
                              </w:r>
                              <w:r>
                                <w:rPr>
                                  <w:i/>
                                  <w:color w:val="344449"/>
                                  <w:sz w:val="20"/>
                                </w:rPr>
                                <w:t>Binnenlands Bestuur bijvoorbeeld per gemeente een statistiek over de top 10 andere gemeenten waarnaar</w:t>
                              </w:r>
                              <w:r>
                                <w:rPr>
                                  <w:i/>
                                  <w:color w:val="344449"/>
                                  <w:spacing w:val="-6"/>
                                  <w:sz w:val="20"/>
                                </w:rPr>
                                <w:t xml:space="preserve"> </w:t>
                              </w:r>
                              <w:r>
                                <w:rPr>
                                  <w:i/>
                                  <w:color w:val="344449"/>
                                  <w:sz w:val="20"/>
                                </w:rPr>
                                <w:t>kinderen</w:t>
                              </w:r>
                              <w:r>
                                <w:rPr>
                                  <w:i/>
                                  <w:color w:val="344449"/>
                                  <w:spacing w:val="-6"/>
                                  <w:sz w:val="20"/>
                                </w:rPr>
                                <w:t xml:space="preserve"> </w:t>
                              </w:r>
                              <w:r>
                                <w:rPr>
                                  <w:i/>
                                  <w:color w:val="344449"/>
                                  <w:sz w:val="20"/>
                                </w:rPr>
                                <w:t>heen</w:t>
                              </w:r>
                              <w:r>
                                <w:rPr>
                                  <w:i/>
                                  <w:color w:val="344449"/>
                                  <w:spacing w:val="-6"/>
                                  <w:sz w:val="20"/>
                                </w:rPr>
                                <w:t xml:space="preserve"> </w:t>
                              </w:r>
                              <w:r>
                                <w:rPr>
                                  <w:i/>
                                  <w:color w:val="344449"/>
                                  <w:sz w:val="20"/>
                                </w:rPr>
                                <w:t>pendelen</w:t>
                              </w:r>
                              <w:r>
                                <w:rPr>
                                  <w:i/>
                                  <w:color w:val="344449"/>
                                  <w:spacing w:val="-6"/>
                                  <w:sz w:val="20"/>
                                </w:rPr>
                                <w:t xml:space="preserve"> </w:t>
                              </w:r>
                              <w:r>
                                <w:rPr>
                                  <w:i/>
                                  <w:color w:val="344449"/>
                                  <w:sz w:val="20"/>
                                </w:rPr>
                                <w:t>voor</w:t>
                              </w:r>
                              <w:r>
                                <w:rPr>
                                  <w:i/>
                                  <w:color w:val="344449"/>
                                  <w:spacing w:val="-6"/>
                                  <w:sz w:val="20"/>
                                </w:rPr>
                                <w:t xml:space="preserve"> </w:t>
                              </w:r>
                              <w:r>
                                <w:rPr>
                                  <w:i/>
                                  <w:color w:val="344449"/>
                                  <w:sz w:val="20"/>
                                </w:rPr>
                                <w:t>school.</w:t>
                              </w:r>
                              <w:r>
                                <w:rPr>
                                  <w:i/>
                                  <w:color w:val="344449"/>
                                  <w:spacing w:val="13"/>
                                  <w:sz w:val="20"/>
                                </w:rPr>
                                <w:t xml:space="preserve"> </w:t>
                              </w:r>
                              <w:r>
                                <w:rPr>
                                  <w:i/>
                                  <w:color w:val="344449"/>
                                  <w:sz w:val="20"/>
                                </w:rPr>
                                <w:t>Voor</w:t>
                              </w:r>
                              <w:r>
                                <w:rPr>
                                  <w:i/>
                                  <w:color w:val="344449"/>
                                  <w:spacing w:val="-6"/>
                                  <w:sz w:val="20"/>
                                </w:rPr>
                                <w:t xml:space="preserve"> </w:t>
                              </w:r>
                              <w:r>
                                <w:rPr>
                                  <w:i/>
                                  <w:color w:val="344449"/>
                                  <w:sz w:val="20"/>
                                </w:rPr>
                                <w:t>de</w:t>
                              </w:r>
                              <w:r>
                                <w:rPr>
                                  <w:i/>
                                  <w:color w:val="344449"/>
                                  <w:spacing w:val="-6"/>
                                  <w:sz w:val="20"/>
                                </w:rPr>
                                <w:t xml:space="preserve"> </w:t>
                              </w:r>
                              <w:r>
                                <w:rPr>
                                  <w:i/>
                                  <w:color w:val="344449"/>
                                  <w:sz w:val="20"/>
                                </w:rPr>
                                <w:t>stad</w:t>
                              </w:r>
                              <w:r>
                                <w:rPr>
                                  <w:i/>
                                  <w:color w:val="344449"/>
                                  <w:spacing w:val="-6"/>
                                  <w:sz w:val="20"/>
                                </w:rPr>
                                <w:t xml:space="preserve"> </w:t>
                              </w:r>
                              <w:r>
                                <w:rPr>
                                  <w:i/>
                                  <w:color w:val="344449"/>
                                  <w:sz w:val="20"/>
                                </w:rPr>
                                <w:t>Antwerpen</w:t>
                              </w:r>
                              <w:r>
                                <w:rPr>
                                  <w:i/>
                                  <w:color w:val="344449"/>
                                  <w:spacing w:val="-6"/>
                                  <w:sz w:val="20"/>
                                </w:rPr>
                                <w:t xml:space="preserve"> </w:t>
                              </w:r>
                              <w:r>
                                <w:rPr>
                                  <w:i/>
                                  <w:color w:val="344449"/>
                                  <w:sz w:val="20"/>
                                </w:rPr>
                                <w:t>kan</w:t>
                              </w:r>
                              <w:r>
                                <w:rPr>
                                  <w:i/>
                                  <w:color w:val="344449"/>
                                  <w:spacing w:val="-6"/>
                                  <w:sz w:val="20"/>
                                </w:rPr>
                                <w:t xml:space="preserve"> </w:t>
                              </w:r>
                              <w:r>
                                <w:rPr>
                                  <w:i/>
                                  <w:color w:val="344449"/>
                                  <w:sz w:val="20"/>
                                </w:rPr>
                                <w:t>de</w:t>
                              </w:r>
                              <w:r>
                                <w:rPr>
                                  <w:i/>
                                  <w:color w:val="344449"/>
                                  <w:spacing w:val="-6"/>
                                  <w:sz w:val="20"/>
                                </w:rPr>
                                <w:t xml:space="preserve"> </w:t>
                              </w:r>
                              <w:r>
                                <w:rPr>
                                  <w:i/>
                                  <w:color w:val="344449"/>
                                  <w:sz w:val="20"/>
                                </w:rPr>
                                <w:t>obser</w:t>
                              </w:r>
                              <w:del w:id="135" w:author="Vannieuwenhuyze Jorre" w:date="2025-02-18T08:47:00Z" w16du:dateUtc="2025-02-18T07:47:00Z">
                                <w:r w:rsidDel="00BF521E">
                                  <w:rPr>
                                    <w:i/>
                                    <w:color w:val="344449"/>
                                    <w:sz w:val="20"/>
                                  </w:rPr>
                                  <w:delText xml:space="preserve">‐ </w:delText>
                                </w:r>
                              </w:del>
                              <w:r>
                                <w:rPr>
                                  <w:i/>
                                  <w:color w:val="344449"/>
                                  <w:sz w:val="20"/>
                                </w:rPr>
                                <w:t>vatie op deze statistiek bijvoorbeeld de volgende tekstuele vector zijn:</w:t>
                              </w:r>
                            </w:p>
                            <w:p w14:paraId="25B31B61" w14:textId="77777777" w:rsidR="001E3564" w:rsidRDefault="002F5345">
                              <w:pPr>
                                <w:spacing w:before="115"/>
                                <w:ind w:left="1210"/>
                                <w:jc w:val="both"/>
                                <w:rPr>
                                  <w:i/>
                                  <w:sz w:val="20"/>
                                </w:rPr>
                              </w:pPr>
                              <w:r>
                                <w:rPr>
                                  <w:i/>
                                  <w:color w:val="344449"/>
                                  <w:spacing w:val="-2"/>
                                  <w:sz w:val="20"/>
                                </w:rPr>
                                <w:t>‘[Antwerpen,</w:t>
                              </w:r>
                              <w:r>
                                <w:rPr>
                                  <w:i/>
                                  <w:color w:val="344449"/>
                                  <w:spacing w:val="5"/>
                                  <w:sz w:val="20"/>
                                </w:rPr>
                                <w:t xml:space="preserve"> </w:t>
                              </w:r>
                              <w:r>
                                <w:rPr>
                                  <w:i/>
                                  <w:color w:val="344449"/>
                                  <w:spacing w:val="-2"/>
                                  <w:sz w:val="20"/>
                                </w:rPr>
                                <w:t>Brasschaat,</w:t>
                              </w:r>
                              <w:r>
                                <w:rPr>
                                  <w:i/>
                                  <w:color w:val="344449"/>
                                  <w:spacing w:val="5"/>
                                  <w:sz w:val="20"/>
                                </w:rPr>
                                <w:t xml:space="preserve"> </w:t>
                              </w:r>
                              <w:r>
                                <w:rPr>
                                  <w:i/>
                                  <w:color w:val="344449"/>
                                  <w:spacing w:val="-2"/>
                                  <w:sz w:val="20"/>
                                </w:rPr>
                                <w:t>Lier,</w:t>
                              </w:r>
                              <w:r>
                                <w:rPr>
                                  <w:i/>
                                  <w:color w:val="344449"/>
                                  <w:spacing w:val="6"/>
                                  <w:sz w:val="20"/>
                                </w:rPr>
                                <w:t xml:space="preserve"> </w:t>
                              </w:r>
                              <w:r>
                                <w:rPr>
                                  <w:i/>
                                  <w:color w:val="344449"/>
                                  <w:spacing w:val="-2"/>
                                  <w:sz w:val="20"/>
                                </w:rPr>
                                <w:t>Brussel,</w:t>
                              </w:r>
                              <w:r>
                                <w:rPr>
                                  <w:i/>
                                  <w:color w:val="344449"/>
                                  <w:spacing w:val="5"/>
                                  <w:sz w:val="20"/>
                                </w:rPr>
                                <w:t xml:space="preserve"> </w:t>
                              </w:r>
                              <w:r>
                                <w:rPr>
                                  <w:i/>
                                  <w:color w:val="344449"/>
                                  <w:spacing w:val="-2"/>
                                  <w:sz w:val="20"/>
                                </w:rPr>
                                <w:t>Beveren,</w:t>
                              </w:r>
                              <w:r>
                                <w:rPr>
                                  <w:i/>
                                  <w:color w:val="344449"/>
                                  <w:spacing w:val="6"/>
                                  <w:sz w:val="20"/>
                                </w:rPr>
                                <w:t xml:space="preserve"> </w:t>
                              </w:r>
                              <w:r>
                                <w:rPr>
                                  <w:i/>
                                  <w:color w:val="344449"/>
                                  <w:spacing w:val="-2"/>
                                  <w:sz w:val="20"/>
                                </w:rPr>
                                <w:t>Mechelen,</w:t>
                              </w:r>
                              <w:r>
                                <w:rPr>
                                  <w:i/>
                                  <w:color w:val="344449"/>
                                  <w:spacing w:val="5"/>
                                  <w:sz w:val="20"/>
                                </w:rPr>
                                <w:t xml:space="preserve"> </w:t>
                              </w:r>
                              <w:r>
                                <w:rPr>
                                  <w:i/>
                                  <w:color w:val="344449"/>
                                  <w:spacing w:val="-4"/>
                                  <w:sz w:val="20"/>
                                </w:rPr>
                                <w:t>…]’.</w:t>
                              </w:r>
                            </w:p>
                          </w:txbxContent>
                        </wps:txbx>
                        <wps:bodyPr wrap="square" lIns="0" tIns="0" rIns="0" bIns="0" rtlCol="0">
                          <a:noAutofit/>
                        </wps:bodyPr>
                      </wps:wsp>
                    </wpg:wgp>
                  </a:graphicData>
                </a:graphic>
              </wp:inline>
            </w:drawing>
          </mc:Choice>
          <mc:Fallback>
            <w:pict>
              <v:group w14:anchorId="25B31B26" id="Group 7" o:spid="_x0000_s1026" style="width:396.9pt;height:97.45pt;mso-position-horizontal-relative:char;mso-position-vertical-relative:line" coordsize="50406,12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">
                <v:shape id="Graphic 8" o:spid="_x0000_s1027" style="position:absolute;width:50406;height:12376;visibility:visible;mso-wrap-style:square;v-text-anchor:top" coordsize="5040630,1237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" path="m5016024,l24039,,14682,1889,7041,7041,1889,14682,,24039,,1213385r1889,9357l7041,1230384r7641,5152l24039,1237425r4991985,l5025382,1235536r7641,-5152l5038175,1222742r1889,-9357l5040064,24039r-1889,-9357l5033023,7041r-7641,-5152l5016024,xe" fillcolor="#989898" stroked="f">
                  <v:path arrowok="t"/>
                </v:shape>
                <v:shape id="Graphic 9" o:spid="_x0000_s1028" style="position:absolute;left:288;top:113;width:49999;height:12148;visibility:visible;mso-wrap-style:square;v-text-anchor:top" coordsize="4999990,121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" path="m4994212,l5664,,,5664,,1201998r,6988l5664,1214650r4988548,l4999877,1208986r,-1203322l4994212,xe" fillcolor="#e5e5e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9" type="#_x0000_t75" style="position:absolute;left:1300;top:1466;width:1800;height:2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">
                  <v:imagedata r:id="rId16" o:title=""/>
                </v:shape>
                <v:shapetype id="_x0000_t202" coordsize="21600,21600" o:spt="202" path="m,l,21600r21600,l21600,xe">
                  <v:stroke joinstyle="miter"/>
                  <v:path gradientshapeok="t" o:connecttype="rect"/>
                </v:shapetype>
                <v:shape id="Textbox 11" o:spid="_x0000_s1030" type="#_x0000_t202" style="position:absolute;left:288;top:113;width:49999;height:1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5B31B60" w14:textId="1D17934A" w:rsidR="001E3564" w:rsidRDefault="002F5345">
                        <w:pPr>
                          <w:spacing w:before="162" w:line="235" w:lineRule="auto"/>
                          <w:ind w:left="612" w:right="321"/>
                          <w:jc w:val="both"/>
                          <w:rPr>
                            <w:i/>
                            <w:sz w:val="20"/>
                          </w:rPr>
                        </w:pPr>
                        <w:r>
                          <w:rPr>
                            <w:i/>
                            <w:color w:val="344449"/>
                            <w:sz w:val="20"/>
                          </w:rPr>
                          <w:t>Statistieken</w:t>
                        </w:r>
                        <w:r>
                          <w:rPr>
                            <w:i/>
                            <w:color w:val="344449"/>
                            <w:spacing w:val="-5"/>
                            <w:sz w:val="20"/>
                          </w:rPr>
                          <w:t xml:space="preserve"> </w:t>
                        </w:r>
                        <w:r>
                          <w:rPr>
                            <w:i/>
                            <w:color w:val="344449"/>
                            <w:sz w:val="20"/>
                          </w:rPr>
                          <w:t>hoeven</w:t>
                        </w:r>
                        <w:r>
                          <w:rPr>
                            <w:i/>
                            <w:color w:val="344449"/>
                            <w:spacing w:val="-5"/>
                            <w:sz w:val="20"/>
                          </w:rPr>
                          <w:t xml:space="preserve"> </w:t>
                        </w:r>
                        <w:r>
                          <w:rPr>
                            <w:i/>
                            <w:color w:val="344449"/>
                            <w:sz w:val="20"/>
                          </w:rPr>
                          <w:t>niet</w:t>
                        </w:r>
                        <w:r>
                          <w:rPr>
                            <w:i/>
                            <w:color w:val="344449"/>
                            <w:spacing w:val="-4"/>
                            <w:sz w:val="20"/>
                          </w:rPr>
                          <w:t xml:space="preserve"> </w:t>
                        </w:r>
                        <w:r>
                          <w:rPr>
                            <w:i/>
                            <w:color w:val="344449"/>
                            <w:sz w:val="20"/>
                          </w:rPr>
                          <w:t>per</w:t>
                        </w:r>
                        <w:r>
                          <w:rPr>
                            <w:i/>
                            <w:color w:val="344449"/>
                            <w:spacing w:val="-4"/>
                            <w:sz w:val="20"/>
                          </w:rPr>
                          <w:t xml:space="preserve"> </w:t>
                        </w:r>
                        <w:r>
                          <w:rPr>
                            <w:i/>
                            <w:color w:val="344449"/>
                            <w:sz w:val="20"/>
                          </w:rPr>
                          <w:t>definitie</w:t>
                        </w:r>
                        <w:r>
                          <w:rPr>
                            <w:i/>
                            <w:color w:val="344449"/>
                            <w:spacing w:val="-4"/>
                            <w:sz w:val="20"/>
                          </w:rPr>
                          <w:t xml:space="preserve"> </w:t>
                        </w:r>
                        <w:r>
                          <w:rPr>
                            <w:i/>
                            <w:color w:val="344449"/>
                            <w:sz w:val="20"/>
                          </w:rPr>
                          <w:t>cijfers</w:t>
                        </w:r>
                        <w:r>
                          <w:rPr>
                            <w:i/>
                            <w:color w:val="344449"/>
                            <w:spacing w:val="-5"/>
                            <w:sz w:val="20"/>
                          </w:rPr>
                          <w:t xml:space="preserve"> </w:t>
                        </w:r>
                        <w:r>
                          <w:rPr>
                            <w:i/>
                            <w:color w:val="344449"/>
                            <w:sz w:val="20"/>
                          </w:rPr>
                          <w:t>te</w:t>
                        </w:r>
                        <w:r>
                          <w:rPr>
                            <w:i/>
                            <w:color w:val="344449"/>
                            <w:spacing w:val="-4"/>
                            <w:sz w:val="20"/>
                          </w:rPr>
                          <w:t xml:space="preserve"> </w:t>
                        </w:r>
                        <w:r>
                          <w:rPr>
                            <w:i/>
                            <w:color w:val="344449"/>
                            <w:sz w:val="20"/>
                          </w:rPr>
                          <w:t>zijn,</w:t>
                        </w:r>
                        <w:r>
                          <w:rPr>
                            <w:i/>
                            <w:color w:val="344449"/>
                            <w:spacing w:val="-3"/>
                            <w:sz w:val="20"/>
                          </w:rPr>
                          <w:t xml:space="preserve"> </w:t>
                        </w:r>
                        <w:r>
                          <w:rPr>
                            <w:i/>
                            <w:color w:val="344449"/>
                            <w:sz w:val="20"/>
                          </w:rPr>
                          <w:t>het</w:t>
                        </w:r>
                        <w:r>
                          <w:rPr>
                            <w:i/>
                            <w:color w:val="344449"/>
                            <w:spacing w:val="-4"/>
                            <w:sz w:val="20"/>
                          </w:rPr>
                          <w:t xml:space="preserve"> </w:t>
                        </w:r>
                        <w:r>
                          <w:rPr>
                            <w:i/>
                            <w:color w:val="344449"/>
                            <w:sz w:val="20"/>
                          </w:rPr>
                          <w:t>kunnen</w:t>
                        </w:r>
                        <w:r>
                          <w:rPr>
                            <w:i/>
                            <w:color w:val="344449"/>
                            <w:spacing w:val="-5"/>
                            <w:sz w:val="20"/>
                          </w:rPr>
                          <w:t xml:space="preserve"> </w:t>
                        </w:r>
                        <w:r>
                          <w:rPr>
                            <w:i/>
                            <w:color w:val="344449"/>
                            <w:sz w:val="20"/>
                          </w:rPr>
                          <w:t>ook</w:t>
                        </w:r>
                        <w:r>
                          <w:rPr>
                            <w:i/>
                            <w:color w:val="344449"/>
                            <w:spacing w:val="-4"/>
                            <w:sz w:val="20"/>
                          </w:rPr>
                          <w:t xml:space="preserve"> </w:t>
                        </w:r>
                        <w:r>
                          <w:rPr>
                            <w:i/>
                            <w:color w:val="344449"/>
                            <w:sz w:val="20"/>
                          </w:rPr>
                          <w:t>kwalitatieve</w:t>
                        </w:r>
                        <w:r>
                          <w:rPr>
                            <w:i/>
                            <w:color w:val="344449"/>
                            <w:spacing w:val="-4"/>
                            <w:sz w:val="20"/>
                          </w:rPr>
                          <w:t xml:space="preserve"> </w:t>
                        </w:r>
                        <w:r>
                          <w:rPr>
                            <w:i/>
                            <w:color w:val="344449"/>
                            <w:sz w:val="20"/>
                          </w:rPr>
                          <w:t>obser</w:t>
                        </w:r>
                        <w:del w:id="136" w:author="Vannieuwenhuyze Jorre" w:date="2025-02-18T08:46:00Z" w16du:dateUtc="2025-02-18T07:46:00Z">
                          <w:r w:rsidDel="00BF521E">
                            <w:rPr>
                              <w:i/>
                              <w:color w:val="344449"/>
                              <w:sz w:val="20"/>
                            </w:rPr>
                            <w:delText xml:space="preserve">‐ </w:delText>
                          </w:r>
                        </w:del>
                        <w:r>
                          <w:rPr>
                            <w:i/>
                            <w:color w:val="344449"/>
                            <w:sz w:val="20"/>
                          </w:rPr>
                          <w:t>vaties</w:t>
                        </w:r>
                        <w:r>
                          <w:rPr>
                            <w:i/>
                            <w:color w:val="344449"/>
                            <w:spacing w:val="-11"/>
                            <w:sz w:val="20"/>
                          </w:rPr>
                          <w:t xml:space="preserve"> </w:t>
                        </w:r>
                        <w:r>
                          <w:rPr>
                            <w:i/>
                            <w:color w:val="344449"/>
                            <w:sz w:val="20"/>
                          </w:rPr>
                          <w:t>zijn</w:t>
                        </w:r>
                        <w:r>
                          <w:rPr>
                            <w:i/>
                            <w:color w:val="344449"/>
                            <w:spacing w:val="-11"/>
                            <w:sz w:val="20"/>
                          </w:rPr>
                          <w:t xml:space="preserve"> </w:t>
                        </w:r>
                        <w:r>
                          <w:rPr>
                            <w:i/>
                            <w:color w:val="344449"/>
                            <w:sz w:val="20"/>
                          </w:rPr>
                          <w:t>of</w:t>
                        </w:r>
                        <w:r>
                          <w:rPr>
                            <w:i/>
                            <w:color w:val="344449"/>
                            <w:spacing w:val="-12"/>
                            <w:sz w:val="20"/>
                          </w:rPr>
                          <w:t xml:space="preserve"> </w:t>
                        </w:r>
                        <w:r>
                          <w:rPr>
                            <w:i/>
                            <w:color w:val="344449"/>
                            <w:sz w:val="20"/>
                          </w:rPr>
                          <w:t>zelf</w:t>
                        </w:r>
                        <w:r>
                          <w:rPr>
                            <w:i/>
                            <w:color w:val="344449"/>
                            <w:spacing w:val="-10"/>
                            <w:sz w:val="20"/>
                          </w:rPr>
                          <w:t xml:space="preserve"> </w:t>
                        </w:r>
                        <w:r>
                          <w:rPr>
                            <w:i/>
                            <w:color w:val="344449"/>
                            <w:sz w:val="20"/>
                          </w:rPr>
                          <w:t>complexe</w:t>
                        </w:r>
                        <w:r>
                          <w:rPr>
                            <w:i/>
                            <w:color w:val="344449"/>
                            <w:spacing w:val="-11"/>
                            <w:sz w:val="20"/>
                          </w:rPr>
                          <w:t xml:space="preserve"> </w:t>
                        </w:r>
                        <w:r>
                          <w:rPr>
                            <w:i/>
                            <w:color w:val="344449"/>
                            <w:sz w:val="20"/>
                          </w:rPr>
                          <w:t>informatie‐objecten. Zo</w:t>
                        </w:r>
                        <w:r>
                          <w:rPr>
                            <w:i/>
                            <w:color w:val="344449"/>
                            <w:spacing w:val="-12"/>
                            <w:sz w:val="20"/>
                          </w:rPr>
                          <w:t xml:space="preserve"> </w:t>
                        </w:r>
                        <w:r>
                          <w:rPr>
                            <w:i/>
                            <w:color w:val="344449"/>
                            <w:sz w:val="20"/>
                          </w:rPr>
                          <w:t>publiceert</w:t>
                        </w:r>
                        <w:r>
                          <w:rPr>
                            <w:i/>
                            <w:color w:val="344449"/>
                            <w:spacing w:val="-10"/>
                            <w:sz w:val="20"/>
                          </w:rPr>
                          <w:t xml:space="preserve"> </w:t>
                        </w:r>
                        <w:r>
                          <w:rPr>
                            <w:i/>
                            <w:color w:val="344449"/>
                            <w:sz w:val="20"/>
                          </w:rPr>
                          <w:t>Agentschap</w:t>
                        </w:r>
                        <w:r>
                          <w:rPr>
                            <w:i/>
                            <w:color w:val="344449"/>
                            <w:spacing w:val="-11"/>
                            <w:sz w:val="20"/>
                          </w:rPr>
                          <w:t xml:space="preserve"> </w:t>
                        </w:r>
                        <w:r>
                          <w:rPr>
                            <w:i/>
                            <w:color w:val="344449"/>
                            <w:sz w:val="20"/>
                          </w:rPr>
                          <w:t>Binnenlands Bestuur bijvoorbeeld per gemeente een statistiek over de top 10 andere gemeenten waarnaar</w:t>
                        </w:r>
                        <w:r>
                          <w:rPr>
                            <w:i/>
                            <w:color w:val="344449"/>
                            <w:spacing w:val="-6"/>
                            <w:sz w:val="20"/>
                          </w:rPr>
                          <w:t xml:space="preserve"> </w:t>
                        </w:r>
                        <w:r>
                          <w:rPr>
                            <w:i/>
                            <w:color w:val="344449"/>
                            <w:sz w:val="20"/>
                          </w:rPr>
                          <w:t>kinderen</w:t>
                        </w:r>
                        <w:r>
                          <w:rPr>
                            <w:i/>
                            <w:color w:val="344449"/>
                            <w:spacing w:val="-6"/>
                            <w:sz w:val="20"/>
                          </w:rPr>
                          <w:t xml:space="preserve"> </w:t>
                        </w:r>
                        <w:r>
                          <w:rPr>
                            <w:i/>
                            <w:color w:val="344449"/>
                            <w:sz w:val="20"/>
                          </w:rPr>
                          <w:t>heen</w:t>
                        </w:r>
                        <w:r>
                          <w:rPr>
                            <w:i/>
                            <w:color w:val="344449"/>
                            <w:spacing w:val="-6"/>
                            <w:sz w:val="20"/>
                          </w:rPr>
                          <w:t xml:space="preserve"> </w:t>
                        </w:r>
                        <w:r>
                          <w:rPr>
                            <w:i/>
                            <w:color w:val="344449"/>
                            <w:sz w:val="20"/>
                          </w:rPr>
                          <w:t>pendelen</w:t>
                        </w:r>
                        <w:r>
                          <w:rPr>
                            <w:i/>
                            <w:color w:val="344449"/>
                            <w:spacing w:val="-6"/>
                            <w:sz w:val="20"/>
                          </w:rPr>
                          <w:t xml:space="preserve"> </w:t>
                        </w:r>
                        <w:r>
                          <w:rPr>
                            <w:i/>
                            <w:color w:val="344449"/>
                            <w:sz w:val="20"/>
                          </w:rPr>
                          <w:t>voor</w:t>
                        </w:r>
                        <w:r>
                          <w:rPr>
                            <w:i/>
                            <w:color w:val="344449"/>
                            <w:spacing w:val="-6"/>
                            <w:sz w:val="20"/>
                          </w:rPr>
                          <w:t xml:space="preserve"> </w:t>
                        </w:r>
                        <w:r>
                          <w:rPr>
                            <w:i/>
                            <w:color w:val="344449"/>
                            <w:sz w:val="20"/>
                          </w:rPr>
                          <w:t>school.</w:t>
                        </w:r>
                        <w:r>
                          <w:rPr>
                            <w:i/>
                            <w:color w:val="344449"/>
                            <w:spacing w:val="13"/>
                            <w:sz w:val="20"/>
                          </w:rPr>
                          <w:t xml:space="preserve"> </w:t>
                        </w:r>
                        <w:r>
                          <w:rPr>
                            <w:i/>
                            <w:color w:val="344449"/>
                            <w:sz w:val="20"/>
                          </w:rPr>
                          <w:t>Voor</w:t>
                        </w:r>
                        <w:r>
                          <w:rPr>
                            <w:i/>
                            <w:color w:val="344449"/>
                            <w:spacing w:val="-6"/>
                            <w:sz w:val="20"/>
                          </w:rPr>
                          <w:t xml:space="preserve"> </w:t>
                        </w:r>
                        <w:r>
                          <w:rPr>
                            <w:i/>
                            <w:color w:val="344449"/>
                            <w:sz w:val="20"/>
                          </w:rPr>
                          <w:t>de</w:t>
                        </w:r>
                        <w:r>
                          <w:rPr>
                            <w:i/>
                            <w:color w:val="344449"/>
                            <w:spacing w:val="-6"/>
                            <w:sz w:val="20"/>
                          </w:rPr>
                          <w:t xml:space="preserve"> </w:t>
                        </w:r>
                        <w:r>
                          <w:rPr>
                            <w:i/>
                            <w:color w:val="344449"/>
                            <w:sz w:val="20"/>
                          </w:rPr>
                          <w:t>stad</w:t>
                        </w:r>
                        <w:r>
                          <w:rPr>
                            <w:i/>
                            <w:color w:val="344449"/>
                            <w:spacing w:val="-6"/>
                            <w:sz w:val="20"/>
                          </w:rPr>
                          <w:t xml:space="preserve"> </w:t>
                        </w:r>
                        <w:r>
                          <w:rPr>
                            <w:i/>
                            <w:color w:val="344449"/>
                            <w:sz w:val="20"/>
                          </w:rPr>
                          <w:t>Antwerpen</w:t>
                        </w:r>
                        <w:r>
                          <w:rPr>
                            <w:i/>
                            <w:color w:val="344449"/>
                            <w:spacing w:val="-6"/>
                            <w:sz w:val="20"/>
                          </w:rPr>
                          <w:t xml:space="preserve"> </w:t>
                        </w:r>
                        <w:r>
                          <w:rPr>
                            <w:i/>
                            <w:color w:val="344449"/>
                            <w:sz w:val="20"/>
                          </w:rPr>
                          <w:t>kan</w:t>
                        </w:r>
                        <w:r>
                          <w:rPr>
                            <w:i/>
                            <w:color w:val="344449"/>
                            <w:spacing w:val="-6"/>
                            <w:sz w:val="20"/>
                          </w:rPr>
                          <w:t xml:space="preserve"> </w:t>
                        </w:r>
                        <w:r>
                          <w:rPr>
                            <w:i/>
                            <w:color w:val="344449"/>
                            <w:sz w:val="20"/>
                          </w:rPr>
                          <w:t>de</w:t>
                        </w:r>
                        <w:r>
                          <w:rPr>
                            <w:i/>
                            <w:color w:val="344449"/>
                            <w:spacing w:val="-6"/>
                            <w:sz w:val="20"/>
                          </w:rPr>
                          <w:t xml:space="preserve"> </w:t>
                        </w:r>
                        <w:r>
                          <w:rPr>
                            <w:i/>
                            <w:color w:val="344449"/>
                            <w:sz w:val="20"/>
                          </w:rPr>
                          <w:t>obser</w:t>
                        </w:r>
                        <w:del w:id="137" w:author="Vannieuwenhuyze Jorre" w:date="2025-02-18T08:47:00Z" w16du:dateUtc="2025-02-18T07:47:00Z">
                          <w:r w:rsidDel="00BF521E">
                            <w:rPr>
                              <w:i/>
                              <w:color w:val="344449"/>
                              <w:sz w:val="20"/>
                            </w:rPr>
                            <w:delText xml:space="preserve">‐ </w:delText>
                          </w:r>
                        </w:del>
                        <w:r>
                          <w:rPr>
                            <w:i/>
                            <w:color w:val="344449"/>
                            <w:sz w:val="20"/>
                          </w:rPr>
                          <w:t>vatie op deze statistiek bijvoorbeeld de volgende tekstuele vector zijn:</w:t>
                        </w:r>
                      </w:p>
                      <w:p w14:paraId="25B31B61" w14:textId="77777777" w:rsidR="001E3564" w:rsidRDefault="002F5345">
                        <w:pPr>
                          <w:spacing w:before="115"/>
                          <w:ind w:left="1210"/>
                          <w:jc w:val="both"/>
                          <w:rPr>
                            <w:i/>
                            <w:sz w:val="20"/>
                          </w:rPr>
                        </w:pPr>
                        <w:r>
                          <w:rPr>
                            <w:i/>
                            <w:color w:val="344449"/>
                            <w:spacing w:val="-2"/>
                            <w:sz w:val="20"/>
                          </w:rPr>
                          <w:t>‘[Antwerpen,</w:t>
                        </w:r>
                        <w:r>
                          <w:rPr>
                            <w:i/>
                            <w:color w:val="344449"/>
                            <w:spacing w:val="5"/>
                            <w:sz w:val="20"/>
                          </w:rPr>
                          <w:t xml:space="preserve"> </w:t>
                        </w:r>
                        <w:r>
                          <w:rPr>
                            <w:i/>
                            <w:color w:val="344449"/>
                            <w:spacing w:val="-2"/>
                            <w:sz w:val="20"/>
                          </w:rPr>
                          <w:t>Brasschaat,</w:t>
                        </w:r>
                        <w:r>
                          <w:rPr>
                            <w:i/>
                            <w:color w:val="344449"/>
                            <w:spacing w:val="5"/>
                            <w:sz w:val="20"/>
                          </w:rPr>
                          <w:t xml:space="preserve"> </w:t>
                        </w:r>
                        <w:r>
                          <w:rPr>
                            <w:i/>
                            <w:color w:val="344449"/>
                            <w:spacing w:val="-2"/>
                            <w:sz w:val="20"/>
                          </w:rPr>
                          <w:t>Lier,</w:t>
                        </w:r>
                        <w:r>
                          <w:rPr>
                            <w:i/>
                            <w:color w:val="344449"/>
                            <w:spacing w:val="6"/>
                            <w:sz w:val="20"/>
                          </w:rPr>
                          <w:t xml:space="preserve"> </w:t>
                        </w:r>
                        <w:r>
                          <w:rPr>
                            <w:i/>
                            <w:color w:val="344449"/>
                            <w:spacing w:val="-2"/>
                            <w:sz w:val="20"/>
                          </w:rPr>
                          <w:t>Brussel,</w:t>
                        </w:r>
                        <w:r>
                          <w:rPr>
                            <w:i/>
                            <w:color w:val="344449"/>
                            <w:spacing w:val="5"/>
                            <w:sz w:val="20"/>
                          </w:rPr>
                          <w:t xml:space="preserve"> </w:t>
                        </w:r>
                        <w:r>
                          <w:rPr>
                            <w:i/>
                            <w:color w:val="344449"/>
                            <w:spacing w:val="-2"/>
                            <w:sz w:val="20"/>
                          </w:rPr>
                          <w:t>Beveren,</w:t>
                        </w:r>
                        <w:r>
                          <w:rPr>
                            <w:i/>
                            <w:color w:val="344449"/>
                            <w:spacing w:val="6"/>
                            <w:sz w:val="20"/>
                          </w:rPr>
                          <w:t xml:space="preserve"> </w:t>
                        </w:r>
                        <w:r>
                          <w:rPr>
                            <w:i/>
                            <w:color w:val="344449"/>
                            <w:spacing w:val="-2"/>
                            <w:sz w:val="20"/>
                          </w:rPr>
                          <w:t>Mechelen,</w:t>
                        </w:r>
                        <w:r>
                          <w:rPr>
                            <w:i/>
                            <w:color w:val="344449"/>
                            <w:spacing w:val="5"/>
                            <w:sz w:val="20"/>
                          </w:rPr>
                          <w:t xml:space="preserve"> </w:t>
                        </w:r>
                        <w:r>
                          <w:rPr>
                            <w:i/>
                            <w:color w:val="344449"/>
                            <w:spacing w:val="-4"/>
                            <w:sz w:val="20"/>
                          </w:rPr>
                          <w:t>…]’.</w:t>
                        </w:r>
                      </w:p>
                    </w:txbxContent>
                  </v:textbox>
                </v:shape>
                <w10:anchorlock/>
              </v:group>
            </w:pict>
          </mc:Fallback>
        </mc:AlternateContent>
      </w:r>
    </w:p>
    <w:p w14:paraId="25B31903" w14:textId="77777777" w:rsidR="001E3564" w:rsidRPr="001A436D" w:rsidRDefault="001E3564">
      <w:pPr>
        <w:pStyle w:val="BodyText"/>
        <w:spacing w:before="287"/>
        <w:rPr>
          <w:sz w:val="28"/>
        </w:rPr>
      </w:pPr>
    </w:p>
    <w:p w14:paraId="25B31904" w14:textId="77777777" w:rsidR="001E3564" w:rsidRPr="001A436D" w:rsidRDefault="002F5345">
      <w:pPr>
        <w:pStyle w:val="Heading2"/>
        <w:numPr>
          <w:ilvl w:val="1"/>
          <w:numId w:val="7"/>
        </w:numPr>
        <w:tabs>
          <w:tab w:val="left" w:pos="1345"/>
        </w:tabs>
        <w:spacing w:before="1"/>
        <w:ind w:hanging="636"/>
      </w:pPr>
      <w:bookmarkStart w:id="138" w:name="Operationele_definitie"/>
      <w:bookmarkEnd w:id="138"/>
      <w:commentRangeStart w:id="139"/>
      <w:commentRangeStart w:id="140"/>
      <w:r w:rsidRPr="001A436D">
        <w:rPr>
          <w:color w:val="70A2B8"/>
        </w:rPr>
        <w:t>OPERATIONELE</w:t>
      </w:r>
      <w:r w:rsidRPr="001A436D">
        <w:rPr>
          <w:color w:val="70A2B8"/>
          <w:rPrChange w:id="141" w:author="Vannieuwenhuyze Jorre" w:date="2025-03-27T14:21:00Z" w16du:dateUtc="2025-03-27T13:21:00Z">
            <w:rPr>
              <w:color w:val="70A2B8"/>
              <w:spacing w:val="13"/>
            </w:rPr>
          </w:rPrChange>
        </w:rPr>
        <w:t xml:space="preserve"> </w:t>
      </w:r>
      <w:r w:rsidRPr="001A436D">
        <w:rPr>
          <w:color w:val="70A2B8"/>
          <w:rPrChange w:id="142" w:author="Vannieuwenhuyze Jorre" w:date="2025-03-27T14:21:00Z" w16du:dateUtc="2025-03-27T13:21:00Z">
            <w:rPr>
              <w:color w:val="70A2B8"/>
              <w:spacing w:val="-2"/>
            </w:rPr>
          </w:rPrChange>
        </w:rPr>
        <w:t>DEFINITIE</w:t>
      </w:r>
      <w:commentRangeEnd w:id="139"/>
      <w:r w:rsidR="00A60D61" w:rsidRPr="001A436D">
        <w:rPr>
          <w:rStyle w:val="CommentReference"/>
          <w:b w:val="0"/>
          <w:bCs w:val="0"/>
        </w:rPr>
        <w:commentReference w:id="139"/>
      </w:r>
      <w:commentRangeEnd w:id="140"/>
      <w:r w:rsidR="00C55004" w:rsidRPr="001A436D">
        <w:rPr>
          <w:rStyle w:val="CommentReference"/>
          <w:b w:val="0"/>
          <w:bCs w:val="0"/>
        </w:rPr>
        <w:commentReference w:id="140"/>
      </w:r>
    </w:p>
    <w:p w14:paraId="7922F247" w14:textId="44E0C2E8" w:rsidR="000A34C6" w:rsidRPr="001A436D" w:rsidRDefault="002F5345" w:rsidP="000A34C6">
      <w:pPr>
        <w:pStyle w:val="BodyText"/>
        <w:spacing w:before="154" w:line="237" w:lineRule="auto"/>
        <w:ind w:left="709" w:right="1128"/>
        <w:jc w:val="both"/>
        <w:rPr>
          <w:ins w:id="143" w:author="Vannieuwenhuyze Jorre" w:date="2025-02-17T15:25:00Z" w16du:dateUtc="2025-02-17T14:25:00Z"/>
          <w:color w:val="344449"/>
          <w:rPrChange w:id="144" w:author="Vannieuwenhuyze Jorre" w:date="2025-03-27T14:21:00Z" w16du:dateUtc="2025-03-27T13:21:00Z">
            <w:rPr>
              <w:ins w:id="145" w:author="Vannieuwenhuyze Jorre" w:date="2025-02-17T15:25:00Z" w16du:dateUtc="2025-02-17T14:25:00Z"/>
              <w:color w:val="344449"/>
              <w:spacing w:val="36"/>
            </w:rPr>
          </w:rPrChange>
        </w:rPr>
      </w:pPr>
      <w:r w:rsidRPr="001A436D">
        <w:rPr>
          <w:color w:val="344449"/>
        </w:rPr>
        <w:t>De conceptuele definitie beperkt zich doorgaans tot de betekenis die een door</w:t>
      </w:r>
      <w:del w:id="146" w:author="Vannieuwenhuyze Jorre" w:date="2025-02-17T15:27:00Z" w16du:dateUtc="2025-02-17T14:27:00Z">
        <w:r w:rsidRPr="001A436D" w:rsidDel="000A34C6">
          <w:rPr>
            <w:color w:val="344449"/>
          </w:rPr>
          <w:delText xml:space="preserve">‐ </w:delText>
        </w:r>
      </w:del>
      <w:r w:rsidRPr="001A436D">
        <w:rPr>
          <w:color w:val="344449"/>
        </w:rPr>
        <w:t>snee</w:t>
      </w:r>
      <w:r w:rsidRPr="001A436D">
        <w:rPr>
          <w:color w:val="344449"/>
          <w:rPrChange w:id="147" w:author="Vannieuwenhuyze Jorre" w:date="2025-03-27T14:21:00Z" w16du:dateUtc="2025-03-27T13:21:00Z">
            <w:rPr>
              <w:color w:val="344449"/>
              <w:spacing w:val="-2"/>
            </w:rPr>
          </w:rPrChange>
        </w:rPr>
        <w:t xml:space="preserve"> </w:t>
      </w:r>
      <w:r w:rsidRPr="001A436D">
        <w:rPr>
          <w:color w:val="344449"/>
        </w:rPr>
        <w:t>statistiekgebruiker</w:t>
      </w:r>
      <w:r w:rsidRPr="001A436D">
        <w:rPr>
          <w:color w:val="344449"/>
          <w:rPrChange w:id="148" w:author="Vannieuwenhuyze Jorre" w:date="2025-03-27T14:21:00Z" w16du:dateUtc="2025-03-27T13:21:00Z">
            <w:rPr>
              <w:color w:val="344449"/>
              <w:spacing w:val="-2"/>
            </w:rPr>
          </w:rPrChange>
        </w:rPr>
        <w:t xml:space="preserve"> </w:t>
      </w:r>
      <w:r w:rsidRPr="001A436D">
        <w:rPr>
          <w:color w:val="344449"/>
        </w:rPr>
        <w:t>aan</w:t>
      </w:r>
      <w:r w:rsidRPr="001A436D">
        <w:rPr>
          <w:color w:val="344449"/>
          <w:rPrChange w:id="149" w:author="Vannieuwenhuyze Jorre" w:date="2025-03-27T14:21:00Z" w16du:dateUtc="2025-03-27T13:21:00Z">
            <w:rPr>
              <w:color w:val="344449"/>
              <w:spacing w:val="-2"/>
            </w:rPr>
          </w:rPrChange>
        </w:rPr>
        <w:t xml:space="preserve"> </w:t>
      </w:r>
      <w:r w:rsidRPr="001A436D">
        <w:rPr>
          <w:color w:val="344449"/>
        </w:rPr>
        <w:t>het</w:t>
      </w:r>
      <w:r w:rsidRPr="001A436D">
        <w:rPr>
          <w:color w:val="344449"/>
          <w:rPrChange w:id="150" w:author="Vannieuwenhuyze Jorre" w:date="2025-03-27T14:21:00Z" w16du:dateUtc="2025-03-27T13:21:00Z">
            <w:rPr>
              <w:color w:val="344449"/>
              <w:spacing w:val="-2"/>
            </w:rPr>
          </w:rPrChange>
        </w:rPr>
        <w:t xml:space="preserve"> </w:t>
      </w:r>
      <w:r w:rsidRPr="001A436D">
        <w:rPr>
          <w:color w:val="344449"/>
        </w:rPr>
        <w:t>cijfer</w:t>
      </w:r>
      <w:r w:rsidRPr="001A436D">
        <w:rPr>
          <w:color w:val="344449"/>
          <w:rPrChange w:id="151" w:author="Vannieuwenhuyze Jorre" w:date="2025-03-27T14:21:00Z" w16du:dateUtc="2025-03-27T13:21:00Z">
            <w:rPr>
              <w:color w:val="344449"/>
              <w:spacing w:val="-2"/>
            </w:rPr>
          </w:rPrChange>
        </w:rPr>
        <w:t xml:space="preserve"> </w:t>
      </w:r>
      <w:r w:rsidRPr="001A436D">
        <w:rPr>
          <w:color w:val="344449"/>
        </w:rPr>
        <w:t>geeft.</w:t>
      </w:r>
      <w:r w:rsidRPr="001A436D">
        <w:rPr>
          <w:color w:val="344449"/>
          <w:rPrChange w:id="152" w:author="Vannieuwenhuyze Jorre" w:date="2025-03-27T14:21:00Z" w16du:dateUtc="2025-03-27T13:21:00Z">
            <w:rPr>
              <w:color w:val="344449"/>
              <w:spacing w:val="27"/>
            </w:rPr>
          </w:rPrChange>
        </w:rPr>
        <w:t xml:space="preserve"> </w:t>
      </w:r>
      <w:del w:id="153" w:author="Vannieuwenhuyze Jorre" w:date="2025-02-17T15:25:00Z" w16du:dateUtc="2025-02-17T14:25:00Z">
        <w:r w:rsidRPr="001A436D" w:rsidDel="000A34C6">
          <w:rPr>
            <w:color w:val="344449"/>
          </w:rPr>
          <w:delText>Ze</w:delText>
        </w:r>
        <w:r w:rsidRPr="001A436D" w:rsidDel="000A34C6">
          <w:rPr>
            <w:color w:val="344449"/>
            <w:rPrChange w:id="154" w:author="Vannieuwenhuyze Jorre" w:date="2025-03-27T14:21:00Z" w16du:dateUtc="2025-03-27T13:21:00Z">
              <w:rPr>
                <w:color w:val="344449"/>
                <w:spacing w:val="-2"/>
              </w:rPr>
            </w:rPrChange>
          </w:rPr>
          <w:delText xml:space="preserve"> </w:delText>
        </w:r>
      </w:del>
      <w:del w:id="155" w:author="Vannieuwenhuyze Jorre" w:date="2025-02-18T08:47:00Z" w16du:dateUtc="2025-02-18T07:47:00Z">
        <w:r w:rsidRPr="001A436D" w:rsidDel="009D6C22">
          <w:rPr>
            <w:color w:val="344449"/>
          </w:rPr>
          <w:delText>vertelt</w:delText>
        </w:r>
        <w:r w:rsidRPr="001A436D" w:rsidDel="009D6C22">
          <w:rPr>
            <w:color w:val="344449"/>
            <w:rPrChange w:id="156" w:author="Vannieuwenhuyze Jorre" w:date="2025-03-27T14:21:00Z" w16du:dateUtc="2025-03-27T13:21:00Z">
              <w:rPr>
                <w:color w:val="344449"/>
                <w:spacing w:val="-2"/>
              </w:rPr>
            </w:rPrChange>
          </w:rPr>
          <w:delText xml:space="preserve"> </w:delText>
        </w:r>
      </w:del>
      <w:del w:id="157" w:author="Vannieuwenhuyze Jorre" w:date="2025-02-17T15:25:00Z" w16du:dateUtc="2025-02-17T14:25:00Z">
        <w:r w:rsidRPr="001A436D" w:rsidDel="000A34C6">
          <w:rPr>
            <w:color w:val="344449"/>
          </w:rPr>
          <w:delText>echter</w:delText>
        </w:r>
        <w:r w:rsidRPr="001A436D" w:rsidDel="000A34C6">
          <w:rPr>
            <w:color w:val="344449"/>
            <w:rPrChange w:id="158" w:author="Vannieuwenhuyze Jorre" w:date="2025-03-27T14:21:00Z" w16du:dateUtc="2025-03-27T13:21:00Z">
              <w:rPr>
                <w:color w:val="344449"/>
                <w:spacing w:val="-2"/>
              </w:rPr>
            </w:rPrChange>
          </w:rPr>
          <w:delText xml:space="preserve"> </w:delText>
        </w:r>
        <w:r w:rsidRPr="001A436D" w:rsidDel="000A34C6">
          <w:rPr>
            <w:color w:val="344449"/>
          </w:rPr>
          <w:delText>vaak</w:delText>
        </w:r>
        <w:r w:rsidRPr="001A436D" w:rsidDel="000A34C6">
          <w:rPr>
            <w:color w:val="344449"/>
            <w:rPrChange w:id="159" w:author="Vannieuwenhuyze Jorre" w:date="2025-03-27T14:21:00Z" w16du:dateUtc="2025-03-27T13:21:00Z">
              <w:rPr>
                <w:color w:val="344449"/>
                <w:spacing w:val="-2"/>
              </w:rPr>
            </w:rPrChange>
          </w:rPr>
          <w:delText xml:space="preserve"> </w:delText>
        </w:r>
        <w:r w:rsidRPr="001A436D" w:rsidDel="000A34C6">
          <w:rPr>
            <w:color w:val="344449"/>
          </w:rPr>
          <w:delText>te</w:delText>
        </w:r>
      </w:del>
      <w:del w:id="160" w:author="Vannieuwenhuyze Jorre" w:date="2025-02-18T08:47:00Z" w16du:dateUtc="2025-02-18T07:47:00Z">
        <w:r w:rsidRPr="001A436D" w:rsidDel="009D6C22">
          <w:rPr>
            <w:color w:val="344449"/>
            <w:rPrChange w:id="161" w:author="Vannieuwenhuyze Jorre" w:date="2025-03-27T14:21:00Z" w16du:dateUtc="2025-03-27T13:21:00Z">
              <w:rPr>
                <w:color w:val="344449"/>
                <w:spacing w:val="-2"/>
              </w:rPr>
            </w:rPrChange>
          </w:rPr>
          <w:delText xml:space="preserve"> </w:delText>
        </w:r>
        <w:r w:rsidRPr="001A436D" w:rsidDel="009D6C22">
          <w:rPr>
            <w:color w:val="344449"/>
          </w:rPr>
          <w:delText>weinig</w:delText>
        </w:r>
        <w:r w:rsidRPr="001A436D" w:rsidDel="009D6C22">
          <w:rPr>
            <w:color w:val="344449"/>
            <w:rPrChange w:id="162" w:author="Vannieuwenhuyze Jorre" w:date="2025-03-27T14:21:00Z" w16du:dateUtc="2025-03-27T13:21:00Z">
              <w:rPr>
                <w:color w:val="344449"/>
                <w:spacing w:val="-2"/>
              </w:rPr>
            </w:rPrChange>
          </w:rPr>
          <w:delText xml:space="preserve"> </w:delText>
        </w:r>
        <w:r w:rsidRPr="001A436D" w:rsidDel="009D6C22">
          <w:rPr>
            <w:color w:val="344449"/>
          </w:rPr>
          <w:delText xml:space="preserve">over </w:delText>
        </w:r>
      </w:del>
      <w:ins w:id="163" w:author="Vannieuwenhuyze Jorre" w:date="2025-02-18T08:47:00Z" w16du:dateUtc="2025-02-18T07:47:00Z">
        <w:r w:rsidR="009D6C22" w:rsidRPr="001A436D">
          <w:rPr>
            <w:color w:val="344449"/>
          </w:rPr>
          <w:t>De conceptuele definitie is daarom meestal niet concreet over wat het precies weergeeft. In de zin “de Antwerpse bevolkingsgrootte neemt toe” is bijvoorbeeld “bevolkingsgrootte” enkel een abstract idee. Het woord vertelt immers niet wie je nu precies meetel</w:t>
        </w:r>
      </w:ins>
      <w:ins w:id="164" w:author="Vannieuwenhuyze Jorre" w:date="2025-02-18T08:48:00Z" w16du:dateUtc="2025-02-18T07:48:00Z">
        <w:r w:rsidR="005F4F6A" w:rsidRPr="001A436D">
          <w:rPr>
            <w:color w:val="344449"/>
          </w:rPr>
          <w:t>t</w:t>
        </w:r>
      </w:ins>
      <w:ins w:id="165" w:author="Vannieuwenhuyze Jorre" w:date="2025-02-18T08:47:00Z" w16du:dateUtc="2025-02-18T07:47:00Z">
        <w:r w:rsidR="009D6C22" w:rsidRPr="001A436D">
          <w:rPr>
            <w:color w:val="344449"/>
          </w:rPr>
          <w:t xml:space="preserve"> en wie niet om de grootte van de bevolking te bepalen. De conceptuele definitie van een cijfer vertelt dus weinig over </w:t>
        </w:r>
      </w:ins>
      <w:r w:rsidRPr="001A436D">
        <w:rPr>
          <w:color w:val="344449"/>
        </w:rPr>
        <w:t xml:space="preserve">hoe het cijfer precies </w:t>
      </w:r>
      <w:ins w:id="166" w:author="Vannieuwenhuyze Jorre" w:date="2025-02-17T15:50:00Z" w16du:dateUtc="2025-02-17T14:50:00Z">
        <w:r w:rsidR="00A5079E" w:rsidRPr="001A436D">
          <w:rPr>
            <w:color w:val="344449"/>
          </w:rPr>
          <w:t xml:space="preserve">werd </w:t>
        </w:r>
      </w:ins>
      <w:r w:rsidRPr="001A436D">
        <w:rPr>
          <w:color w:val="344449"/>
        </w:rPr>
        <w:t xml:space="preserve">berekend </w:t>
      </w:r>
      <w:del w:id="167" w:author="Vannieuwenhuyze Jorre" w:date="2025-02-17T15:50:00Z" w16du:dateUtc="2025-02-17T14:50:00Z">
        <w:r w:rsidRPr="001A436D" w:rsidDel="00A5079E">
          <w:rPr>
            <w:color w:val="344449"/>
          </w:rPr>
          <w:delText xml:space="preserve">werd </w:delText>
        </w:r>
      </w:del>
      <w:r w:rsidRPr="001A436D">
        <w:rPr>
          <w:color w:val="344449"/>
        </w:rPr>
        <w:t xml:space="preserve">en </w:t>
      </w:r>
      <w:ins w:id="168" w:author="Vannieuwenhuyze Jorre" w:date="2025-02-17T15:30:00Z" w16du:dateUtc="2025-02-17T14:30:00Z">
        <w:r w:rsidR="000A34C6" w:rsidRPr="001A436D">
          <w:rPr>
            <w:color w:val="344449"/>
          </w:rPr>
          <w:t xml:space="preserve">exact </w:t>
        </w:r>
      </w:ins>
      <w:r w:rsidRPr="001A436D">
        <w:rPr>
          <w:color w:val="344449"/>
        </w:rPr>
        <w:t xml:space="preserve">geïnterpreteerd </w:t>
      </w:r>
      <w:ins w:id="169" w:author="Vannieuwenhuyze Jorre" w:date="2025-02-18T08:48:00Z" w16du:dateUtc="2025-02-18T07:48:00Z">
        <w:r w:rsidR="005F4F6A" w:rsidRPr="001A436D">
          <w:rPr>
            <w:color w:val="344449"/>
          </w:rPr>
          <w:t>kan</w:t>
        </w:r>
      </w:ins>
      <w:del w:id="170" w:author="Vannieuwenhuyze Jorre" w:date="2025-02-18T08:48:00Z" w16du:dateUtc="2025-02-18T07:48:00Z">
        <w:r w:rsidRPr="001A436D" w:rsidDel="005F4F6A">
          <w:rPr>
            <w:color w:val="344449"/>
          </w:rPr>
          <w:delText>moet</w:delText>
        </w:r>
      </w:del>
      <w:r w:rsidRPr="001A436D">
        <w:rPr>
          <w:color w:val="344449"/>
        </w:rPr>
        <w:t xml:space="preserve"> worden.</w:t>
      </w:r>
      <w:del w:id="171" w:author="Vannieuwenhuyze Jorre" w:date="2025-02-17T15:50:00Z" w16du:dateUtc="2025-02-17T14:50:00Z">
        <w:r w:rsidRPr="001A436D" w:rsidDel="00A5079E">
          <w:rPr>
            <w:color w:val="344449"/>
            <w:rPrChange w:id="172" w:author="Vannieuwenhuyze Jorre" w:date="2025-03-27T14:21:00Z" w16du:dateUtc="2025-03-27T13:21:00Z">
              <w:rPr>
                <w:color w:val="344449"/>
                <w:spacing w:val="36"/>
              </w:rPr>
            </w:rPrChange>
          </w:rPr>
          <w:delText xml:space="preserve"> </w:delText>
        </w:r>
      </w:del>
    </w:p>
    <w:p w14:paraId="7A6ABDBC" w14:textId="1AA35433" w:rsidR="001E0BD9" w:rsidRPr="001A436D" w:rsidRDefault="002F5345">
      <w:pPr>
        <w:pStyle w:val="BodyText"/>
        <w:spacing w:before="154" w:line="237" w:lineRule="auto"/>
        <w:ind w:left="709" w:right="1128"/>
        <w:jc w:val="both"/>
      </w:pPr>
      <w:r w:rsidRPr="001A436D">
        <w:rPr>
          <w:color w:val="344449"/>
        </w:rPr>
        <w:t>Naast de conceptuele</w:t>
      </w:r>
      <w:r w:rsidRPr="001A436D">
        <w:rPr>
          <w:color w:val="344449"/>
          <w:rPrChange w:id="173" w:author="Vannieuwenhuyze Jorre" w:date="2025-03-27T14:21:00Z" w16du:dateUtc="2025-03-27T13:21:00Z">
            <w:rPr>
              <w:color w:val="344449"/>
              <w:spacing w:val="-1"/>
            </w:rPr>
          </w:rPrChange>
        </w:rPr>
        <w:t xml:space="preserve"> </w:t>
      </w:r>
      <w:r w:rsidRPr="001A436D">
        <w:rPr>
          <w:color w:val="344449"/>
        </w:rPr>
        <w:t>definitie</w:t>
      </w:r>
      <w:r w:rsidRPr="001A436D">
        <w:rPr>
          <w:color w:val="344449"/>
          <w:rPrChange w:id="174" w:author="Vannieuwenhuyze Jorre" w:date="2025-03-27T14:21:00Z" w16du:dateUtc="2025-03-27T13:21:00Z">
            <w:rPr>
              <w:color w:val="344449"/>
              <w:spacing w:val="-1"/>
            </w:rPr>
          </w:rPrChange>
        </w:rPr>
        <w:t xml:space="preserve"> </w:t>
      </w:r>
      <w:r w:rsidRPr="001A436D">
        <w:rPr>
          <w:color w:val="344449"/>
        </w:rPr>
        <w:t>heeft</w:t>
      </w:r>
      <w:r w:rsidRPr="001A436D">
        <w:rPr>
          <w:color w:val="344449"/>
          <w:rPrChange w:id="175" w:author="Vannieuwenhuyze Jorre" w:date="2025-03-27T14:21:00Z" w16du:dateUtc="2025-03-27T13:21:00Z">
            <w:rPr>
              <w:color w:val="344449"/>
              <w:spacing w:val="-1"/>
            </w:rPr>
          </w:rPrChange>
        </w:rPr>
        <w:t xml:space="preserve"> </w:t>
      </w:r>
      <w:r w:rsidRPr="001A436D">
        <w:rPr>
          <w:color w:val="344449"/>
        </w:rPr>
        <w:t>elke</w:t>
      </w:r>
      <w:r w:rsidRPr="001A436D">
        <w:rPr>
          <w:color w:val="344449"/>
          <w:rPrChange w:id="176" w:author="Vannieuwenhuyze Jorre" w:date="2025-03-27T14:21:00Z" w16du:dateUtc="2025-03-27T13:21:00Z">
            <w:rPr>
              <w:color w:val="344449"/>
              <w:spacing w:val="-1"/>
            </w:rPr>
          </w:rPrChange>
        </w:rPr>
        <w:t xml:space="preserve"> </w:t>
      </w:r>
      <w:r w:rsidRPr="001A436D">
        <w:rPr>
          <w:color w:val="344449"/>
        </w:rPr>
        <w:t>statistiek</w:t>
      </w:r>
      <w:r w:rsidRPr="001A436D">
        <w:rPr>
          <w:color w:val="344449"/>
          <w:rPrChange w:id="177" w:author="Vannieuwenhuyze Jorre" w:date="2025-03-27T14:21:00Z" w16du:dateUtc="2025-03-27T13:21:00Z">
            <w:rPr>
              <w:color w:val="344449"/>
              <w:spacing w:val="-1"/>
            </w:rPr>
          </w:rPrChange>
        </w:rPr>
        <w:t xml:space="preserve"> </w:t>
      </w:r>
      <w:r w:rsidRPr="001A436D">
        <w:rPr>
          <w:color w:val="344449"/>
        </w:rPr>
        <w:t>daarom</w:t>
      </w:r>
      <w:r w:rsidRPr="001A436D">
        <w:rPr>
          <w:color w:val="344449"/>
          <w:rPrChange w:id="178" w:author="Vannieuwenhuyze Jorre" w:date="2025-03-27T14:21:00Z" w16du:dateUtc="2025-03-27T13:21:00Z">
            <w:rPr>
              <w:color w:val="344449"/>
              <w:spacing w:val="-1"/>
            </w:rPr>
          </w:rPrChange>
        </w:rPr>
        <w:t xml:space="preserve"> </w:t>
      </w:r>
      <w:r w:rsidRPr="001A436D">
        <w:rPr>
          <w:color w:val="344449"/>
        </w:rPr>
        <w:t>ook een</w:t>
      </w:r>
      <w:r w:rsidRPr="001A436D">
        <w:rPr>
          <w:color w:val="344449"/>
          <w:rPrChange w:id="179" w:author="Vannieuwenhuyze Jorre" w:date="2025-03-27T14:21:00Z" w16du:dateUtc="2025-03-27T13:21:00Z">
            <w:rPr>
              <w:color w:val="344449"/>
              <w:spacing w:val="-1"/>
            </w:rPr>
          </w:rPrChange>
        </w:rPr>
        <w:t xml:space="preserve"> </w:t>
      </w:r>
      <w:r w:rsidRPr="001A436D">
        <w:rPr>
          <w:color w:val="344449"/>
        </w:rPr>
        <w:t>operationele</w:t>
      </w:r>
      <w:r w:rsidRPr="001A436D">
        <w:rPr>
          <w:color w:val="344449"/>
          <w:rPrChange w:id="180" w:author="Vannieuwenhuyze Jorre" w:date="2025-03-27T14:21:00Z" w16du:dateUtc="2025-03-27T13:21:00Z">
            <w:rPr>
              <w:color w:val="344449"/>
              <w:spacing w:val="-1"/>
            </w:rPr>
          </w:rPrChange>
        </w:rPr>
        <w:t xml:space="preserve"> </w:t>
      </w:r>
      <w:r w:rsidRPr="001A436D">
        <w:rPr>
          <w:color w:val="344449"/>
        </w:rPr>
        <w:t xml:space="preserve">definitie. Deze </w:t>
      </w:r>
      <w:r w:rsidRPr="001A436D">
        <w:rPr>
          <w:i/>
          <w:color w:val="70A2B8"/>
        </w:rPr>
        <w:t xml:space="preserve">operationele definitie </w:t>
      </w:r>
      <w:r w:rsidRPr="001A436D">
        <w:rPr>
          <w:color w:val="344449"/>
        </w:rPr>
        <w:t>beschrijft tot in detail hoe het cijfer exact is gemeten en</w:t>
      </w:r>
      <w:r w:rsidRPr="001A436D">
        <w:rPr>
          <w:color w:val="344449"/>
          <w:rPrChange w:id="181" w:author="Vannieuwenhuyze Jorre" w:date="2025-03-27T14:21:00Z" w16du:dateUtc="2025-03-27T13:21:00Z">
            <w:rPr>
              <w:color w:val="344449"/>
              <w:spacing w:val="-8"/>
            </w:rPr>
          </w:rPrChange>
        </w:rPr>
        <w:t xml:space="preserve"> </w:t>
      </w:r>
      <w:r w:rsidRPr="001A436D">
        <w:rPr>
          <w:color w:val="344449"/>
        </w:rPr>
        <w:t>geeft</w:t>
      </w:r>
      <w:r w:rsidRPr="001A436D">
        <w:rPr>
          <w:color w:val="344449"/>
          <w:rPrChange w:id="182" w:author="Vannieuwenhuyze Jorre" w:date="2025-03-27T14:21:00Z" w16du:dateUtc="2025-03-27T13:21:00Z">
            <w:rPr>
              <w:color w:val="344449"/>
              <w:spacing w:val="-8"/>
            </w:rPr>
          </w:rPrChange>
        </w:rPr>
        <w:t xml:space="preserve"> </w:t>
      </w:r>
      <w:r w:rsidRPr="001A436D">
        <w:rPr>
          <w:color w:val="344449"/>
        </w:rPr>
        <w:t>zo</w:t>
      </w:r>
      <w:r w:rsidRPr="001A436D">
        <w:rPr>
          <w:color w:val="344449"/>
          <w:rPrChange w:id="183" w:author="Vannieuwenhuyze Jorre" w:date="2025-03-27T14:21:00Z" w16du:dateUtc="2025-03-27T13:21:00Z">
            <w:rPr>
              <w:color w:val="344449"/>
              <w:spacing w:val="-8"/>
            </w:rPr>
          </w:rPrChange>
        </w:rPr>
        <w:t xml:space="preserve"> </w:t>
      </w:r>
      <w:r w:rsidRPr="001A436D">
        <w:rPr>
          <w:color w:val="344449"/>
        </w:rPr>
        <w:t>de</w:t>
      </w:r>
      <w:r w:rsidRPr="001A436D">
        <w:rPr>
          <w:color w:val="344449"/>
          <w:rPrChange w:id="184" w:author="Vannieuwenhuyze Jorre" w:date="2025-03-27T14:21:00Z" w16du:dateUtc="2025-03-27T13:21:00Z">
            <w:rPr>
              <w:color w:val="344449"/>
              <w:spacing w:val="-8"/>
            </w:rPr>
          </w:rPrChange>
        </w:rPr>
        <w:t xml:space="preserve"> </w:t>
      </w:r>
      <w:r w:rsidRPr="001A436D">
        <w:rPr>
          <w:color w:val="344449"/>
        </w:rPr>
        <w:t>precieze</w:t>
      </w:r>
      <w:r w:rsidRPr="001A436D">
        <w:rPr>
          <w:color w:val="344449"/>
          <w:rPrChange w:id="185" w:author="Vannieuwenhuyze Jorre" w:date="2025-03-27T14:21:00Z" w16du:dateUtc="2025-03-27T13:21:00Z">
            <w:rPr>
              <w:color w:val="344449"/>
              <w:spacing w:val="-8"/>
            </w:rPr>
          </w:rPrChange>
        </w:rPr>
        <w:t xml:space="preserve"> </w:t>
      </w:r>
      <w:r w:rsidRPr="001A436D">
        <w:rPr>
          <w:color w:val="344449"/>
        </w:rPr>
        <w:t>betekenis</w:t>
      </w:r>
      <w:r w:rsidRPr="001A436D">
        <w:rPr>
          <w:color w:val="344449"/>
          <w:rPrChange w:id="186" w:author="Vannieuwenhuyze Jorre" w:date="2025-03-27T14:21:00Z" w16du:dateUtc="2025-03-27T13:21:00Z">
            <w:rPr>
              <w:color w:val="344449"/>
              <w:spacing w:val="-8"/>
            </w:rPr>
          </w:rPrChange>
        </w:rPr>
        <w:t xml:space="preserve"> </w:t>
      </w:r>
      <w:r w:rsidRPr="001A436D">
        <w:rPr>
          <w:color w:val="344449"/>
        </w:rPr>
        <w:t>ervan</w:t>
      </w:r>
      <w:r w:rsidRPr="001A436D">
        <w:rPr>
          <w:color w:val="344449"/>
          <w:rPrChange w:id="187" w:author="Vannieuwenhuyze Jorre" w:date="2025-03-27T14:21:00Z" w16du:dateUtc="2025-03-27T13:21:00Z">
            <w:rPr>
              <w:color w:val="344449"/>
              <w:spacing w:val="-8"/>
            </w:rPr>
          </w:rPrChange>
        </w:rPr>
        <w:t xml:space="preserve"> </w:t>
      </w:r>
      <w:r w:rsidRPr="001A436D">
        <w:rPr>
          <w:color w:val="344449"/>
        </w:rPr>
        <w:t>weer.</w:t>
      </w:r>
      <w:r w:rsidRPr="001A436D">
        <w:rPr>
          <w:color w:val="344449"/>
          <w:rPrChange w:id="188" w:author="Vannieuwenhuyze Jorre" w:date="2025-03-27T14:21:00Z" w16du:dateUtc="2025-03-27T13:21:00Z">
            <w:rPr>
              <w:color w:val="344449"/>
              <w:spacing w:val="12"/>
            </w:rPr>
          </w:rPrChange>
        </w:rPr>
        <w:t xml:space="preserve"> </w:t>
      </w:r>
      <w:r w:rsidRPr="001A436D">
        <w:rPr>
          <w:color w:val="344449"/>
        </w:rPr>
        <w:t>De</w:t>
      </w:r>
      <w:r w:rsidRPr="001A436D">
        <w:rPr>
          <w:color w:val="344449"/>
          <w:rPrChange w:id="189" w:author="Vannieuwenhuyze Jorre" w:date="2025-03-27T14:21:00Z" w16du:dateUtc="2025-03-27T13:21:00Z">
            <w:rPr>
              <w:color w:val="344449"/>
              <w:spacing w:val="-8"/>
            </w:rPr>
          </w:rPrChange>
        </w:rPr>
        <w:t xml:space="preserve"> </w:t>
      </w:r>
      <w:r w:rsidRPr="001A436D">
        <w:rPr>
          <w:color w:val="344449"/>
        </w:rPr>
        <w:t>operationele</w:t>
      </w:r>
      <w:r w:rsidRPr="001A436D">
        <w:rPr>
          <w:color w:val="344449"/>
          <w:rPrChange w:id="190" w:author="Vannieuwenhuyze Jorre" w:date="2025-03-27T14:21:00Z" w16du:dateUtc="2025-03-27T13:21:00Z">
            <w:rPr>
              <w:color w:val="344449"/>
              <w:spacing w:val="-8"/>
            </w:rPr>
          </w:rPrChange>
        </w:rPr>
        <w:t xml:space="preserve"> </w:t>
      </w:r>
      <w:r w:rsidRPr="001A436D">
        <w:rPr>
          <w:color w:val="344449"/>
        </w:rPr>
        <w:t>definitie</w:t>
      </w:r>
      <w:r w:rsidRPr="001A436D">
        <w:rPr>
          <w:color w:val="344449"/>
          <w:rPrChange w:id="191" w:author="Vannieuwenhuyze Jorre" w:date="2025-03-27T14:21:00Z" w16du:dateUtc="2025-03-27T13:21:00Z">
            <w:rPr>
              <w:color w:val="344449"/>
              <w:spacing w:val="-8"/>
            </w:rPr>
          </w:rPrChange>
        </w:rPr>
        <w:t xml:space="preserve"> </w:t>
      </w:r>
      <w:r w:rsidRPr="001A436D">
        <w:rPr>
          <w:color w:val="344449"/>
        </w:rPr>
        <w:t>is</w:t>
      </w:r>
      <w:r w:rsidRPr="001A436D">
        <w:rPr>
          <w:color w:val="344449"/>
          <w:rPrChange w:id="192" w:author="Vannieuwenhuyze Jorre" w:date="2025-03-27T14:21:00Z" w16du:dateUtc="2025-03-27T13:21:00Z">
            <w:rPr>
              <w:color w:val="344449"/>
              <w:spacing w:val="-8"/>
            </w:rPr>
          </w:rPrChange>
        </w:rPr>
        <w:t xml:space="preserve"> </w:t>
      </w:r>
      <w:r w:rsidRPr="001A436D">
        <w:rPr>
          <w:color w:val="344449"/>
        </w:rPr>
        <w:t xml:space="preserve">daarom </w:t>
      </w:r>
      <w:del w:id="193" w:author="Vannieuwenhuyze Jorre" w:date="2025-03-27T14:12:00Z" w16du:dateUtc="2025-03-27T13:12:00Z">
        <w:r w:rsidRPr="001A436D" w:rsidDel="000527E1">
          <w:rPr>
            <w:color w:val="344449"/>
          </w:rPr>
          <w:delText xml:space="preserve">vaak </w:delText>
        </w:r>
      </w:del>
      <w:ins w:id="194" w:author="Vannieuwenhuyze Jorre" w:date="2025-03-27T14:12:00Z" w16du:dateUtc="2025-03-27T13:12:00Z">
        <w:r w:rsidR="000527E1" w:rsidRPr="001A436D">
          <w:rPr>
            <w:color w:val="344449"/>
          </w:rPr>
          <w:t xml:space="preserve">meestal </w:t>
        </w:r>
      </w:ins>
      <w:r w:rsidRPr="001A436D">
        <w:rPr>
          <w:color w:val="344449"/>
        </w:rPr>
        <w:t>veel uitgebreider dan de conceptuele definitie</w:t>
      </w:r>
      <w:del w:id="195" w:author="Vannieuwenhuyze Jorre" w:date="2025-02-17T15:28:00Z" w16du:dateUtc="2025-02-17T14:28:00Z">
        <w:r w:rsidRPr="001A436D" w:rsidDel="000A34C6">
          <w:rPr>
            <w:color w:val="344449"/>
          </w:rPr>
          <w:delText>.</w:delText>
        </w:r>
      </w:del>
      <w:ins w:id="196" w:author="Vannieuwenhuyze Jorre" w:date="2025-02-17T15:28:00Z" w16du:dateUtc="2025-02-17T14:28:00Z">
        <w:r w:rsidR="000A34C6" w:rsidRPr="001A436D">
          <w:rPr>
            <w:color w:val="344449"/>
          </w:rPr>
          <w:t>.</w:t>
        </w:r>
      </w:ins>
    </w:p>
    <w:p w14:paraId="25B31906" w14:textId="77A3FC57" w:rsidR="001E3564" w:rsidRPr="001A436D" w:rsidRDefault="002F5345" w:rsidP="36DF244D">
      <w:pPr>
        <w:pStyle w:val="BodyText"/>
        <w:spacing w:before="136" w:line="237" w:lineRule="auto"/>
        <w:ind w:left="709" w:right="1129"/>
        <w:jc w:val="both"/>
        <w:rPr>
          <w:color w:val="344449"/>
        </w:rPr>
      </w:pPr>
      <w:r w:rsidRPr="4FF31174">
        <w:rPr>
          <w:color w:val="344449"/>
        </w:rPr>
        <w:t>Neem opnieuw het aantal inwoners van Antwerpen in 2019. Dit cijfer, 525</w:t>
      </w:r>
      <w:ins w:id="197" w:author="Van Landschoot Lisa" w:date="2025-03-27T15:39:00Z">
        <w:r w:rsidR="7A1F5AB5" w:rsidRPr="4FF31174">
          <w:rPr>
            <w:color w:val="344449"/>
          </w:rPr>
          <w:t>.</w:t>
        </w:r>
      </w:ins>
      <w:del w:id="198" w:author="Van Landschoot Lisa" w:date="2025-03-27T15:39:00Z">
        <w:r w:rsidRPr="4FF31174" w:rsidDel="002F5345">
          <w:rPr>
            <w:color w:val="344449"/>
          </w:rPr>
          <w:delText xml:space="preserve"> </w:delText>
        </w:r>
      </w:del>
      <w:r w:rsidRPr="4FF31174">
        <w:rPr>
          <w:color w:val="344449"/>
        </w:rPr>
        <w:t xml:space="preserve">935, ver‐ wijst naar de bevolking op 1 januari 2019. Een vergelijkbaar maar ander cijfer kon worden berekend voor elke andere dag in het jaar of als een jaargemiddelde. </w:t>
      </w:r>
      <w:commentRangeStart w:id="199"/>
      <w:r w:rsidRPr="4FF31174">
        <w:rPr>
          <w:color w:val="344449"/>
        </w:rPr>
        <w:t>Bo</w:t>
      </w:r>
      <w:del w:id="200" w:author="Vannieuwenhuyze Jorre" w:date="2025-03-27T14:12:00Z">
        <w:r w:rsidRPr="4FF31174" w:rsidDel="002F5345">
          <w:rPr>
            <w:color w:val="344449"/>
          </w:rPr>
          <w:delText xml:space="preserve">‐ </w:delText>
        </w:r>
      </w:del>
      <w:r w:rsidRPr="4FF31174">
        <w:rPr>
          <w:color w:val="344449"/>
        </w:rPr>
        <w:t>vendien verwijst 525</w:t>
      </w:r>
      <w:ins w:id="201" w:author="Van Landschoot Lisa" w:date="2025-03-27T15:39:00Z">
        <w:r w:rsidR="56C19CF8" w:rsidRPr="4FF31174">
          <w:rPr>
            <w:color w:val="344449"/>
          </w:rPr>
          <w:t>.</w:t>
        </w:r>
      </w:ins>
      <w:del w:id="202" w:author="Van Landschoot Lisa" w:date="2025-03-27T15:39:00Z">
        <w:r w:rsidRPr="4FF31174" w:rsidDel="002F5345">
          <w:rPr>
            <w:color w:val="344449"/>
          </w:rPr>
          <w:delText xml:space="preserve"> </w:delText>
        </w:r>
      </w:del>
      <w:r w:rsidRPr="4FF31174">
        <w:rPr>
          <w:color w:val="344449"/>
        </w:rPr>
        <w:t xml:space="preserve">935 naar de wettelijke bevolking gerapporteerd door </w:t>
      </w:r>
      <w:proofErr w:type="spellStart"/>
      <w:r w:rsidRPr="4FF31174">
        <w:rPr>
          <w:color w:val="344449"/>
        </w:rPr>
        <w:t>Statbel</w:t>
      </w:r>
      <w:proofErr w:type="spellEnd"/>
      <w:r w:rsidRPr="4FF31174">
        <w:rPr>
          <w:color w:val="344449"/>
        </w:rPr>
        <w:t>. In de wettelijke bevolking worden personen uit het wachtregister niet meegeteld</w:t>
      </w:r>
      <w:del w:id="203" w:author="Noppe Jo" w:date="2025-01-20T09:38:00Z">
        <w:r w:rsidRPr="4FF31174" w:rsidDel="002F5345">
          <w:rPr>
            <w:color w:val="344449"/>
          </w:rPr>
          <w:delText xml:space="preserve">, in tegenstelling tot de </w:delText>
        </w:r>
        <w:commentRangeStart w:id="204"/>
        <w:r w:rsidRPr="4FF31174" w:rsidDel="002F5345">
          <w:rPr>
            <w:color w:val="344449"/>
          </w:rPr>
          <w:delText>‘gewoon verblijvende’ bevolking</w:delText>
        </w:r>
      </w:del>
      <w:commentRangeEnd w:id="204"/>
      <w:r>
        <w:rPr>
          <w:rStyle w:val="CommentReference"/>
        </w:rPr>
        <w:commentReference w:id="204"/>
      </w:r>
      <w:del w:id="205" w:author="Noppe Jo" w:date="2025-01-20T09:38:00Z">
        <w:r w:rsidRPr="4FF31174" w:rsidDel="002F5345">
          <w:rPr>
            <w:color w:val="344449"/>
          </w:rPr>
          <w:delText>,</w:delText>
        </w:r>
      </w:del>
      <w:r w:rsidRPr="4FF31174">
        <w:rPr>
          <w:color w:val="344449"/>
        </w:rPr>
        <w:t xml:space="preserve"> </w:t>
      </w:r>
      <w:del w:id="206" w:author="Van Landschoot Lisa" w:date="2025-03-27T15:40:00Z">
        <w:r w:rsidRPr="4FF31174" w:rsidDel="002F5345">
          <w:rPr>
            <w:color w:val="344449"/>
          </w:rPr>
          <w:delText>ook al wonen deze perso</w:delText>
        </w:r>
      </w:del>
      <w:del w:id="207" w:author="Vannieuwenhuyze Jorre" w:date="2025-02-17T15:51:00Z">
        <w:r w:rsidRPr="4FF31174" w:rsidDel="002F5345">
          <w:rPr>
            <w:color w:val="344449"/>
          </w:rPr>
          <w:delText xml:space="preserve">‐ </w:delText>
        </w:r>
      </w:del>
      <w:del w:id="208" w:author="Van Landschoot Lisa" w:date="2025-03-27T15:40:00Z">
        <w:r w:rsidRPr="4FF31174" w:rsidDel="002F5345">
          <w:rPr>
            <w:color w:val="344449"/>
          </w:rPr>
          <w:delText>nen al geruime tijd in België</w:delText>
        </w:r>
      </w:del>
      <w:r w:rsidRPr="4FF31174">
        <w:rPr>
          <w:color w:val="344449"/>
        </w:rPr>
        <w:t xml:space="preserve">. </w:t>
      </w:r>
      <w:commentRangeEnd w:id="199"/>
      <w:r>
        <w:rPr>
          <w:rStyle w:val="CommentReference"/>
        </w:rPr>
        <w:commentReference w:id="199"/>
      </w:r>
      <w:r w:rsidRPr="4FF31174">
        <w:rPr>
          <w:color w:val="344449"/>
        </w:rPr>
        <w:t>Verder verwijst het cijfer 525</w:t>
      </w:r>
      <w:ins w:id="209" w:author="Van Landschoot Lisa" w:date="2025-03-27T15:40:00Z">
        <w:r w:rsidR="2668BE18" w:rsidRPr="4FF31174">
          <w:rPr>
            <w:color w:val="344449"/>
          </w:rPr>
          <w:t>.</w:t>
        </w:r>
      </w:ins>
      <w:del w:id="210" w:author="Van Landschoot Lisa" w:date="2025-03-27T15:40:00Z">
        <w:r w:rsidRPr="4FF31174" w:rsidDel="002F5345">
          <w:rPr>
            <w:color w:val="344449"/>
          </w:rPr>
          <w:delText xml:space="preserve"> </w:delText>
        </w:r>
      </w:del>
      <w:r w:rsidRPr="4FF31174">
        <w:rPr>
          <w:color w:val="344449"/>
        </w:rPr>
        <w:t>935 naar de gemeente Antwerpen zoals gedefinieerd door NIS‐code 11002 in 2019</w:t>
      </w:r>
      <w:commentRangeStart w:id="211"/>
      <w:r w:rsidRPr="4FF31174">
        <w:rPr>
          <w:color w:val="344449"/>
        </w:rPr>
        <w:t>.</w:t>
      </w:r>
      <w:commentRangeEnd w:id="211"/>
      <w:r>
        <w:rPr>
          <w:rStyle w:val="CommentReference"/>
        </w:rPr>
        <w:commentReference w:id="211"/>
      </w:r>
      <w:r w:rsidRPr="4FF31174">
        <w:rPr>
          <w:color w:val="344449"/>
        </w:rPr>
        <w:t xml:space="preserve"> Door fusies, split</w:t>
      </w:r>
      <w:del w:id="212" w:author="Vannieuwenhuyze Jorre" w:date="2025-02-17T15:51:00Z">
        <w:r w:rsidRPr="4FF31174" w:rsidDel="002F5345">
          <w:rPr>
            <w:color w:val="344449"/>
          </w:rPr>
          <w:delText xml:space="preserve">‐ </w:delText>
        </w:r>
      </w:del>
      <w:r w:rsidRPr="4FF31174">
        <w:rPr>
          <w:color w:val="344449"/>
        </w:rPr>
        <w:t>singen of grensaanpassingen verandert het grondgebied van sommige gemeenten over de tijd; bijvoorbeeld, in 2025 fuseerde Antwerpen met Borsbeek, waardoor het grondgebied veranderde. De operationele definitie schept volledige duidelijk</w:t>
      </w:r>
      <w:ins w:id="213" w:author="Noppe Jo" w:date="2025-01-20T09:36:00Z">
        <w:r w:rsidR="78EE093E" w:rsidRPr="4FF31174">
          <w:rPr>
            <w:color w:val="344449"/>
          </w:rPr>
          <w:t>heid</w:t>
        </w:r>
      </w:ins>
      <w:r w:rsidRPr="4FF31174">
        <w:rPr>
          <w:color w:val="344449"/>
        </w:rPr>
        <w:t xml:space="preserve"> over al dit soort gemaakte keuzes om een statistiek te berekenen. De volledige operationele definitie van 525</w:t>
      </w:r>
      <w:ins w:id="214" w:author="Van Landschoot Lisa" w:date="2025-03-27T15:40:00Z">
        <w:r w:rsidR="0645D0EA" w:rsidRPr="4FF31174">
          <w:rPr>
            <w:color w:val="344449"/>
          </w:rPr>
          <w:t>.</w:t>
        </w:r>
      </w:ins>
      <w:del w:id="215" w:author="Van Landschoot Lisa" w:date="2025-03-27T15:40:00Z">
        <w:r w:rsidRPr="4FF31174" w:rsidDel="002F5345">
          <w:rPr>
            <w:color w:val="344449"/>
          </w:rPr>
          <w:delText xml:space="preserve"> </w:delText>
        </w:r>
      </w:del>
      <w:r w:rsidRPr="4FF31174">
        <w:rPr>
          <w:color w:val="344449"/>
        </w:rPr>
        <w:t>935 luidt</w:t>
      </w:r>
    </w:p>
    <w:p w14:paraId="25B31907" w14:textId="1F84356F" w:rsidR="001E3564" w:rsidRPr="001A436D" w:rsidDel="00A5079E" w:rsidRDefault="002F5345">
      <w:pPr>
        <w:pStyle w:val="BodyText"/>
        <w:spacing w:before="130" w:line="237" w:lineRule="auto"/>
        <w:ind w:left="1307" w:right="1727" w:hanging="101"/>
        <w:jc w:val="both"/>
        <w:rPr>
          <w:del w:id="216" w:author="Vannieuwenhuyze Jorre" w:date="2025-02-17T15:51:00Z" w16du:dateUtc="2025-02-17T14:51:00Z"/>
        </w:rPr>
      </w:pPr>
      <w:r w:rsidRPr="001A436D">
        <w:rPr>
          <w:color w:val="344449"/>
        </w:rPr>
        <w:t>“</w:t>
      </w:r>
      <w:commentRangeStart w:id="217"/>
      <w:r w:rsidRPr="001A436D">
        <w:rPr>
          <w:color w:val="344449"/>
        </w:rPr>
        <w:t xml:space="preserve">De grootte van de wettelijke bevolking op 1 januari 2019 </w:t>
      </w:r>
      <w:ins w:id="218" w:author="Vannieuwenhuyze Jorre" w:date="2025-02-18T08:49:00Z" w16du:dateUtc="2025-02-18T07:49:00Z">
        <w:r w:rsidR="00492602" w:rsidRPr="001A436D">
          <w:rPr>
            <w:color w:val="344449"/>
          </w:rPr>
          <w:t>0</w:t>
        </w:r>
      </w:ins>
      <w:ins w:id="219" w:author="Vannieuwenhuyze Jorre" w:date="2025-02-18T08:50:00Z" w16du:dateUtc="2025-02-18T07:50:00Z">
        <w:r w:rsidR="004C5902" w:rsidRPr="001A436D">
          <w:rPr>
            <w:color w:val="344449"/>
          </w:rPr>
          <w:t>.</w:t>
        </w:r>
      </w:ins>
      <w:ins w:id="220" w:author="Vannieuwenhuyze Jorre" w:date="2025-02-18T08:49:00Z" w16du:dateUtc="2025-02-18T07:49:00Z">
        <w:r w:rsidR="00492602" w:rsidRPr="001A436D">
          <w:rPr>
            <w:color w:val="344449"/>
          </w:rPr>
          <w:t xml:space="preserve">00 </w:t>
        </w:r>
      </w:ins>
      <w:ins w:id="221" w:author="Vannieuwenhuyze Jorre" w:date="2025-02-18T08:50:00Z" w16du:dateUtc="2025-02-18T07:50:00Z">
        <w:r w:rsidR="004C5902" w:rsidRPr="001A436D">
          <w:rPr>
            <w:color w:val="344449"/>
          </w:rPr>
          <w:t xml:space="preserve">uur </w:t>
        </w:r>
      </w:ins>
      <w:r w:rsidRPr="001A436D">
        <w:rPr>
          <w:color w:val="344449"/>
        </w:rPr>
        <w:t>van de ge</w:t>
      </w:r>
      <w:del w:id="222" w:author="Vannieuwenhuyze Jorre" w:date="2025-02-18T08:50:00Z" w16du:dateUtc="2025-02-18T07:50:00Z">
        <w:r w:rsidRPr="001A436D" w:rsidDel="00A5103F">
          <w:rPr>
            <w:color w:val="344449"/>
          </w:rPr>
          <w:delText xml:space="preserve">‐ </w:delText>
        </w:r>
      </w:del>
      <w:r w:rsidRPr="001A436D">
        <w:rPr>
          <w:color w:val="344449"/>
        </w:rPr>
        <w:t>meente</w:t>
      </w:r>
      <w:r w:rsidRPr="001A436D">
        <w:rPr>
          <w:color w:val="344449"/>
          <w:rPrChange w:id="223" w:author="Vannieuwenhuyze Jorre" w:date="2025-03-27T14:21:00Z" w16du:dateUtc="2025-03-27T13:21:00Z">
            <w:rPr>
              <w:color w:val="344449"/>
              <w:spacing w:val="-3"/>
            </w:rPr>
          </w:rPrChange>
        </w:rPr>
        <w:t xml:space="preserve"> </w:t>
      </w:r>
      <w:r w:rsidRPr="001A436D">
        <w:rPr>
          <w:color w:val="344449"/>
        </w:rPr>
        <w:t>Antwerpen</w:t>
      </w:r>
      <w:r w:rsidRPr="001A436D">
        <w:rPr>
          <w:color w:val="344449"/>
          <w:rPrChange w:id="224" w:author="Vannieuwenhuyze Jorre" w:date="2025-03-27T14:21:00Z" w16du:dateUtc="2025-03-27T13:21:00Z">
            <w:rPr>
              <w:color w:val="344449"/>
              <w:spacing w:val="-4"/>
            </w:rPr>
          </w:rPrChange>
        </w:rPr>
        <w:t xml:space="preserve"> </w:t>
      </w:r>
      <w:r w:rsidRPr="001A436D">
        <w:rPr>
          <w:color w:val="344449"/>
        </w:rPr>
        <w:t>(NIS</w:t>
      </w:r>
      <w:r w:rsidRPr="001A436D">
        <w:rPr>
          <w:color w:val="344449"/>
          <w:rPrChange w:id="225" w:author="Vannieuwenhuyze Jorre" w:date="2025-03-27T14:21:00Z" w16du:dateUtc="2025-03-27T13:21:00Z">
            <w:rPr>
              <w:color w:val="344449"/>
              <w:spacing w:val="-3"/>
            </w:rPr>
          </w:rPrChange>
        </w:rPr>
        <w:t xml:space="preserve"> </w:t>
      </w:r>
      <w:r w:rsidRPr="001A436D">
        <w:rPr>
          <w:color w:val="344449"/>
        </w:rPr>
        <w:t>11002</w:t>
      </w:r>
      <w:r w:rsidRPr="001A436D">
        <w:rPr>
          <w:color w:val="344449"/>
          <w:rPrChange w:id="226" w:author="Vannieuwenhuyze Jorre" w:date="2025-03-27T14:21:00Z" w16du:dateUtc="2025-03-27T13:21:00Z">
            <w:rPr>
              <w:color w:val="344449"/>
              <w:spacing w:val="-3"/>
            </w:rPr>
          </w:rPrChange>
        </w:rPr>
        <w:t xml:space="preserve"> </w:t>
      </w:r>
      <w:r w:rsidRPr="001A436D">
        <w:rPr>
          <w:color w:val="344449"/>
        </w:rPr>
        <w:t>in</w:t>
      </w:r>
      <w:r w:rsidRPr="001A436D">
        <w:rPr>
          <w:color w:val="344449"/>
          <w:rPrChange w:id="227" w:author="Vannieuwenhuyze Jorre" w:date="2025-03-27T14:21:00Z" w16du:dateUtc="2025-03-27T13:21:00Z">
            <w:rPr>
              <w:color w:val="344449"/>
              <w:spacing w:val="-3"/>
            </w:rPr>
          </w:rPrChange>
        </w:rPr>
        <w:t xml:space="preserve"> </w:t>
      </w:r>
      <w:r w:rsidRPr="001A436D">
        <w:rPr>
          <w:color w:val="344449"/>
        </w:rPr>
        <w:t>2019).</w:t>
      </w:r>
      <w:r w:rsidRPr="001A436D">
        <w:rPr>
          <w:color w:val="344449"/>
          <w:rPrChange w:id="228" w:author="Vannieuwenhuyze Jorre" w:date="2025-03-27T14:21:00Z" w16du:dateUtc="2025-03-27T13:21:00Z">
            <w:rPr>
              <w:color w:val="344449"/>
              <w:spacing w:val="23"/>
            </w:rPr>
          </w:rPrChange>
        </w:rPr>
        <w:t xml:space="preserve"> </w:t>
      </w:r>
      <w:r w:rsidRPr="001A436D">
        <w:rPr>
          <w:color w:val="344449"/>
        </w:rPr>
        <w:t>De</w:t>
      </w:r>
      <w:r w:rsidRPr="001A436D">
        <w:rPr>
          <w:color w:val="344449"/>
          <w:rPrChange w:id="229" w:author="Vannieuwenhuyze Jorre" w:date="2025-03-27T14:21:00Z" w16du:dateUtc="2025-03-27T13:21:00Z">
            <w:rPr>
              <w:color w:val="344449"/>
              <w:spacing w:val="-3"/>
            </w:rPr>
          </w:rPrChange>
        </w:rPr>
        <w:t xml:space="preserve"> </w:t>
      </w:r>
      <w:r w:rsidRPr="001A436D">
        <w:rPr>
          <w:color w:val="344449"/>
        </w:rPr>
        <w:t>bevolkingsgrootte</w:t>
      </w:r>
      <w:r w:rsidRPr="001A436D">
        <w:rPr>
          <w:color w:val="344449"/>
          <w:rPrChange w:id="230" w:author="Vannieuwenhuyze Jorre" w:date="2025-03-27T14:21:00Z" w16du:dateUtc="2025-03-27T13:21:00Z">
            <w:rPr>
              <w:color w:val="344449"/>
              <w:spacing w:val="-3"/>
            </w:rPr>
          </w:rPrChange>
        </w:rPr>
        <w:t xml:space="preserve"> </w:t>
      </w:r>
      <w:r w:rsidRPr="001A436D">
        <w:rPr>
          <w:color w:val="344449"/>
        </w:rPr>
        <w:t>wordt aangeleverd</w:t>
      </w:r>
      <w:r w:rsidRPr="001A436D">
        <w:rPr>
          <w:color w:val="344449"/>
          <w:rPrChange w:id="231" w:author="Vannieuwenhuyze Jorre" w:date="2025-03-27T14:21:00Z" w16du:dateUtc="2025-03-27T13:21:00Z">
            <w:rPr>
              <w:color w:val="344449"/>
              <w:spacing w:val="-12"/>
            </w:rPr>
          </w:rPrChange>
        </w:rPr>
        <w:t xml:space="preserve"> </w:t>
      </w:r>
      <w:r w:rsidRPr="001A436D">
        <w:rPr>
          <w:color w:val="344449"/>
        </w:rPr>
        <w:t>door</w:t>
      </w:r>
      <w:r w:rsidRPr="001A436D">
        <w:rPr>
          <w:color w:val="344449"/>
          <w:rPrChange w:id="232" w:author="Vannieuwenhuyze Jorre" w:date="2025-03-27T14:21:00Z" w16du:dateUtc="2025-03-27T13:21:00Z">
            <w:rPr>
              <w:color w:val="344449"/>
              <w:spacing w:val="-12"/>
            </w:rPr>
          </w:rPrChange>
        </w:rPr>
        <w:t xml:space="preserve"> </w:t>
      </w:r>
      <w:del w:id="233" w:author="De Winter Tom" w:date="2025-01-17T16:46:00Z" w16du:dateUtc="2025-01-17T15:46:00Z">
        <w:r w:rsidRPr="001A436D" w:rsidDel="007477AD">
          <w:rPr>
            <w:color w:val="344449"/>
          </w:rPr>
          <w:delText>Statebl</w:delText>
        </w:r>
        <w:r w:rsidRPr="001A436D" w:rsidDel="007477AD">
          <w:rPr>
            <w:color w:val="344449"/>
            <w:rPrChange w:id="234" w:author="Vannieuwenhuyze Jorre" w:date="2025-03-27T14:21:00Z" w16du:dateUtc="2025-03-27T13:21:00Z">
              <w:rPr>
                <w:color w:val="344449"/>
                <w:spacing w:val="-12"/>
              </w:rPr>
            </w:rPrChange>
          </w:rPr>
          <w:delText xml:space="preserve"> </w:delText>
        </w:r>
      </w:del>
      <w:proofErr w:type="spellStart"/>
      <w:ins w:id="235" w:author="De Winter Tom" w:date="2025-01-17T16:46:00Z" w16du:dateUtc="2025-01-17T15:46:00Z">
        <w:r w:rsidR="007477AD" w:rsidRPr="001A436D">
          <w:rPr>
            <w:color w:val="344449"/>
          </w:rPr>
          <w:t>Statbel</w:t>
        </w:r>
        <w:proofErr w:type="spellEnd"/>
        <w:r w:rsidR="007477AD" w:rsidRPr="001A436D">
          <w:rPr>
            <w:color w:val="344449"/>
            <w:rPrChange w:id="236" w:author="Vannieuwenhuyze Jorre" w:date="2025-03-27T14:21:00Z" w16du:dateUtc="2025-03-27T13:21:00Z">
              <w:rPr>
                <w:color w:val="344449"/>
                <w:spacing w:val="-12"/>
              </w:rPr>
            </w:rPrChange>
          </w:rPr>
          <w:t xml:space="preserve"> </w:t>
        </w:r>
      </w:ins>
      <w:r w:rsidRPr="001A436D">
        <w:rPr>
          <w:color w:val="344449"/>
        </w:rPr>
        <w:t>op</w:t>
      </w:r>
      <w:r w:rsidRPr="001A436D">
        <w:rPr>
          <w:color w:val="344449"/>
          <w:rPrChange w:id="237" w:author="Vannieuwenhuyze Jorre" w:date="2025-03-27T14:21:00Z" w16du:dateUtc="2025-03-27T13:21:00Z">
            <w:rPr>
              <w:color w:val="344449"/>
              <w:spacing w:val="-12"/>
            </w:rPr>
          </w:rPrChange>
        </w:rPr>
        <w:t xml:space="preserve"> </w:t>
      </w:r>
      <w:r w:rsidRPr="001A436D">
        <w:rPr>
          <w:color w:val="344449"/>
        </w:rPr>
        <w:t>basis</w:t>
      </w:r>
      <w:r w:rsidRPr="001A436D">
        <w:rPr>
          <w:color w:val="344449"/>
          <w:rPrChange w:id="238" w:author="Vannieuwenhuyze Jorre" w:date="2025-03-27T14:21:00Z" w16du:dateUtc="2025-03-27T13:21:00Z">
            <w:rPr>
              <w:color w:val="344449"/>
              <w:spacing w:val="-12"/>
            </w:rPr>
          </w:rPrChange>
        </w:rPr>
        <w:t xml:space="preserve"> </w:t>
      </w:r>
      <w:r w:rsidRPr="001A436D">
        <w:rPr>
          <w:color w:val="344449"/>
        </w:rPr>
        <w:t>van</w:t>
      </w:r>
      <w:r w:rsidRPr="001A436D">
        <w:rPr>
          <w:color w:val="344449"/>
          <w:rPrChange w:id="239" w:author="Vannieuwenhuyze Jorre" w:date="2025-03-27T14:21:00Z" w16du:dateUtc="2025-03-27T13:21:00Z">
            <w:rPr>
              <w:color w:val="344449"/>
              <w:spacing w:val="-12"/>
            </w:rPr>
          </w:rPrChange>
        </w:rPr>
        <w:t xml:space="preserve"> </w:t>
      </w:r>
      <w:r w:rsidRPr="001A436D">
        <w:rPr>
          <w:color w:val="344449"/>
        </w:rPr>
        <w:t>het</w:t>
      </w:r>
      <w:r w:rsidRPr="001A436D">
        <w:rPr>
          <w:color w:val="344449"/>
          <w:rPrChange w:id="240" w:author="Vannieuwenhuyze Jorre" w:date="2025-03-27T14:21:00Z" w16du:dateUtc="2025-03-27T13:21:00Z">
            <w:rPr>
              <w:color w:val="344449"/>
              <w:spacing w:val="-12"/>
            </w:rPr>
          </w:rPrChange>
        </w:rPr>
        <w:t xml:space="preserve"> </w:t>
      </w:r>
      <w:r w:rsidRPr="001A436D">
        <w:rPr>
          <w:color w:val="344449"/>
        </w:rPr>
        <w:t>Rijksregister</w:t>
      </w:r>
      <w:r w:rsidRPr="001A436D">
        <w:rPr>
          <w:color w:val="344449"/>
          <w:rPrChange w:id="241" w:author="Vannieuwenhuyze Jorre" w:date="2025-03-27T14:21:00Z" w16du:dateUtc="2025-03-27T13:21:00Z">
            <w:rPr>
              <w:color w:val="344449"/>
              <w:spacing w:val="-12"/>
            </w:rPr>
          </w:rPrChange>
        </w:rPr>
        <w:t xml:space="preserve"> </w:t>
      </w:r>
      <w:r w:rsidRPr="001A436D">
        <w:rPr>
          <w:color w:val="344449"/>
        </w:rPr>
        <w:t>van</w:t>
      </w:r>
      <w:r w:rsidRPr="001A436D">
        <w:rPr>
          <w:color w:val="344449"/>
          <w:rPrChange w:id="242" w:author="Vannieuwenhuyze Jorre" w:date="2025-03-27T14:21:00Z" w16du:dateUtc="2025-03-27T13:21:00Z">
            <w:rPr>
              <w:color w:val="344449"/>
              <w:spacing w:val="-12"/>
            </w:rPr>
          </w:rPrChange>
        </w:rPr>
        <w:t xml:space="preserve"> </w:t>
      </w:r>
      <w:r w:rsidRPr="001A436D">
        <w:rPr>
          <w:color w:val="344449"/>
        </w:rPr>
        <w:t>de</w:t>
      </w:r>
      <w:r w:rsidRPr="001A436D">
        <w:rPr>
          <w:color w:val="344449"/>
          <w:rPrChange w:id="243" w:author="Vannieuwenhuyze Jorre" w:date="2025-03-27T14:21:00Z" w16du:dateUtc="2025-03-27T13:21:00Z">
            <w:rPr>
              <w:color w:val="344449"/>
              <w:spacing w:val="-12"/>
            </w:rPr>
          </w:rPrChange>
        </w:rPr>
        <w:t xml:space="preserve"> </w:t>
      </w:r>
      <w:r w:rsidRPr="001A436D">
        <w:rPr>
          <w:color w:val="344449"/>
        </w:rPr>
        <w:t>natuur</w:t>
      </w:r>
      <w:del w:id="244" w:author="Vannieuwenhuyze Jorre" w:date="2025-02-18T08:50:00Z" w16du:dateUtc="2025-02-18T07:50:00Z">
        <w:r w:rsidRPr="001A436D" w:rsidDel="00A5103F">
          <w:rPr>
            <w:color w:val="344449"/>
          </w:rPr>
          <w:delText xml:space="preserve">‐ </w:delText>
        </w:r>
      </w:del>
      <w:r w:rsidRPr="001A436D">
        <w:rPr>
          <w:color w:val="344449"/>
          <w:rPrChange w:id="245" w:author="Vannieuwenhuyze Jorre" w:date="2025-03-27T14:21:00Z" w16du:dateUtc="2025-03-27T13:21:00Z">
            <w:rPr>
              <w:color w:val="344449"/>
              <w:spacing w:val="-2"/>
            </w:rPr>
          </w:rPrChange>
        </w:rPr>
        <w:t>lijke</w:t>
      </w:r>
      <w:r w:rsidRPr="001A436D">
        <w:rPr>
          <w:color w:val="344449"/>
          <w:rPrChange w:id="246" w:author="Vannieuwenhuyze Jorre" w:date="2025-03-27T14:21:00Z" w16du:dateUtc="2025-03-27T13:21:00Z">
            <w:rPr>
              <w:color w:val="344449"/>
              <w:spacing w:val="-12"/>
            </w:rPr>
          </w:rPrChange>
        </w:rPr>
        <w:t xml:space="preserve"> </w:t>
      </w:r>
      <w:r w:rsidRPr="001A436D">
        <w:rPr>
          <w:color w:val="344449"/>
          <w:rPrChange w:id="247" w:author="Vannieuwenhuyze Jorre" w:date="2025-03-27T14:21:00Z" w16du:dateUtc="2025-03-27T13:21:00Z">
            <w:rPr>
              <w:color w:val="344449"/>
              <w:spacing w:val="-2"/>
            </w:rPr>
          </w:rPrChange>
        </w:rPr>
        <w:t>personen.</w:t>
      </w:r>
      <w:commentRangeEnd w:id="217"/>
      <w:r w:rsidR="00F607F0" w:rsidRPr="001A436D">
        <w:rPr>
          <w:rStyle w:val="CommentReference"/>
        </w:rPr>
        <w:commentReference w:id="217"/>
      </w:r>
      <w:r w:rsidRPr="001A436D">
        <w:rPr>
          <w:color w:val="344449"/>
          <w:rPrChange w:id="248" w:author="Vannieuwenhuyze Jorre" w:date="2025-03-27T14:21:00Z" w16du:dateUtc="2025-03-27T13:21:00Z">
            <w:rPr>
              <w:color w:val="344449"/>
              <w:spacing w:val="-1"/>
            </w:rPr>
          </w:rPrChange>
        </w:rPr>
        <w:t xml:space="preserve"> </w:t>
      </w:r>
      <w:commentRangeStart w:id="249"/>
      <w:commentRangeStart w:id="250"/>
      <w:r w:rsidRPr="001A436D">
        <w:rPr>
          <w:color w:val="344449"/>
          <w:rPrChange w:id="251" w:author="Vannieuwenhuyze Jorre" w:date="2025-03-27T14:21:00Z" w16du:dateUtc="2025-03-27T13:21:00Z">
            <w:rPr>
              <w:color w:val="344449"/>
              <w:spacing w:val="-2"/>
            </w:rPr>
          </w:rPrChange>
        </w:rPr>
        <w:t>De</w:t>
      </w:r>
      <w:r w:rsidRPr="001A436D">
        <w:rPr>
          <w:color w:val="344449"/>
          <w:rPrChange w:id="252" w:author="Vannieuwenhuyze Jorre" w:date="2025-03-27T14:21:00Z" w16du:dateUtc="2025-03-27T13:21:00Z">
            <w:rPr>
              <w:color w:val="344449"/>
              <w:spacing w:val="-12"/>
            </w:rPr>
          </w:rPrChange>
        </w:rPr>
        <w:t xml:space="preserve"> </w:t>
      </w:r>
      <w:r w:rsidRPr="001A436D">
        <w:rPr>
          <w:color w:val="344449"/>
          <w:rPrChange w:id="253" w:author="Vannieuwenhuyze Jorre" w:date="2025-03-27T14:21:00Z" w16du:dateUtc="2025-03-27T13:21:00Z">
            <w:rPr>
              <w:color w:val="344449"/>
              <w:spacing w:val="-2"/>
            </w:rPr>
          </w:rPrChange>
        </w:rPr>
        <w:t>wettelijke</w:t>
      </w:r>
      <w:r w:rsidRPr="001A436D">
        <w:rPr>
          <w:color w:val="344449"/>
          <w:rPrChange w:id="254" w:author="Vannieuwenhuyze Jorre" w:date="2025-03-27T14:21:00Z" w16du:dateUtc="2025-03-27T13:21:00Z">
            <w:rPr>
              <w:color w:val="344449"/>
              <w:spacing w:val="-12"/>
            </w:rPr>
          </w:rPrChange>
        </w:rPr>
        <w:t xml:space="preserve"> </w:t>
      </w:r>
      <w:r w:rsidRPr="001A436D">
        <w:rPr>
          <w:color w:val="344449"/>
          <w:rPrChange w:id="255" w:author="Vannieuwenhuyze Jorre" w:date="2025-03-27T14:21:00Z" w16du:dateUtc="2025-03-27T13:21:00Z">
            <w:rPr>
              <w:color w:val="344449"/>
              <w:spacing w:val="-2"/>
            </w:rPr>
          </w:rPrChange>
        </w:rPr>
        <w:t>bevolking</w:t>
      </w:r>
      <w:r w:rsidRPr="001A436D">
        <w:rPr>
          <w:color w:val="344449"/>
          <w:rPrChange w:id="256" w:author="Vannieuwenhuyze Jorre" w:date="2025-03-27T14:21:00Z" w16du:dateUtc="2025-03-27T13:21:00Z">
            <w:rPr>
              <w:color w:val="344449"/>
              <w:spacing w:val="-11"/>
            </w:rPr>
          </w:rPrChange>
        </w:rPr>
        <w:t xml:space="preserve"> </w:t>
      </w:r>
      <w:r w:rsidRPr="001A436D">
        <w:rPr>
          <w:color w:val="344449"/>
          <w:rPrChange w:id="257" w:author="Vannieuwenhuyze Jorre" w:date="2025-03-27T14:21:00Z" w16du:dateUtc="2025-03-27T13:21:00Z">
            <w:rPr>
              <w:color w:val="344449"/>
              <w:spacing w:val="-2"/>
            </w:rPr>
          </w:rPrChange>
        </w:rPr>
        <w:t>telt</w:t>
      </w:r>
      <w:r w:rsidRPr="001A436D">
        <w:rPr>
          <w:color w:val="344449"/>
          <w:rPrChange w:id="258" w:author="Vannieuwenhuyze Jorre" w:date="2025-03-27T14:21:00Z" w16du:dateUtc="2025-03-27T13:21:00Z">
            <w:rPr>
              <w:color w:val="344449"/>
              <w:spacing w:val="-12"/>
            </w:rPr>
          </w:rPrChange>
        </w:rPr>
        <w:t xml:space="preserve"> </w:t>
      </w:r>
      <w:r w:rsidRPr="001A436D">
        <w:rPr>
          <w:color w:val="344449"/>
          <w:rPrChange w:id="259" w:author="Vannieuwenhuyze Jorre" w:date="2025-03-27T14:21:00Z" w16du:dateUtc="2025-03-27T13:21:00Z">
            <w:rPr>
              <w:color w:val="344449"/>
              <w:spacing w:val="-2"/>
            </w:rPr>
          </w:rPrChange>
        </w:rPr>
        <w:t>alle</w:t>
      </w:r>
      <w:r w:rsidRPr="001A436D">
        <w:rPr>
          <w:color w:val="344449"/>
          <w:rPrChange w:id="260" w:author="Vannieuwenhuyze Jorre" w:date="2025-03-27T14:21:00Z" w16du:dateUtc="2025-03-27T13:21:00Z">
            <w:rPr>
              <w:color w:val="344449"/>
              <w:spacing w:val="-11"/>
            </w:rPr>
          </w:rPrChange>
        </w:rPr>
        <w:t xml:space="preserve"> </w:t>
      </w:r>
      <w:r w:rsidRPr="001A436D">
        <w:rPr>
          <w:color w:val="344449"/>
          <w:rPrChange w:id="261" w:author="Vannieuwenhuyze Jorre" w:date="2025-03-27T14:21:00Z" w16du:dateUtc="2025-03-27T13:21:00Z">
            <w:rPr>
              <w:color w:val="344449"/>
              <w:spacing w:val="-2"/>
            </w:rPr>
          </w:rPrChange>
        </w:rPr>
        <w:t>inschrijvingen</w:t>
      </w:r>
      <w:r w:rsidRPr="001A436D">
        <w:rPr>
          <w:color w:val="344449"/>
          <w:rPrChange w:id="262" w:author="Vannieuwenhuyze Jorre" w:date="2025-03-27T14:21:00Z" w16du:dateUtc="2025-03-27T13:21:00Z">
            <w:rPr>
              <w:color w:val="344449"/>
              <w:spacing w:val="-12"/>
            </w:rPr>
          </w:rPrChange>
        </w:rPr>
        <w:t xml:space="preserve"> </w:t>
      </w:r>
      <w:r w:rsidRPr="001A436D">
        <w:rPr>
          <w:color w:val="344449"/>
          <w:rPrChange w:id="263" w:author="Vannieuwenhuyze Jorre" w:date="2025-03-27T14:21:00Z" w16du:dateUtc="2025-03-27T13:21:00Z">
            <w:rPr>
              <w:color w:val="344449"/>
              <w:spacing w:val="-2"/>
            </w:rPr>
          </w:rPrChange>
        </w:rPr>
        <w:t>in</w:t>
      </w:r>
      <w:r w:rsidRPr="001A436D">
        <w:rPr>
          <w:color w:val="344449"/>
          <w:rPrChange w:id="264" w:author="Vannieuwenhuyze Jorre" w:date="2025-03-27T14:21:00Z" w16du:dateUtc="2025-03-27T13:21:00Z">
            <w:rPr>
              <w:color w:val="344449"/>
              <w:spacing w:val="-11"/>
            </w:rPr>
          </w:rPrChange>
        </w:rPr>
        <w:t xml:space="preserve"> </w:t>
      </w:r>
      <w:r w:rsidRPr="001A436D">
        <w:rPr>
          <w:color w:val="344449"/>
          <w:rPrChange w:id="265" w:author="Vannieuwenhuyze Jorre" w:date="2025-03-27T14:21:00Z" w16du:dateUtc="2025-03-27T13:21:00Z">
            <w:rPr>
              <w:color w:val="344449"/>
              <w:spacing w:val="-2"/>
            </w:rPr>
          </w:rPrChange>
        </w:rPr>
        <w:t>het</w:t>
      </w:r>
      <w:r w:rsidRPr="001A436D">
        <w:rPr>
          <w:color w:val="344449"/>
          <w:rPrChange w:id="266" w:author="Vannieuwenhuyze Jorre" w:date="2025-03-27T14:21:00Z" w16du:dateUtc="2025-03-27T13:21:00Z">
            <w:rPr>
              <w:color w:val="344449"/>
              <w:spacing w:val="-12"/>
            </w:rPr>
          </w:rPrChange>
        </w:rPr>
        <w:t xml:space="preserve"> </w:t>
      </w:r>
      <w:r w:rsidRPr="001A436D">
        <w:rPr>
          <w:color w:val="344449"/>
          <w:rPrChange w:id="267" w:author="Vannieuwenhuyze Jorre" w:date="2025-03-27T14:21:00Z" w16du:dateUtc="2025-03-27T13:21:00Z">
            <w:rPr>
              <w:color w:val="344449"/>
              <w:spacing w:val="-2"/>
            </w:rPr>
          </w:rPrChange>
        </w:rPr>
        <w:t>be</w:t>
      </w:r>
      <w:del w:id="268" w:author="Vannieuwenhuyze Jorre" w:date="2025-02-18T08:50:00Z" w16du:dateUtc="2025-02-18T07:50:00Z">
        <w:r w:rsidRPr="001A436D" w:rsidDel="00A5103F">
          <w:rPr>
            <w:color w:val="344449"/>
            <w:rPrChange w:id="269" w:author="Vannieuwenhuyze Jorre" w:date="2025-03-27T14:21:00Z" w16du:dateUtc="2025-03-27T13:21:00Z">
              <w:rPr>
                <w:color w:val="344449"/>
                <w:spacing w:val="-2"/>
              </w:rPr>
            </w:rPrChange>
          </w:rPr>
          <w:delText xml:space="preserve">‐ </w:delText>
        </w:r>
      </w:del>
      <w:r w:rsidRPr="001A436D">
        <w:rPr>
          <w:color w:val="344449"/>
          <w:rPrChange w:id="270" w:author="Vannieuwenhuyze Jorre" w:date="2025-03-27T14:21:00Z" w16du:dateUtc="2025-03-27T13:21:00Z">
            <w:rPr>
              <w:color w:val="344449"/>
              <w:spacing w:val="-2"/>
            </w:rPr>
          </w:rPrChange>
        </w:rPr>
        <w:t>volkingsregister</w:t>
      </w:r>
      <w:r w:rsidRPr="001A436D">
        <w:rPr>
          <w:color w:val="344449"/>
          <w:rPrChange w:id="271" w:author="Vannieuwenhuyze Jorre" w:date="2025-03-27T14:21:00Z" w16du:dateUtc="2025-03-27T13:21:00Z">
            <w:rPr>
              <w:color w:val="344449"/>
              <w:spacing w:val="-8"/>
            </w:rPr>
          </w:rPrChange>
        </w:rPr>
        <w:t xml:space="preserve"> </w:t>
      </w:r>
      <w:r w:rsidRPr="001A436D">
        <w:rPr>
          <w:color w:val="344449"/>
          <w:rPrChange w:id="272" w:author="Vannieuwenhuyze Jorre" w:date="2025-03-27T14:21:00Z" w16du:dateUtc="2025-03-27T13:21:00Z">
            <w:rPr>
              <w:color w:val="344449"/>
              <w:spacing w:val="-2"/>
            </w:rPr>
          </w:rPrChange>
        </w:rPr>
        <w:t>(Belgen</w:t>
      </w:r>
      <w:r w:rsidRPr="001A436D">
        <w:rPr>
          <w:color w:val="344449"/>
          <w:rPrChange w:id="273" w:author="Vannieuwenhuyze Jorre" w:date="2025-03-27T14:21:00Z" w16du:dateUtc="2025-03-27T13:21:00Z">
            <w:rPr>
              <w:color w:val="344449"/>
              <w:spacing w:val="-8"/>
            </w:rPr>
          </w:rPrChange>
        </w:rPr>
        <w:t xml:space="preserve"> </w:t>
      </w:r>
      <w:r w:rsidRPr="001A436D">
        <w:rPr>
          <w:color w:val="344449"/>
          <w:rPrChange w:id="274" w:author="Vannieuwenhuyze Jorre" w:date="2025-03-27T14:21:00Z" w16du:dateUtc="2025-03-27T13:21:00Z">
            <w:rPr>
              <w:color w:val="344449"/>
              <w:spacing w:val="-2"/>
            </w:rPr>
          </w:rPrChange>
        </w:rPr>
        <w:t>en</w:t>
      </w:r>
      <w:r w:rsidRPr="001A436D">
        <w:rPr>
          <w:color w:val="344449"/>
          <w:rPrChange w:id="275" w:author="Vannieuwenhuyze Jorre" w:date="2025-03-27T14:21:00Z" w16du:dateUtc="2025-03-27T13:21:00Z">
            <w:rPr>
              <w:color w:val="344449"/>
              <w:spacing w:val="-7"/>
            </w:rPr>
          </w:rPrChange>
        </w:rPr>
        <w:t xml:space="preserve"> </w:t>
      </w:r>
      <w:r w:rsidRPr="001A436D">
        <w:rPr>
          <w:color w:val="344449"/>
          <w:rPrChange w:id="276" w:author="Vannieuwenhuyze Jorre" w:date="2025-03-27T14:21:00Z" w16du:dateUtc="2025-03-27T13:21:00Z">
            <w:rPr>
              <w:color w:val="344449"/>
              <w:spacing w:val="-2"/>
            </w:rPr>
          </w:rPrChange>
        </w:rPr>
        <w:t>buitenlanders</w:t>
      </w:r>
      <w:r w:rsidRPr="001A436D">
        <w:rPr>
          <w:color w:val="344449"/>
          <w:rPrChange w:id="277" w:author="Vannieuwenhuyze Jorre" w:date="2025-03-27T14:21:00Z" w16du:dateUtc="2025-03-27T13:21:00Z">
            <w:rPr>
              <w:color w:val="344449"/>
              <w:spacing w:val="-8"/>
            </w:rPr>
          </w:rPrChange>
        </w:rPr>
        <w:t xml:space="preserve"> </w:t>
      </w:r>
      <w:r w:rsidRPr="001A436D">
        <w:rPr>
          <w:color w:val="344449"/>
          <w:rPrChange w:id="278" w:author="Vannieuwenhuyze Jorre" w:date="2025-03-27T14:21:00Z" w16du:dateUtc="2025-03-27T13:21:00Z">
            <w:rPr>
              <w:color w:val="344449"/>
              <w:spacing w:val="-2"/>
            </w:rPr>
          </w:rPrChange>
        </w:rPr>
        <w:t>die</w:t>
      </w:r>
      <w:r w:rsidRPr="001A436D">
        <w:rPr>
          <w:color w:val="344449"/>
          <w:rPrChange w:id="279" w:author="Vannieuwenhuyze Jorre" w:date="2025-03-27T14:21:00Z" w16du:dateUtc="2025-03-27T13:21:00Z">
            <w:rPr>
              <w:color w:val="344449"/>
              <w:spacing w:val="-7"/>
            </w:rPr>
          </w:rPrChange>
        </w:rPr>
        <w:t xml:space="preserve"> </w:t>
      </w:r>
      <w:r w:rsidRPr="001A436D">
        <w:rPr>
          <w:color w:val="344449"/>
          <w:rPrChange w:id="280" w:author="Vannieuwenhuyze Jorre" w:date="2025-03-27T14:21:00Z" w16du:dateUtc="2025-03-27T13:21:00Z">
            <w:rPr>
              <w:color w:val="344449"/>
              <w:spacing w:val="-2"/>
            </w:rPr>
          </w:rPrChange>
        </w:rPr>
        <w:t>gemachtigd</w:t>
      </w:r>
      <w:r w:rsidRPr="001A436D">
        <w:rPr>
          <w:color w:val="344449"/>
          <w:rPrChange w:id="281" w:author="Vannieuwenhuyze Jorre" w:date="2025-03-27T14:21:00Z" w16du:dateUtc="2025-03-27T13:21:00Z">
            <w:rPr>
              <w:color w:val="344449"/>
              <w:spacing w:val="-8"/>
            </w:rPr>
          </w:rPrChange>
        </w:rPr>
        <w:t xml:space="preserve"> </w:t>
      </w:r>
      <w:r w:rsidRPr="001A436D">
        <w:rPr>
          <w:color w:val="344449"/>
          <w:rPrChange w:id="282" w:author="Vannieuwenhuyze Jorre" w:date="2025-03-27T14:21:00Z" w16du:dateUtc="2025-03-27T13:21:00Z">
            <w:rPr>
              <w:color w:val="344449"/>
              <w:spacing w:val="-2"/>
            </w:rPr>
          </w:rPrChange>
        </w:rPr>
        <w:t>zijn</w:t>
      </w:r>
      <w:r w:rsidRPr="001A436D">
        <w:rPr>
          <w:color w:val="344449"/>
          <w:rPrChange w:id="283" w:author="Vannieuwenhuyze Jorre" w:date="2025-03-27T14:21:00Z" w16du:dateUtc="2025-03-27T13:21:00Z">
            <w:rPr>
              <w:color w:val="344449"/>
              <w:spacing w:val="-7"/>
            </w:rPr>
          </w:rPrChange>
        </w:rPr>
        <w:t xml:space="preserve"> </w:t>
      </w:r>
      <w:r w:rsidRPr="001A436D">
        <w:rPr>
          <w:color w:val="344449"/>
          <w:rPrChange w:id="284" w:author="Vannieuwenhuyze Jorre" w:date="2025-03-27T14:21:00Z" w16du:dateUtc="2025-03-27T13:21:00Z">
            <w:rPr>
              <w:color w:val="344449"/>
              <w:spacing w:val="-2"/>
            </w:rPr>
          </w:rPrChange>
        </w:rPr>
        <w:t>tot</w:t>
      </w:r>
      <w:r w:rsidRPr="001A436D">
        <w:rPr>
          <w:color w:val="344449"/>
          <w:rPrChange w:id="285" w:author="Vannieuwenhuyze Jorre" w:date="2025-03-27T14:21:00Z" w16du:dateUtc="2025-03-27T13:21:00Z">
            <w:rPr>
              <w:color w:val="344449"/>
              <w:spacing w:val="-8"/>
            </w:rPr>
          </w:rPrChange>
        </w:rPr>
        <w:t xml:space="preserve"> </w:t>
      </w:r>
      <w:r w:rsidRPr="001A436D">
        <w:rPr>
          <w:color w:val="344449"/>
          <w:rPrChange w:id="286" w:author="Vannieuwenhuyze Jorre" w:date="2025-03-27T14:21:00Z" w16du:dateUtc="2025-03-27T13:21:00Z">
            <w:rPr>
              <w:color w:val="344449"/>
              <w:spacing w:val="-2"/>
            </w:rPr>
          </w:rPrChange>
        </w:rPr>
        <w:t>vesti</w:t>
      </w:r>
      <w:del w:id="287" w:author="Vannieuwenhuyze Jorre" w:date="2025-02-18T08:50:00Z" w16du:dateUtc="2025-02-18T07:50:00Z">
        <w:r w:rsidRPr="001A436D" w:rsidDel="00A5103F">
          <w:rPr>
            <w:color w:val="344449"/>
            <w:rPrChange w:id="288" w:author="Vannieuwenhuyze Jorre" w:date="2025-03-27T14:21:00Z" w16du:dateUtc="2025-03-27T13:21:00Z">
              <w:rPr>
                <w:color w:val="344449"/>
                <w:spacing w:val="-2"/>
              </w:rPr>
            </w:rPrChange>
          </w:rPr>
          <w:delText xml:space="preserve">‐ </w:delText>
        </w:r>
      </w:del>
      <w:r w:rsidRPr="001A436D">
        <w:rPr>
          <w:color w:val="344449"/>
        </w:rPr>
        <w:t>ging</w:t>
      </w:r>
      <w:r w:rsidRPr="001A436D">
        <w:rPr>
          <w:color w:val="344449"/>
          <w:rPrChange w:id="289" w:author="Vannieuwenhuyze Jorre" w:date="2025-03-27T14:21:00Z" w16du:dateUtc="2025-03-27T13:21:00Z">
            <w:rPr>
              <w:color w:val="344449"/>
              <w:spacing w:val="-6"/>
            </w:rPr>
          </w:rPrChange>
        </w:rPr>
        <w:t xml:space="preserve"> </w:t>
      </w:r>
      <w:r w:rsidRPr="001A436D">
        <w:rPr>
          <w:color w:val="344449"/>
        </w:rPr>
        <w:t>op</w:t>
      </w:r>
      <w:r w:rsidRPr="001A436D">
        <w:rPr>
          <w:color w:val="344449"/>
          <w:rPrChange w:id="290" w:author="Vannieuwenhuyze Jorre" w:date="2025-03-27T14:21:00Z" w16du:dateUtc="2025-03-27T13:21:00Z">
            <w:rPr>
              <w:color w:val="344449"/>
              <w:spacing w:val="-6"/>
            </w:rPr>
          </w:rPrChange>
        </w:rPr>
        <w:t xml:space="preserve"> </w:t>
      </w:r>
      <w:r w:rsidRPr="001A436D">
        <w:rPr>
          <w:color w:val="344449"/>
        </w:rPr>
        <w:t>het</w:t>
      </w:r>
      <w:r w:rsidRPr="001A436D">
        <w:rPr>
          <w:color w:val="344449"/>
          <w:rPrChange w:id="291" w:author="Vannieuwenhuyze Jorre" w:date="2025-03-27T14:21:00Z" w16du:dateUtc="2025-03-27T13:21:00Z">
            <w:rPr>
              <w:color w:val="344449"/>
              <w:spacing w:val="-6"/>
            </w:rPr>
          </w:rPrChange>
        </w:rPr>
        <w:t xml:space="preserve"> </w:t>
      </w:r>
      <w:r w:rsidRPr="001A436D">
        <w:rPr>
          <w:color w:val="344449"/>
        </w:rPr>
        <w:t>Belgisch</w:t>
      </w:r>
      <w:r w:rsidRPr="001A436D">
        <w:rPr>
          <w:color w:val="344449"/>
          <w:rPrChange w:id="292" w:author="Vannieuwenhuyze Jorre" w:date="2025-03-27T14:21:00Z" w16du:dateUtc="2025-03-27T13:21:00Z">
            <w:rPr>
              <w:color w:val="344449"/>
              <w:spacing w:val="-6"/>
            </w:rPr>
          </w:rPrChange>
        </w:rPr>
        <w:t xml:space="preserve"> </w:t>
      </w:r>
      <w:r w:rsidRPr="001A436D">
        <w:rPr>
          <w:color w:val="344449"/>
        </w:rPr>
        <w:t>grondgebied)</w:t>
      </w:r>
      <w:r w:rsidRPr="001A436D">
        <w:rPr>
          <w:color w:val="344449"/>
          <w:rPrChange w:id="293" w:author="Vannieuwenhuyze Jorre" w:date="2025-03-27T14:21:00Z" w16du:dateUtc="2025-03-27T13:21:00Z">
            <w:rPr>
              <w:color w:val="344449"/>
              <w:spacing w:val="-6"/>
            </w:rPr>
          </w:rPrChange>
        </w:rPr>
        <w:t xml:space="preserve"> </w:t>
      </w:r>
      <w:r w:rsidRPr="001A436D">
        <w:rPr>
          <w:color w:val="344449"/>
        </w:rPr>
        <w:t>en</w:t>
      </w:r>
      <w:r w:rsidRPr="001A436D">
        <w:rPr>
          <w:color w:val="344449"/>
          <w:rPrChange w:id="294" w:author="Vannieuwenhuyze Jorre" w:date="2025-03-27T14:21:00Z" w16du:dateUtc="2025-03-27T13:21:00Z">
            <w:rPr>
              <w:color w:val="344449"/>
              <w:spacing w:val="-6"/>
            </w:rPr>
          </w:rPrChange>
        </w:rPr>
        <w:t xml:space="preserve"> </w:t>
      </w:r>
      <w:r w:rsidRPr="001A436D">
        <w:rPr>
          <w:color w:val="344449"/>
        </w:rPr>
        <w:t>het</w:t>
      </w:r>
      <w:r w:rsidRPr="001A436D">
        <w:rPr>
          <w:color w:val="344449"/>
          <w:rPrChange w:id="295" w:author="Vannieuwenhuyze Jorre" w:date="2025-03-27T14:21:00Z" w16du:dateUtc="2025-03-27T13:21:00Z">
            <w:rPr>
              <w:color w:val="344449"/>
              <w:spacing w:val="-6"/>
            </w:rPr>
          </w:rPrChange>
        </w:rPr>
        <w:t xml:space="preserve"> </w:t>
      </w:r>
      <w:r w:rsidRPr="001A436D">
        <w:rPr>
          <w:color w:val="344449"/>
        </w:rPr>
        <w:t>vreemdelingenregister</w:t>
      </w:r>
      <w:r w:rsidRPr="001A436D">
        <w:rPr>
          <w:color w:val="344449"/>
          <w:rPrChange w:id="296" w:author="Vannieuwenhuyze Jorre" w:date="2025-03-27T14:21:00Z" w16du:dateUtc="2025-03-27T13:21:00Z">
            <w:rPr>
              <w:color w:val="344449"/>
              <w:spacing w:val="-6"/>
            </w:rPr>
          </w:rPrChange>
        </w:rPr>
        <w:t xml:space="preserve"> </w:t>
      </w:r>
      <w:r w:rsidRPr="001A436D">
        <w:rPr>
          <w:color w:val="344449"/>
        </w:rPr>
        <w:t>(bui</w:t>
      </w:r>
      <w:del w:id="297" w:author="Vannieuwenhuyze Jorre" w:date="2025-02-18T08:50:00Z" w16du:dateUtc="2025-02-18T07:50:00Z">
        <w:r w:rsidRPr="001A436D" w:rsidDel="00A5103F">
          <w:rPr>
            <w:color w:val="344449"/>
          </w:rPr>
          <w:delText xml:space="preserve">‐ </w:delText>
        </w:r>
      </w:del>
      <w:r w:rsidRPr="001A436D">
        <w:rPr>
          <w:color w:val="344449"/>
        </w:rPr>
        <w:t>tenlanders</w:t>
      </w:r>
      <w:r w:rsidRPr="001A436D">
        <w:rPr>
          <w:color w:val="344449"/>
          <w:rPrChange w:id="298" w:author="Vannieuwenhuyze Jorre" w:date="2025-03-27T14:21:00Z" w16du:dateUtc="2025-03-27T13:21:00Z">
            <w:rPr>
              <w:color w:val="344449"/>
              <w:spacing w:val="-11"/>
            </w:rPr>
          </w:rPrChange>
        </w:rPr>
        <w:t xml:space="preserve"> </w:t>
      </w:r>
      <w:r w:rsidRPr="001A436D">
        <w:rPr>
          <w:color w:val="344449"/>
        </w:rPr>
        <w:t>die</w:t>
      </w:r>
      <w:r w:rsidRPr="001A436D">
        <w:rPr>
          <w:color w:val="344449"/>
          <w:rPrChange w:id="299" w:author="Vannieuwenhuyze Jorre" w:date="2025-03-27T14:21:00Z" w16du:dateUtc="2025-03-27T13:21:00Z">
            <w:rPr>
              <w:color w:val="344449"/>
              <w:spacing w:val="-11"/>
            </w:rPr>
          </w:rPrChange>
        </w:rPr>
        <w:t xml:space="preserve"> </w:t>
      </w:r>
      <w:r w:rsidRPr="001A436D">
        <w:rPr>
          <w:color w:val="344449"/>
        </w:rPr>
        <w:lastRenderedPageBreak/>
        <w:t>toegelaten</w:t>
      </w:r>
      <w:r w:rsidRPr="001A436D">
        <w:rPr>
          <w:color w:val="344449"/>
          <w:rPrChange w:id="300" w:author="Vannieuwenhuyze Jorre" w:date="2025-03-27T14:21:00Z" w16du:dateUtc="2025-03-27T13:21:00Z">
            <w:rPr>
              <w:color w:val="344449"/>
              <w:spacing w:val="-11"/>
            </w:rPr>
          </w:rPrChange>
        </w:rPr>
        <w:t xml:space="preserve"> </w:t>
      </w:r>
      <w:r w:rsidRPr="001A436D">
        <w:rPr>
          <w:color w:val="344449"/>
        </w:rPr>
        <w:t>of</w:t>
      </w:r>
      <w:r w:rsidRPr="001A436D">
        <w:rPr>
          <w:color w:val="344449"/>
          <w:rPrChange w:id="301" w:author="Vannieuwenhuyze Jorre" w:date="2025-03-27T14:21:00Z" w16du:dateUtc="2025-03-27T13:21:00Z">
            <w:rPr>
              <w:color w:val="344449"/>
              <w:spacing w:val="-11"/>
            </w:rPr>
          </w:rPrChange>
        </w:rPr>
        <w:t xml:space="preserve"> </w:t>
      </w:r>
      <w:r w:rsidRPr="001A436D">
        <w:rPr>
          <w:color w:val="344449"/>
        </w:rPr>
        <w:t>gemachtigd</w:t>
      </w:r>
      <w:r w:rsidRPr="001A436D">
        <w:rPr>
          <w:color w:val="344449"/>
          <w:rPrChange w:id="302" w:author="Vannieuwenhuyze Jorre" w:date="2025-03-27T14:21:00Z" w16du:dateUtc="2025-03-27T13:21:00Z">
            <w:rPr>
              <w:color w:val="344449"/>
              <w:spacing w:val="-11"/>
            </w:rPr>
          </w:rPrChange>
        </w:rPr>
        <w:t xml:space="preserve"> </w:t>
      </w:r>
      <w:r w:rsidRPr="001A436D">
        <w:rPr>
          <w:color w:val="344449"/>
        </w:rPr>
        <w:t>zijn</w:t>
      </w:r>
      <w:r w:rsidRPr="001A436D">
        <w:rPr>
          <w:color w:val="344449"/>
          <w:rPrChange w:id="303" w:author="Vannieuwenhuyze Jorre" w:date="2025-03-27T14:21:00Z" w16du:dateUtc="2025-03-27T13:21:00Z">
            <w:rPr>
              <w:color w:val="344449"/>
              <w:spacing w:val="-11"/>
            </w:rPr>
          </w:rPrChange>
        </w:rPr>
        <w:t xml:space="preserve"> </w:t>
      </w:r>
      <w:r w:rsidRPr="001A436D">
        <w:rPr>
          <w:color w:val="344449"/>
        </w:rPr>
        <w:t>tot</w:t>
      </w:r>
      <w:r w:rsidRPr="001A436D">
        <w:rPr>
          <w:color w:val="344449"/>
          <w:rPrChange w:id="304" w:author="Vannieuwenhuyze Jorre" w:date="2025-03-27T14:21:00Z" w16du:dateUtc="2025-03-27T13:21:00Z">
            <w:rPr>
              <w:color w:val="344449"/>
              <w:spacing w:val="-11"/>
            </w:rPr>
          </w:rPrChange>
        </w:rPr>
        <w:t xml:space="preserve"> </w:t>
      </w:r>
      <w:r w:rsidRPr="001A436D">
        <w:rPr>
          <w:color w:val="344449"/>
        </w:rPr>
        <w:t>een</w:t>
      </w:r>
      <w:r w:rsidRPr="001A436D">
        <w:rPr>
          <w:color w:val="344449"/>
          <w:rPrChange w:id="305" w:author="Vannieuwenhuyze Jorre" w:date="2025-03-27T14:21:00Z" w16du:dateUtc="2025-03-27T13:21:00Z">
            <w:rPr>
              <w:color w:val="344449"/>
              <w:spacing w:val="-11"/>
            </w:rPr>
          </w:rPrChange>
        </w:rPr>
        <w:t xml:space="preserve"> </w:t>
      </w:r>
      <w:r w:rsidRPr="001A436D">
        <w:rPr>
          <w:color w:val="344449"/>
        </w:rPr>
        <w:t>verblijf</w:t>
      </w:r>
      <w:r w:rsidRPr="001A436D">
        <w:rPr>
          <w:color w:val="344449"/>
          <w:rPrChange w:id="306" w:author="Vannieuwenhuyze Jorre" w:date="2025-03-27T14:21:00Z" w16du:dateUtc="2025-03-27T13:21:00Z">
            <w:rPr>
              <w:color w:val="344449"/>
              <w:spacing w:val="-11"/>
            </w:rPr>
          </w:rPrChange>
        </w:rPr>
        <w:t xml:space="preserve"> </w:t>
      </w:r>
      <w:r w:rsidRPr="001A436D">
        <w:rPr>
          <w:color w:val="344449"/>
        </w:rPr>
        <w:t>van</w:t>
      </w:r>
      <w:r w:rsidRPr="001A436D">
        <w:rPr>
          <w:color w:val="344449"/>
          <w:rPrChange w:id="307" w:author="Vannieuwenhuyze Jorre" w:date="2025-03-27T14:21:00Z" w16du:dateUtc="2025-03-27T13:21:00Z">
            <w:rPr>
              <w:color w:val="344449"/>
              <w:spacing w:val="-11"/>
            </w:rPr>
          </w:rPrChange>
        </w:rPr>
        <w:t xml:space="preserve"> </w:t>
      </w:r>
      <w:r w:rsidRPr="001A436D">
        <w:rPr>
          <w:color w:val="344449"/>
        </w:rPr>
        <w:t>meer dan 3 maanden op het Belgisch grondgebied, hetzij voor bepaalde of onbepaalde</w:t>
      </w:r>
      <w:r w:rsidRPr="001A436D">
        <w:rPr>
          <w:color w:val="344449"/>
          <w:rPrChange w:id="308" w:author="Vannieuwenhuyze Jorre" w:date="2025-03-27T14:21:00Z" w16du:dateUtc="2025-03-27T13:21:00Z">
            <w:rPr>
              <w:color w:val="344449"/>
              <w:spacing w:val="-9"/>
            </w:rPr>
          </w:rPrChange>
        </w:rPr>
        <w:t xml:space="preserve"> </w:t>
      </w:r>
      <w:r w:rsidRPr="001A436D">
        <w:rPr>
          <w:color w:val="344449"/>
        </w:rPr>
        <w:t>duur). Bepaalde</w:t>
      </w:r>
      <w:r w:rsidRPr="001A436D">
        <w:rPr>
          <w:color w:val="344449"/>
          <w:rPrChange w:id="309" w:author="Vannieuwenhuyze Jorre" w:date="2025-03-27T14:21:00Z" w16du:dateUtc="2025-03-27T13:21:00Z">
            <w:rPr>
              <w:color w:val="344449"/>
              <w:spacing w:val="-9"/>
            </w:rPr>
          </w:rPrChange>
        </w:rPr>
        <w:t xml:space="preserve"> </w:t>
      </w:r>
      <w:r w:rsidRPr="001A436D">
        <w:rPr>
          <w:color w:val="344449"/>
        </w:rPr>
        <w:t>categorieën</w:t>
      </w:r>
      <w:r w:rsidRPr="001A436D">
        <w:rPr>
          <w:color w:val="344449"/>
          <w:rPrChange w:id="310" w:author="Vannieuwenhuyze Jorre" w:date="2025-03-27T14:21:00Z" w16du:dateUtc="2025-03-27T13:21:00Z">
            <w:rPr>
              <w:color w:val="344449"/>
              <w:spacing w:val="-10"/>
            </w:rPr>
          </w:rPrChange>
        </w:rPr>
        <w:t xml:space="preserve"> </w:t>
      </w:r>
      <w:r w:rsidRPr="001A436D">
        <w:rPr>
          <w:color w:val="344449"/>
        </w:rPr>
        <w:t>buitenlanders</w:t>
      </w:r>
      <w:r w:rsidRPr="001A436D">
        <w:rPr>
          <w:color w:val="344449"/>
          <w:rPrChange w:id="311" w:author="Vannieuwenhuyze Jorre" w:date="2025-03-27T14:21:00Z" w16du:dateUtc="2025-03-27T13:21:00Z">
            <w:rPr>
              <w:color w:val="344449"/>
              <w:spacing w:val="-10"/>
            </w:rPr>
          </w:rPrChange>
        </w:rPr>
        <w:t xml:space="preserve"> </w:t>
      </w:r>
      <w:r w:rsidRPr="001A436D">
        <w:rPr>
          <w:color w:val="344449"/>
        </w:rPr>
        <w:t>(vb. diploma</w:t>
      </w:r>
      <w:del w:id="312" w:author="Vannieuwenhuyze Jorre" w:date="2025-02-18T08:50:00Z" w16du:dateUtc="2025-02-18T07:50:00Z">
        <w:r w:rsidRPr="001A436D" w:rsidDel="00A5103F">
          <w:rPr>
            <w:color w:val="344449"/>
          </w:rPr>
          <w:delText xml:space="preserve">‐ </w:delText>
        </w:r>
      </w:del>
      <w:r w:rsidRPr="001A436D">
        <w:rPr>
          <w:color w:val="344449"/>
        </w:rPr>
        <w:t>tiek en consulair personeel) zijn vrijgesteld van inschrijving in de be</w:t>
      </w:r>
      <w:del w:id="313" w:author="Vannieuwenhuyze Jorre" w:date="2025-02-18T08:50:00Z" w16du:dateUtc="2025-02-18T07:50:00Z">
        <w:r w:rsidRPr="001A436D" w:rsidDel="00A5103F">
          <w:rPr>
            <w:color w:val="344449"/>
          </w:rPr>
          <w:delText xml:space="preserve">‐ </w:delText>
        </w:r>
      </w:del>
      <w:r w:rsidRPr="001A436D">
        <w:rPr>
          <w:color w:val="344449"/>
        </w:rPr>
        <w:t>volkingsregisters.</w:t>
      </w:r>
      <w:r w:rsidRPr="001A436D">
        <w:rPr>
          <w:color w:val="344449"/>
          <w:rPrChange w:id="314" w:author="Vannieuwenhuyze Jorre" w:date="2025-03-27T14:21:00Z" w16du:dateUtc="2025-03-27T13:21:00Z">
            <w:rPr>
              <w:color w:val="344449"/>
              <w:spacing w:val="33"/>
            </w:rPr>
          </w:rPrChange>
        </w:rPr>
        <w:t xml:space="preserve"> </w:t>
      </w:r>
      <w:r w:rsidRPr="001A436D">
        <w:rPr>
          <w:color w:val="344449"/>
        </w:rPr>
        <w:t>In sommige gevallen kunnen zij op eigen vraag wel ingeschreven worden.</w:t>
      </w:r>
      <w:r w:rsidRPr="001A436D">
        <w:rPr>
          <w:color w:val="344449"/>
          <w:rPrChange w:id="315" w:author="Vannieuwenhuyze Jorre" w:date="2025-03-27T14:21:00Z" w16du:dateUtc="2025-03-27T13:21:00Z">
            <w:rPr>
              <w:color w:val="344449"/>
              <w:spacing w:val="40"/>
            </w:rPr>
          </w:rPrChange>
        </w:rPr>
        <w:t xml:space="preserve"> </w:t>
      </w:r>
      <w:r w:rsidRPr="001A436D">
        <w:rPr>
          <w:color w:val="344449"/>
        </w:rPr>
        <w:t>Enkel in dat geval worden zij meegerekend in de bevolkingscijfers.</w:t>
      </w:r>
      <w:commentRangeEnd w:id="249"/>
      <w:r w:rsidR="00F607F0" w:rsidRPr="001A436D">
        <w:rPr>
          <w:rStyle w:val="CommentReference"/>
        </w:rPr>
        <w:commentReference w:id="249"/>
      </w:r>
      <w:commentRangeEnd w:id="250"/>
      <w:r w:rsidR="00A5079E" w:rsidRPr="001A436D">
        <w:rPr>
          <w:rStyle w:val="CommentReference"/>
        </w:rPr>
        <w:commentReference w:id="250"/>
      </w:r>
    </w:p>
    <w:p w14:paraId="25B31908" w14:textId="010CD12B" w:rsidR="001E3564" w:rsidRPr="001A436D" w:rsidDel="00A5079E" w:rsidRDefault="001E3564">
      <w:pPr>
        <w:pStyle w:val="BodyText"/>
        <w:spacing w:before="130" w:line="237" w:lineRule="auto"/>
        <w:ind w:left="1307" w:right="1727" w:hanging="101"/>
        <w:jc w:val="both"/>
        <w:rPr>
          <w:del w:id="316" w:author="Vannieuwenhuyze Jorre" w:date="2025-02-17T15:51:00Z" w16du:dateUtc="2025-02-17T14:51:00Z"/>
        </w:rPr>
        <w:sectPr w:rsidR="001E3564" w:rsidRPr="001A436D" w:rsidDel="00A5079E">
          <w:pgSz w:w="11910" w:h="16840"/>
          <w:pgMar w:top="1920" w:right="850" w:bottom="1680" w:left="1275" w:header="0" w:footer="1480" w:gutter="0"/>
          <w:cols w:space="708"/>
        </w:sectPr>
        <w:pPrChange w:id="317" w:author="Vannieuwenhuyze Jorre" w:date="2025-02-17T15:51:00Z" w16du:dateUtc="2025-02-17T14:51:00Z">
          <w:pPr>
            <w:pStyle w:val="BodyText"/>
            <w:spacing w:line="237" w:lineRule="auto"/>
            <w:jc w:val="both"/>
          </w:pPr>
        </w:pPrChange>
      </w:pPr>
    </w:p>
    <w:p w14:paraId="25B31909" w14:textId="7A9B8714" w:rsidR="001E3564" w:rsidRPr="001A436D" w:rsidRDefault="00A5079E" w:rsidP="36DF244D">
      <w:pPr>
        <w:pStyle w:val="BodyText"/>
        <w:spacing w:before="59" w:line="237" w:lineRule="auto"/>
        <w:ind w:left="1307" w:right="1727"/>
        <w:jc w:val="both"/>
        <w:rPr>
          <w:color w:val="344449"/>
        </w:rPr>
      </w:pPr>
      <w:ins w:id="318" w:author="Vannieuwenhuyze Jorre" w:date="2025-02-17T15:51:00Z" w16du:dateUtc="2025-02-17T14:51:00Z">
        <w:r w:rsidRPr="001A436D">
          <w:rPr>
            <w:color w:val="344449"/>
          </w:rPr>
          <w:lastRenderedPageBreak/>
          <w:t xml:space="preserve"> </w:t>
        </w:r>
      </w:ins>
      <w:r w:rsidR="002F5345" w:rsidRPr="001A436D">
        <w:rPr>
          <w:color w:val="344449"/>
        </w:rPr>
        <w:t>Het Rijksregister omvat verder ook het wachtregister voor asielzoe</w:t>
      </w:r>
      <w:del w:id="319" w:author="Vannieuwenhuyze Jorre" w:date="2025-02-18T08:51:00Z" w16du:dateUtc="2025-02-18T07:51:00Z">
        <w:r w:rsidR="002F5345" w:rsidRPr="001A436D" w:rsidDel="00A5103F">
          <w:rPr>
            <w:color w:val="344449"/>
          </w:rPr>
          <w:delText xml:space="preserve">‐ </w:delText>
        </w:r>
      </w:del>
      <w:r w:rsidR="002F5345" w:rsidRPr="001A436D">
        <w:rPr>
          <w:color w:val="344449"/>
        </w:rPr>
        <w:t>kers</w:t>
      </w:r>
      <w:r w:rsidR="002F5345" w:rsidRPr="001A436D">
        <w:rPr>
          <w:color w:val="344449"/>
          <w:rPrChange w:id="320" w:author="Vannieuwenhuyze Jorre" w:date="2025-03-27T14:21:00Z" w16du:dateUtc="2025-03-27T13:21:00Z">
            <w:rPr>
              <w:color w:val="344449"/>
              <w:spacing w:val="-6"/>
            </w:rPr>
          </w:rPrChange>
        </w:rPr>
        <w:t xml:space="preserve"> </w:t>
      </w:r>
      <w:r w:rsidR="002F5345" w:rsidRPr="001A436D">
        <w:rPr>
          <w:color w:val="344449"/>
        </w:rPr>
        <w:t>(verzoekers</w:t>
      </w:r>
      <w:r w:rsidR="002F5345" w:rsidRPr="001A436D">
        <w:rPr>
          <w:color w:val="344449"/>
          <w:rPrChange w:id="321" w:author="Vannieuwenhuyze Jorre" w:date="2025-03-27T14:21:00Z" w16du:dateUtc="2025-03-27T13:21:00Z">
            <w:rPr>
              <w:color w:val="344449"/>
              <w:spacing w:val="-6"/>
            </w:rPr>
          </w:rPrChange>
        </w:rPr>
        <w:t xml:space="preserve"> </w:t>
      </w:r>
      <w:r w:rsidR="002F5345" w:rsidRPr="001A436D">
        <w:rPr>
          <w:color w:val="344449"/>
        </w:rPr>
        <w:t>om</w:t>
      </w:r>
      <w:r w:rsidR="002F5345" w:rsidRPr="001A436D">
        <w:rPr>
          <w:color w:val="344449"/>
          <w:rPrChange w:id="322" w:author="Vannieuwenhuyze Jorre" w:date="2025-03-27T14:21:00Z" w16du:dateUtc="2025-03-27T13:21:00Z">
            <w:rPr>
              <w:color w:val="344449"/>
              <w:spacing w:val="-6"/>
            </w:rPr>
          </w:rPrChange>
        </w:rPr>
        <w:t xml:space="preserve"> </w:t>
      </w:r>
      <w:r w:rsidR="002F5345" w:rsidRPr="001A436D">
        <w:rPr>
          <w:color w:val="344449"/>
        </w:rPr>
        <w:t>internationale</w:t>
      </w:r>
      <w:r w:rsidR="002F5345" w:rsidRPr="001A436D">
        <w:rPr>
          <w:color w:val="344449"/>
          <w:rPrChange w:id="323" w:author="Vannieuwenhuyze Jorre" w:date="2025-03-27T14:21:00Z" w16du:dateUtc="2025-03-27T13:21:00Z">
            <w:rPr>
              <w:color w:val="344449"/>
              <w:spacing w:val="-6"/>
            </w:rPr>
          </w:rPrChange>
        </w:rPr>
        <w:t xml:space="preserve"> </w:t>
      </w:r>
      <w:r w:rsidR="002F5345" w:rsidRPr="001A436D">
        <w:rPr>
          <w:color w:val="344449"/>
        </w:rPr>
        <w:t>bescherming)</w:t>
      </w:r>
      <w:r w:rsidR="002F5345" w:rsidRPr="001A436D">
        <w:rPr>
          <w:color w:val="344449"/>
          <w:rPrChange w:id="324" w:author="Vannieuwenhuyze Jorre" w:date="2025-03-27T14:21:00Z" w16du:dateUtc="2025-03-27T13:21:00Z">
            <w:rPr>
              <w:color w:val="344449"/>
              <w:spacing w:val="-6"/>
            </w:rPr>
          </w:rPrChange>
        </w:rPr>
        <w:t xml:space="preserve"> </w:t>
      </w:r>
      <w:r w:rsidR="002F5345" w:rsidRPr="001A436D">
        <w:rPr>
          <w:color w:val="344449"/>
        </w:rPr>
        <w:t>waarin</w:t>
      </w:r>
      <w:r w:rsidR="002F5345" w:rsidRPr="001A436D">
        <w:rPr>
          <w:color w:val="344449"/>
          <w:rPrChange w:id="325" w:author="Vannieuwenhuyze Jorre" w:date="2025-03-27T14:21:00Z" w16du:dateUtc="2025-03-27T13:21:00Z">
            <w:rPr>
              <w:color w:val="344449"/>
              <w:spacing w:val="-6"/>
            </w:rPr>
          </w:rPrChange>
        </w:rPr>
        <w:t xml:space="preserve"> </w:t>
      </w:r>
      <w:r w:rsidR="002F5345" w:rsidRPr="001A436D">
        <w:rPr>
          <w:color w:val="344449"/>
        </w:rPr>
        <w:t xml:space="preserve">asielzoekers </w:t>
      </w:r>
      <w:r w:rsidR="002F5345" w:rsidRPr="001A436D">
        <w:rPr>
          <w:color w:val="344449"/>
          <w:rPrChange w:id="326" w:author="Vannieuwenhuyze Jorre" w:date="2025-03-27T14:21:00Z" w16du:dateUtc="2025-03-27T13:21:00Z">
            <w:rPr>
              <w:color w:val="344449"/>
              <w:spacing w:val="-2"/>
            </w:rPr>
          </w:rPrChange>
        </w:rPr>
        <w:t>ingeschreven</w:t>
      </w:r>
      <w:r w:rsidR="002F5345" w:rsidRPr="001A436D">
        <w:rPr>
          <w:color w:val="344449"/>
          <w:rPrChange w:id="327" w:author="Vannieuwenhuyze Jorre" w:date="2025-03-27T14:21:00Z" w16du:dateUtc="2025-03-27T13:21:00Z">
            <w:rPr>
              <w:color w:val="344449"/>
              <w:spacing w:val="-11"/>
            </w:rPr>
          </w:rPrChange>
        </w:rPr>
        <w:t xml:space="preserve"> </w:t>
      </w:r>
      <w:r w:rsidR="002F5345" w:rsidRPr="001A436D">
        <w:rPr>
          <w:color w:val="344449"/>
          <w:rPrChange w:id="328" w:author="Vannieuwenhuyze Jorre" w:date="2025-03-27T14:21:00Z" w16du:dateUtc="2025-03-27T13:21:00Z">
            <w:rPr>
              <w:color w:val="344449"/>
              <w:spacing w:val="-2"/>
            </w:rPr>
          </w:rPrChange>
        </w:rPr>
        <w:t>worden</w:t>
      </w:r>
      <w:r w:rsidR="002F5345" w:rsidRPr="001A436D">
        <w:rPr>
          <w:color w:val="344449"/>
          <w:rPrChange w:id="329" w:author="Vannieuwenhuyze Jorre" w:date="2025-03-27T14:21:00Z" w16du:dateUtc="2025-03-27T13:21:00Z">
            <w:rPr>
              <w:color w:val="344449"/>
              <w:spacing w:val="-11"/>
            </w:rPr>
          </w:rPrChange>
        </w:rPr>
        <w:t xml:space="preserve"> </w:t>
      </w:r>
      <w:r w:rsidR="002F5345" w:rsidRPr="001A436D">
        <w:rPr>
          <w:color w:val="344449"/>
          <w:rPrChange w:id="330" w:author="Vannieuwenhuyze Jorre" w:date="2025-03-27T14:21:00Z" w16du:dateUtc="2025-03-27T13:21:00Z">
            <w:rPr>
              <w:color w:val="344449"/>
              <w:spacing w:val="-2"/>
            </w:rPr>
          </w:rPrChange>
        </w:rPr>
        <w:t>door</w:t>
      </w:r>
      <w:r w:rsidR="002F5345" w:rsidRPr="001A436D">
        <w:rPr>
          <w:color w:val="344449"/>
          <w:rPrChange w:id="331" w:author="Vannieuwenhuyze Jorre" w:date="2025-03-27T14:21:00Z" w16du:dateUtc="2025-03-27T13:21:00Z">
            <w:rPr>
              <w:color w:val="344449"/>
              <w:spacing w:val="-11"/>
            </w:rPr>
          </w:rPrChange>
        </w:rPr>
        <w:t xml:space="preserve"> </w:t>
      </w:r>
      <w:r w:rsidR="002F5345" w:rsidRPr="001A436D">
        <w:rPr>
          <w:color w:val="344449"/>
          <w:rPrChange w:id="332" w:author="Vannieuwenhuyze Jorre" w:date="2025-03-27T14:21:00Z" w16du:dateUtc="2025-03-27T13:21:00Z">
            <w:rPr>
              <w:color w:val="344449"/>
              <w:spacing w:val="-2"/>
            </w:rPr>
          </w:rPrChange>
        </w:rPr>
        <w:t>de</w:t>
      </w:r>
      <w:r w:rsidR="002F5345" w:rsidRPr="001A436D">
        <w:rPr>
          <w:color w:val="344449"/>
          <w:rPrChange w:id="333" w:author="Vannieuwenhuyze Jorre" w:date="2025-03-27T14:21:00Z" w16du:dateUtc="2025-03-27T13:21:00Z">
            <w:rPr>
              <w:color w:val="344449"/>
              <w:spacing w:val="-11"/>
            </w:rPr>
          </w:rPrChange>
        </w:rPr>
        <w:t xml:space="preserve"> </w:t>
      </w:r>
      <w:r w:rsidR="002F5345" w:rsidRPr="001A436D">
        <w:rPr>
          <w:color w:val="344449"/>
          <w:rPrChange w:id="334" w:author="Vannieuwenhuyze Jorre" w:date="2025-03-27T14:21:00Z" w16du:dateUtc="2025-03-27T13:21:00Z">
            <w:rPr>
              <w:color w:val="344449"/>
              <w:spacing w:val="-2"/>
            </w:rPr>
          </w:rPrChange>
        </w:rPr>
        <w:t>Dienst</w:t>
      </w:r>
      <w:r w:rsidR="002F5345" w:rsidRPr="001A436D">
        <w:rPr>
          <w:color w:val="344449"/>
          <w:rPrChange w:id="335" w:author="Vannieuwenhuyze Jorre" w:date="2025-03-27T14:21:00Z" w16du:dateUtc="2025-03-27T13:21:00Z">
            <w:rPr>
              <w:color w:val="344449"/>
              <w:spacing w:val="-11"/>
            </w:rPr>
          </w:rPrChange>
        </w:rPr>
        <w:t xml:space="preserve"> </w:t>
      </w:r>
      <w:r w:rsidR="002F5345" w:rsidRPr="001A436D">
        <w:rPr>
          <w:color w:val="344449"/>
          <w:rPrChange w:id="336" w:author="Vannieuwenhuyze Jorre" w:date="2025-03-27T14:21:00Z" w16du:dateUtc="2025-03-27T13:21:00Z">
            <w:rPr>
              <w:color w:val="344449"/>
              <w:spacing w:val="-2"/>
            </w:rPr>
          </w:rPrChange>
        </w:rPr>
        <w:t>Vreemdelingenzaken</w:t>
      </w:r>
      <w:r w:rsidR="002F5345" w:rsidRPr="001A436D">
        <w:rPr>
          <w:color w:val="344449"/>
          <w:rPrChange w:id="337" w:author="Vannieuwenhuyze Jorre" w:date="2025-03-27T14:21:00Z" w16du:dateUtc="2025-03-27T13:21:00Z">
            <w:rPr>
              <w:color w:val="344449"/>
              <w:spacing w:val="-11"/>
            </w:rPr>
          </w:rPrChange>
        </w:rPr>
        <w:t xml:space="preserve"> </w:t>
      </w:r>
      <w:r w:rsidR="002F5345" w:rsidRPr="001A436D">
        <w:rPr>
          <w:color w:val="344449"/>
          <w:rPrChange w:id="338" w:author="Vannieuwenhuyze Jorre" w:date="2025-03-27T14:21:00Z" w16du:dateUtc="2025-03-27T13:21:00Z">
            <w:rPr>
              <w:color w:val="344449"/>
              <w:spacing w:val="-2"/>
            </w:rPr>
          </w:rPrChange>
        </w:rPr>
        <w:t>(DVZ)</w:t>
      </w:r>
      <w:r w:rsidR="002F5345" w:rsidRPr="001A436D">
        <w:rPr>
          <w:color w:val="344449"/>
          <w:rPrChange w:id="339" w:author="Vannieuwenhuyze Jorre" w:date="2025-03-27T14:21:00Z" w16du:dateUtc="2025-03-27T13:21:00Z">
            <w:rPr>
              <w:color w:val="344449"/>
              <w:spacing w:val="-11"/>
            </w:rPr>
          </w:rPrChange>
        </w:rPr>
        <w:t xml:space="preserve"> </w:t>
      </w:r>
      <w:r w:rsidR="002F5345" w:rsidRPr="001A436D">
        <w:rPr>
          <w:color w:val="344449"/>
          <w:rPrChange w:id="340" w:author="Vannieuwenhuyze Jorre" w:date="2025-03-27T14:21:00Z" w16du:dateUtc="2025-03-27T13:21:00Z">
            <w:rPr>
              <w:color w:val="344449"/>
              <w:spacing w:val="-2"/>
            </w:rPr>
          </w:rPrChange>
        </w:rPr>
        <w:t xml:space="preserve">even‐ </w:t>
      </w:r>
      <w:r w:rsidR="002F5345" w:rsidRPr="001A436D">
        <w:rPr>
          <w:color w:val="344449"/>
        </w:rPr>
        <w:t>als een wachtregister voor EU‐burgers in afwachting van woonstcon</w:t>
      </w:r>
      <w:del w:id="341" w:author="Vannieuwenhuyze Jorre" w:date="2025-02-18T08:51:00Z" w16du:dateUtc="2025-02-18T07:51:00Z">
        <w:r w:rsidR="002F5345" w:rsidRPr="001A436D" w:rsidDel="00A5103F">
          <w:rPr>
            <w:color w:val="344449"/>
          </w:rPr>
          <w:delText xml:space="preserve">‐ </w:delText>
        </w:r>
      </w:del>
      <w:r w:rsidR="002F5345" w:rsidRPr="001A436D">
        <w:rPr>
          <w:color w:val="344449"/>
        </w:rPr>
        <w:t>trole (waarna deze worden ingeschreven in het vreemdelingenregis</w:t>
      </w:r>
      <w:del w:id="342" w:author="Vannieuwenhuyze Jorre" w:date="2025-02-18T08:51:00Z" w16du:dateUtc="2025-02-18T07:51:00Z">
        <w:r w:rsidR="002F5345" w:rsidRPr="001A436D" w:rsidDel="00A5103F">
          <w:rPr>
            <w:color w:val="344449"/>
          </w:rPr>
          <w:delText xml:space="preserve">‐ </w:delText>
        </w:r>
      </w:del>
      <w:r w:rsidR="002F5345" w:rsidRPr="001A436D">
        <w:rPr>
          <w:color w:val="344449"/>
        </w:rPr>
        <w:t>ter</w:t>
      </w:r>
      <w:r w:rsidR="002F5345" w:rsidRPr="001A436D">
        <w:rPr>
          <w:color w:val="344449"/>
          <w:rPrChange w:id="343" w:author="Vannieuwenhuyze Jorre" w:date="2025-03-27T14:21:00Z" w16du:dateUtc="2025-03-27T13:21:00Z">
            <w:rPr>
              <w:color w:val="344449"/>
              <w:spacing w:val="-7"/>
            </w:rPr>
          </w:rPrChange>
        </w:rPr>
        <w:t xml:space="preserve"> </w:t>
      </w:r>
      <w:r w:rsidR="002F5345" w:rsidRPr="001A436D">
        <w:rPr>
          <w:color w:val="344449"/>
        </w:rPr>
        <w:t>en</w:t>
      </w:r>
      <w:r w:rsidR="002F5345" w:rsidRPr="001A436D">
        <w:rPr>
          <w:color w:val="344449"/>
          <w:rPrChange w:id="344" w:author="Vannieuwenhuyze Jorre" w:date="2025-03-27T14:21:00Z" w16du:dateUtc="2025-03-27T13:21:00Z">
            <w:rPr>
              <w:color w:val="344449"/>
              <w:spacing w:val="-6"/>
            </w:rPr>
          </w:rPrChange>
        </w:rPr>
        <w:t xml:space="preserve"> </w:t>
      </w:r>
      <w:r w:rsidR="002F5345" w:rsidRPr="001A436D">
        <w:rPr>
          <w:color w:val="344449"/>
        </w:rPr>
        <w:t>worden</w:t>
      </w:r>
      <w:r w:rsidR="002F5345" w:rsidRPr="001A436D">
        <w:rPr>
          <w:color w:val="344449"/>
          <w:rPrChange w:id="345" w:author="Vannieuwenhuyze Jorre" w:date="2025-03-27T14:21:00Z" w16du:dateUtc="2025-03-27T13:21:00Z">
            <w:rPr>
              <w:color w:val="344449"/>
              <w:spacing w:val="-6"/>
            </w:rPr>
          </w:rPrChange>
        </w:rPr>
        <w:t xml:space="preserve"> </w:t>
      </w:r>
      <w:r w:rsidR="002F5345" w:rsidRPr="001A436D">
        <w:rPr>
          <w:color w:val="344449"/>
        </w:rPr>
        <w:t>meegeteld</w:t>
      </w:r>
      <w:r w:rsidR="002F5345" w:rsidRPr="001A436D">
        <w:rPr>
          <w:color w:val="344449"/>
          <w:rPrChange w:id="346" w:author="Vannieuwenhuyze Jorre" w:date="2025-03-27T14:21:00Z" w16du:dateUtc="2025-03-27T13:21:00Z">
            <w:rPr>
              <w:color w:val="344449"/>
              <w:spacing w:val="-7"/>
            </w:rPr>
          </w:rPrChange>
        </w:rPr>
        <w:t xml:space="preserve"> </w:t>
      </w:r>
      <w:r w:rsidR="002F5345" w:rsidRPr="001A436D">
        <w:rPr>
          <w:color w:val="344449"/>
        </w:rPr>
        <w:t>in</w:t>
      </w:r>
      <w:r w:rsidR="002F5345" w:rsidRPr="001A436D">
        <w:rPr>
          <w:color w:val="344449"/>
          <w:rPrChange w:id="347" w:author="Vannieuwenhuyze Jorre" w:date="2025-03-27T14:21:00Z" w16du:dateUtc="2025-03-27T13:21:00Z">
            <w:rPr>
              <w:color w:val="344449"/>
              <w:spacing w:val="-6"/>
            </w:rPr>
          </w:rPrChange>
        </w:rPr>
        <w:t xml:space="preserve"> </w:t>
      </w:r>
      <w:r w:rsidR="002F5345" w:rsidRPr="001A436D">
        <w:rPr>
          <w:color w:val="344449"/>
        </w:rPr>
        <w:t>de</w:t>
      </w:r>
      <w:r w:rsidR="002F5345" w:rsidRPr="001A436D">
        <w:rPr>
          <w:color w:val="344449"/>
          <w:rPrChange w:id="348" w:author="Vannieuwenhuyze Jorre" w:date="2025-03-27T14:21:00Z" w16du:dateUtc="2025-03-27T13:21:00Z">
            <w:rPr>
              <w:color w:val="344449"/>
              <w:spacing w:val="-6"/>
            </w:rPr>
          </w:rPrChange>
        </w:rPr>
        <w:t xml:space="preserve"> </w:t>
      </w:r>
      <w:r w:rsidR="002F5345" w:rsidRPr="001A436D">
        <w:rPr>
          <w:color w:val="344449"/>
        </w:rPr>
        <w:t>bevolkingscijfers).</w:t>
      </w:r>
      <w:r w:rsidR="002F5345" w:rsidRPr="001A436D">
        <w:rPr>
          <w:color w:val="344449"/>
          <w:rPrChange w:id="349" w:author="Vannieuwenhuyze Jorre" w:date="2025-03-27T14:21:00Z" w16du:dateUtc="2025-03-27T13:21:00Z">
            <w:rPr>
              <w:color w:val="344449"/>
              <w:spacing w:val="14"/>
            </w:rPr>
          </w:rPrChange>
        </w:rPr>
        <w:t xml:space="preserve"> </w:t>
      </w:r>
      <w:commentRangeStart w:id="350"/>
      <w:commentRangeStart w:id="351"/>
      <w:r w:rsidR="002F5345" w:rsidRPr="001A436D">
        <w:rPr>
          <w:color w:val="344449"/>
        </w:rPr>
        <w:t>Sinds</w:t>
      </w:r>
      <w:r w:rsidR="002F5345" w:rsidRPr="001A436D">
        <w:rPr>
          <w:color w:val="344449"/>
          <w:rPrChange w:id="352" w:author="Vannieuwenhuyze Jorre" w:date="2025-03-27T14:21:00Z" w16du:dateUtc="2025-03-27T13:21:00Z">
            <w:rPr>
              <w:color w:val="344449"/>
              <w:spacing w:val="-6"/>
            </w:rPr>
          </w:rPrChange>
        </w:rPr>
        <w:t xml:space="preserve"> </w:t>
      </w:r>
      <w:r w:rsidR="002F5345" w:rsidRPr="001A436D">
        <w:rPr>
          <w:color w:val="344449"/>
        </w:rPr>
        <w:t>1995</w:t>
      </w:r>
      <w:r w:rsidR="002F5345" w:rsidRPr="001A436D">
        <w:rPr>
          <w:color w:val="344449"/>
          <w:rPrChange w:id="353" w:author="Vannieuwenhuyze Jorre" w:date="2025-03-27T14:21:00Z" w16du:dateUtc="2025-03-27T13:21:00Z">
            <w:rPr>
              <w:color w:val="344449"/>
              <w:spacing w:val="-6"/>
            </w:rPr>
          </w:rPrChange>
        </w:rPr>
        <w:t xml:space="preserve"> </w:t>
      </w:r>
      <w:r w:rsidR="002F5345" w:rsidRPr="001A436D">
        <w:rPr>
          <w:color w:val="344449"/>
        </w:rPr>
        <w:t xml:space="preserve">worden </w:t>
      </w:r>
      <w:r w:rsidR="002F5345" w:rsidRPr="001A436D">
        <w:rPr>
          <w:color w:val="344449"/>
          <w:rPrChange w:id="354" w:author="Vannieuwenhuyze Jorre" w:date="2025-03-27T14:21:00Z" w16du:dateUtc="2025-03-27T13:21:00Z">
            <w:rPr>
              <w:color w:val="344449"/>
              <w:spacing w:val="-2"/>
            </w:rPr>
          </w:rPrChange>
        </w:rPr>
        <w:t>personen</w:t>
      </w:r>
      <w:r w:rsidR="002F5345" w:rsidRPr="001A436D">
        <w:rPr>
          <w:color w:val="344449"/>
          <w:rPrChange w:id="355" w:author="Vannieuwenhuyze Jorre" w:date="2025-03-27T14:21:00Z" w16du:dateUtc="2025-03-27T13:21:00Z">
            <w:rPr>
              <w:color w:val="344449"/>
              <w:spacing w:val="-6"/>
            </w:rPr>
          </w:rPrChange>
        </w:rPr>
        <w:t xml:space="preserve"> </w:t>
      </w:r>
      <w:r w:rsidR="002F5345" w:rsidRPr="001A436D">
        <w:rPr>
          <w:color w:val="344449"/>
          <w:rPrChange w:id="356" w:author="Vannieuwenhuyze Jorre" w:date="2025-03-27T14:21:00Z" w16du:dateUtc="2025-03-27T13:21:00Z">
            <w:rPr>
              <w:color w:val="344449"/>
              <w:spacing w:val="-2"/>
            </w:rPr>
          </w:rPrChange>
        </w:rPr>
        <w:t>ingeschreven</w:t>
      </w:r>
      <w:r w:rsidR="002F5345" w:rsidRPr="001A436D">
        <w:rPr>
          <w:color w:val="344449"/>
          <w:rPrChange w:id="357" w:author="Vannieuwenhuyze Jorre" w:date="2025-03-27T14:21:00Z" w16du:dateUtc="2025-03-27T13:21:00Z">
            <w:rPr>
              <w:color w:val="344449"/>
              <w:spacing w:val="-6"/>
            </w:rPr>
          </w:rPrChange>
        </w:rPr>
        <w:t xml:space="preserve"> </w:t>
      </w:r>
      <w:r w:rsidR="002F5345" w:rsidRPr="001A436D">
        <w:rPr>
          <w:color w:val="344449"/>
          <w:rPrChange w:id="358" w:author="Vannieuwenhuyze Jorre" w:date="2025-03-27T14:21:00Z" w16du:dateUtc="2025-03-27T13:21:00Z">
            <w:rPr>
              <w:color w:val="344449"/>
              <w:spacing w:val="-2"/>
            </w:rPr>
          </w:rPrChange>
        </w:rPr>
        <w:t>in</w:t>
      </w:r>
      <w:r w:rsidR="002F5345" w:rsidRPr="001A436D">
        <w:rPr>
          <w:color w:val="344449"/>
          <w:rPrChange w:id="359" w:author="Vannieuwenhuyze Jorre" w:date="2025-03-27T14:21:00Z" w16du:dateUtc="2025-03-27T13:21:00Z">
            <w:rPr>
              <w:color w:val="344449"/>
              <w:spacing w:val="-6"/>
            </w:rPr>
          </w:rPrChange>
        </w:rPr>
        <w:t xml:space="preserve"> </w:t>
      </w:r>
      <w:r w:rsidR="002F5345" w:rsidRPr="001A436D">
        <w:rPr>
          <w:color w:val="344449"/>
          <w:rPrChange w:id="360" w:author="Vannieuwenhuyze Jorre" w:date="2025-03-27T14:21:00Z" w16du:dateUtc="2025-03-27T13:21:00Z">
            <w:rPr>
              <w:color w:val="344449"/>
              <w:spacing w:val="-2"/>
            </w:rPr>
          </w:rPrChange>
        </w:rPr>
        <w:t>het</w:t>
      </w:r>
      <w:r w:rsidR="002F5345" w:rsidRPr="001A436D">
        <w:rPr>
          <w:color w:val="344449"/>
          <w:rPrChange w:id="361" w:author="Vannieuwenhuyze Jorre" w:date="2025-03-27T14:21:00Z" w16du:dateUtc="2025-03-27T13:21:00Z">
            <w:rPr>
              <w:color w:val="344449"/>
              <w:spacing w:val="-6"/>
            </w:rPr>
          </w:rPrChange>
        </w:rPr>
        <w:t xml:space="preserve"> </w:t>
      </w:r>
      <w:r w:rsidR="002F5345" w:rsidRPr="001A436D">
        <w:rPr>
          <w:color w:val="344449"/>
          <w:rPrChange w:id="362" w:author="Vannieuwenhuyze Jorre" w:date="2025-03-27T14:21:00Z" w16du:dateUtc="2025-03-27T13:21:00Z">
            <w:rPr>
              <w:color w:val="344449"/>
              <w:spacing w:val="-2"/>
            </w:rPr>
          </w:rPrChange>
        </w:rPr>
        <w:t>wachtregister</w:t>
      </w:r>
      <w:r w:rsidR="002F5345" w:rsidRPr="001A436D">
        <w:rPr>
          <w:color w:val="344449"/>
          <w:rPrChange w:id="363" w:author="Vannieuwenhuyze Jorre" w:date="2025-03-27T14:21:00Z" w16du:dateUtc="2025-03-27T13:21:00Z">
            <w:rPr>
              <w:color w:val="344449"/>
              <w:spacing w:val="-6"/>
            </w:rPr>
          </w:rPrChange>
        </w:rPr>
        <w:t xml:space="preserve"> </w:t>
      </w:r>
      <w:r w:rsidR="002F5345" w:rsidRPr="001A436D">
        <w:rPr>
          <w:color w:val="344449"/>
          <w:rPrChange w:id="364" w:author="Vannieuwenhuyze Jorre" w:date="2025-03-27T14:21:00Z" w16du:dateUtc="2025-03-27T13:21:00Z">
            <w:rPr>
              <w:color w:val="344449"/>
              <w:spacing w:val="-2"/>
            </w:rPr>
          </w:rPrChange>
        </w:rPr>
        <w:t>voor</w:t>
      </w:r>
      <w:r w:rsidR="002F5345" w:rsidRPr="001A436D">
        <w:rPr>
          <w:color w:val="344449"/>
          <w:rPrChange w:id="365" w:author="Vannieuwenhuyze Jorre" w:date="2025-03-27T14:21:00Z" w16du:dateUtc="2025-03-27T13:21:00Z">
            <w:rPr>
              <w:color w:val="344449"/>
              <w:spacing w:val="-6"/>
            </w:rPr>
          </w:rPrChange>
        </w:rPr>
        <w:t xml:space="preserve"> </w:t>
      </w:r>
      <w:r w:rsidR="002F5345" w:rsidRPr="001A436D">
        <w:rPr>
          <w:color w:val="344449"/>
          <w:rPrChange w:id="366" w:author="Vannieuwenhuyze Jorre" w:date="2025-03-27T14:21:00Z" w16du:dateUtc="2025-03-27T13:21:00Z">
            <w:rPr>
              <w:color w:val="344449"/>
              <w:spacing w:val="-2"/>
            </w:rPr>
          </w:rPrChange>
        </w:rPr>
        <w:t>asielzoekers</w:t>
      </w:r>
      <w:r w:rsidR="002F5345" w:rsidRPr="001A436D">
        <w:rPr>
          <w:color w:val="344449"/>
          <w:rPrChange w:id="367" w:author="Vannieuwenhuyze Jorre" w:date="2025-03-27T14:21:00Z" w16du:dateUtc="2025-03-27T13:21:00Z">
            <w:rPr>
              <w:color w:val="344449"/>
              <w:spacing w:val="-6"/>
            </w:rPr>
          </w:rPrChange>
        </w:rPr>
        <w:t xml:space="preserve"> </w:t>
      </w:r>
      <w:r w:rsidR="002F5345" w:rsidRPr="001A436D">
        <w:rPr>
          <w:color w:val="344449"/>
          <w:rPrChange w:id="368" w:author="Vannieuwenhuyze Jorre" w:date="2025-03-27T14:21:00Z" w16du:dateUtc="2025-03-27T13:21:00Z">
            <w:rPr>
              <w:color w:val="344449"/>
              <w:spacing w:val="-2"/>
            </w:rPr>
          </w:rPrChange>
        </w:rPr>
        <w:t>(verzoe</w:t>
      </w:r>
      <w:del w:id="369" w:author="Vannieuwenhuyze Jorre" w:date="2025-02-18T08:51:00Z" w16du:dateUtc="2025-02-18T07:51:00Z">
        <w:r w:rsidR="002F5345" w:rsidRPr="001A436D" w:rsidDel="00613489">
          <w:rPr>
            <w:color w:val="344449"/>
            <w:rPrChange w:id="370" w:author="Vannieuwenhuyze Jorre" w:date="2025-03-27T14:21:00Z" w16du:dateUtc="2025-03-27T13:21:00Z">
              <w:rPr>
                <w:color w:val="344449"/>
                <w:spacing w:val="-2"/>
              </w:rPr>
            </w:rPrChange>
          </w:rPr>
          <w:delText xml:space="preserve">‐ </w:delText>
        </w:r>
      </w:del>
      <w:r w:rsidR="002F5345" w:rsidRPr="001A436D">
        <w:rPr>
          <w:color w:val="344449"/>
          <w:rPrChange w:id="371" w:author="Vannieuwenhuyze Jorre" w:date="2025-03-27T14:21:00Z" w16du:dateUtc="2025-03-27T13:21:00Z">
            <w:rPr>
              <w:color w:val="344449"/>
              <w:spacing w:val="-2"/>
            </w:rPr>
          </w:rPrChange>
        </w:rPr>
        <w:t>kers</w:t>
      </w:r>
      <w:r w:rsidR="002F5345" w:rsidRPr="001A436D">
        <w:rPr>
          <w:color w:val="344449"/>
          <w:rPrChange w:id="372" w:author="Vannieuwenhuyze Jorre" w:date="2025-03-27T14:21:00Z" w16du:dateUtc="2025-03-27T13:21:00Z">
            <w:rPr>
              <w:color w:val="344449"/>
              <w:spacing w:val="-8"/>
            </w:rPr>
          </w:rPrChange>
        </w:rPr>
        <w:t xml:space="preserve"> </w:t>
      </w:r>
      <w:r w:rsidR="002F5345" w:rsidRPr="001A436D">
        <w:rPr>
          <w:color w:val="344449"/>
          <w:rPrChange w:id="373" w:author="Vannieuwenhuyze Jorre" w:date="2025-03-27T14:21:00Z" w16du:dateUtc="2025-03-27T13:21:00Z">
            <w:rPr>
              <w:color w:val="344449"/>
              <w:spacing w:val="-2"/>
            </w:rPr>
          </w:rPrChange>
        </w:rPr>
        <w:t>om</w:t>
      </w:r>
      <w:r w:rsidR="002F5345" w:rsidRPr="001A436D">
        <w:rPr>
          <w:color w:val="344449"/>
          <w:rPrChange w:id="374" w:author="Vannieuwenhuyze Jorre" w:date="2025-03-27T14:21:00Z" w16du:dateUtc="2025-03-27T13:21:00Z">
            <w:rPr>
              <w:color w:val="344449"/>
              <w:spacing w:val="-8"/>
            </w:rPr>
          </w:rPrChange>
        </w:rPr>
        <w:t xml:space="preserve"> </w:t>
      </w:r>
      <w:r w:rsidR="002F5345" w:rsidRPr="001A436D">
        <w:rPr>
          <w:color w:val="344449"/>
          <w:rPrChange w:id="375" w:author="Vannieuwenhuyze Jorre" w:date="2025-03-27T14:21:00Z" w16du:dateUtc="2025-03-27T13:21:00Z">
            <w:rPr>
              <w:color w:val="344449"/>
              <w:spacing w:val="-2"/>
            </w:rPr>
          </w:rPrChange>
        </w:rPr>
        <w:t>internationale</w:t>
      </w:r>
      <w:r w:rsidR="002F5345" w:rsidRPr="001A436D">
        <w:rPr>
          <w:color w:val="344449"/>
          <w:rPrChange w:id="376" w:author="Vannieuwenhuyze Jorre" w:date="2025-03-27T14:21:00Z" w16du:dateUtc="2025-03-27T13:21:00Z">
            <w:rPr>
              <w:color w:val="344449"/>
              <w:spacing w:val="-8"/>
            </w:rPr>
          </w:rPrChange>
        </w:rPr>
        <w:t xml:space="preserve"> </w:t>
      </w:r>
      <w:r w:rsidR="002F5345" w:rsidRPr="001A436D">
        <w:rPr>
          <w:color w:val="344449"/>
          <w:rPrChange w:id="377" w:author="Vannieuwenhuyze Jorre" w:date="2025-03-27T14:21:00Z" w16du:dateUtc="2025-03-27T13:21:00Z">
            <w:rPr>
              <w:color w:val="344449"/>
              <w:spacing w:val="-2"/>
            </w:rPr>
          </w:rPrChange>
        </w:rPr>
        <w:t>bescherming)</w:t>
      </w:r>
      <w:r w:rsidR="002F5345" w:rsidRPr="001A436D">
        <w:rPr>
          <w:color w:val="344449"/>
          <w:rPrChange w:id="378" w:author="Vannieuwenhuyze Jorre" w:date="2025-03-27T14:21:00Z" w16du:dateUtc="2025-03-27T13:21:00Z">
            <w:rPr>
              <w:color w:val="344449"/>
              <w:spacing w:val="-8"/>
            </w:rPr>
          </w:rPrChange>
        </w:rPr>
        <w:t xml:space="preserve"> </w:t>
      </w:r>
      <w:r w:rsidR="002F5345" w:rsidRPr="001A436D">
        <w:rPr>
          <w:color w:val="344449"/>
          <w:rPrChange w:id="379" w:author="Vannieuwenhuyze Jorre" w:date="2025-03-27T14:21:00Z" w16du:dateUtc="2025-03-27T13:21:00Z">
            <w:rPr>
              <w:color w:val="344449"/>
              <w:spacing w:val="-2"/>
            </w:rPr>
          </w:rPrChange>
        </w:rPr>
        <w:t>niet</w:t>
      </w:r>
      <w:r w:rsidR="002F5345" w:rsidRPr="001A436D">
        <w:rPr>
          <w:color w:val="344449"/>
          <w:rPrChange w:id="380" w:author="Vannieuwenhuyze Jorre" w:date="2025-03-27T14:21:00Z" w16du:dateUtc="2025-03-27T13:21:00Z">
            <w:rPr>
              <w:color w:val="344449"/>
              <w:spacing w:val="-8"/>
            </w:rPr>
          </w:rPrChange>
        </w:rPr>
        <w:t xml:space="preserve"> </w:t>
      </w:r>
      <w:r w:rsidR="002F5345" w:rsidRPr="001A436D">
        <w:rPr>
          <w:color w:val="344449"/>
          <w:rPrChange w:id="381" w:author="Vannieuwenhuyze Jorre" w:date="2025-03-27T14:21:00Z" w16du:dateUtc="2025-03-27T13:21:00Z">
            <w:rPr>
              <w:color w:val="344449"/>
              <w:spacing w:val="-2"/>
            </w:rPr>
          </w:rPrChange>
        </w:rPr>
        <w:t>meer</w:t>
      </w:r>
      <w:r w:rsidR="002F5345" w:rsidRPr="001A436D">
        <w:rPr>
          <w:color w:val="344449"/>
          <w:rPrChange w:id="382" w:author="Vannieuwenhuyze Jorre" w:date="2025-03-27T14:21:00Z" w16du:dateUtc="2025-03-27T13:21:00Z">
            <w:rPr>
              <w:color w:val="344449"/>
              <w:spacing w:val="-8"/>
            </w:rPr>
          </w:rPrChange>
        </w:rPr>
        <w:t xml:space="preserve"> </w:t>
      </w:r>
      <w:r w:rsidR="002F5345" w:rsidRPr="001A436D">
        <w:rPr>
          <w:color w:val="344449"/>
          <w:rPrChange w:id="383" w:author="Vannieuwenhuyze Jorre" w:date="2025-03-27T14:21:00Z" w16du:dateUtc="2025-03-27T13:21:00Z">
            <w:rPr>
              <w:color w:val="344449"/>
              <w:spacing w:val="-2"/>
            </w:rPr>
          </w:rPrChange>
        </w:rPr>
        <w:t>meegeteld</w:t>
      </w:r>
      <w:r w:rsidR="002F5345" w:rsidRPr="001A436D">
        <w:rPr>
          <w:color w:val="344449"/>
          <w:rPrChange w:id="384" w:author="Vannieuwenhuyze Jorre" w:date="2025-03-27T14:21:00Z" w16du:dateUtc="2025-03-27T13:21:00Z">
            <w:rPr>
              <w:color w:val="344449"/>
              <w:spacing w:val="-8"/>
            </w:rPr>
          </w:rPrChange>
        </w:rPr>
        <w:t xml:space="preserve"> </w:t>
      </w:r>
      <w:r w:rsidR="002F5345" w:rsidRPr="001A436D">
        <w:rPr>
          <w:color w:val="344449"/>
          <w:rPrChange w:id="385" w:author="Vannieuwenhuyze Jorre" w:date="2025-03-27T14:21:00Z" w16du:dateUtc="2025-03-27T13:21:00Z">
            <w:rPr>
              <w:color w:val="344449"/>
              <w:spacing w:val="-2"/>
            </w:rPr>
          </w:rPrChange>
        </w:rPr>
        <w:t>in</w:t>
      </w:r>
      <w:r w:rsidR="002F5345" w:rsidRPr="001A436D">
        <w:rPr>
          <w:color w:val="344449"/>
          <w:rPrChange w:id="386" w:author="Vannieuwenhuyze Jorre" w:date="2025-03-27T14:21:00Z" w16du:dateUtc="2025-03-27T13:21:00Z">
            <w:rPr>
              <w:color w:val="344449"/>
              <w:spacing w:val="-8"/>
            </w:rPr>
          </w:rPrChange>
        </w:rPr>
        <w:t xml:space="preserve"> </w:t>
      </w:r>
      <w:r w:rsidR="002F5345" w:rsidRPr="001A436D">
        <w:rPr>
          <w:color w:val="344449"/>
          <w:rPrChange w:id="387" w:author="Vannieuwenhuyze Jorre" w:date="2025-03-27T14:21:00Z" w16du:dateUtc="2025-03-27T13:21:00Z">
            <w:rPr>
              <w:color w:val="344449"/>
              <w:spacing w:val="-2"/>
            </w:rPr>
          </w:rPrChange>
        </w:rPr>
        <w:t>de</w:t>
      </w:r>
      <w:r w:rsidR="002F5345" w:rsidRPr="001A436D">
        <w:rPr>
          <w:color w:val="344449"/>
          <w:rPrChange w:id="388" w:author="Vannieuwenhuyze Jorre" w:date="2025-03-27T14:21:00Z" w16du:dateUtc="2025-03-27T13:21:00Z">
            <w:rPr>
              <w:color w:val="344449"/>
              <w:spacing w:val="-8"/>
            </w:rPr>
          </w:rPrChange>
        </w:rPr>
        <w:t xml:space="preserve"> </w:t>
      </w:r>
      <w:r w:rsidR="002F5345" w:rsidRPr="001A436D">
        <w:rPr>
          <w:color w:val="344449"/>
          <w:rPrChange w:id="389" w:author="Vannieuwenhuyze Jorre" w:date="2025-03-27T14:21:00Z" w16du:dateUtc="2025-03-27T13:21:00Z">
            <w:rPr>
              <w:color w:val="344449"/>
              <w:spacing w:val="-2"/>
            </w:rPr>
          </w:rPrChange>
        </w:rPr>
        <w:t>bevol</w:t>
      </w:r>
      <w:del w:id="390" w:author="Vannieuwenhuyze Jorre" w:date="2025-02-18T08:51:00Z" w16du:dateUtc="2025-02-18T07:51:00Z">
        <w:r w:rsidR="002F5345" w:rsidRPr="001A436D" w:rsidDel="00613489">
          <w:rPr>
            <w:color w:val="344449"/>
            <w:rPrChange w:id="391" w:author="Vannieuwenhuyze Jorre" w:date="2025-03-27T14:21:00Z" w16du:dateUtc="2025-03-27T13:21:00Z">
              <w:rPr>
                <w:color w:val="344449"/>
                <w:spacing w:val="-2"/>
              </w:rPr>
            </w:rPrChange>
          </w:rPr>
          <w:delText xml:space="preserve">‐ </w:delText>
        </w:r>
      </w:del>
      <w:r w:rsidR="002F5345" w:rsidRPr="001A436D">
        <w:rPr>
          <w:color w:val="344449"/>
        </w:rPr>
        <w:t xml:space="preserve">kingscijfers van </w:t>
      </w:r>
      <w:proofErr w:type="spellStart"/>
      <w:r w:rsidR="002F5345" w:rsidRPr="001A436D">
        <w:rPr>
          <w:color w:val="344449"/>
        </w:rPr>
        <w:t>Statbel</w:t>
      </w:r>
      <w:proofErr w:type="spellEnd"/>
      <w:r w:rsidR="002F5345" w:rsidRPr="001A436D">
        <w:rPr>
          <w:color w:val="344449"/>
        </w:rPr>
        <w:t>.</w:t>
      </w:r>
      <w:r w:rsidR="002F5345" w:rsidRPr="001A436D">
        <w:rPr>
          <w:color w:val="344449"/>
          <w:rPrChange w:id="392" w:author="Vannieuwenhuyze Jorre" w:date="2025-03-27T14:21:00Z" w16du:dateUtc="2025-03-27T13:21:00Z">
            <w:rPr>
              <w:color w:val="344449"/>
              <w:spacing w:val="40"/>
            </w:rPr>
          </w:rPrChange>
        </w:rPr>
        <w:t xml:space="preserve"> </w:t>
      </w:r>
      <w:r w:rsidR="002F5345" w:rsidRPr="001A436D">
        <w:rPr>
          <w:color w:val="344449"/>
        </w:rPr>
        <w:t>Pas nadat asielzoekers worden overgeschre</w:t>
      </w:r>
      <w:del w:id="393" w:author="Vannieuwenhuyze Jorre" w:date="2025-02-18T08:51:00Z" w16du:dateUtc="2025-02-18T07:51:00Z">
        <w:r w:rsidR="002F5345" w:rsidRPr="001A436D" w:rsidDel="00613489">
          <w:rPr>
            <w:color w:val="344449"/>
          </w:rPr>
          <w:delText xml:space="preserve">‐ </w:delText>
        </w:r>
      </w:del>
      <w:r w:rsidR="002F5345" w:rsidRPr="001A436D">
        <w:rPr>
          <w:color w:val="344449"/>
        </w:rPr>
        <w:t xml:space="preserve">ven van het wachtregister </w:t>
      </w:r>
      <w:del w:id="394" w:author="Noppe Jo" w:date="2025-01-20T09:37:00Z">
        <w:r w:rsidR="002F5345" w:rsidRPr="001A436D" w:rsidDel="002F5345">
          <w:rPr>
            <w:color w:val="344449"/>
          </w:rPr>
          <w:delText xml:space="preserve">voor asielzoekers </w:delText>
        </w:r>
      </w:del>
      <w:r w:rsidR="002F5345" w:rsidRPr="001A436D">
        <w:rPr>
          <w:color w:val="344449"/>
        </w:rPr>
        <w:t>naar een regulier bevol</w:t>
      </w:r>
      <w:del w:id="395" w:author="Vannieuwenhuyze Jorre" w:date="2025-02-18T08:51:00Z" w16du:dateUtc="2025-02-18T07:51:00Z">
        <w:r w:rsidR="002F5345" w:rsidRPr="001A436D" w:rsidDel="00613489">
          <w:rPr>
            <w:color w:val="344449"/>
          </w:rPr>
          <w:delText xml:space="preserve">‐ </w:delText>
        </w:r>
      </w:del>
      <w:r w:rsidR="002F5345" w:rsidRPr="001A436D">
        <w:rPr>
          <w:color w:val="344449"/>
        </w:rPr>
        <w:t>kingsregister,</w:t>
      </w:r>
      <w:r w:rsidR="002F5345" w:rsidRPr="001A436D">
        <w:rPr>
          <w:color w:val="344449"/>
          <w:rPrChange w:id="396" w:author="Vannieuwenhuyze Jorre" w:date="2025-03-27T14:21:00Z" w16du:dateUtc="2025-03-27T13:21:00Z">
            <w:rPr>
              <w:color w:val="344449"/>
              <w:spacing w:val="-13"/>
            </w:rPr>
          </w:rPrChange>
        </w:rPr>
        <w:t xml:space="preserve"> </w:t>
      </w:r>
      <w:r w:rsidR="002F5345" w:rsidRPr="001A436D">
        <w:rPr>
          <w:color w:val="344449"/>
        </w:rPr>
        <w:t>na</w:t>
      </w:r>
      <w:r w:rsidR="002F5345" w:rsidRPr="001A436D">
        <w:rPr>
          <w:color w:val="344449"/>
          <w:rPrChange w:id="397" w:author="Vannieuwenhuyze Jorre" w:date="2025-03-27T14:21:00Z" w16du:dateUtc="2025-03-27T13:21:00Z">
            <w:rPr>
              <w:color w:val="344449"/>
              <w:spacing w:val="-13"/>
            </w:rPr>
          </w:rPrChange>
        </w:rPr>
        <w:t xml:space="preserve"> </w:t>
      </w:r>
      <w:r w:rsidR="002F5345" w:rsidRPr="001A436D">
        <w:rPr>
          <w:color w:val="344449"/>
        </w:rPr>
        <w:t>erkenning</w:t>
      </w:r>
      <w:r w:rsidR="002F5345" w:rsidRPr="001A436D">
        <w:rPr>
          <w:color w:val="344449"/>
          <w:rPrChange w:id="398" w:author="Vannieuwenhuyze Jorre" w:date="2025-03-27T14:21:00Z" w16du:dateUtc="2025-03-27T13:21:00Z">
            <w:rPr>
              <w:color w:val="344449"/>
              <w:spacing w:val="-13"/>
            </w:rPr>
          </w:rPrChange>
        </w:rPr>
        <w:t xml:space="preserve"> </w:t>
      </w:r>
      <w:r w:rsidR="002F5345" w:rsidRPr="001A436D">
        <w:rPr>
          <w:color w:val="344449"/>
        </w:rPr>
        <w:t>als</w:t>
      </w:r>
      <w:r w:rsidR="002F5345" w:rsidRPr="001A436D">
        <w:rPr>
          <w:color w:val="344449"/>
          <w:rPrChange w:id="399" w:author="Vannieuwenhuyze Jorre" w:date="2025-03-27T14:21:00Z" w16du:dateUtc="2025-03-27T13:21:00Z">
            <w:rPr>
              <w:color w:val="344449"/>
              <w:spacing w:val="-13"/>
            </w:rPr>
          </w:rPrChange>
        </w:rPr>
        <w:t xml:space="preserve"> </w:t>
      </w:r>
      <w:r w:rsidR="002F5345" w:rsidRPr="001A436D">
        <w:rPr>
          <w:color w:val="344449"/>
        </w:rPr>
        <w:t>vluchteling,</w:t>
      </w:r>
      <w:r w:rsidR="002F5345" w:rsidRPr="001A436D">
        <w:rPr>
          <w:color w:val="344449"/>
          <w:rPrChange w:id="400" w:author="Vannieuwenhuyze Jorre" w:date="2025-03-27T14:21:00Z" w16du:dateUtc="2025-03-27T13:21:00Z">
            <w:rPr>
              <w:color w:val="344449"/>
              <w:spacing w:val="-13"/>
            </w:rPr>
          </w:rPrChange>
        </w:rPr>
        <w:t xml:space="preserve"> </w:t>
      </w:r>
      <w:r w:rsidR="002F5345" w:rsidRPr="001A436D">
        <w:rPr>
          <w:color w:val="344449"/>
        </w:rPr>
        <w:t>na</w:t>
      </w:r>
      <w:r w:rsidR="002F5345" w:rsidRPr="001A436D">
        <w:rPr>
          <w:color w:val="344449"/>
          <w:rPrChange w:id="401" w:author="Vannieuwenhuyze Jorre" w:date="2025-03-27T14:21:00Z" w16du:dateUtc="2025-03-27T13:21:00Z">
            <w:rPr>
              <w:color w:val="344449"/>
              <w:spacing w:val="-13"/>
            </w:rPr>
          </w:rPrChange>
        </w:rPr>
        <w:t xml:space="preserve"> </w:t>
      </w:r>
      <w:r w:rsidR="002F5345" w:rsidRPr="001A436D">
        <w:rPr>
          <w:color w:val="344449"/>
        </w:rPr>
        <w:t>toekenning</w:t>
      </w:r>
      <w:r w:rsidR="002F5345" w:rsidRPr="001A436D">
        <w:rPr>
          <w:color w:val="344449"/>
          <w:rPrChange w:id="402" w:author="Vannieuwenhuyze Jorre" w:date="2025-03-27T14:21:00Z" w16du:dateUtc="2025-03-27T13:21:00Z">
            <w:rPr>
              <w:color w:val="344449"/>
              <w:spacing w:val="-13"/>
            </w:rPr>
          </w:rPrChange>
        </w:rPr>
        <w:t xml:space="preserve"> </w:t>
      </w:r>
      <w:r w:rsidR="002F5345" w:rsidRPr="001A436D">
        <w:rPr>
          <w:color w:val="344449"/>
        </w:rPr>
        <w:t>van</w:t>
      </w:r>
      <w:r w:rsidR="002F5345" w:rsidRPr="001A436D">
        <w:rPr>
          <w:color w:val="344449"/>
          <w:rPrChange w:id="403" w:author="Vannieuwenhuyze Jorre" w:date="2025-03-27T14:21:00Z" w16du:dateUtc="2025-03-27T13:21:00Z">
            <w:rPr>
              <w:color w:val="344449"/>
              <w:spacing w:val="-13"/>
            </w:rPr>
          </w:rPrChange>
        </w:rPr>
        <w:t xml:space="preserve"> </w:t>
      </w:r>
      <w:r w:rsidR="002F5345" w:rsidRPr="001A436D">
        <w:rPr>
          <w:color w:val="344449"/>
        </w:rPr>
        <w:t>een</w:t>
      </w:r>
      <w:r w:rsidR="002F5345" w:rsidRPr="001A436D">
        <w:rPr>
          <w:color w:val="344449"/>
          <w:rPrChange w:id="404" w:author="Vannieuwenhuyze Jorre" w:date="2025-03-27T14:21:00Z" w16du:dateUtc="2025-03-27T13:21:00Z">
            <w:rPr>
              <w:color w:val="344449"/>
              <w:spacing w:val="-13"/>
            </w:rPr>
          </w:rPrChange>
        </w:rPr>
        <w:t xml:space="preserve"> </w:t>
      </w:r>
      <w:r w:rsidR="002F5345" w:rsidRPr="001A436D">
        <w:rPr>
          <w:color w:val="344449"/>
        </w:rPr>
        <w:t>sta</w:t>
      </w:r>
      <w:del w:id="405" w:author="Vannieuwenhuyze Jorre" w:date="2025-02-18T08:51:00Z" w16du:dateUtc="2025-02-18T07:51:00Z">
        <w:r w:rsidR="002F5345" w:rsidRPr="001A436D" w:rsidDel="00613489">
          <w:rPr>
            <w:color w:val="344449"/>
          </w:rPr>
          <w:delText xml:space="preserve">‐ </w:delText>
        </w:r>
      </w:del>
      <w:r w:rsidR="002F5345" w:rsidRPr="001A436D">
        <w:rPr>
          <w:color w:val="344449"/>
          <w:rPrChange w:id="406" w:author="Vannieuwenhuyze Jorre" w:date="2025-03-27T14:21:00Z" w16du:dateUtc="2025-03-27T13:21:00Z">
            <w:rPr>
              <w:color w:val="344449"/>
              <w:spacing w:val="-2"/>
            </w:rPr>
          </w:rPrChange>
        </w:rPr>
        <w:t>tuut</w:t>
      </w:r>
      <w:r w:rsidR="002F5345" w:rsidRPr="001A436D">
        <w:rPr>
          <w:color w:val="344449"/>
          <w:rPrChange w:id="407" w:author="Vannieuwenhuyze Jorre" w:date="2025-03-27T14:21:00Z" w16du:dateUtc="2025-03-27T13:21:00Z">
            <w:rPr>
              <w:color w:val="344449"/>
              <w:spacing w:val="-11"/>
            </w:rPr>
          </w:rPrChange>
        </w:rPr>
        <w:t xml:space="preserve"> </w:t>
      </w:r>
      <w:r w:rsidR="002F5345" w:rsidRPr="001A436D">
        <w:rPr>
          <w:color w:val="344449"/>
          <w:rPrChange w:id="408" w:author="Vannieuwenhuyze Jorre" w:date="2025-03-27T14:21:00Z" w16du:dateUtc="2025-03-27T13:21:00Z">
            <w:rPr>
              <w:color w:val="344449"/>
              <w:spacing w:val="-2"/>
            </w:rPr>
          </w:rPrChange>
        </w:rPr>
        <w:t>subsidiaire</w:t>
      </w:r>
      <w:r w:rsidR="002F5345" w:rsidRPr="001A436D">
        <w:rPr>
          <w:color w:val="344449"/>
          <w:rPrChange w:id="409" w:author="Vannieuwenhuyze Jorre" w:date="2025-03-27T14:21:00Z" w16du:dateUtc="2025-03-27T13:21:00Z">
            <w:rPr>
              <w:color w:val="344449"/>
              <w:spacing w:val="-11"/>
            </w:rPr>
          </w:rPrChange>
        </w:rPr>
        <w:t xml:space="preserve"> </w:t>
      </w:r>
      <w:r w:rsidR="002F5345" w:rsidRPr="001A436D">
        <w:rPr>
          <w:color w:val="344449"/>
          <w:rPrChange w:id="410" w:author="Vannieuwenhuyze Jorre" w:date="2025-03-27T14:21:00Z" w16du:dateUtc="2025-03-27T13:21:00Z">
            <w:rPr>
              <w:color w:val="344449"/>
              <w:spacing w:val="-2"/>
            </w:rPr>
          </w:rPrChange>
        </w:rPr>
        <w:t>bescherming</w:t>
      </w:r>
      <w:r w:rsidR="002F5345" w:rsidRPr="001A436D">
        <w:rPr>
          <w:color w:val="344449"/>
          <w:rPrChange w:id="411" w:author="Vannieuwenhuyze Jorre" w:date="2025-03-27T14:21:00Z" w16du:dateUtc="2025-03-27T13:21:00Z">
            <w:rPr>
              <w:color w:val="344449"/>
              <w:spacing w:val="-11"/>
            </w:rPr>
          </w:rPrChange>
        </w:rPr>
        <w:t xml:space="preserve"> </w:t>
      </w:r>
      <w:r w:rsidR="002F5345" w:rsidRPr="001A436D">
        <w:rPr>
          <w:color w:val="344449"/>
          <w:rPrChange w:id="412" w:author="Vannieuwenhuyze Jorre" w:date="2025-03-27T14:21:00Z" w16du:dateUtc="2025-03-27T13:21:00Z">
            <w:rPr>
              <w:color w:val="344449"/>
              <w:spacing w:val="-2"/>
            </w:rPr>
          </w:rPrChange>
        </w:rPr>
        <w:t>of</w:t>
      </w:r>
      <w:r w:rsidR="002F5345" w:rsidRPr="001A436D">
        <w:rPr>
          <w:color w:val="344449"/>
          <w:rPrChange w:id="413" w:author="Vannieuwenhuyze Jorre" w:date="2025-03-27T14:21:00Z" w16du:dateUtc="2025-03-27T13:21:00Z">
            <w:rPr>
              <w:color w:val="344449"/>
              <w:spacing w:val="-11"/>
            </w:rPr>
          </w:rPrChange>
        </w:rPr>
        <w:t xml:space="preserve"> </w:t>
      </w:r>
      <w:r w:rsidR="002F5345" w:rsidRPr="001A436D">
        <w:rPr>
          <w:color w:val="344449"/>
          <w:rPrChange w:id="414" w:author="Vannieuwenhuyze Jorre" w:date="2025-03-27T14:21:00Z" w16du:dateUtc="2025-03-27T13:21:00Z">
            <w:rPr>
              <w:color w:val="344449"/>
              <w:spacing w:val="-2"/>
            </w:rPr>
          </w:rPrChange>
        </w:rPr>
        <w:t>na</w:t>
      </w:r>
      <w:r w:rsidR="002F5345" w:rsidRPr="001A436D">
        <w:rPr>
          <w:color w:val="344449"/>
          <w:rPrChange w:id="415" w:author="Vannieuwenhuyze Jorre" w:date="2025-03-27T14:21:00Z" w16du:dateUtc="2025-03-27T13:21:00Z">
            <w:rPr>
              <w:color w:val="344449"/>
              <w:spacing w:val="-11"/>
            </w:rPr>
          </w:rPrChange>
        </w:rPr>
        <w:t xml:space="preserve"> </w:t>
      </w:r>
      <w:r w:rsidR="002F5345" w:rsidRPr="001A436D">
        <w:rPr>
          <w:color w:val="344449"/>
          <w:rPrChange w:id="416" w:author="Vannieuwenhuyze Jorre" w:date="2025-03-27T14:21:00Z" w16du:dateUtc="2025-03-27T13:21:00Z">
            <w:rPr>
              <w:color w:val="344449"/>
              <w:spacing w:val="-2"/>
            </w:rPr>
          </w:rPrChange>
        </w:rPr>
        <w:t>verwerving</w:t>
      </w:r>
      <w:r w:rsidR="002F5345" w:rsidRPr="001A436D">
        <w:rPr>
          <w:color w:val="344449"/>
          <w:rPrChange w:id="417" w:author="Vannieuwenhuyze Jorre" w:date="2025-03-27T14:21:00Z" w16du:dateUtc="2025-03-27T13:21:00Z">
            <w:rPr>
              <w:color w:val="344449"/>
              <w:spacing w:val="-11"/>
            </w:rPr>
          </w:rPrChange>
        </w:rPr>
        <w:t xml:space="preserve"> </w:t>
      </w:r>
      <w:r w:rsidR="002F5345" w:rsidRPr="001A436D">
        <w:rPr>
          <w:color w:val="344449"/>
          <w:rPrChange w:id="418" w:author="Vannieuwenhuyze Jorre" w:date="2025-03-27T14:21:00Z" w16du:dateUtc="2025-03-27T13:21:00Z">
            <w:rPr>
              <w:color w:val="344449"/>
              <w:spacing w:val="-2"/>
            </w:rPr>
          </w:rPrChange>
        </w:rPr>
        <w:t>van</w:t>
      </w:r>
      <w:r w:rsidR="002F5345" w:rsidRPr="001A436D">
        <w:rPr>
          <w:color w:val="344449"/>
          <w:rPrChange w:id="419" w:author="Vannieuwenhuyze Jorre" w:date="2025-03-27T14:21:00Z" w16du:dateUtc="2025-03-27T13:21:00Z">
            <w:rPr>
              <w:color w:val="344449"/>
              <w:spacing w:val="-11"/>
            </w:rPr>
          </w:rPrChange>
        </w:rPr>
        <w:t xml:space="preserve"> </w:t>
      </w:r>
      <w:r w:rsidR="002F5345" w:rsidRPr="001A436D">
        <w:rPr>
          <w:color w:val="344449"/>
          <w:rPrChange w:id="420" w:author="Vannieuwenhuyze Jorre" w:date="2025-03-27T14:21:00Z" w16du:dateUtc="2025-03-27T13:21:00Z">
            <w:rPr>
              <w:color w:val="344449"/>
              <w:spacing w:val="-2"/>
            </w:rPr>
          </w:rPrChange>
        </w:rPr>
        <w:t>een</w:t>
      </w:r>
      <w:r w:rsidR="002F5345" w:rsidRPr="001A436D">
        <w:rPr>
          <w:color w:val="344449"/>
          <w:rPrChange w:id="421" w:author="Vannieuwenhuyze Jorre" w:date="2025-03-27T14:21:00Z" w16du:dateUtc="2025-03-27T13:21:00Z">
            <w:rPr>
              <w:color w:val="344449"/>
              <w:spacing w:val="-11"/>
            </w:rPr>
          </w:rPrChange>
        </w:rPr>
        <w:t xml:space="preserve"> </w:t>
      </w:r>
      <w:r w:rsidR="002F5345" w:rsidRPr="001A436D">
        <w:rPr>
          <w:color w:val="344449"/>
          <w:rPrChange w:id="422" w:author="Vannieuwenhuyze Jorre" w:date="2025-03-27T14:21:00Z" w16du:dateUtc="2025-03-27T13:21:00Z">
            <w:rPr>
              <w:color w:val="344449"/>
              <w:spacing w:val="-2"/>
            </w:rPr>
          </w:rPrChange>
        </w:rPr>
        <w:t>verblijfsvergun</w:t>
      </w:r>
      <w:del w:id="423" w:author="Vannieuwenhuyze Jorre" w:date="2025-02-18T08:51:00Z" w16du:dateUtc="2025-02-18T07:51:00Z">
        <w:r w:rsidR="002F5345" w:rsidRPr="001A436D" w:rsidDel="00613489">
          <w:rPr>
            <w:color w:val="344449"/>
            <w:rPrChange w:id="424" w:author="Vannieuwenhuyze Jorre" w:date="2025-03-27T14:21:00Z" w16du:dateUtc="2025-03-27T13:21:00Z">
              <w:rPr>
                <w:color w:val="344449"/>
                <w:spacing w:val="-2"/>
              </w:rPr>
            </w:rPrChange>
          </w:rPr>
          <w:delText xml:space="preserve">‐ </w:delText>
        </w:r>
      </w:del>
      <w:r w:rsidR="002F5345" w:rsidRPr="001A436D">
        <w:rPr>
          <w:color w:val="344449"/>
          <w:rPrChange w:id="425" w:author="Vannieuwenhuyze Jorre" w:date="2025-03-27T14:21:00Z" w16du:dateUtc="2025-03-27T13:21:00Z">
            <w:rPr>
              <w:color w:val="344449"/>
              <w:spacing w:val="-2"/>
            </w:rPr>
          </w:rPrChange>
        </w:rPr>
        <w:t>ning</w:t>
      </w:r>
      <w:r w:rsidR="002F5345" w:rsidRPr="001A436D">
        <w:rPr>
          <w:color w:val="344449"/>
          <w:rPrChange w:id="426" w:author="Vannieuwenhuyze Jorre" w:date="2025-03-27T14:21:00Z" w16du:dateUtc="2025-03-27T13:21:00Z">
            <w:rPr>
              <w:color w:val="344449"/>
              <w:spacing w:val="-11"/>
            </w:rPr>
          </w:rPrChange>
        </w:rPr>
        <w:t xml:space="preserve"> </w:t>
      </w:r>
      <w:r w:rsidR="002F5345" w:rsidRPr="001A436D">
        <w:rPr>
          <w:color w:val="344449"/>
          <w:rPrChange w:id="427" w:author="Vannieuwenhuyze Jorre" w:date="2025-03-27T14:21:00Z" w16du:dateUtc="2025-03-27T13:21:00Z">
            <w:rPr>
              <w:color w:val="344449"/>
              <w:spacing w:val="-2"/>
            </w:rPr>
          </w:rPrChange>
        </w:rPr>
        <w:t>om</w:t>
      </w:r>
      <w:r w:rsidR="002F5345" w:rsidRPr="001A436D">
        <w:rPr>
          <w:color w:val="344449"/>
          <w:rPrChange w:id="428" w:author="Vannieuwenhuyze Jorre" w:date="2025-03-27T14:21:00Z" w16du:dateUtc="2025-03-27T13:21:00Z">
            <w:rPr>
              <w:color w:val="344449"/>
              <w:spacing w:val="-11"/>
            </w:rPr>
          </w:rPrChange>
        </w:rPr>
        <w:t xml:space="preserve"> </w:t>
      </w:r>
      <w:r w:rsidR="002F5345" w:rsidRPr="001A436D">
        <w:rPr>
          <w:color w:val="344449"/>
          <w:rPrChange w:id="429" w:author="Vannieuwenhuyze Jorre" w:date="2025-03-27T14:21:00Z" w16du:dateUtc="2025-03-27T13:21:00Z">
            <w:rPr>
              <w:color w:val="344449"/>
              <w:spacing w:val="-2"/>
            </w:rPr>
          </w:rPrChange>
        </w:rPr>
        <w:t>een</w:t>
      </w:r>
      <w:r w:rsidR="002F5345" w:rsidRPr="001A436D">
        <w:rPr>
          <w:color w:val="344449"/>
          <w:rPrChange w:id="430" w:author="Vannieuwenhuyze Jorre" w:date="2025-03-27T14:21:00Z" w16du:dateUtc="2025-03-27T13:21:00Z">
            <w:rPr>
              <w:color w:val="344449"/>
              <w:spacing w:val="-11"/>
            </w:rPr>
          </w:rPrChange>
        </w:rPr>
        <w:t xml:space="preserve"> </w:t>
      </w:r>
      <w:r w:rsidR="002F5345" w:rsidRPr="001A436D">
        <w:rPr>
          <w:color w:val="344449"/>
          <w:rPrChange w:id="431" w:author="Vannieuwenhuyze Jorre" w:date="2025-03-27T14:21:00Z" w16du:dateUtc="2025-03-27T13:21:00Z">
            <w:rPr>
              <w:color w:val="344449"/>
              <w:spacing w:val="-2"/>
            </w:rPr>
          </w:rPrChange>
        </w:rPr>
        <w:t>andere</w:t>
      </w:r>
      <w:r w:rsidR="002F5345" w:rsidRPr="001A436D">
        <w:rPr>
          <w:color w:val="344449"/>
          <w:rPrChange w:id="432" w:author="Vannieuwenhuyze Jorre" w:date="2025-03-27T14:21:00Z" w16du:dateUtc="2025-03-27T13:21:00Z">
            <w:rPr>
              <w:color w:val="344449"/>
              <w:spacing w:val="-11"/>
            </w:rPr>
          </w:rPrChange>
        </w:rPr>
        <w:t xml:space="preserve"> </w:t>
      </w:r>
      <w:r w:rsidR="002F5345" w:rsidRPr="001A436D">
        <w:rPr>
          <w:color w:val="344449"/>
          <w:rPrChange w:id="433" w:author="Vannieuwenhuyze Jorre" w:date="2025-03-27T14:21:00Z" w16du:dateUtc="2025-03-27T13:21:00Z">
            <w:rPr>
              <w:color w:val="344449"/>
              <w:spacing w:val="-2"/>
            </w:rPr>
          </w:rPrChange>
        </w:rPr>
        <w:t>reden,</w:t>
      </w:r>
      <w:r w:rsidR="002F5345" w:rsidRPr="001A436D">
        <w:rPr>
          <w:color w:val="344449"/>
          <w:rPrChange w:id="434" w:author="Vannieuwenhuyze Jorre" w:date="2025-03-27T14:21:00Z" w16du:dateUtc="2025-03-27T13:21:00Z">
            <w:rPr>
              <w:color w:val="344449"/>
              <w:spacing w:val="-8"/>
            </w:rPr>
          </w:rPrChange>
        </w:rPr>
        <w:t xml:space="preserve"> </w:t>
      </w:r>
      <w:r w:rsidR="002F5345" w:rsidRPr="001A436D">
        <w:rPr>
          <w:color w:val="344449"/>
          <w:rPrChange w:id="435" w:author="Vannieuwenhuyze Jorre" w:date="2025-03-27T14:21:00Z" w16du:dateUtc="2025-03-27T13:21:00Z">
            <w:rPr>
              <w:color w:val="344449"/>
              <w:spacing w:val="-2"/>
            </w:rPr>
          </w:rPrChange>
        </w:rPr>
        <w:t>worden</w:t>
      </w:r>
      <w:r w:rsidR="002F5345" w:rsidRPr="001A436D">
        <w:rPr>
          <w:color w:val="344449"/>
          <w:rPrChange w:id="436" w:author="Vannieuwenhuyze Jorre" w:date="2025-03-27T14:21:00Z" w16du:dateUtc="2025-03-27T13:21:00Z">
            <w:rPr>
              <w:color w:val="344449"/>
              <w:spacing w:val="-11"/>
            </w:rPr>
          </w:rPrChange>
        </w:rPr>
        <w:t xml:space="preserve"> </w:t>
      </w:r>
      <w:r w:rsidR="002F5345" w:rsidRPr="001A436D">
        <w:rPr>
          <w:color w:val="344449"/>
          <w:rPrChange w:id="437" w:author="Vannieuwenhuyze Jorre" w:date="2025-03-27T14:21:00Z" w16du:dateUtc="2025-03-27T13:21:00Z">
            <w:rPr>
              <w:color w:val="344449"/>
              <w:spacing w:val="-2"/>
            </w:rPr>
          </w:rPrChange>
        </w:rPr>
        <w:t>zij</w:t>
      </w:r>
      <w:r w:rsidR="002F5345" w:rsidRPr="001A436D">
        <w:rPr>
          <w:color w:val="344449"/>
          <w:rPrChange w:id="438" w:author="Vannieuwenhuyze Jorre" w:date="2025-03-27T14:21:00Z" w16du:dateUtc="2025-03-27T13:21:00Z">
            <w:rPr>
              <w:color w:val="344449"/>
              <w:spacing w:val="-11"/>
            </w:rPr>
          </w:rPrChange>
        </w:rPr>
        <w:t xml:space="preserve"> </w:t>
      </w:r>
      <w:r w:rsidR="002F5345" w:rsidRPr="001A436D">
        <w:rPr>
          <w:color w:val="344449"/>
          <w:rPrChange w:id="439" w:author="Vannieuwenhuyze Jorre" w:date="2025-03-27T14:21:00Z" w16du:dateUtc="2025-03-27T13:21:00Z">
            <w:rPr>
              <w:color w:val="344449"/>
              <w:spacing w:val="-2"/>
            </w:rPr>
          </w:rPrChange>
        </w:rPr>
        <w:t>opgenomen</w:t>
      </w:r>
      <w:r w:rsidR="002F5345" w:rsidRPr="001A436D">
        <w:rPr>
          <w:color w:val="344449"/>
          <w:rPrChange w:id="440" w:author="Vannieuwenhuyze Jorre" w:date="2025-03-27T14:21:00Z" w16du:dateUtc="2025-03-27T13:21:00Z">
            <w:rPr>
              <w:color w:val="344449"/>
              <w:spacing w:val="-11"/>
            </w:rPr>
          </w:rPrChange>
        </w:rPr>
        <w:t xml:space="preserve"> </w:t>
      </w:r>
      <w:r w:rsidR="002F5345" w:rsidRPr="001A436D">
        <w:rPr>
          <w:color w:val="344449"/>
          <w:rPrChange w:id="441" w:author="Vannieuwenhuyze Jorre" w:date="2025-03-27T14:21:00Z" w16du:dateUtc="2025-03-27T13:21:00Z">
            <w:rPr>
              <w:color w:val="344449"/>
              <w:spacing w:val="-2"/>
            </w:rPr>
          </w:rPrChange>
        </w:rPr>
        <w:t>in</w:t>
      </w:r>
      <w:r w:rsidR="002F5345" w:rsidRPr="001A436D">
        <w:rPr>
          <w:color w:val="344449"/>
          <w:rPrChange w:id="442" w:author="Vannieuwenhuyze Jorre" w:date="2025-03-27T14:21:00Z" w16du:dateUtc="2025-03-27T13:21:00Z">
            <w:rPr>
              <w:color w:val="344449"/>
              <w:spacing w:val="-11"/>
            </w:rPr>
          </w:rPrChange>
        </w:rPr>
        <w:t xml:space="preserve"> </w:t>
      </w:r>
      <w:r w:rsidR="002F5345" w:rsidRPr="001A436D">
        <w:rPr>
          <w:color w:val="344449"/>
          <w:rPrChange w:id="443" w:author="Vannieuwenhuyze Jorre" w:date="2025-03-27T14:21:00Z" w16du:dateUtc="2025-03-27T13:21:00Z">
            <w:rPr>
              <w:color w:val="344449"/>
              <w:spacing w:val="-2"/>
            </w:rPr>
          </w:rPrChange>
        </w:rPr>
        <w:t>de</w:t>
      </w:r>
      <w:r w:rsidR="002F5345" w:rsidRPr="001A436D">
        <w:rPr>
          <w:color w:val="344449"/>
          <w:rPrChange w:id="444" w:author="Vannieuwenhuyze Jorre" w:date="2025-03-27T14:21:00Z" w16du:dateUtc="2025-03-27T13:21:00Z">
            <w:rPr>
              <w:color w:val="344449"/>
              <w:spacing w:val="-11"/>
            </w:rPr>
          </w:rPrChange>
        </w:rPr>
        <w:t xml:space="preserve"> </w:t>
      </w:r>
      <w:r w:rsidR="002F5345" w:rsidRPr="001A436D">
        <w:rPr>
          <w:color w:val="344449"/>
          <w:rPrChange w:id="445" w:author="Vannieuwenhuyze Jorre" w:date="2025-03-27T14:21:00Z" w16du:dateUtc="2025-03-27T13:21:00Z">
            <w:rPr>
              <w:color w:val="344449"/>
              <w:spacing w:val="-2"/>
            </w:rPr>
          </w:rPrChange>
        </w:rPr>
        <w:t>bevolkingssta</w:t>
      </w:r>
      <w:del w:id="446" w:author="Vannieuwenhuyze Jorre" w:date="2025-02-18T08:51:00Z" w16du:dateUtc="2025-02-18T07:51:00Z">
        <w:r w:rsidR="002F5345" w:rsidRPr="001A436D" w:rsidDel="00613489">
          <w:rPr>
            <w:color w:val="344449"/>
            <w:rPrChange w:id="447" w:author="Vannieuwenhuyze Jorre" w:date="2025-03-27T14:21:00Z" w16du:dateUtc="2025-03-27T13:21:00Z">
              <w:rPr>
                <w:color w:val="344449"/>
                <w:spacing w:val="-2"/>
              </w:rPr>
            </w:rPrChange>
          </w:rPr>
          <w:delText xml:space="preserve">‐ </w:delText>
        </w:r>
      </w:del>
      <w:r w:rsidR="002F5345" w:rsidRPr="001A436D">
        <w:rPr>
          <w:color w:val="344449"/>
        </w:rPr>
        <w:t xml:space="preserve">tistieken van </w:t>
      </w:r>
      <w:proofErr w:type="spellStart"/>
      <w:r w:rsidR="002F5345" w:rsidRPr="001A436D">
        <w:rPr>
          <w:color w:val="344449"/>
        </w:rPr>
        <w:t>Statbel</w:t>
      </w:r>
      <w:proofErr w:type="spellEnd"/>
      <w:r w:rsidR="002F5345" w:rsidRPr="001A436D">
        <w:rPr>
          <w:color w:val="344449"/>
        </w:rPr>
        <w:t>.</w:t>
      </w:r>
      <w:commentRangeEnd w:id="350"/>
      <w:r w:rsidR="003D3530" w:rsidRPr="001A436D">
        <w:rPr>
          <w:rStyle w:val="CommentReference"/>
        </w:rPr>
        <w:commentReference w:id="350"/>
      </w:r>
      <w:commentRangeEnd w:id="351"/>
      <w:r w:rsidR="00FB515B" w:rsidRPr="001A436D">
        <w:rPr>
          <w:rStyle w:val="CommentReference"/>
        </w:rPr>
        <w:commentReference w:id="351"/>
      </w:r>
      <w:r w:rsidR="002F5345" w:rsidRPr="001A436D">
        <w:rPr>
          <w:color w:val="344449"/>
        </w:rPr>
        <w:t>”</w:t>
      </w:r>
    </w:p>
    <w:p w14:paraId="4CD68C63" w14:textId="77BD5A94" w:rsidR="00D50844" w:rsidRPr="001A436D" w:rsidRDefault="002F5345" w:rsidP="000A34C6">
      <w:pPr>
        <w:pStyle w:val="BodyText"/>
        <w:spacing w:before="129" w:line="237" w:lineRule="auto"/>
        <w:ind w:left="709" w:right="1127"/>
        <w:jc w:val="both"/>
        <w:rPr>
          <w:ins w:id="448" w:author="Vannieuwenhuyze Jorre" w:date="2025-02-17T16:00:00Z" w16du:dateUtc="2025-02-17T15:00:00Z"/>
          <w:color w:val="344449"/>
          <w:rPrChange w:id="449" w:author="Vannieuwenhuyze Jorre" w:date="2025-03-27T14:21:00Z" w16du:dateUtc="2025-03-27T13:21:00Z">
            <w:rPr>
              <w:ins w:id="450" w:author="Vannieuwenhuyze Jorre" w:date="2025-02-17T16:00:00Z" w16du:dateUtc="2025-02-17T15:00:00Z"/>
              <w:color w:val="344449"/>
              <w:spacing w:val="10"/>
            </w:rPr>
          </w:rPrChange>
        </w:rPr>
      </w:pPr>
      <w:r w:rsidRPr="648813BB">
        <w:rPr>
          <w:color w:val="344449"/>
        </w:rPr>
        <w:t xml:space="preserve">Dit voorbeeld illustreert </w:t>
      </w:r>
      <w:ins w:id="451" w:author="Vannieuwenhuyze Jorre" w:date="2025-02-17T15:57:00Z">
        <w:r w:rsidR="00A5079E" w:rsidRPr="648813BB">
          <w:rPr>
            <w:color w:val="344449"/>
          </w:rPr>
          <w:t xml:space="preserve">dat </w:t>
        </w:r>
      </w:ins>
      <w:ins w:id="452" w:author="Vannieuwenhuyze Jorre" w:date="2025-02-17T15:31:00Z">
        <w:r w:rsidR="000A34C6" w:rsidRPr="648813BB">
          <w:rPr>
            <w:color w:val="344449"/>
          </w:rPr>
          <w:t>zelfs relatief eenvoudige conceptuele definities vaak vertaald kunnen worden naar meerdere operationele definities</w:t>
        </w:r>
      </w:ins>
      <w:ins w:id="453" w:author="Vannieuwenhuyze Jorre" w:date="2025-02-17T15:32:00Z">
        <w:r w:rsidR="000A34C6" w:rsidRPr="648813BB">
          <w:rPr>
            <w:color w:val="344449"/>
          </w:rPr>
          <w:t xml:space="preserve">, elk met eigen </w:t>
        </w:r>
      </w:ins>
      <w:del w:id="454" w:author="Vannieuwenhuyze Jorre" w:date="2025-02-17T15:32:00Z">
        <w:r w:rsidRPr="648813BB" w:rsidDel="002F5345">
          <w:rPr>
            <w:color w:val="344449"/>
          </w:rPr>
          <w:delText xml:space="preserve">dat zelfs relatief eenvoudige statistieken al </w:delText>
        </w:r>
      </w:del>
      <w:del w:id="455" w:author="Van Landschoot Lisa" w:date="2025-03-27T15:43:00Z">
        <w:r w:rsidRPr="648813BB" w:rsidDel="002F5345">
          <w:rPr>
            <w:color w:val="344449"/>
          </w:rPr>
          <w:delText xml:space="preserve">lastige </w:delText>
        </w:r>
      </w:del>
      <w:r w:rsidRPr="648813BB">
        <w:rPr>
          <w:color w:val="344449"/>
        </w:rPr>
        <w:t>opera</w:t>
      </w:r>
      <w:del w:id="456" w:author="Vannieuwenhuyze Jorre" w:date="2025-02-17T15:32:00Z">
        <w:r w:rsidRPr="648813BB" w:rsidDel="002F5345">
          <w:rPr>
            <w:color w:val="344449"/>
          </w:rPr>
          <w:delText xml:space="preserve">‐ </w:delText>
        </w:r>
      </w:del>
      <w:r w:rsidRPr="648813BB">
        <w:rPr>
          <w:color w:val="344449"/>
        </w:rPr>
        <w:t>tionele keuzes</w:t>
      </w:r>
      <w:del w:id="457" w:author="Vannieuwenhuyze Jorre" w:date="2025-02-17T15:32:00Z">
        <w:r w:rsidRPr="648813BB" w:rsidDel="002F5345">
          <w:rPr>
            <w:color w:val="344449"/>
          </w:rPr>
          <w:delText xml:space="preserve"> vereisen</w:delText>
        </w:r>
      </w:del>
      <w:r w:rsidRPr="648813BB">
        <w:rPr>
          <w:color w:val="344449"/>
        </w:rPr>
        <w:t xml:space="preserve">. Die keuzes kunnen leiden tot verschillende cijfers. </w:t>
      </w:r>
      <w:proofErr w:type="spellStart"/>
      <w:r w:rsidRPr="648813BB">
        <w:rPr>
          <w:color w:val="344449"/>
        </w:rPr>
        <w:t>Euro</w:t>
      </w:r>
      <w:del w:id="458" w:author="Vannieuwenhuyze Jorre" w:date="2025-02-17T15:32:00Z">
        <w:r w:rsidRPr="648813BB" w:rsidDel="002F5345">
          <w:rPr>
            <w:color w:val="344449"/>
          </w:rPr>
          <w:delText xml:space="preserve">‐ </w:delText>
        </w:r>
      </w:del>
      <w:r w:rsidRPr="648813BB">
        <w:rPr>
          <w:color w:val="344449"/>
        </w:rPr>
        <w:t>stat</w:t>
      </w:r>
      <w:proofErr w:type="spellEnd"/>
      <w:r w:rsidRPr="648813BB">
        <w:rPr>
          <w:color w:val="344449"/>
        </w:rPr>
        <w:t>, bijvoorbeeld, rapporteert niet de wettelijke bevolking maar de gewoon ver</w:t>
      </w:r>
      <w:del w:id="459" w:author="Vannieuwenhuyze Jorre" w:date="2025-02-17T15:32:00Z">
        <w:r w:rsidRPr="648813BB" w:rsidDel="002F5345">
          <w:rPr>
            <w:color w:val="344449"/>
          </w:rPr>
          <w:delText xml:space="preserve">‐ </w:delText>
        </w:r>
      </w:del>
      <w:r w:rsidRPr="648813BB">
        <w:rPr>
          <w:color w:val="344449"/>
        </w:rPr>
        <w:t>blijvende bevolking en publiceert daarom andere cijfers</w:t>
      </w:r>
      <w:ins w:id="460" w:author="Vannieuwenhuyze Jorre" w:date="2025-02-18T08:59:00Z">
        <w:r w:rsidR="00E30D84" w:rsidRPr="648813BB">
          <w:rPr>
            <w:color w:val="344449"/>
          </w:rPr>
          <w:t xml:space="preserve"> dan </w:t>
        </w:r>
        <w:r w:rsidR="00C244ED" w:rsidRPr="648813BB">
          <w:rPr>
            <w:color w:val="344449"/>
          </w:rPr>
          <w:t xml:space="preserve">België en </w:t>
        </w:r>
        <w:r w:rsidR="00E30D84" w:rsidRPr="648813BB">
          <w:rPr>
            <w:color w:val="344449"/>
          </w:rPr>
          <w:t>Vlaanderen over bevolkingsgrootte</w:t>
        </w:r>
      </w:ins>
      <w:r w:rsidRPr="648813BB">
        <w:rPr>
          <w:color w:val="344449"/>
        </w:rPr>
        <w:t>, ook al interpreteren de meeste gebruikers</w:t>
      </w:r>
      <w:ins w:id="461" w:author="Vannieuwenhuyze Jorre" w:date="2025-02-18T08:59:00Z">
        <w:r w:rsidR="00E30D84" w:rsidRPr="648813BB">
          <w:rPr>
            <w:color w:val="344449"/>
          </w:rPr>
          <w:t xml:space="preserve"> zowel de Europese als de Vlaamse</w:t>
        </w:r>
      </w:ins>
      <w:del w:id="462" w:author="Vannieuwenhuyze Jorre" w:date="2025-02-18T08:59:00Z">
        <w:r w:rsidRPr="648813BB" w:rsidDel="002F5345">
          <w:rPr>
            <w:color w:val="344449"/>
          </w:rPr>
          <w:delText xml:space="preserve"> deze</w:delText>
        </w:r>
      </w:del>
      <w:r w:rsidRPr="648813BB">
        <w:rPr>
          <w:color w:val="344449"/>
        </w:rPr>
        <w:t xml:space="preserve"> cijfers</w:t>
      </w:r>
      <w:del w:id="463" w:author="Vannieuwenhuyze Jorre" w:date="2025-02-18T08:59:00Z">
        <w:r w:rsidRPr="648813BB" w:rsidDel="002F5345">
          <w:rPr>
            <w:color w:val="344449"/>
          </w:rPr>
          <w:delText xml:space="preserve"> steeds</w:delText>
        </w:r>
      </w:del>
      <w:r w:rsidRPr="648813BB">
        <w:rPr>
          <w:color w:val="344449"/>
        </w:rPr>
        <w:t xml:space="preserve"> gewoon als de ‘bevolkingsgrootte’. </w:t>
      </w:r>
    </w:p>
    <w:p w14:paraId="150A58E9" w14:textId="77777777" w:rsidR="00D50844" w:rsidRPr="001A436D" w:rsidRDefault="002F5345" w:rsidP="000A34C6">
      <w:pPr>
        <w:pStyle w:val="BodyText"/>
        <w:spacing w:before="129" w:line="237" w:lineRule="auto"/>
        <w:ind w:left="709" w:right="1127"/>
        <w:jc w:val="both"/>
        <w:rPr>
          <w:ins w:id="464" w:author="Vannieuwenhuyze Jorre" w:date="2025-02-17T16:04:00Z" w16du:dateUtc="2025-02-17T15:04:00Z"/>
          <w:color w:val="344449"/>
        </w:rPr>
      </w:pPr>
      <w:r w:rsidRPr="001A436D">
        <w:rPr>
          <w:color w:val="344449"/>
        </w:rPr>
        <w:t>Het</w:t>
      </w:r>
      <w:r w:rsidRPr="001A436D">
        <w:rPr>
          <w:color w:val="344449"/>
          <w:rPrChange w:id="465" w:author="Vannieuwenhuyze Jorre" w:date="2025-03-27T14:21:00Z" w16du:dateUtc="2025-03-27T13:21:00Z">
            <w:rPr>
              <w:color w:val="344449"/>
              <w:spacing w:val="-11"/>
            </w:rPr>
          </w:rPrChange>
        </w:rPr>
        <w:t xml:space="preserve"> </w:t>
      </w:r>
      <w:r w:rsidRPr="001A436D">
        <w:rPr>
          <w:color w:val="344449"/>
        </w:rPr>
        <w:t>doel van de operationele definitie is dus duidelijkheid te scheppen over de gemaakte keuzes zodat iedereen hetzelfde cijfer kan reproduceren.</w:t>
      </w:r>
      <w:r w:rsidRPr="001A436D">
        <w:rPr>
          <w:color w:val="344449"/>
          <w:rPrChange w:id="466" w:author="Vannieuwenhuyze Jorre" w:date="2025-03-27T14:21:00Z" w16du:dateUtc="2025-03-27T13:21:00Z">
            <w:rPr>
              <w:color w:val="344449"/>
              <w:spacing w:val="40"/>
            </w:rPr>
          </w:rPrChange>
        </w:rPr>
        <w:t xml:space="preserve"> </w:t>
      </w:r>
      <w:r w:rsidRPr="001A436D">
        <w:rPr>
          <w:color w:val="344449"/>
        </w:rPr>
        <w:t>Als twee onderzoekers met dezelfde operationele definitie verschillende cijfers bekomen, is de definitie onvolledig of onnauwkeurig.</w:t>
      </w:r>
      <w:ins w:id="467" w:author="Vannieuwenhuyze Jorre" w:date="2025-02-17T15:59:00Z" w16du:dateUtc="2025-02-17T14:59:00Z">
        <w:r w:rsidR="00D50844" w:rsidRPr="001A436D">
          <w:rPr>
            <w:color w:val="344449"/>
          </w:rPr>
          <w:t xml:space="preserve"> </w:t>
        </w:r>
      </w:ins>
    </w:p>
    <w:p w14:paraId="25B3190A" w14:textId="43822424" w:rsidR="001E3564" w:rsidRPr="001A436D" w:rsidRDefault="00D50844" w:rsidP="000A34C6">
      <w:pPr>
        <w:pStyle w:val="BodyText"/>
        <w:spacing w:before="129" w:line="237" w:lineRule="auto"/>
        <w:ind w:left="709" w:right="1127"/>
        <w:jc w:val="both"/>
        <w:rPr>
          <w:color w:val="344449"/>
        </w:rPr>
      </w:pPr>
      <w:ins w:id="468" w:author="Vannieuwenhuyze Jorre" w:date="2025-02-17T16:04:00Z">
        <w:r w:rsidRPr="648813BB">
          <w:rPr>
            <w:color w:val="344449"/>
          </w:rPr>
          <w:t xml:space="preserve">Het </w:t>
        </w:r>
      </w:ins>
      <w:ins w:id="469" w:author="Vannieuwenhuyze Jorre" w:date="2025-02-17T15:59:00Z">
        <w:r w:rsidRPr="648813BB">
          <w:rPr>
            <w:color w:val="344449"/>
          </w:rPr>
          <w:t xml:space="preserve">tweede doel van de operationele definitie is </w:t>
        </w:r>
      </w:ins>
      <w:ins w:id="470" w:author="Vannieuwenhuyze Jorre" w:date="2025-02-17T16:00:00Z">
        <w:r w:rsidRPr="648813BB">
          <w:rPr>
            <w:color w:val="344449"/>
          </w:rPr>
          <w:t>duidelijkheid te scheppen over de vergelijkbaarheid van</w:t>
        </w:r>
      </w:ins>
      <w:ins w:id="471" w:author="Vannieuwenhuyze Jorre" w:date="2025-02-17T15:59:00Z">
        <w:r w:rsidRPr="648813BB">
          <w:rPr>
            <w:color w:val="344449"/>
          </w:rPr>
          <w:t xml:space="preserve"> cijfers</w:t>
        </w:r>
      </w:ins>
      <w:ins w:id="472" w:author="Vannieuwenhuyze Jorre" w:date="2025-02-17T16:00:00Z">
        <w:r w:rsidRPr="648813BB">
          <w:rPr>
            <w:color w:val="344449"/>
          </w:rPr>
          <w:t xml:space="preserve">. Je kan bijvoorbeeld niet zomaar de </w:t>
        </w:r>
      </w:ins>
      <w:ins w:id="473" w:author="Vannieuwenhuyze Jorre" w:date="2025-02-17T16:01:00Z">
        <w:r w:rsidRPr="648813BB">
          <w:rPr>
            <w:color w:val="344449"/>
          </w:rPr>
          <w:t>grootte van de wettelijke Antwerpse bevolking in 2019 vergelijken met de grootte van de</w:t>
        </w:r>
      </w:ins>
      <w:ins w:id="474" w:author="Van Landschoot Lisa" w:date="2025-03-27T15:44:00Z">
        <w:r w:rsidR="626BD3CB" w:rsidRPr="648813BB">
          <w:rPr>
            <w:color w:val="344449"/>
          </w:rPr>
          <w:t xml:space="preserve"> gewoonlijk</w:t>
        </w:r>
      </w:ins>
      <w:ins w:id="475" w:author="Vannieuwenhuyze Jorre" w:date="2025-02-17T16:01:00Z">
        <w:r w:rsidRPr="648813BB">
          <w:rPr>
            <w:color w:val="344449"/>
          </w:rPr>
          <w:t xml:space="preserve"> verblijvende Antwerpse bevolking in 2020. Dit zou </w:t>
        </w:r>
      </w:ins>
      <w:ins w:id="476" w:author="Vannieuwenhuyze Jorre" w:date="2025-02-18T09:00:00Z">
        <w:r w:rsidR="000A3F43" w:rsidRPr="648813BB">
          <w:rPr>
            <w:color w:val="344449"/>
          </w:rPr>
          <w:t xml:space="preserve">immers </w:t>
        </w:r>
      </w:ins>
      <w:ins w:id="477" w:author="Vannieuwenhuyze Jorre" w:date="2025-02-17T16:01:00Z">
        <w:r w:rsidRPr="648813BB">
          <w:rPr>
            <w:color w:val="344449"/>
          </w:rPr>
          <w:t xml:space="preserve">kunnen leiden tot onjuiste conclusies </w:t>
        </w:r>
      </w:ins>
      <w:ins w:id="478" w:author="Vannieuwenhuyze Jorre" w:date="2025-02-17T16:02:00Z">
        <w:r w:rsidRPr="648813BB">
          <w:rPr>
            <w:color w:val="344449"/>
          </w:rPr>
          <w:t xml:space="preserve">over bevolkingsgroei </w:t>
        </w:r>
      </w:ins>
      <w:ins w:id="479" w:author="Vannieuwenhuyze Jorre" w:date="2025-02-17T16:03:00Z">
        <w:r w:rsidRPr="648813BB">
          <w:rPr>
            <w:color w:val="344449"/>
          </w:rPr>
          <w:t>o</w:t>
        </w:r>
      </w:ins>
      <w:ins w:id="480" w:author="Vannieuwenhuyze Jorre" w:date="2025-02-17T16:02:00Z">
        <w:r w:rsidRPr="648813BB">
          <w:rPr>
            <w:color w:val="344449"/>
          </w:rPr>
          <w:t>f -krimp, ook al worden beide cijfers conceptueel geïnterpreteerd als de Antwerpse bevolkingsgrootte.</w:t>
        </w:r>
      </w:ins>
    </w:p>
    <w:p w14:paraId="25B3190B" w14:textId="26152A53" w:rsidR="001E3564" w:rsidRPr="001A436D" w:rsidRDefault="002F5345">
      <w:pPr>
        <w:pStyle w:val="BodyText"/>
        <w:spacing w:before="134" w:line="237" w:lineRule="auto"/>
        <w:ind w:left="709" w:right="1129"/>
        <w:jc w:val="both"/>
      </w:pPr>
      <w:r w:rsidRPr="001A436D">
        <w:rPr>
          <w:color w:val="344449"/>
        </w:rPr>
        <w:t>De lengte van een operationele definitie kan sterk variëren.</w:t>
      </w:r>
      <w:r w:rsidRPr="001A436D">
        <w:rPr>
          <w:color w:val="344449"/>
          <w:rPrChange w:id="481" w:author="Vannieuwenhuyze Jorre" w:date="2025-03-27T14:21:00Z" w16du:dateUtc="2025-03-27T13:21:00Z">
            <w:rPr>
              <w:color w:val="344449"/>
              <w:spacing w:val="40"/>
            </w:rPr>
          </w:rPrChange>
        </w:rPr>
        <w:t xml:space="preserve"> </w:t>
      </w:r>
      <w:r w:rsidRPr="001A436D">
        <w:rPr>
          <w:color w:val="344449"/>
        </w:rPr>
        <w:t>Voor een eenvoudig cijfer</w:t>
      </w:r>
      <w:r w:rsidRPr="001A436D">
        <w:rPr>
          <w:color w:val="344449"/>
          <w:rPrChange w:id="482" w:author="Vannieuwenhuyze Jorre" w:date="2025-03-27T14:21:00Z" w16du:dateUtc="2025-03-27T13:21:00Z">
            <w:rPr>
              <w:color w:val="344449"/>
              <w:spacing w:val="-9"/>
            </w:rPr>
          </w:rPrChange>
        </w:rPr>
        <w:t xml:space="preserve"> </w:t>
      </w:r>
      <w:r w:rsidRPr="001A436D">
        <w:rPr>
          <w:color w:val="344449"/>
        </w:rPr>
        <w:t>afgeleid</w:t>
      </w:r>
      <w:r w:rsidRPr="001A436D">
        <w:rPr>
          <w:color w:val="344449"/>
          <w:rPrChange w:id="483" w:author="Vannieuwenhuyze Jorre" w:date="2025-03-27T14:21:00Z" w16du:dateUtc="2025-03-27T13:21:00Z">
            <w:rPr>
              <w:color w:val="344449"/>
              <w:spacing w:val="-9"/>
            </w:rPr>
          </w:rPrChange>
        </w:rPr>
        <w:t xml:space="preserve"> </w:t>
      </w:r>
      <w:r w:rsidRPr="001A436D">
        <w:rPr>
          <w:color w:val="344449"/>
        </w:rPr>
        <w:t>uit</w:t>
      </w:r>
      <w:r w:rsidRPr="001A436D">
        <w:rPr>
          <w:color w:val="344449"/>
          <w:rPrChange w:id="484" w:author="Vannieuwenhuyze Jorre" w:date="2025-03-27T14:21:00Z" w16du:dateUtc="2025-03-27T13:21:00Z">
            <w:rPr>
              <w:color w:val="344449"/>
              <w:spacing w:val="-9"/>
            </w:rPr>
          </w:rPrChange>
        </w:rPr>
        <w:t xml:space="preserve"> </w:t>
      </w:r>
      <w:r w:rsidRPr="001A436D">
        <w:rPr>
          <w:color w:val="344449"/>
        </w:rPr>
        <w:t>officiële</w:t>
      </w:r>
      <w:r w:rsidRPr="001A436D">
        <w:rPr>
          <w:color w:val="344449"/>
          <w:rPrChange w:id="485" w:author="Vannieuwenhuyze Jorre" w:date="2025-03-27T14:21:00Z" w16du:dateUtc="2025-03-27T13:21:00Z">
            <w:rPr>
              <w:color w:val="344449"/>
              <w:spacing w:val="-9"/>
            </w:rPr>
          </w:rPrChange>
        </w:rPr>
        <w:t xml:space="preserve"> </w:t>
      </w:r>
      <w:r w:rsidRPr="001A436D">
        <w:rPr>
          <w:color w:val="344449"/>
        </w:rPr>
        <w:t>registers,</w:t>
      </w:r>
      <w:r w:rsidRPr="001A436D">
        <w:rPr>
          <w:color w:val="344449"/>
          <w:rPrChange w:id="486" w:author="Vannieuwenhuyze Jorre" w:date="2025-03-27T14:21:00Z" w16du:dateUtc="2025-03-27T13:21:00Z">
            <w:rPr>
              <w:color w:val="344449"/>
              <w:spacing w:val="-8"/>
            </w:rPr>
          </w:rPrChange>
        </w:rPr>
        <w:t xml:space="preserve"> </w:t>
      </w:r>
      <w:r w:rsidRPr="001A436D">
        <w:rPr>
          <w:color w:val="344449"/>
        </w:rPr>
        <w:t>zoals</w:t>
      </w:r>
      <w:r w:rsidRPr="001A436D">
        <w:rPr>
          <w:color w:val="344449"/>
          <w:rPrChange w:id="487" w:author="Vannieuwenhuyze Jorre" w:date="2025-03-27T14:21:00Z" w16du:dateUtc="2025-03-27T13:21:00Z">
            <w:rPr>
              <w:color w:val="344449"/>
              <w:spacing w:val="-9"/>
            </w:rPr>
          </w:rPrChange>
        </w:rPr>
        <w:t xml:space="preserve"> </w:t>
      </w:r>
      <w:del w:id="488" w:author="Vannieuwenhuyze Jorre" w:date="2025-02-18T09:01:00Z" w16du:dateUtc="2025-02-18T08:01:00Z">
        <w:r w:rsidRPr="001A436D" w:rsidDel="002E3CC2">
          <w:rPr>
            <w:color w:val="344449"/>
          </w:rPr>
          <w:delText>het</w:delText>
        </w:r>
        <w:r w:rsidRPr="001A436D" w:rsidDel="002E3CC2">
          <w:rPr>
            <w:color w:val="344449"/>
            <w:rPrChange w:id="489" w:author="Vannieuwenhuyze Jorre" w:date="2025-03-27T14:21:00Z" w16du:dateUtc="2025-03-27T13:21:00Z">
              <w:rPr>
                <w:color w:val="344449"/>
                <w:spacing w:val="-9"/>
              </w:rPr>
            </w:rPrChange>
          </w:rPr>
          <w:delText xml:space="preserve"> </w:delText>
        </w:r>
        <w:r w:rsidRPr="001A436D" w:rsidDel="002E3CC2">
          <w:rPr>
            <w:color w:val="344449"/>
          </w:rPr>
          <w:delText>aantal</w:delText>
        </w:r>
        <w:r w:rsidRPr="001A436D" w:rsidDel="002E3CC2">
          <w:rPr>
            <w:color w:val="344449"/>
            <w:rPrChange w:id="490" w:author="Vannieuwenhuyze Jorre" w:date="2025-03-27T14:21:00Z" w16du:dateUtc="2025-03-27T13:21:00Z">
              <w:rPr>
                <w:color w:val="344449"/>
                <w:spacing w:val="-9"/>
              </w:rPr>
            </w:rPrChange>
          </w:rPr>
          <w:delText xml:space="preserve"> </w:delText>
        </w:r>
        <w:r w:rsidRPr="001A436D" w:rsidDel="002E3CC2">
          <w:rPr>
            <w:color w:val="344449"/>
          </w:rPr>
          <w:delText>inwoners</w:delText>
        </w:r>
      </w:del>
      <w:ins w:id="491" w:author="Vannieuwenhuyze Jorre" w:date="2025-02-18T09:01:00Z" w16du:dateUtc="2025-02-18T08:01:00Z">
        <w:r w:rsidR="002E3CC2" w:rsidRPr="001A436D">
          <w:rPr>
            <w:color w:val="344449"/>
          </w:rPr>
          <w:t>de bevolkingsgrootte</w:t>
        </w:r>
      </w:ins>
      <w:r w:rsidRPr="001A436D">
        <w:rPr>
          <w:color w:val="344449"/>
          <w:rPrChange w:id="492" w:author="Vannieuwenhuyze Jorre" w:date="2025-03-27T14:21:00Z" w16du:dateUtc="2025-03-27T13:21:00Z">
            <w:rPr>
              <w:color w:val="344449"/>
              <w:spacing w:val="-9"/>
            </w:rPr>
          </w:rPrChange>
        </w:rPr>
        <w:t xml:space="preserve"> </w:t>
      </w:r>
      <w:r w:rsidRPr="001A436D">
        <w:rPr>
          <w:color w:val="344449"/>
        </w:rPr>
        <w:t>in</w:t>
      </w:r>
      <w:r w:rsidRPr="001A436D">
        <w:rPr>
          <w:color w:val="344449"/>
          <w:rPrChange w:id="493" w:author="Vannieuwenhuyze Jorre" w:date="2025-03-27T14:21:00Z" w16du:dateUtc="2025-03-27T13:21:00Z">
            <w:rPr>
              <w:color w:val="344449"/>
              <w:spacing w:val="-9"/>
            </w:rPr>
          </w:rPrChange>
        </w:rPr>
        <w:t xml:space="preserve"> </w:t>
      </w:r>
      <w:r w:rsidRPr="001A436D">
        <w:rPr>
          <w:color w:val="344449"/>
        </w:rPr>
        <w:t>Vlaamse</w:t>
      </w:r>
      <w:r w:rsidRPr="001A436D">
        <w:rPr>
          <w:color w:val="344449"/>
          <w:rPrChange w:id="494" w:author="Vannieuwenhuyze Jorre" w:date="2025-03-27T14:21:00Z" w16du:dateUtc="2025-03-27T13:21:00Z">
            <w:rPr>
              <w:color w:val="344449"/>
              <w:spacing w:val="-9"/>
            </w:rPr>
          </w:rPrChange>
        </w:rPr>
        <w:t xml:space="preserve"> </w:t>
      </w:r>
      <w:r w:rsidRPr="001A436D">
        <w:rPr>
          <w:color w:val="344449"/>
        </w:rPr>
        <w:t>gemeen</w:t>
      </w:r>
      <w:del w:id="495" w:author="Vannieuwenhuyze Jorre" w:date="2025-02-18T09:01:00Z" w16du:dateUtc="2025-02-18T08:01:00Z">
        <w:r w:rsidRPr="001A436D" w:rsidDel="002E3CC2">
          <w:rPr>
            <w:color w:val="344449"/>
          </w:rPr>
          <w:delText xml:space="preserve">‐ </w:delText>
        </w:r>
      </w:del>
      <w:r w:rsidRPr="001A436D">
        <w:rPr>
          <w:color w:val="344449"/>
        </w:rPr>
        <w:t>ten, kunnen enkele korte paragrafen volstaan.</w:t>
      </w:r>
      <w:r w:rsidRPr="001A436D">
        <w:rPr>
          <w:color w:val="344449"/>
          <w:rPrChange w:id="496" w:author="Vannieuwenhuyze Jorre" w:date="2025-03-27T14:21:00Z" w16du:dateUtc="2025-03-27T13:21:00Z">
            <w:rPr>
              <w:color w:val="344449"/>
              <w:spacing w:val="40"/>
            </w:rPr>
          </w:rPrChange>
        </w:rPr>
        <w:t xml:space="preserve"> </w:t>
      </w:r>
      <w:r w:rsidRPr="001A436D">
        <w:rPr>
          <w:color w:val="344449"/>
        </w:rPr>
        <w:t xml:space="preserve">Bij complexere statistieken, zoals bijvoorbeeld de gemiddelde opinie van inwoners gemeten via een bevraging, is daarentegen </w:t>
      </w:r>
      <w:del w:id="497" w:author="Vannieuwenhuyze Jorre" w:date="2025-02-18T09:01:00Z" w16du:dateUtc="2025-02-18T08:01:00Z">
        <w:r w:rsidRPr="001A436D" w:rsidDel="002E3CC2">
          <w:rPr>
            <w:color w:val="344449"/>
          </w:rPr>
          <w:delText xml:space="preserve">vaak </w:delText>
        </w:r>
      </w:del>
      <w:r w:rsidRPr="001A436D">
        <w:rPr>
          <w:color w:val="344449"/>
        </w:rPr>
        <w:t>een uitgebreid rapport nodig met alle details over, onder an</w:t>
      </w:r>
      <w:del w:id="498" w:author="Vannieuwenhuyze Jorre" w:date="2025-02-17T16:18:00Z" w16du:dateUtc="2025-02-17T15:18:00Z">
        <w:r w:rsidRPr="001A436D" w:rsidDel="002D686D">
          <w:rPr>
            <w:color w:val="344449"/>
          </w:rPr>
          <w:delText xml:space="preserve">‐ </w:delText>
        </w:r>
      </w:del>
      <w:r w:rsidRPr="001A436D">
        <w:rPr>
          <w:color w:val="344449"/>
        </w:rPr>
        <w:t>dere,</w:t>
      </w:r>
      <w:r w:rsidRPr="001A436D">
        <w:rPr>
          <w:color w:val="344449"/>
          <w:rPrChange w:id="499" w:author="Vannieuwenhuyze Jorre" w:date="2025-03-27T14:21:00Z" w16du:dateUtc="2025-03-27T13:21:00Z">
            <w:rPr>
              <w:color w:val="344449"/>
              <w:spacing w:val="-11"/>
            </w:rPr>
          </w:rPrChange>
        </w:rPr>
        <w:t xml:space="preserve"> </w:t>
      </w:r>
      <w:ins w:id="500" w:author="Vannieuwenhuyze Jorre" w:date="2025-02-17T16:18:00Z" w16du:dateUtc="2025-02-17T15:18:00Z">
        <w:r w:rsidR="002D686D" w:rsidRPr="001A436D">
          <w:rPr>
            <w:color w:val="344449"/>
          </w:rPr>
          <w:t>het</w:t>
        </w:r>
      </w:ins>
      <w:del w:id="501" w:author="Vannieuwenhuyze Jorre" w:date="2025-02-17T16:18:00Z" w16du:dateUtc="2025-02-17T15:18:00Z">
        <w:r w:rsidRPr="001A436D" w:rsidDel="002D686D">
          <w:rPr>
            <w:color w:val="344449"/>
          </w:rPr>
          <w:delText>de</w:delText>
        </w:r>
      </w:del>
      <w:r w:rsidRPr="001A436D">
        <w:rPr>
          <w:color w:val="344449"/>
          <w:rPrChange w:id="502" w:author="Vannieuwenhuyze Jorre" w:date="2025-03-27T14:21:00Z" w16du:dateUtc="2025-03-27T13:21:00Z">
            <w:rPr>
              <w:color w:val="344449"/>
              <w:spacing w:val="-11"/>
            </w:rPr>
          </w:rPrChange>
        </w:rPr>
        <w:t xml:space="preserve"> </w:t>
      </w:r>
      <w:r w:rsidRPr="001A436D">
        <w:rPr>
          <w:color w:val="344449"/>
        </w:rPr>
        <w:t>enquête</w:t>
      </w:r>
      <w:del w:id="503" w:author="Vannieuwenhuyze Jorre" w:date="2025-02-17T16:18:00Z" w16du:dateUtc="2025-02-17T15:18:00Z">
        <w:r w:rsidRPr="001A436D" w:rsidDel="002D686D">
          <w:rPr>
            <w:color w:val="344449"/>
          </w:rPr>
          <w:delText>‐opzet</w:delText>
        </w:r>
      </w:del>
      <w:ins w:id="504" w:author="Vannieuwenhuyze Jorre" w:date="2025-02-17T16:18:00Z" w16du:dateUtc="2025-02-17T15:18:00Z">
        <w:r w:rsidR="002D686D" w:rsidRPr="001A436D">
          <w:rPr>
            <w:color w:val="344449"/>
          </w:rPr>
          <w:t>design</w:t>
        </w:r>
      </w:ins>
      <w:r w:rsidRPr="001A436D">
        <w:rPr>
          <w:color w:val="344449"/>
        </w:rPr>
        <w:t>,</w:t>
      </w:r>
      <w:r w:rsidRPr="001A436D">
        <w:rPr>
          <w:color w:val="344449"/>
          <w:rPrChange w:id="505" w:author="Vannieuwenhuyze Jorre" w:date="2025-03-27T14:21:00Z" w16du:dateUtc="2025-03-27T13:21:00Z">
            <w:rPr>
              <w:color w:val="344449"/>
              <w:spacing w:val="-11"/>
            </w:rPr>
          </w:rPrChange>
        </w:rPr>
        <w:t xml:space="preserve"> </w:t>
      </w:r>
      <w:r w:rsidRPr="001A436D">
        <w:rPr>
          <w:color w:val="344449"/>
        </w:rPr>
        <w:t>de</w:t>
      </w:r>
      <w:r w:rsidRPr="001A436D">
        <w:rPr>
          <w:color w:val="344449"/>
          <w:rPrChange w:id="506" w:author="Vannieuwenhuyze Jorre" w:date="2025-03-27T14:21:00Z" w16du:dateUtc="2025-03-27T13:21:00Z">
            <w:rPr>
              <w:color w:val="344449"/>
              <w:spacing w:val="-11"/>
            </w:rPr>
          </w:rPrChange>
        </w:rPr>
        <w:t xml:space="preserve"> </w:t>
      </w:r>
      <w:r w:rsidRPr="001A436D">
        <w:rPr>
          <w:color w:val="344449"/>
        </w:rPr>
        <w:t>steekproeftrekking,</w:t>
      </w:r>
      <w:r w:rsidRPr="001A436D">
        <w:rPr>
          <w:color w:val="344449"/>
          <w:rPrChange w:id="507" w:author="Vannieuwenhuyze Jorre" w:date="2025-03-27T14:21:00Z" w16du:dateUtc="2025-03-27T13:21:00Z">
            <w:rPr>
              <w:color w:val="344449"/>
              <w:spacing w:val="-11"/>
            </w:rPr>
          </w:rPrChange>
        </w:rPr>
        <w:t xml:space="preserve"> </w:t>
      </w:r>
      <w:r w:rsidRPr="001A436D">
        <w:rPr>
          <w:color w:val="344449"/>
        </w:rPr>
        <w:t>het</w:t>
      </w:r>
      <w:r w:rsidRPr="001A436D">
        <w:rPr>
          <w:color w:val="344449"/>
          <w:rPrChange w:id="508" w:author="Vannieuwenhuyze Jorre" w:date="2025-03-27T14:21:00Z" w16du:dateUtc="2025-03-27T13:21:00Z">
            <w:rPr>
              <w:color w:val="344449"/>
              <w:spacing w:val="-11"/>
            </w:rPr>
          </w:rPrChange>
        </w:rPr>
        <w:t xml:space="preserve"> </w:t>
      </w:r>
      <w:r w:rsidRPr="001A436D">
        <w:rPr>
          <w:color w:val="344449"/>
        </w:rPr>
        <w:t>ontwerp</w:t>
      </w:r>
      <w:r w:rsidRPr="001A436D">
        <w:rPr>
          <w:color w:val="344449"/>
          <w:rPrChange w:id="509" w:author="Vannieuwenhuyze Jorre" w:date="2025-03-27T14:21:00Z" w16du:dateUtc="2025-03-27T13:21:00Z">
            <w:rPr>
              <w:color w:val="344449"/>
              <w:spacing w:val="-12"/>
            </w:rPr>
          </w:rPrChange>
        </w:rPr>
        <w:t xml:space="preserve"> </w:t>
      </w:r>
      <w:r w:rsidRPr="001A436D">
        <w:rPr>
          <w:color w:val="344449"/>
        </w:rPr>
        <w:t>van</w:t>
      </w:r>
      <w:r w:rsidRPr="001A436D">
        <w:rPr>
          <w:color w:val="344449"/>
          <w:rPrChange w:id="510" w:author="Vannieuwenhuyze Jorre" w:date="2025-03-27T14:21:00Z" w16du:dateUtc="2025-03-27T13:21:00Z">
            <w:rPr>
              <w:color w:val="344449"/>
              <w:spacing w:val="-12"/>
            </w:rPr>
          </w:rPrChange>
        </w:rPr>
        <w:t xml:space="preserve"> </w:t>
      </w:r>
      <w:r w:rsidRPr="001A436D">
        <w:rPr>
          <w:color w:val="344449"/>
        </w:rPr>
        <w:t>de</w:t>
      </w:r>
      <w:r w:rsidRPr="001A436D">
        <w:rPr>
          <w:color w:val="344449"/>
          <w:rPrChange w:id="511" w:author="Vannieuwenhuyze Jorre" w:date="2025-03-27T14:21:00Z" w16du:dateUtc="2025-03-27T13:21:00Z">
            <w:rPr>
              <w:color w:val="344449"/>
              <w:spacing w:val="-11"/>
            </w:rPr>
          </w:rPrChange>
        </w:rPr>
        <w:t xml:space="preserve"> </w:t>
      </w:r>
      <w:r w:rsidRPr="001A436D">
        <w:rPr>
          <w:color w:val="344449"/>
        </w:rPr>
        <w:t>vragenlijst,</w:t>
      </w:r>
      <w:r w:rsidRPr="001A436D">
        <w:rPr>
          <w:color w:val="344449"/>
          <w:rPrChange w:id="512" w:author="Vannieuwenhuyze Jorre" w:date="2025-03-27T14:21:00Z" w16du:dateUtc="2025-03-27T13:21:00Z">
            <w:rPr>
              <w:color w:val="344449"/>
              <w:spacing w:val="-11"/>
            </w:rPr>
          </w:rPrChange>
        </w:rPr>
        <w:t xml:space="preserve"> </w:t>
      </w:r>
      <w:r w:rsidRPr="001A436D">
        <w:rPr>
          <w:color w:val="344449"/>
        </w:rPr>
        <w:t xml:space="preserve">de opvolging van respondenten, statistische correcties voor meet‐ en selectiefouten </w:t>
      </w:r>
      <w:ins w:id="513" w:author="Vannieuwenhuyze Jorre" w:date="2025-02-18T09:01:00Z" w16du:dateUtc="2025-02-18T08:01:00Z">
        <w:r w:rsidR="002E3CC2" w:rsidRPr="001A436D">
          <w:rPr>
            <w:color w:val="344449"/>
          </w:rPr>
          <w:t>en</w:t>
        </w:r>
      </w:ins>
      <w:del w:id="514" w:author="Vannieuwenhuyze Jorre" w:date="2025-02-18T09:01:00Z" w16du:dateUtc="2025-02-18T08:01:00Z">
        <w:r w:rsidRPr="001A436D" w:rsidDel="002E3CC2">
          <w:rPr>
            <w:color w:val="344449"/>
          </w:rPr>
          <w:delText>of</w:delText>
        </w:r>
      </w:del>
      <w:r w:rsidRPr="001A436D">
        <w:rPr>
          <w:color w:val="344449"/>
        </w:rPr>
        <w:t xml:space="preserve"> de statistische analyse</w:t>
      </w:r>
      <w:ins w:id="515" w:author="Vannieuwenhuyze Jorre" w:date="2025-02-18T09:01:00Z" w16du:dateUtc="2025-02-18T08:01:00Z">
        <w:r w:rsidR="002E3CC2" w:rsidRPr="001A436D">
          <w:rPr>
            <w:color w:val="344449"/>
          </w:rPr>
          <w:t>methoden</w:t>
        </w:r>
      </w:ins>
      <w:del w:id="516" w:author="Vannieuwenhuyze Jorre" w:date="2025-02-18T09:01:00Z" w16du:dateUtc="2025-02-18T08:01:00Z">
        <w:r w:rsidRPr="001A436D" w:rsidDel="002E3CC2">
          <w:rPr>
            <w:color w:val="344449"/>
          </w:rPr>
          <w:delText>s</w:delText>
        </w:r>
      </w:del>
      <w:r w:rsidRPr="001A436D">
        <w:rPr>
          <w:color w:val="344449"/>
        </w:rPr>
        <w:t>.</w:t>
      </w:r>
    </w:p>
    <w:p w14:paraId="25B3190C" w14:textId="77777777" w:rsidR="001E3564" w:rsidRPr="001A436D" w:rsidRDefault="002F5345">
      <w:pPr>
        <w:pStyle w:val="BodyText"/>
        <w:spacing w:before="1"/>
        <w:rPr>
          <w:sz w:val="11"/>
        </w:rPr>
      </w:pPr>
      <w:r w:rsidRPr="001A436D">
        <w:rPr>
          <w:noProof/>
          <w:sz w:val="11"/>
        </w:rPr>
        <w:lastRenderedPageBreak/>
        <mc:AlternateContent>
          <mc:Choice Requires="wpg">
            <w:drawing>
              <wp:anchor distT="0" distB="0" distL="0" distR="0" simplePos="0" relativeHeight="251658247" behindDoc="1" locked="0" layoutInCell="1" allowOverlap="1" wp14:anchorId="25B31B28" wp14:editId="25B31B29">
                <wp:simplePos x="0" y="0"/>
                <wp:positionH relativeFrom="page">
                  <wp:posOffset>1260005</wp:posOffset>
                </wp:positionH>
                <wp:positionV relativeFrom="paragraph">
                  <wp:posOffset>101508</wp:posOffset>
                </wp:positionV>
                <wp:extent cx="5040630" cy="144399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0630" cy="1443990"/>
                          <a:chOff x="0" y="0"/>
                          <a:chExt cx="5040630" cy="1443990"/>
                        </a:xfrm>
                      </wpg:grpSpPr>
                      <wps:wsp>
                        <wps:cNvPr id="13" name="Graphic 13"/>
                        <wps:cNvSpPr/>
                        <wps:spPr>
                          <a:xfrm>
                            <a:off x="0" y="0"/>
                            <a:ext cx="5040630" cy="1443990"/>
                          </a:xfrm>
                          <a:custGeom>
                            <a:avLst/>
                            <a:gdLst/>
                            <a:ahLst/>
                            <a:cxnLst/>
                            <a:rect l="l" t="t" r="r" b="b"/>
                            <a:pathLst>
                              <a:path w="5040630" h="1443990">
                                <a:moveTo>
                                  <a:pt x="5016024" y="0"/>
                                </a:moveTo>
                                <a:lnTo>
                                  <a:pt x="24039" y="0"/>
                                </a:lnTo>
                                <a:lnTo>
                                  <a:pt x="14682" y="1889"/>
                                </a:lnTo>
                                <a:lnTo>
                                  <a:pt x="7041" y="7041"/>
                                </a:lnTo>
                                <a:lnTo>
                                  <a:pt x="1889" y="14682"/>
                                </a:lnTo>
                                <a:lnTo>
                                  <a:pt x="0" y="24040"/>
                                </a:lnTo>
                                <a:lnTo>
                                  <a:pt x="0" y="1419881"/>
                                </a:lnTo>
                                <a:lnTo>
                                  <a:pt x="1889" y="1429239"/>
                                </a:lnTo>
                                <a:lnTo>
                                  <a:pt x="7041" y="1436880"/>
                                </a:lnTo>
                                <a:lnTo>
                                  <a:pt x="14682" y="1442032"/>
                                </a:lnTo>
                                <a:lnTo>
                                  <a:pt x="24039" y="1443921"/>
                                </a:lnTo>
                                <a:lnTo>
                                  <a:pt x="5016024" y="1443921"/>
                                </a:lnTo>
                                <a:lnTo>
                                  <a:pt x="5025382" y="1442032"/>
                                </a:lnTo>
                                <a:lnTo>
                                  <a:pt x="5033023" y="1436880"/>
                                </a:lnTo>
                                <a:lnTo>
                                  <a:pt x="5038175" y="1429239"/>
                                </a:lnTo>
                                <a:lnTo>
                                  <a:pt x="5040064" y="1419881"/>
                                </a:lnTo>
                                <a:lnTo>
                                  <a:pt x="5040064" y="24040"/>
                                </a:lnTo>
                                <a:lnTo>
                                  <a:pt x="5038175" y="14682"/>
                                </a:lnTo>
                                <a:lnTo>
                                  <a:pt x="5033023" y="7041"/>
                                </a:lnTo>
                                <a:lnTo>
                                  <a:pt x="5025382" y="1889"/>
                                </a:lnTo>
                                <a:lnTo>
                                  <a:pt x="5016024" y="0"/>
                                </a:lnTo>
                                <a:close/>
                              </a:path>
                            </a:pathLst>
                          </a:custGeom>
                          <a:solidFill>
                            <a:srgbClr val="989898"/>
                          </a:solidFill>
                        </wps:spPr>
                        <wps:bodyPr wrap="square" lIns="0" tIns="0" rIns="0" bIns="0" rtlCol="0">
                          <a:prstTxWarp prst="textNoShape">
                            <a:avLst/>
                          </a:prstTxWarp>
                          <a:noAutofit/>
                        </wps:bodyPr>
                      </wps:wsp>
                      <wps:wsp>
                        <wps:cNvPr id="14" name="Graphic 14"/>
                        <wps:cNvSpPr/>
                        <wps:spPr>
                          <a:xfrm>
                            <a:off x="28800" y="11387"/>
                            <a:ext cx="4999990" cy="1421765"/>
                          </a:xfrm>
                          <a:custGeom>
                            <a:avLst/>
                            <a:gdLst/>
                            <a:ahLst/>
                            <a:cxnLst/>
                            <a:rect l="l" t="t" r="r" b="b"/>
                            <a:pathLst>
                              <a:path w="4999990" h="1421765">
                                <a:moveTo>
                                  <a:pt x="4994212" y="0"/>
                                </a:moveTo>
                                <a:lnTo>
                                  <a:pt x="5664" y="0"/>
                                </a:lnTo>
                                <a:lnTo>
                                  <a:pt x="0" y="5664"/>
                                </a:lnTo>
                                <a:lnTo>
                                  <a:pt x="0" y="1408494"/>
                                </a:lnTo>
                                <a:lnTo>
                                  <a:pt x="0" y="1415482"/>
                                </a:lnTo>
                                <a:lnTo>
                                  <a:pt x="5664" y="1421147"/>
                                </a:lnTo>
                                <a:lnTo>
                                  <a:pt x="4994212" y="1421147"/>
                                </a:lnTo>
                                <a:lnTo>
                                  <a:pt x="4999877" y="1415482"/>
                                </a:lnTo>
                                <a:lnTo>
                                  <a:pt x="4999877" y="5664"/>
                                </a:lnTo>
                                <a:lnTo>
                                  <a:pt x="4994212" y="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5" cstate="print"/>
                          <a:stretch>
                            <a:fillRect/>
                          </a:stretch>
                        </pic:blipFill>
                        <pic:spPr>
                          <a:xfrm>
                            <a:off x="130022" y="146615"/>
                            <a:ext cx="180000" cy="206896"/>
                          </a:xfrm>
                          <a:prstGeom prst="rect">
                            <a:avLst/>
                          </a:prstGeom>
                        </pic:spPr>
                      </pic:pic>
                      <wps:wsp>
                        <wps:cNvPr id="16" name="Textbox 16"/>
                        <wps:cNvSpPr txBox="1"/>
                        <wps:spPr>
                          <a:xfrm>
                            <a:off x="28800" y="11387"/>
                            <a:ext cx="4999990" cy="1421765"/>
                          </a:xfrm>
                          <a:prstGeom prst="rect">
                            <a:avLst/>
                          </a:prstGeom>
                        </wps:spPr>
                        <wps:txbx>
                          <w:txbxContent>
                            <w:p w14:paraId="25B31B62" w14:textId="77777777" w:rsidR="001E3564" w:rsidRDefault="002F5345">
                              <w:pPr>
                                <w:spacing w:before="162" w:line="235" w:lineRule="auto"/>
                                <w:ind w:left="612" w:right="322"/>
                                <w:jc w:val="both"/>
                                <w:rPr>
                                  <w:i/>
                                  <w:sz w:val="20"/>
                                </w:rPr>
                              </w:pPr>
                              <w:r>
                                <w:rPr>
                                  <w:i/>
                                  <w:color w:val="344449"/>
                                  <w:sz w:val="20"/>
                                </w:rPr>
                                <w:t>In</w:t>
                              </w:r>
                              <w:r>
                                <w:rPr>
                                  <w:i/>
                                  <w:color w:val="344449"/>
                                  <w:spacing w:val="-12"/>
                                  <w:sz w:val="20"/>
                                </w:rPr>
                                <w:t xml:space="preserve"> </w:t>
                              </w:r>
                              <w:r>
                                <w:rPr>
                                  <w:i/>
                                  <w:color w:val="344449"/>
                                  <w:sz w:val="20"/>
                                </w:rPr>
                                <w:t>theorie</w:t>
                              </w:r>
                              <w:r>
                                <w:rPr>
                                  <w:i/>
                                  <w:color w:val="344449"/>
                                  <w:spacing w:val="-11"/>
                                  <w:sz w:val="20"/>
                                </w:rPr>
                                <w:t xml:space="preserve"> </w:t>
                              </w:r>
                              <w:r>
                                <w:rPr>
                                  <w:i/>
                                  <w:color w:val="344449"/>
                                  <w:sz w:val="20"/>
                                </w:rPr>
                                <w:t>leidt</w:t>
                              </w:r>
                              <w:r>
                                <w:rPr>
                                  <w:i/>
                                  <w:color w:val="344449"/>
                                  <w:spacing w:val="-11"/>
                                  <w:sz w:val="20"/>
                                </w:rPr>
                                <w:t xml:space="preserve"> </w:t>
                              </w:r>
                              <w:r>
                                <w:rPr>
                                  <w:i/>
                                  <w:color w:val="344449"/>
                                  <w:sz w:val="20"/>
                                </w:rPr>
                                <w:t>een</w:t>
                              </w:r>
                              <w:r>
                                <w:rPr>
                                  <w:i/>
                                  <w:color w:val="344449"/>
                                  <w:spacing w:val="-12"/>
                                  <w:sz w:val="20"/>
                                </w:rPr>
                                <w:t xml:space="preserve"> </w:t>
                              </w:r>
                              <w:r>
                                <w:rPr>
                                  <w:i/>
                                  <w:color w:val="344449"/>
                                  <w:sz w:val="20"/>
                                </w:rPr>
                                <w:t>operationele</w:t>
                              </w:r>
                              <w:r>
                                <w:rPr>
                                  <w:i/>
                                  <w:color w:val="344449"/>
                                  <w:spacing w:val="-11"/>
                                  <w:sz w:val="20"/>
                                </w:rPr>
                                <w:t xml:space="preserve"> </w:t>
                              </w:r>
                              <w:r>
                                <w:rPr>
                                  <w:i/>
                                  <w:color w:val="344449"/>
                                  <w:sz w:val="20"/>
                                </w:rPr>
                                <w:t>definitie</w:t>
                              </w:r>
                              <w:r>
                                <w:rPr>
                                  <w:i/>
                                  <w:color w:val="344449"/>
                                  <w:spacing w:val="-11"/>
                                  <w:sz w:val="20"/>
                                </w:rPr>
                                <w:t xml:space="preserve"> </w:t>
                              </w:r>
                              <w:r>
                                <w:rPr>
                                  <w:i/>
                                  <w:color w:val="344449"/>
                                  <w:sz w:val="20"/>
                                </w:rPr>
                                <w:t>steeds</w:t>
                              </w:r>
                              <w:r>
                                <w:rPr>
                                  <w:i/>
                                  <w:color w:val="344449"/>
                                  <w:spacing w:val="-12"/>
                                  <w:sz w:val="20"/>
                                </w:rPr>
                                <w:t xml:space="preserve"> </w:t>
                              </w:r>
                              <w:r>
                                <w:rPr>
                                  <w:i/>
                                  <w:color w:val="344449"/>
                                  <w:sz w:val="20"/>
                                </w:rPr>
                                <w:t>tot</w:t>
                              </w:r>
                              <w:r>
                                <w:rPr>
                                  <w:i/>
                                  <w:color w:val="344449"/>
                                  <w:spacing w:val="-11"/>
                                  <w:sz w:val="20"/>
                                </w:rPr>
                                <w:t xml:space="preserve"> </w:t>
                              </w:r>
                              <w:r>
                                <w:rPr>
                                  <w:i/>
                                  <w:color w:val="344449"/>
                                  <w:sz w:val="20"/>
                                </w:rPr>
                                <w:t>één</w:t>
                              </w:r>
                              <w:r>
                                <w:rPr>
                                  <w:i/>
                                  <w:color w:val="344449"/>
                                  <w:spacing w:val="-11"/>
                                  <w:sz w:val="20"/>
                                </w:rPr>
                                <w:t xml:space="preserve"> </w:t>
                              </w:r>
                              <w:r>
                                <w:rPr>
                                  <w:i/>
                                  <w:color w:val="344449"/>
                                  <w:sz w:val="20"/>
                                </w:rPr>
                                <w:t>exact</w:t>
                              </w:r>
                              <w:r>
                                <w:rPr>
                                  <w:i/>
                                  <w:color w:val="344449"/>
                                  <w:spacing w:val="-12"/>
                                  <w:sz w:val="20"/>
                                </w:rPr>
                                <w:t xml:space="preserve"> </w:t>
                              </w:r>
                              <w:r>
                                <w:rPr>
                                  <w:i/>
                                  <w:color w:val="344449"/>
                                  <w:sz w:val="20"/>
                                </w:rPr>
                                <w:t>resultaat.</w:t>
                              </w:r>
                              <w:r>
                                <w:rPr>
                                  <w:i/>
                                  <w:color w:val="344449"/>
                                  <w:spacing w:val="-11"/>
                                  <w:sz w:val="20"/>
                                </w:rPr>
                                <w:t xml:space="preserve"> </w:t>
                              </w:r>
                              <w:r>
                                <w:rPr>
                                  <w:i/>
                                  <w:color w:val="344449"/>
                                  <w:sz w:val="20"/>
                                </w:rPr>
                                <w:t>In</w:t>
                              </w:r>
                              <w:r>
                                <w:rPr>
                                  <w:i/>
                                  <w:color w:val="344449"/>
                                  <w:spacing w:val="-11"/>
                                  <w:sz w:val="20"/>
                                </w:rPr>
                                <w:t xml:space="preserve"> </w:t>
                              </w:r>
                              <w:r>
                                <w:rPr>
                                  <w:i/>
                                  <w:color w:val="344449"/>
                                  <w:sz w:val="20"/>
                                </w:rPr>
                                <w:t>de</w:t>
                              </w:r>
                              <w:r>
                                <w:rPr>
                                  <w:i/>
                                  <w:color w:val="344449"/>
                                  <w:spacing w:val="-11"/>
                                  <w:sz w:val="20"/>
                                </w:rPr>
                                <w:t xml:space="preserve"> </w:t>
                              </w:r>
                              <w:r>
                                <w:rPr>
                                  <w:i/>
                                  <w:color w:val="344449"/>
                                  <w:sz w:val="20"/>
                                </w:rPr>
                                <w:t>praktijk</w:t>
                              </w:r>
                              <w:r>
                                <w:rPr>
                                  <w:i/>
                                  <w:color w:val="344449"/>
                                  <w:spacing w:val="-12"/>
                                  <w:sz w:val="20"/>
                                </w:rPr>
                                <w:t xml:space="preserve"> </w:t>
                              </w:r>
                              <w:r>
                                <w:rPr>
                                  <w:i/>
                                  <w:color w:val="344449"/>
                                  <w:sz w:val="20"/>
                                </w:rPr>
                                <w:t>is dit</w:t>
                              </w:r>
                              <w:r>
                                <w:rPr>
                                  <w:i/>
                                  <w:color w:val="344449"/>
                                  <w:spacing w:val="-1"/>
                                  <w:sz w:val="20"/>
                                </w:rPr>
                                <w:t xml:space="preserve"> </w:t>
                              </w:r>
                              <w:r>
                                <w:rPr>
                                  <w:i/>
                                  <w:color w:val="344449"/>
                                  <w:sz w:val="20"/>
                                </w:rPr>
                                <w:t>echter</w:t>
                              </w:r>
                              <w:r>
                                <w:rPr>
                                  <w:i/>
                                  <w:color w:val="344449"/>
                                  <w:spacing w:val="-2"/>
                                  <w:sz w:val="20"/>
                                </w:rPr>
                                <w:t xml:space="preserve"> </w:t>
                              </w:r>
                              <w:r>
                                <w:rPr>
                                  <w:i/>
                                  <w:color w:val="344449"/>
                                  <w:sz w:val="20"/>
                                </w:rPr>
                                <w:t>niet</w:t>
                              </w:r>
                              <w:r>
                                <w:rPr>
                                  <w:i/>
                                  <w:color w:val="344449"/>
                                  <w:spacing w:val="-1"/>
                                  <w:sz w:val="20"/>
                                </w:rPr>
                                <w:t xml:space="preserve"> </w:t>
                              </w:r>
                              <w:r>
                                <w:rPr>
                                  <w:i/>
                                  <w:color w:val="344449"/>
                                  <w:sz w:val="20"/>
                                </w:rPr>
                                <w:t>steeds</w:t>
                              </w:r>
                              <w:r>
                                <w:rPr>
                                  <w:i/>
                                  <w:color w:val="344449"/>
                                  <w:spacing w:val="-2"/>
                                  <w:sz w:val="20"/>
                                </w:rPr>
                                <w:t xml:space="preserve"> </w:t>
                              </w:r>
                              <w:r>
                                <w:rPr>
                                  <w:i/>
                                  <w:color w:val="344449"/>
                                  <w:sz w:val="20"/>
                                </w:rPr>
                                <w:t>het</w:t>
                              </w:r>
                              <w:r>
                                <w:rPr>
                                  <w:i/>
                                  <w:color w:val="344449"/>
                                  <w:spacing w:val="-1"/>
                                  <w:sz w:val="20"/>
                                </w:rPr>
                                <w:t xml:space="preserve"> </w:t>
                              </w:r>
                              <w:r>
                                <w:rPr>
                                  <w:i/>
                                  <w:color w:val="344449"/>
                                  <w:sz w:val="20"/>
                                </w:rPr>
                                <w:t>geval.</w:t>
                              </w:r>
                              <w:r>
                                <w:rPr>
                                  <w:i/>
                                  <w:color w:val="344449"/>
                                  <w:spacing w:val="23"/>
                                  <w:sz w:val="20"/>
                                </w:rPr>
                                <w:t xml:space="preserve"> </w:t>
                              </w:r>
                              <w:r>
                                <w:rPr>
                                  <w:i/>
                                  <w:color w:val="344449"/>
                                  <w:sz w:val="20"/>
                                </w:rPr>
                                <w:t>Als</w:t>
                              </w:r>
                              <w:r>
                                <w:rPr>
                                  <w:i/>
                                  <w:color w:val="344449"/>
                                  <w:spacing w:val="-2"/>
                                  <w:sz w:val="20"/>
                                </w:rPr>
                                <w:t xml:space="preserve"> </w:t>
                              </w:r>
                              <w:r>
                                <w:rPr>
                                  <w:i/>
                                  <w:color w:val="344449"/>
                                  <w:sz w:val="20"/>
                                </w:rPr>
                                <w:t>het</w:t>
                              </w:r>
                              <w:r>
                                <w:rPr>
                                  <w:i/>
                                  <w:color w:val="344449"/>
                                  <w:spacing w:val="-1"/>
                                  <w:sz w:val="20"/>
                                </w:rPr>
                                <w:t xml:space="preserve"> </w:t>
                              </w:r>
                              <w:r>
                                <w:rPr>
                                  <w:i/>
                                  <w:color w:val="344449"/>
                                  <w:sz w:val="20"/>
                                </w:rPr>
                                <w:t>productieproces</w:t>
                              </w:r>
                              <w:r>
                                <w:rPr>
                                  <w:i/>
                                  <w:color w:val="344449"/>
                                  <w:spacing w:val="-2"/>
                                  <w:sz w:val="20"/>
                                </w:rPr>
                                <w:t xml:space="preserve"> </w:t>
                              </w:r>
                              <w:r>
                                <w:rPr>
                                  <w:i/>
                                  <w:color w:val="344449"/>
                                  <w:sz w:val="20"/>
                                </w:rPr>
                                <w:t>bijvoorbeeld</w:t>
                              </w:r>
                              <w:r>
                                <w:rPr>
                                  <w:i/>
                                  <w:color w:val="344449"/>
                                  <w:spacing w:val="-2"/>
                                  <w:sz w:val="20"/>
                                </w:rPr>
                                <w:t xml:space="preserve"> </w:t>
                              </w:r>
                              <w:r>
                                <w:rPr>
                                  <w:i/>
                                  <w:color w:val="344449"/>
                                  <w:sz w:val="20"/>
                                </w:rPr>
                                <w:t>een</w:t>
                              </w:r>
                              <w:r>
                                <w:rPr>
                                  <w:i/>
                                  <w:color w:val="344449"/>
                                  <w:spacing w:val="-1"/>
                                  <w:sz w:val="20"/>
                                </w:rPr>
                                <w:t xml:space="preserve"> </w:t>
                              </w:r>
                              <w:r>
                                <w:rPr>
                                  <w:i/>
                                  <w:color w:val="344449"/>
                                  <w:sz w:val="20"/>
                                </w:rPr>
                                <w:t xml:space="preserve">willekeurige </w:t>
                              </w:r>
                              <w:r>
                                <w:rPr>
                                  <w:i/>
                                  <w:color w:val="344449"/>
                                  <w:spacing w:val="-2"/>
                                  <w:sz w:val="20"/>
                                </w:rPr>
                                <w:t>steekproef</w:t>
                              </w:r>
                              <w:r>
                                <w:rPr>
                                  <w:i/>
                                  <w:color w:val="344449"/>
                                  <w:spacing w:val="-10"/>
                                  <w:sz w:val="20"/>
                                </w:rPr>
                                <w:t xml:space="preserve"> </w:t>
                              </w:r>
                              <w:r>
                                <w:rPr>
                                  <w:i/>
                                  <w:color w:val="344449"/>
                                  <w:spacing w:val="-2"/>
                                  <w:sz w:val="20"/>
                                </w:rPr>
                                <w:t>of</w:t>
                              </w:r>
                              <w:r>
                                <w:rPr>
                                  <w:i/>
                                  <w:color w:val="344449"/>
                                  <w:spacing w:val="-9"/>
                                  <w:sz w:val="20"/>
                                </w:rPr>
                                <w:t xml:space="preserve"> </w:t>
                              </w:r>
                              <w:r>
                                <w:rPr>
                                  <w:i/>
                                  <w:color w:val="344449"/>
                                  <w:spacing w:val="-2"/>
                                  <w:sz w:val="20"/>
                                </w:rPr>
                                <w:t>simulatie</w:t>
                              </w:r>
                              <w:r>
                                <w:rPr>
                                  <w:i/>
                                  <w:color w:val="344449"/>
                                  <w:spacing w:val="-9"/>
                                  <w:sz w:val="20"/>
                                </w:rPr>
                                <w:t xml:space="preserve"> </w:t>
                              </w:r>
                              <w:r>
                                <w:rPr>
                                  <w:i/>
                                  <w:color w:val="344449"/>
                                  <w:spacing w:val="-2"/>
                                  <w:sz w:val="20"/>
                                </w:rPr>
                                <w:t>bevat,</w:t>
                              </w:r>
                              <w:r>
                                <w:rPr>
                                  <w:i/>
                                  <w:color w:val="344449"/>
                                  <w:spacing w:val="-7"/>
                                  <w:sz w:val="20"/>
                                </w:rPr>
                                <w:t xml:space="preserve"> </w:t>
                              </w:r>
                              <w:r>
                                <w:rPr>
                                  <w:i/>
                                  <w:color w:val="344449"/>
                                  <w:spacing w:val="-2"/>
                                  <w:sz w:val="20"/>
                                </w:rPr>
                                <w:t>kan</w:t>
                              </w:r>
                              <w:r>
                                <w:rPr>
                                  <w:i/>
                                  <w:color w:val="344449"/>
                                  <w:spacing w:val="-10"/>
                                  <w:sz w:val="20"/>
                                </w:rPr>
                                <w:t xml:space="preserve"> </w:t>
                              </w:r>
                              <w:r>
                                <w:rPr>
                                  <w:i/>
                                  <w:color w:val="344449"/>
                                  <w:spacing w:val="-2"/>
                                  <w:sz w:val="20"/>
                                </w:rPr>
                                <w:t>het</w:t>
                              </w:r>
                              <w:r>
                                <w:rPr>
                                  <w:i/>
                                  <w:color w:val="344449"/>
                                  <w:spacing w:val="-9"/>
                                  <w:sz w:val="20"/>
                                </w:rPr>
                                <w:t xml:space="preserve"> </w:t>
                              </w:r>
                              <w:r>
                                <w:rPr>
                                  <w:i/>
                                  <w:color w:val="344449"/>
                                  <w:spacing w:val="-2"/>
                                  <w:sz w:val="20"/>
                                </w:rPr>
                                <w:t>cijfer</w:t>
                              </w:r>
                              <w:r>
                                <w:rPr>
                                  <w:i/>
                                  <w:color w:val="344449"/>
                                  <w:spacing w:val="-9"/>
                                  <w:sz w:val="20"/>
                                </w:rPr>
                                <w:t xml:space="preserve"> </w:t>
                              </w:r>
                              <w:r>
                                <w:rPr>
                                  <w:i/>
                                  <w:color w:val="344449"/>
                                  <w:spacing w:val="-2"/>
                                  <w:sz w:val="20"/>
                                </w:rPr>
                                <w:t>variëren.</w:t>
                              </w:r>
                              <w:r>
                                <w:rPr>
                                  <w:i/>
                                  <w:color w:val="344449"/>
                                  <w:spacing w:val="18"/>
                                  <w:sz w:val="20"/>
                                </w:rPr>
                                <w:t xml:space="preserve"> </w:t>
                              </w:r>
                              <w:r>
                                <w:rPr>
                                  <w:i/>
                                  <w:color w:val="344449"/>
                                  <w:spacing w:val="-2"/>
                                  <w:sz w:val="20"/>
                                </w:rPr>
                                <w:t>Toch</w:t>
                              </w:r>
                              <w:r>
                                <w:rPr>
                                  <w:i/>
                                  <w:color w:val="344449"/>
                                  <w:spacing w:val="-10"/>
                                  <w:sz w:val="20"/>
                                </w:rPr>
                                <w:t xml:space="preserve"> </w:t>
                              </w:r>
                              <w:r>
                                <w:rPr>
                                  <w:i/>
                                  <w:color w:val="344449"/>
                                  <w:spacing w:val="-2"/>
                                  <w:sz w:val="20"/>
                                </w:rPr>
                                <w:t>blijft</w:t>
                              </w:r>
                              <w:r>
                                <w:rPr>
                                  <w:i/>
                                  <w:color w:val="344449"/>
                                  <w:spacing w:val="-9"/>
                                  <w:sz w:val="20"/>
                                </w:rPr>
                                <w:t xml:space="preserve"> </w:t>
                              </w:r>
                              <w:r>
                                <w:rPr>
                                  <w:i/>
                                  <w:color w:val="344449"/>
                                  <w:spacing w:val="-2"/>
                                  <w:sz w:val="20"/>
                                </w:rPr>
                                <w:t>de</w:t>
                              </w:r>
                              <w:r>
                                <w:rPr>
                                  <w:i/>
                                  <w:color w:val="344449"/>
                                  <w:spacing w:val="-9"/>
                                  <w:sz w:val="20"/>
                                </w:rPr>
                                <w:t xml:space="preserve"> </w:t>
                              </w:r>
                              <w:r>
                                <w:rPr>
                                  <w:i/>
                                  <w:color w:val="344449"/>
                                  <w:spacing w:val="-2"/>
                                  <w:sz w:val="20"/>
                                </w:rPr>
                                <w:t>operationele</w:t>
                              </w:r>
                              <w:r>
                                <w:rPr>
                                  <w:i/>
                                  <w:color w:val="344449"/>
                                  <w:spacing w:val="-10"/>
                                  <w:sz w:val="20"/>
                                </w:rPr>
                                <w:t xml:space="preserve"> </w:t>
                              </w:r>
                              <w:r>
                                <w:rPr>
                                  <w:i/>
                                  <w:color w:val="344449"/>
                                  <w:spacing w:val="-2"/>
                                  <w:sz w:val="20"/>
                                </w:rPr>
                                <w:t xml:space="preserve">definitie </w:t>
                              </w:r>
                              <w:r>
                                <w:rPr>
                                  <w:i/>
                                  <w:color w:val="344449"/>
                                  <w:sz w:val="20"/>
                                </w:rPr>
                                <w:t>als</w:t>
                              </w:r>
                              <w:r>
                                <w:rPr>
                                  <w:i/>
                                  <w:color w:val="344449"/>
                                  <w:spacing w:val="-12"/>
                                  <w:sz w:val="20"/>
                                </w:rPr>
                                <w:t xml:space="preserve"> </w:t>
                              </w:r>
                              <w:r>
                                <w:rPr>
                                  <w:i/>
                                  <w:color w:val="344449"/>
                                  <w:sz w:val="20"/>
                                </w:rPr>
                                <w:t>concept</w:t>
                              </w:r>
                              <w:r>
                                <w:rPr>
                                  <w:i/>
                                  <w:color w:val="344449"/>
                                  <w:spacing w:val="-11"/>
                                  <w:sz w:val="20"/>
                                </w:rPr>
                                <w:t xml:space="preserve"> </w:t>
                              </w:r>
                              <w:r>
                                <w:rPr>
                                  <w:i/>
                                  <w:color w:val="344449"/>
                                  <w:sz w:val="20"/>
                                </w:rPr>
                                <w:t>ook</w:t>
                              </w:r>
                              <w:r>
                                <w:rPr>
                                  <w:i/>
                                  <w:color w:val="344449"/>
                                  <w:spacing w:val="-11"/>
                                  <w:sz w:val="20"/>
                                </w:rPr>
                                <w:t xml:space="preserve"> </w:t>
                              </w:r>
                              <w:r>
                                <w:rPr>
                                  <w:i/>
                                  <w:color w:val="344449"/>
                                  <w:sz w:val="20"/>
                                </w:rPr>
                                <w:t>in</w:t>
                              </w:r>
                              <w:r>
                                <w:rPr>
                                  <w:i/>
                                  <w:color w:val="344449"/>
                                  <w:spacing w:val="-12"/>
                                  <w:sz w:val="20"/>
                                </w:rPr>
                                <w:t xml:space="preserve"> </w:t>
                              </w:r>
                              <w:r>
                                <w:rPr>
                                  <w:i/>
                                  <w:color w:val="344449"/>
                                  <w:sz w:val="20"/>
                                </w:rPr>
                                <w:t>zo’n</w:t>
                              </w:r>
                              <w:r>
                                <w:rPr>
                                  <w:i/>
                                  <w:color w:val="344449"/>
                                  <w:spacing w:val="-11"/>
                                  <w:sz w:val="20"/>
                                </w:rPr>
                                <w:t xml:space="preserve"> </w:t>
                              </w:r>
                              <w:r>
                                <w:rPr>
                                  <w:i/>
                                  <w:color w:val="344449"/>
                                  <w:sz w:val="20"/>
                                </w:rPr>
                                <w:t>situaties</w:t>
                              </w:r>
                              <w:r>
                                <w:rPr>
                                  <w:i/>
                                  <w:color w:val="344449"/>
                                  <w:spacing w:val="-11"/>
                                  <w:sz w:val="20"/>
                                </w:rPr>
                                <w:t xml:space="preserve"> </w:t>
                              </w:r>
                              <w:r>
                                <w:rPr>
                                  <w:i/>
                                  <w:color w:val="344449"/>
                                  <w:sz w:val="20"/>
                                </w:rPr>
                                <w:t>overeind.</w:t>
                              </w:r>
                              <w:r>
                                <w:rPr>
                                  <w:i/>
                                  <w:color w:val="344449"/>
                                  <w:spacing w:val="-12"/>
                                  <w:sz w:val="20"/>
                                </w:rPr>
                                <w:t xml:space="preserve"> </w:t>
                              </w:r>
                              <w:r>
                                <w:rPr>
                                  <w:i/>
                                  <w:color w:val="344449"/>
                                  <w:sz w:val="20"/>
                                </w:rPr>
                                <w:t>Twee</w:t>
                              </w:r>
                              <w:r>
                                <w:rPr>
                                  <w:i/>
                                  <w:color w:val="344449"/>
                                  <w:spacing w:val="-11"/>
                                  <w:sz w:val="20"/>
                                </w:rPr>
                                <w:t xml:space="preserve"> </w:t>
                              </w:r>
                              <w:r>
                                <w:rPr>
                                  <w:i/>
                                  <w:color w:val="344449"/>
                                  <w:sz w:val="20"/>
                                </w:rPr>
                                <w:t>onderzoekers</w:t>
                              </w:r>
                              <w:r>
                                <w:rPr>
                                  <w:i/>
                                  <w:color w:val="344449"/>
                                  <w:spacing w:val="-11"/>
                                  <w:sz w:val="20"/>
                                </w:rPr>
                                <w:t xml:space="preserve"> </w:t>
                              </w:r>
                              <w:r>
                                <w:rPr>
                                  <w:i/>
                                  <w:color w:val="344449"/>
                                  <w:sz w:val="20"/>
                                </w:rPr>
                                <w:t>zouden</w:t>
                              </w:r>
                              <w:r>
                                <w:rPr>
                                  <w:i/>
                                  <w:color w:val="344449"/>
                                  <w:spacing w:val="-12"/>
                                  <w:sz w:val="20"/>
                                </w:rPr>
                                <w:t xml:space="preserve"> </w:t>
                              </w:r>
                              <w:r>
                                <w:rPr>
                                  <w:i/>
                                  <w:color w:val="344449"/>
                                  <w:sz w:val="20"/>
                                </w:rPr>
                                <w:t>in</w:t>
                              </w:r>
                              <w:r>
                                <w:rPr>
                                  <w:i/>
                                  <w:color w:val="344449"/>
                                  <w:spacing w:val="-11"/>
                                  <w:sz w:val="20"/>
                                </w:rPr>
                                <w:t xml:space="preserve"> </w:t>
                              </w:r>
                              <w:r>
                                <w:rPr>
                                  <w:i/>
                                  <w:color w:val="344449"/>
                                  <w:sz w:val="20"/>
                                </w:rPr>
                                <w:t>zo’n</w:t>
                              </w:r>
                              <w:r>
                                <w:rPr>
                                  <w:i/>
                                  <w:color w:val="344449"/>
                                  <w:spacing w:val="-11"/>
                                  <w:sz w:val="20"/>
                                </w:rPr>
                                <w:t xml:space="preserve"> </w:t>
                              </w:r>
                              <w:r>
                                <w:rPr>
                                  <w:i/>
                                  <w:color w:val="344449"/>
                                  <w:sz w:val="20"/>
                                </w:rPr>
                                <w:t>situatie</w:t>
                              </w:r>
                              <w:r>
                                <w:rPr>
                                  <w:i/>
                                  <w:color w:val="344449"/>
                                  <w:spacing w:val="-11"/>
                                  <w:sz w:val="20"/>
                                </w:rPr>
                                <w:t xml:space="preserve"> </w:t>
                              </w:r>
                              <w:r>
                                <w:rPr>
                                  <w:i/>
                                  <w:color w:val="344449"/>
                                  <w:sz w:val="20"/>
                                </w:rPr>
                                <w:t>op basis van dezelfde operationele definitie gemiddeld steeds tot</w:t>
                              </w:r>
                              <w:r>
                                <w:rPr>
                                  <w:i/>
                                  <w:color w:val="344449"/>
                                  <w:spacing w:val="-1"/>
                                  <w:sz w:val="20"/>
                                </w:rPr>
                                <w:t xml:space="preserve"> </w:t>
                              </w:r>
                              <w:r>
                                <w:rPr>
                                  <w:i/>
                                  <w:color w:val="344449"/>
                                  <w:sz w:val="20"/>
                                </w:rPr>
                                <w:t xml:space="preserve">hetzelfde cijfer moeten </w:t>
                              </w:r>
                              <w:r>
                                <w:rPr>
                                  <w:i/>
                                  <w:color w:val="344449"/>
                                  <w:spacing w:val="-2"/>
                                  <w:sz w:val="20"/>
                                </w:rPr>
                                <w:t>komen</w:t>
                              </w:r>
                              <w:r>
                                <w:rPr>
                                  <w:i/>
                                  <w:color w:val="344449"/>
                                  <w:spacing w:val="-7"/>
                                  <w:sz w:val="20"/>
                                </w:rPr>
                                <w:t xml:space="preserve"> </w:t>
                              </w:r>
                              <w:r>
                                <w:rPr>
                                  <w:i/>
                                  <w:color w:val="344449"/>
                                  <w:spacing w:val="-2"/>
                                  <w:sz w:val="20"/>
                                </w:rPr>
                                <w:t>wanneer</w:t>
                              </w:r>
                              <w:r>
                                <w:rPr>
                                  <w:i/>
                                  <w:color w:val="344449"/>
                                  <w:spacing w:val="-7"/>
                                  <w:sz w:val="20"/>
                                </w:rPr>
                                <w:t xml:space="preserve"> </w:t>
                              </w:r>
                              <w:r>
                                <w:rPr>
                                  <w:i/>
                                  <w:color w:val="344449"/>
                                  <w:spacing w:val="-2"/>
                                  <w:sz w:val="20"/>
                                </w:rPr>
                                <w:t>zij</w:t>
                              </w:r>
                              <w:r>
                                <w:rPr>
                                  <w:i/>
                                  <w:color w:val="344449"/>
                                  <w:spacing w:val="-7"/>
                                  <w:sz w:val="20"/>
                                </w:rPr>
                                <w:t xml:space="preserve"> </w:t>
                              </w:r>
                              <w:r>
                                <w:rPr>
                                  <w:i/>
                                  <w:color w:val="344449"/>
                                  <w:spacing w:val="-2"/>
                                  <w:sz w:val="20"/>
                                </w:rPr>
                                <w:t>hun</w:t>
                              </w:r>
                              <w:r>
                                <w:rPr>
                                  <w:i/>
                                  <w:color w:val="344449"/>
                                  <w:spacing w:val="-5"/>
                                  <w:sz w:val="20"/>
                                </w:rPr>
                                <w:t xml:space="preserve"> </w:t>
                              </w:r>
                              <w:r>
                                <w:rPr>
                                  <w:i/>
                                  <w:color w:val="344449"/>
                                  <w:spacing w:val="-2"/>
                                  <w:sz w:val="20"/>
                                </w:rPr>
                                <w:t>productieproces</w:t>
                              </w:r>
                              <w:r>
                                <w:rPr>
                                  <w:i/>
                                  <w:color w:val="344449"/>
                                  <w:spacing w:val="-7"/>
                                  <w:sz w:val="20"/>
                                </w:rPr>
                                <w:t xml:space="preserve"> </w:t>
                              </w:r>
                              <w:r>
                                <w:rPr>
                                  <w:i/>
                                  <w:color w:val="344449"/>
                                  <w:spacing w:val="-2"/>
                                  <w:sz w:val="20"/>
                                </w:rPr>
                                <w:t>blijven</w:t>
                              </w:r>
                              <w:r>
                                <w:rPr>
                                  <w:i/>
                                  <w:color w:val="344449"/>
                                  <w:spacing w:val="-7"/>
                                  <w:sz w:val="20"/>
                                </w:rPr>
                                <w:t xml:space="preserve"> </w:t>
                              </w:r>
                              <w:r>
                                <w:rPr>
                                  <w:i/>
                                  <w:color w:val="344449"/>
                                  <w:spacing w:val="-2"/>
                                  <w:sz w:val="20"/>
                                </w:rPr>
                                <w:t>herhalen.</w:t>
                              </w:r>
                              <w:r>
                                <w:rPr>
                                  <w:i/>
                                  <w:color w:val="344449"/>
                                  <w:spacing w:val="21"/>
                                  <w:sz w:val="20"/>
                                </w:rPr>
                                <w:t xml:space="preserve"> </w:t>
                              </w:r>
                              <w:r>
                                <w:rPr>
                                  <w:i/>
                                  <w:color w:val="344449"/>
                                  <w:spacing w:val="-2"/>
                                  <w:sz w:val="20"/>
                                </w:rPr>
                                <w:t>Het</w:t>
                              </w:r>
                              <w:r>
                                <w:rPr>
                                  <w:i/>
                                  <w:color w:val="344449"/>
                                  <w:spacing w:val="-7"/>
                                  <w:sz w:val="20"/>
                                </w:rPr>
                                <w:t xml:space="preserve"> </w:t>
                              </w:r>
                              <w:r>
                                <w:rPr>
                                  <w:i/>
                                  <w:color w:val="344449"/>
                                  <w:spacing w:val="-2"/>
                                  <w:sz w:val="20"/>
                                </w:rPr>
                                <w:t>gebied</w:t>
                              </w:r>
                              <w:r>
                                <w:rPr>
                                  <w:i/>
                                  <w:color w:val="344449"/>
                                  <w:spacing w:val="-5"/>
                                  <w:sz w:val="20"/>
                                </w:rPr>
                                <w:t xml:space="preserve"> </w:t>
                              </w:r>
                              <w:r>
                                <w:rPr>
                                  <w:i/>
                                  <w:color w:val="344449"/>
                                  <w:spacing w:val="-2"/>
                                  <w:sz w:val="20"/>
                                </w:rPr>
                                <w:t>van</w:t>
                              </w:r>
                              <w:r>
                                <w:rPr>
                                  <w:i/>
                                  <w:color w:val="344449"/>
                                  <w:spacing w:val="-7"/>
                                  <w:sz w:val="20"/>
                                </w:rPr>
                                <w:t xml:space="preserve"> </w:t>
                              </w:r>
                              <w:r>
                                <w:rPr>
                                  <w:i/>
                                  <w:color w:val="344449"/>
                                  <w:spacing w:val="-2"/>
                                  <w:sz w:val="20"/>
                                </w:rPr>
                                <w:t>de</w:t>
                              </w:r>
                              <w:r>
                                <w:rPr>
                                  <w:i/>
                                  <w:color w:val="344449"/>
                                  <w:spacing w:val="-7"/>
                                  <w:sz w:val="20"/>
                                </w:rPr>
                                <w:t xml:space="preserve"> </w:t>
                              </w:r>
                              <w:r>
                                <w:rPr>
                                  <w:i/>
                                  <w:color w:val="344449"/>
                                  <w:spacing w:val="-2"/>
                                  <w:sz w:val="20"/>
                                </w:rPr>
                                <w:t xml:space="preserve">inferentiële </w:t>
                              </w:r>
                              <w:r>
                                <w:rPr>
                                  <w:i/>
                                  <w:color w:val="344449"/>
                                  <w:sz w:val="20"/>
                                </w:rPr>
                                <w:t>statistiek</w:t>
                              </w:r>
                              <w:r>
                                <w:rPr>
                                  <w:i/>
                                  <w:color w:val="344449"/>
                                  <w:spacing w:val="-10"/>
                                  <w:sz w:val="20"/>
                                </w:rPr>
                                <w:t xml:space="preserve"> </w:t>
                              </w:r>
                              <w:r>
                                <w:rPr>
                                  <w:i/>
                                  <w:color w:val="344449"/>
                                  <w:sz w:val="20"/>
                                </w:rPr>
                                <w:t>biedt</w:t>
                              </w:r>
                              <w:r>
                                <w:rPr>
                                  <w:i/>
                                  <w:color w:val="344449"/>
                                  <w:spacing w:val="-10"/>
                                  <w:sz w:val="20"/>
                                </w:rPr>
                                <w:t xml:space="preserve"> </w:t>
                              </w:r>
                              <w:r>
                                <w:rPr>
                                  <w:i/>
                                  <w:color w:val="344449"/>
                                  <w:sz w:val="20"/>
                                </w:rPr>
                                <w:t>hiervoor</w:t>
                              </w:r>
                              <w:r>
                                <w:rPr>
                                  <w:i/>
                                  <w:color w:val="344449"/>
                                  <w:spacing w:val="-10"/>
                                  <w:sz w:val="20"/>
                                </w:rPr>
                                <w:t xml:space="preserve"> </w:t>
                              </w:r>
                              <w:r>
                                <w:rPr>
                                  <w:i/>
                                  <w:color w:val="344449"/>
                                  <w:sz w:val="20"/>
                                </w:rPr>
                                <w:t>het</w:t>
                              </w:r>
                              <w:r>
                                <w:rPr>
                                  <w:i/>
                                  <w:color w:val="344449"/>
                                  <w:spacing w:val="-10"/>
                                  <w:sz w:val="20"/>
                                </w:rPr>
                                <w:t xml:space="preserve"> </w:t>
                              </w:r>
                              <w:r>
                                <w:rPr>
                                  <w:i/>
                                  <w:color w:val="344449"/>
                                  <w:sz w:val="20"/>
                                </w:rPr>
                                <w:t>theoretisch</w:t>
                              </w:r>
                              <w:r>
                                <w:rPr>
                                  <w:i/>
                                  <w:color w:val="344449"/>
                                  <w:spacing w:val="-10"/>
                                  <w:sz w:val="20"/>
                                </w:rPr>
                                <w:t xml:space="preserve"> </w:t>
                              </w:r>
                              <w:r>
                                <w:rPr>
                                  <w:i/>
                                  <w:color w:val="344449"/>
                                  <w:sz w:val="20"/>
                                </w:rPr>
                                <w:t>kader,</w:t>
                              </w:r>
                              <w:r>
                                <w:rPr>
                                  <w:i/>
                                  <w:color w:val="344449"/>
                                  <w:spacing w:val="-10"/>
                                  <w:sz w:val="20"/>
                                </w:rPr>
                                <w:t xml:space="preserve"> </w:t>
                              </w:r>
                              <w:r>
                                <w:rPr>
                                  <w:i/>
                                  <w:color w:val="344449"/>
                                  <w:sz w:val="20"/>
                                </w:rPr>
                                <w:t>maar</w:t>
                              </w:r>
                              <w:r>
                                <w:rPr>
                                  <w:i/>
                                  <w:color w:val="344449"/>
                                  <w:spacing w:val="-10"/>
                                  <w:sz w:val="20"/>
                                </w:rPr>
                                <w:t xml:space="preserve"> </w:t>
                              </w:r>
                              <w:r>
                                <w:rPr>
                                  <w:i/>
                                  <w:color w:val="344449"/>
                                  <w:sz w:val="20"/>
                                </w:rPr>
                                <w:t>dat</w:t>
                              </w:r>
                              <w:r>
                                <w:rPr>
                                  <w:i/>
                                  <w:color w:val="344449"/>
                                  <w:spacing w:val="-10"/>
                                  <w:sz w:val="20"/>
                                </w:rPr>
                                <w:t xml:space="preserve"> </w:t>
                              </w:r>
                              <w:r>
                                <w:rPr>
                                  <w:i/>
                                  <w:color w:val="344449"/>
                                  <w:sz w:val="20"/>
                                </w:rPr>
                                <w:t>gaat</w:t>
                              </w:r>
                              <w:r>
                                <w:rPr>
                                  <w:i/>
                                  <w:color w:val="344449"/>
                                  <w:spacing w:val="-10"/>
                                  <w:sz w:val="20"/>
                                </w:rPr>
                                <w:t xml:space="preserve"> </w:t>
                              </w:r>
                              <w:r>
                                <w:rPr>
                                  <w:i/>
                                  <w:color w:val="344449"/>
                                  <w:sz w:val="20"/>
                                </w:rPr>
                                <w:t>voorbij</w:t>
                              </w:r>
                              <w:r>
                                <w:rPr>
                                  <w:i/>
                                  <w:color w:val="344449"/>
                                  <w:spacing w:val="-10"/>
                                  <w:sz w:val="20"/>
                                </w:rPr>
                                <w:t xml:space="preserve"> </w:t>
                              </w:r>
                              <w:r>
                                <w:rPr>
                                  <w:i/>
                                  <w:color w:val="344449"/>
                                  <w:sz w:val="20"/>
                                </w:rPr>
                                <w:t>het</w:t>
                              </w:r>
                              <w:r>
                                <w:rPr>
                                  <w:i/>
                                  <w:color w:val="344449"/>
                                  <w:spacing w:val="-10"/>
                                  <w:sz w:val="20"/>
                                </w:rPr>
                                <w:t xml:space="preserve"> </w:t>
                              </w:r>
                              <w:r>
                                <w:rPr>
                                  <w:i/>
                                  <w:color w:val="344449"/>
                                  <w:sz w:val="20"/>
                                </w:rPr>
                                <w:t>doel</w:t>
                              </w:r>
                              <w:r>
                                <w:rPr>
                                  <w:i/>
                                  <w:color w:val="344449"/>
                                  <w:spacing w:val="-10"/>
                                  <w:sz w:val="20"/>
                                </w:rPr>
                                <w:t xml:space="preserve"> </w:t>
                              </w:r>
                              <w:r>
                                <w:rPr>
                                  <w:i/>
                                  <w:color w:val="344449"/>
                                  <w:sz w:val="20"/>
                                </w:rPr>
                                <w:t>van</w:t>
                              </w:r>
                              <w:r>
                                <w:rPr>
                                  <w:i/>
                                  <w:color w:val="344449"/>
                                  <w:spacing w:val="-10"/>
                                  <w:sz w:val="20"/>
                                </w:rPr>
                                <w:t xml:space="preserve"> </w:t>
                              </w:r>
                              <w:r>
                                <w:rPr>
                                  <w:i/>
                                  <w:color w:val="344449"/>
                                  <w:sz w:val="20"/>
                                </w:rPr>
                                <w:t xml:space="preserve">deze </w:t>
                              </w:r>
                              <w:r>
                                <w:rPr>
                                  <w:i/>
                                  <w:color w:val="344449"/>
                                  <w:spacing w:val="-2"/>
                                  <w:sz w:val="20"/>
                                </w:rPr>
                                <w:t>nota.</w:t>
                              </w:r>
                            </w:p>
                          </w:txbxContent>
                        </wps:txbx>
                        <wps:bodyPr wrap="square" lIns="0" tIns="0" rIns="0" bIns="0" rtlCol="0">
                          <a:noAutofit/>
                        </wps:bodyPr>
                      </wps:wsp>
                    </wpg:wgp>
                  </a:graphicData>
                </a:graphic>
              </wp:anchor>
            </w:drawing>
          </mc:Choice>
          <mc:Fallback>
            <w:pict>
              <v:group w14:anchorId="25B31B28" id="Group 12" o:spid="_x0000_s1031" style="position:absolute;margin-left:99.2pt;margin-top:8pt;width:396.9pt;height:113.7pt;z-index:-251658233;mso-wrap-distance-left:0;mso-wrap-distance-right:0;mso-position-horizontal-relative:page;mso-position-vertical-relative:text" coordsize="50406,144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">
                <v:shape id="Graphic 13" o:spid="_x0000_s1032" style="position:absolute;width:50406;height:14439;visibility:visible;mso-wrap-style:square;v-text-anchor:top" coordsize="5040630,144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" path="m5016024,l24039,,14682,1889,7041,7041,1889,14682,,24040,,1419881r1889,9358l7041,1436880r7641,5152l24039,1443921r4991985,l5025382,1442032r7641,-5152l5038175,1429239r1889,-9358l5040064,24040r-1889,-9358l5033023,7041r-7641,-5152l5016024,xe" fillcolor="#989898" stroked="f">
                  <v:path arrowok="t"/>
                </v:shape>
                <v:shape id="Graphic 14" o:spid="_x0000_s1033" style="position:absolute;left:288;top:113;width:49999;height:14218;visibility:visible;mso-wrap-style:square;v-text-anchor:top" coordsize="4999990,142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" path="m4994212,l5664,,,5664,,1408494r,6988l5664,1421147r4988548,l4999877,1415482r,-1409818l4994212,xe" fillcolor="#e5e5e5" stroked="f">
                  <v:path arrowok="t"/>
                </v:shape>
                <v:shape id="Image 15" o:spid="_x0000_s1034" type="#_x0000_t75" style="position:absolute;left:1300;top:1466;width:1800;height:2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">
                  <v:imagedata r:id="rId16" o:title=""/>
                </v:shape>
                <v:shape id="Textbox 16" o:spid="_x0000_s1035" type="#_x0000_t202" style="position:absolute;left:288;top:113;width:49999;height:14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5B31B62" w14:textId="77777777" w:rsidR="001E3564" w:rsidRDefault="002F5345">
                        <w:pPr>
                          <w:spacing w:before="162" w:line="235" w:lineRule="auto"/>
                          <w:ind w:left="612" w:right="322"/>
                          <w:jc w:val="both"/>
                          <w:rPr>
                            <w:i/>
                            <w:sz w:val="20"/>
                          </w:rPr>
                        </w:pPr>
                        <w:r>
                          <w:rPr>
                            <w:i/>
                            <w:color w:val="344449"/>
                            <w:sz w:val="20"/>
                          </w:rPr>
                          <w:t>In</w:t>
                        </w:r>
                        <w:r>
                          <w:rPr>
                            <w:i/>
                            <w:color w:val="344449"/>
                            <w:spacing w:val="-12"/>
                            <w:sz w:val="20"/>
                          </w:rPr>
                          <w:t xml:space="preserve"> </w:t>
                        </w:r>
                        <w:r>
                          <w:rPr>
                            <w:i/>
                            <w:color w:val="344449"/>
                            <w:sz w:val="20"/>
                          </w:rPr>
                          <w:t>theorie</w:t>
                        </w:r>
                        <w:r>
                          <w:rPr>
                            <w:i/>
                            <w:color w:val="344449"/>
                            <w:spacing w:val="-11"/>
                            <w:sz w:val="20"/>
                          </w:rPr>
                          <w:t xml:space="preserve"> </w:t>
                        </w:r>
                        <w:r>
                          <w:rPr>
                            <w:i/>
                            <w:color w:val="344449"/>
                            <w:sz w:val="20"/>
                          </w:rPr>
                          <w:t>leidt</w:t>
                        </w:r>
                        <w:r>
                          <w:rPr>
                            <w:i/>
                            <w:color w:val="344449"/>
                            <w:spacing w:val="-11"/>
                            <w:sz w:val="20"/>
                          </w:rPr>
                          <w:t xml:space="preserve"> </w:t>
                        </w:r>
                        <w:r>
                          <w:rPr>
                            <w:i/>
                            <w:color w:val="344449"/>
                            <w:sz w:val="20"/>
                          </w:rPr>
                          <w:t>een</w:t>
                        </w:r>
                        <w:r>
                          <w:rPr>
                            <w:i/>
                            <w:color w:val="344449"/>
                            <w:spacing w:val="-12"/>
                            <w:sz w:val="20"/>
                          </w:rPr>
                          <w:t xml:space="preserve"> </w:t>
                        </w:r>
                        <w:r>
                          <w:rPr>
                            <w:i/>
                            <w:color w:val="344449"/>
                            <w:sz w:val="20"/>
                          </w:rPr>
                          <w:t>operationele</w:t>
                        </w:r>
                        <w:r>
                          <w:rPr>
                            <w:i/>
                            <w:color w:val="344449"/>
                            <w:spacing w:val="-11"/>
                            <w:sz w:val="20"/>
                          </w:rPr>
                          <w:t xml:space="preserve"> </w:t>
                        </w:r>
                        <w:r>
                          <w:rPr>
                            <w:i/>
                            <w:color w:val="344449"/>
                            <w:sz w:val="20"/>
                          </w:rPr>
                          <w:t>definitie</w:t>
                        </w:r>
                        <w:r>
                          <w:rPr>
                            <w:i/>
                            <w:color w:val="344449"/>
                            <w:spacing w:val="-11"/>
                            <w:sz w:val="20"/>
                          </w:rPr>
                          <w:t xml:space="preserve"> </w:t>
                        </w:r>
                        <w:r>
                          <w:rPr>
                            <w:i/>
                            <w:color w:val="344449"/>
                            <w:sz w:val="20"/>
                          </w:rPr>
                          <w:t>steeds</w:t>
                        </w:r>
                        <w:r>
                          <w:rPr>
                            <w:i/>
                            <w:color w:val="344449"/>
                            <w:spacing w:val="-12"/>
                            <w:sz w:val="20"/>
                          </w:rPr>
                          <w:t xml:space="preserve"> </w:t>
                        </w:r>
                        <w:r>
                          <w:rPr>
                            <w:i/>
                            <w:color w:val="344449"/>
                            <w:sz w:val="20"/>
                          </w:rPr>
                          <w:t>tot</w:t>
                        </w:r>
                        <w:r>
                          <w:rPr>
                            <w:i/>
                            <w:color w:val="344449"/>
                            <w:spacing w:val="-11"/>
                            <w:sz w:val="20"/>
                          </w:rPr>
                          <w:t xml:space="preserve"> </w:t>
                        </w:r>
                        <w:r>
                          <w:rPr>
                            <w:i/>
                            <w:color w:val="344449"/>
                            <w:sz w:val="20"/>
                          </w:rPr>
                          <w:t>één</w:t>
                        </w:r>
                        <w:r>
                          <w:rPr>
                            <w:i/>
                            <w:color w:val="344449"/>
                            <w:spacing w:val="-11"/>
                            <w:sz w:val="20"/>
                          </w:rPr>
                          <w:t xml:space="preserve"> </w:t>
                        </w:r>
                        <w:r>
                          <w:rPr>
                            <w:i/>
                            <w:color w:val="344449"/>
                            <w:sz w:val="20"/>
                          </w:rPr>
                          <w:t>exact</w:t>
                        </w:r>
                        <w:r>
                          <w:rPr>
                            <w:i/>
                            <w:color w:val="344449"/>
                            <w:spacing w:val="-12"/>
                            <w:sz w:val="20"/>
                          </w:rPr>
                          <w:t xml:space="preserve"> </w:t>
                        </w:r>
                        <w:r>
                          <w:rPr>
                            <w:i/>
                            <w:color w:val="344449"/>
                            <w:sz w:val="20"/>
                          </w:rPr>
                          <w:t>resultaat.</w:t>
                        </w:r>
                        <w:r>
                          <w:rPr>
                            <w:i/>
                            <w:color w:val="344449"/>
                            <w:spacing w:val="-11"/>
                            <w:sz w:val="20"/>
                          </w:rPr>
                          <w:t xml:space="preserve"> </w:t>
                        </w:r>
                        <w:r>
                          <w:rPr>
                            <w:i/>
                            <w:color w:val="344449"/>
                            <w:sz w:val="20"/>
                          </w:rPr>
                          <w:t>In</w:t>
                        </w:r>
                        <w:r>
                          <w:rPr>
                            <w:i/>
                            <w:color w:val="344449"/>
                            <w:spacing w:val="-11"/>
                            <w:sz w:val="20"/>
                          </w:rPr>
                          <w:t xml:space="preserve"> </w:t>
                        </w:r>
                        <w:r>
                          <w:rPr>
                            <w:i/>
                            <w:color w:val="344449"/>
                            <w:sz w:val="20"/>
                          </w:rPr>
                          <w:t>de</w:t>
                        </w:r>
                        <w:r>
                          <w:rPr>
                            <w:i/>
                            <w:color w:val="344449"/>
                            <w:spacing w:val="-11"/>
                            <w:sz w:val="20"/>
                          </w:rPr>
                          <w:t xml:space="preserve"> </w:t>
                        </w:r>
                        <w:r>
                          <w:rPr>
                            <w:i/>
                            <w:color w:val="344449"/>
                            <w:sz w:val="20"/>
                          </w:rPr>
                          <w:t>praktijk</w:t>
                        </w:r>
                        <w:r>
                          <w:rPr>
                            <w:i/>
                            <w:color w:val="344449"/>
                            <w:spacing w:val="-12"/>
                            <w:sz w:val="20"/>
                          </w:rPr>
                          <w:t xml:space="preserve"> </w:t>
                        </w:r>
                        <w:r>
                          <w:rPr>
                            <w:i/>
                            <w:color w:val="344449"/>
                            <w:sz w:val="20"/>
                          </w:rPr>
                          <w:t>is dit</w:t>
                        </w:r>
                        <w:r>
                          <w:rPr>
                            <w:i/>
                            <w:color w:val="344449"/>
                            <w:spacing w:val="-1"/>
                            <w:sz w:val="20"/>
                          </w:rPr>
                          <w:t xml:space="preserve"> </w:t>
                        </w:r>
                        <w:r>
                          <w:rPr>
                            <w:i/>
                            <w:color w:val="344449"/>
                            <w:sz w:val="20"/>
                          </w:rPr>
                          <w:t>echter</w:t>
                        </w:r>
                        <w:r>
                          <w:rPr>
                            <w:i/>
                            <w:color w:val="344449"/>
                            <w:spacing w:val="-2"/>
                            <w:sz w:val="20"/>
                          </w:rPr>
                          <w:t xml:space="preserve"> </w:t>
                        </w:r>
                        <w:r>
                          <w:rPr>
                            <w:i/>
                            <w:color w:val="344449"/>
                            <w:sz w:val="20"/>
                          </w:rPr>
                          <w:t>niet</w:t>
                        </w:r>
                        <w:r>
                          <w:rPr>
                            <w:i/>
                            <w:color w:val="344449"/>
                            <w:spacing w:val="-1"/>
                            <w:sz w:val="20"/>
                          </w:rPr>
                          <w:t xml:space="preserve"> </w:t>
                        </w:r>
                        <w:r>
                          <w:rPr>
                            <w:i/>
                            <w:color w:val="344449"/>
                            <w:sz w:val="20"/>
                          </w:rPr>
                          <w:t>steeds</w:t>
                        </w:r>
                        <w:r>
                          <w:rPr>
                            <w:i/>
                            <w:color w:val="344449"/>
                            <w:spacing w:val="-2"/>
                            <w:sz w:val="20"/>
                          </w:rPr>
                          <w:t xml:space="preserve"> </w:t>
                        </w:r>
                        <w:r>
                          <w:rPr>
                            <w:i/>
                            <w:color w:val="344449"/>
                            <w:sz w:val="20"/>
                          </w:rPr>
                          <w:t>het</w:t>
                        </w:r>
                        <w:r>
                          <w:rPr>
                            <w:i/>
                            <w:color w:val="344449"/>
                            <w:spacing w:val="-1"/>
                            <w:sz w:val="20"/>
                          </w:rPr>
                          <w:t xml:space="preserve"> </w:t>
                        </w:r>
                        <w:r>
                          <w:rPr>
                            <w:i/>
                            <w:color w:val="344449"/>
                            <w:sz w:val="20"/>
                          </w:rPr>
                          <w:t>geval.</w:t>
                        </w:r>
                        <w:r>
                          <w:rPr>
                            <w:i/>
                            <w:color w:val="344449"/>
                            <w:spacing w:val="23"/>
                            <w:sz w:val="20"/>
                          </w:rPr>
                          <w:t xml:space="preserve"> </w:t>
                        </w:r>
                        <w:r>
                          <w:rPr>
                            <w:i/>
                            <w:color w:val="344449"/>
                            <w:sz w:val="20"/>
                          </w:rPr>
                          <w:t>Als</w:t>
                        </w:r>
                        <w:r>
                          <w:rPr>
                            <w:i/>
                            <w:color w:val="344449"/>
                            <w:spacing w:val="-2"/>
                            <w:sz w:val="20"/>
                          </w:rPr>
                          <w:t xml:space="preserve"> </w:t>
                        </w:r>
                        <w:r>
                          <w:rPr>
                            <w:i/>
                            <w:color w:val="344449"/>
                            <w:sz w:val="20"/>
                          </w:rPr>
                          <w:t>het</w:t>
                        </w:r>
                        <w:r>
                          <w:rPr>
                            <w:i/>
                            <w:color w:val="344449"/>
                            <w:spacing w:val="-1"/>
                            <w:sz w:val="20"/>
                          </w:rPr>
                          <w:t xml:space="preserve"> </w:t>
                        </w:r>
                        <w:r>
                          <w:rPr>
                            <w:i/>
                            <w:color w:val="344449"/>
                            <w:sz w:val="20"/>
                          </w:rPr>
                          <w:t>productieproces</w:t>
                        </w:r>
                        <w:r>
                          <w:rPr>
                            <w:i/>
                            <w:color w:val="344449"/>
                            <w:spacing w:val="-2"/>
                            <w:sz w:val="20"/>
                          </w:rPr>
                          <w:t xml:space="preserve"> </w:t>
                        </w:r>
                        <w:r>
                          <w:rPr>
                            <w:i/>
                            <w:color w:val="344449"/>
                            <w:sz w:val="20"/>
                          </w:rPr>
                          <w:t>bijvoorbeeld</w:t>
                        </w:r>
                        <w:r>
                          <w:rPr>
                            <w:i/>
                            <w:color w:val="344449"/>
                            <w:spacing w:val="-2"/>
                            <w:sz w:val="20"/>
                          </w:rPr>
                          <w:t xml:space="preserve"> </w:t>
                        </w:r>
                        <w:r>
                          <w:rPr>
                            <w:i/>
                            <w:color w:val="344449"/>
                            <w:sz w:val="20"/>
                          </w:rPr>
                          <w:t>een</w:t>
                        </w:r>
                        <w:r>
                          <w:rPr>
                            <w:i/>
                            <w:color w:val="344449"/>
                            <w:spacing w:val="-1"/>
                            <w:sz w:val="20"/>
                          </w:rPr>
                          <w:t xml:space="preserve"> </w:t>
                        </w:r>
                        <w:r>
                          <w:rPr>
                            <w:i/>
                            <w:color w:val="344449"/>
                            <w:sz w:val="20"/>
                          </w:rPr>
                          <w:t xml:space="preserve">willekeurige </w:t>
                        </w:r>
                        <w:r>
                          <w:rPr>
                            <w:i/>
                            <w:color w:val="344449"/>
                            <w:spacing w:val="-2"/>
                            <w:sz w:val="20"/>
                          </w:rPr>
                          <w:t>steekproef</w:t>
                        </w:r>
                        <w:r>
                          <w:rPr>
                            <w:i/>
                            <w:color w:val="344449"/>
                            <w:spacing w:val="-10"/>
                            <w:sz w:val="20"/>
                          </w:rPr>
                          <w:t xml:space="preserve"> </w:t>
                        </w:r>
                        <w:r>
                          <w:rPr>
                            <w:i/>
                            <w:color w:val="344449"/>
                            <w:spacing w:val="-2"/>
                            <w:sz w:val="20"/>
                          </w:rPr>
                          <w:t>of</w:t>
                        </w:r>
                        <w:r>
                          <w:rPr>
                            <w:i/>
                            <w:color w:val="344449"/>
                            <w:spacing w:val="-9"/>
                            <w:sz w:val="20"/>
                          </w:rPr>
                          <w:t xml:space="preserve"> </w:t>
                        </w:r>
                        <w:r>
                          <w:rPr>
                            <w:i/>
                            <w:color w:val="344449"/>
                            <w:spacing w:val="-2"/>
                            <w:sz w:val="20"/>
                          </w:rPr>
                          <w:t>simulatie</w:t>
                        </w:r>
                        <w:r>
                          <w:rPr>
                            <w:i/>
                            <w:color w:val="344449"/>
                            <w:spacing w:val="-9"/>
                            <w:sz w:val="20"/>
                          </w:rPr>
                          <w:t xml:space="preserve"> </w:t>
                        </w:r>
                        <w:r>
                          <w:rPr>
                            <w:i/>
                            <w:color w:val="344449"/>
                            <w:spacing w:val="-2"/>
                            <w:sz w:val="20"/>
                          </w:rPr>
                          <w:t>bevat,</w:t>
                        </w:r>
                        <w:r>
                          <w:rPr>
                            <w:i/>
                            <w:color w:val="344449"/>
                            <w:spacing w:val="-7"/>
                            <w:sz w:val="20"/>
                          </w:rPr>
                          <w:t xml:space="preserve"> </w:t>
                        </w:r>
                        <w:r>
                          <w:rPr>
                            <w:i/>
                            <w:color w:val="344449"/>
                            <w:spacing w:val="-2"/>
                            <w:sz w:val="20"/>
                          </w:rPr>
                          <w:t>kan</w:t>
                        </w:r>
                        <w:r>
                          <w:rPr>
                            <w:i/>
                            <w:color w:val="344449"/>
                            <w:spacing w:val="-10"/>
                            <w:sz w:val="20"/>
                          </w:rPr>
                          <w:t xml:space="preserve"> </w:t>
                        </w:r>
                        <w:r>
                          <w:rPr>
                            <w:i/>
                            <w:color w:val="344449"/>
                            <w:spacing w:val="-2"/>
                            <w:sz w:val="20"/>
                          </w:rPr>
                          <w:t>het</w:t>
                        </w:r>
                        <w:r>
                          <w:rPr>
                            <w:i/>
                            <w:color w:val="344449"/>
                            <w:spacing w:val="-9"/>
                            <w:sz w:val="20"/>
                          </w:rPr>
                          <w:t xml:space="preserve"> </w:t>
                        </w:r>
                        <w:r>
                          <w:rPr>
                            <w:i/>
                            <w:color w:val="344449"/>
                            <w:spacing w:val="-2"/>
                            <w:sz w:val="20"/>
                          </w:rPr>
                          <w:t>cijfer</w:t>
                        </w:r>
                        <w:r>
                          <w:rPr>
                            <w:i/>
                            <w:color w:val="344449"/>
                            <w:spacing w:val="-9"/>
                            <w:sz w:val="20"/>
                          </w:rPr>
                          <w:t xml:space="preserve"> </w:t>
                        </w:r>
                        <w:r>
                          <w:rPr>
                            <w:i/>
                            <w:color w:val="344449"/>
                            <w:spacing w:val="-2"/>
                            <w:sz w:val="20"/>
                          </w:rPr>
                          <w:t>variëren.</w:t>
                        </w:r>
                        <w:r>
                          <w:rPr>
                            <w:i/>
                            <w:color w:val="344449"/>
                            <w:spacing w:val="18"/>
                            <w:sz w:val="20"/>
                          </w:rPr>
                          <w:t xml:space="preserve"> </w:t>
                        </w:r>
                        <w:r>
                          <w:rPr>
                            <w:i/>
                            <w:color w:val="344449"/>
                            <w:spacing w:val="-2"/>
                            <w:sz w:val="20"/>
                          </w:rPr>
                          <w:t>Toch</w:t>
                        </w:r>
                        <w:r>
                          <w:rPr>
                            <w:i/>
                            <w:color w:val="344449"/>
                            <w:spacing w:val="-10"/>
                            <w:sz w:val="20"/>
                          </w:rPr>
                          <w:t xml:space="preserve"> </w:t>
                        </w:r>
                        <w:r>
                          <w:rPr>
                            <w:i/>
                            <w:color w:val="344449"/>
                            <w:spacing w:val="-2"/>
                            <w:sz w:val="20"/>
                          </w:rPr>
                          <w:t>blijft</w:t>
                        </w:r>
                        <w:r>
                          <w:rPr>
                            <w:i/>
                            <w:color w:val="344449"/>
                            <w:spacing w:val="-9"/>
                            <w:sz w:val="20"/>
                          </w:rPr>
                          <w:t xml:space="preserve"> </w:t>
                        </w:r>
                        <w:r>
                          <w:rPr>
                            <w:i/>
                            <w:color w:val="344449"/>
                            <w:spacing w:val="-2"/>
                            <w:sz w:val="20"/>
                          </w:rPr>
                          <w:t>de</w:t>
                        </w:r>
                        <w:r>
                          <w:rPr>
                            <w:i/>
                            <w:color w:val="344449"/>
                            <w:spacing w:val="-9"/>
                            <w:sz w:val="20"/>
                          </w:rPr>
                          <w:t xml:space="preserve"> </w:t>
                        </w:r>
                        <w:r>
                          <w:rPr>
                            <w:i/>
                            <w:color w:val="344449"/>
                            <w:spacing w:val="-2"/>
                            <w:sz w:val="20"/>
                          </w:rPr>
                          <w:t>operationele</w:t>
                        </w:r>
                        <w:r>
                          <w:rPr>
                            <w:i/>
                            <w:color w:val="344449"/>
                            <w:spacing w:val="-10"/>
                            <w:sz w:val="20"/>
                          </w:rPr>
                          <w:t xml:space="preserve"> </w:t>
                        </w:r>
                        <w:r>
                          <w:rPr>
                            <w:i/>
                            <w:color w:val="344449"/>
                            <w:spacing w:val="-2"/>
                            <w:sz w:val="20"/>
                          </w:rPr>
                          <w:t xml:space="preserve">definitie </w:t>
                        </w:r>
                        <w:r>
                          <w:rPr>
                            <w:i/>
                            <w:color w:val="344449"/>
                            <w:sz w:val="20"/>
                          </w:rPr>
                          <w:t>als</w:t>
                        </w:r>
                        <w:r>
                          <w:rPr>
                            <w:i/>
                            <w:color w:val="344449"/>
                            <w:spacing w:val="-12"/>
                            <w:sz w:val="20"/>
                          </w:rPr>
                          <w:t xml:space="preserve"> </w:t>
                        </w:r>
                        <w:r>
                          <w:rPr>
                            <w:i/>
                            <w:color w:val="344449"/>
                            <w:sz w:val="20"/>
                          </w:rPr>
                          <w:t>concept</w:t>
                        </w:r>
                        <w:r>
                          <w:rPr>
                            <w:i/>
                            <w:color w:val="344449"/>
                            <w:spacing w:val="-11"/>
                            <w:sz w:val="20"/>
                          </w:rPr>
                          <w:t xml:space="preserve"> </w:t>
                        </w:r>
                        <w:r>
                          <w:rPr>
                            <w:i/>
                            <w:color w:val="344449"/>
                            <w:sz w:val="20"/>
                          </w:rPr>
                          <w:t>ook</w:t>
                        </w:r>
                        <w:r>
                          <w:rPr>
                            <w:i/>
                            <w:color w:val="344449"/>
                            <w:spacing w:val="-11"/>
                            <w:sz w:val="20"/>
                          </w:rPr>
                          <w:t xml:space="preserve"> </w:t>
                        </w:r>
                        <w:r>
                          <w:rPr>
                            <w:i/>
                            <w:color w:val="344449"/>
                            <w:sz w:val="20"/>
                          </w:rPr>
                          <w:t>in</w:t>
                        </w:r>
                        <w:r>
                          <w:rPr>
                            <w:i/>
                            <w:color w:val="344449"/>
                            <w:spacing w:val="-12"/>
                            <w:sz w:val="20"/>
                          </w:rPr>
                          <w:t xml:space="preserve"> </w:t>
                        </w:r>
                        <w:r>
                          <w:rPr>
                            <w:i/>
                            <w:color w:val="344449"/>
                            <w:sz w:val="20"/>
                          </w:rPr>
                          <w:t>zo’n</w:t>
                        </w:r>
                        <w:r>
                          <w:rPr>
                            <w:i/>
                            <w:color w:val="344449"/>
                            <w:spacing w:val="-11"/>
                            <w:sz w:val="20"/>
                          </w:rPr>
                          <w:t xml:space="preserve"> </w:t>
                        </w:r>
                        <w:r>
                          <w:rPr>
                            <w:i/>
                            <w:color w:val="344449"/>
                            <w:sz w:val="20"/>
                          </w:rPr>
                          <w:t>situaties</w:t>
                        </w:r>
                        <w:r>
                          <w:rPr>
                            <w:i/>
                            <w:color w:val="344449"/>
                            <w:spacing w:val="-11"/>
                            <w:sz w:val="20"/>
                          </w:rPr>
                          <w:t xml:space="preserve"> </w:t>
                        </w:r>
                        <w:r>
                          <w:rPr>
                            <w:i/>
                            <w:color w:val="344449"/>
                            <w:sz w:val="20"/>
                          </w:rPr>
                          <w:t>overeind.</w:t>
                        </w:r>
                        <w:r>
                          <w:rPr>
                            <w:i/>
                            <w:color w:val="344449"/>
                            <w:spacing w:val="-12"/>
                            <w:sz w:val="20"/>
                          </w:rPr>
                          <w:t xml:space="preserve"> </w:t>
                        </w:r>
                        <w:r>
                          <w:rPr>
                            <w:i/>
                            <w:color w:val="344449"/>
                            <w:sz w:val="20"/>
                          </w:rPr>
                          <w:t>Twee</w:t>
                        </w:r>
                        <w:r>
                          <w:rPr>
                            <w:i/>
                            <w:color w:val="344449"/>
                            <w:spacing w:val="-11"/>
                            <w:sz w:val="20"/>
                          </w:rPr>
                          <w:t xml:space="preserve"> </w:t>
                        </w:r>
                        <w:r>
                          <w:rPr>
                            <w:i/>
                            <w:color w:val="344449"/>
                            <w:sz w:val="20"/>
                          </w:rPr>
                          <w:t>onderzoekers</w:t>
                        </w:r>
                        <w:r>
                          <w:rPr>
                            <w:i/>
                            <w:color w:val="344449"/>
                            <w:spacing w:val="-11"/>
                            <w:sz w:val="20"/>
                          </w:rPr>
                          <w:t xml:space="preserve"> </w:t>
                        </w:r>
                        <w:r>
                          <w:rPr>
                            <w:i/>
                            <w:color w:val="344449"/>
                            <w:sz w:val="20"/>
                          </w:rPr>
                          <w:t>zouden</w:t>
                        </w:r>
                        <w:r>
                          <w:rPr>
                            <w:i/>
                            <w:color w:val="344449"/>
                            <w:spacing w:val="-12"/>
                            <w:sz w:val="20"/>
                          </w:rPr>
                          <w:t xml:space="preserve"> </w:t>
                        </w:r>
                        <w:r>
                          <w:rPr>
                            <w:i/>
                            <w:color w:val="344449"/>
                            <w:sz w:val="20"/>
                          </w:rPr>
                          <w:t>in</w:t>
                        </w:r>
                        <w:r>
                          <w:rPr>
                            <w:i/>
                            <w:color w:val="344449"/>
                            <w:spacing w:val="-11"/>
                            <w:sz w:val="20"/>
                          </w:rPr>
                          <w:t xml:space="preserve"> </w:t>
                        </w:r>
                        <w:r>
                          <w:rPr>
                            <w:i/>
                            <w:color w:val="344449"/>
                            <w:sz w:val="20"/>
                          </w:rPr>
                          <w:t>zo’n</w:t>
                        </w:r>
                        <w:r>
                          <w:rPr>
                            <w:i/>
                            <w:color w:val="344449"/>
                            <w:spacing w:val="-11"/>
                            <w:sz w:val="20"/>
                          </w:rPr>
                          <w:t xml:space="preserve"> </w:t>
                        </w:r>
                        <w:r>
                          <w:rPr>
                            <w:i/>
                            <w:color w:val="344449"/>
                            <w:sz w:val="20"/>
                          </w:rPr>
                          <w:t>situatie</w:t>
                        </w:r>
                        <w:r>
                          <w:rPr>
                            <w:i/>
                            <w:color w:val="344449"/>
                            <w:spacing w:val="-11"/>
                            <w:sz w:val="20"/>
                          </w:rPr>
                          <w:t xml:space="preserve"> </w:t>
                        </w:r>
                        <w:r>
                          <w:rPr>
                            <w:i/>
                            <w:color w:val="344449"/>
                            <w:sz w:val="20"/>
                          </w:rPr>
                          <w:t>op basis van dezelfde operationele definitie gemiddeld steeds tot</w:t>
                        </w:r>
                        <w:r>
                          <w:rPr>
                            <w:i/>
                            <w:color w:val="344449"/>
                            <w:spacing w:val="-1"/>
                            <w:sz w:val="20"/>
                          </w:rPr>
                          <w:t xml:space="preserve"> </w:t>
                        </w:r>
                        <w:r>
                          <w:rPr>
                            <w:i/>
                            <w:color w:val="344449"/>
                            <w:sz w:val="20"/>
                          </w:rPr>
                          <w:t xml:space="preserve">hetzelfde cijfer moeten </w:t>
                        </w:r>
                        <w:r>
                          <w:rPr>
                            <w:i/>
                            <w:color w:val="344449"/>
                            <w:spacing w:val="-2"/>
                            <w:sz w:val="20"/>
                          </w:rPr>
                          <w:t>komen</w:t>
                        </w:r>
                        <w:r>
                          <w:rPr>
                            <w:i/>
                            <w:color w:val="344449"/>
                            <w:spacing w:val="-7"/>
                            <w:sz w:val="20"/>
                          </w:rPr>
                          <w:t xml:space="preserve"> </w:t>
                        </w:r>
                        <w:r>
                          <w:rPr>
                            <w:i/>
                            <w:color w:val="344449"/>
                            <w:spacing w:val="-2"/>
                            <w:sz w:val="20"/>
                          </w:rPr>
                          <w:t>wanneer</w:t>
                        </w:r>
                        <w:r>
                          <w:rPr>
                            <w:i/>
                            <w:color w:val="344449"/>
                            <w:spacing w:val="-7"/>
                            <w:sz w:val="20"/>
                          </w:rPr>
                          <w:t xml:space="preserve"> </w:t>
                        </w:r>
                        <w:r>
                          <w:rPr>
                            <w:i/>
                            <w:color w:val="344449"/>
                            <w:spacing w:val="-2"/>
                            <w:sz w:val="20"/>
                          </w:rPr>
                          <w:t>zij</w:t>
                        </w:r>
                        <w:r>
                          <w:rPr>
                            <w:i/>
                            <w:color w:val="344449"/>
                            <w:spacing w:val="-7"/>
                            <w:sz w:val="20"/>
                          </w:rPr>
                          <w:t xml:space="preserve"> </w:t>
                        </w:r>
                        <w:r>
                          <w:rPr>
                            <w:i/>
                            <w:color w:val="344449"/>
                            <w:spacing w:val="-2"/>
                            <w:sz w:val="20"/>
                          </w:rPr>
                          <w:t>hun</w:t>
                        </w:r>
                        <w:r>
                          <w:rPr>
                            <w:i/>
                            <w:color w:val="344449"/>
                            <w:spacing w:val="-5"/>
                            <w:sz w:val="20"/>
                          </w:rPr>
                          <w:t xml:space="preserve"> </w:t>
                        </w:r>
                        <w:r>
                          <w:rPr>
                            <w:i/>
                            <w:color w:val="344449"/>
                            <w:spacing w:val="-2"/>
                            <w:sz w:val="20"/>
                          </w:rPr>
                          <w:t>productieproces</w:t>
                        </w:r>
                        <w:r>
                          <w:rPr>
                            <w:i/>
                            <w:color w:val="344449"/>
                            <w:spacing w:val="-7"/>
                            <w:sz w:val="20"/>
                          </w:rPr>
                          <w:t xml:space="preserve"> </w:t>
                        </w:r>
                        <w:r>
                          <w:rPr>
                            <w:i/>
                            <w:color w:val="344449"/>
                            <w:spacing w:val="-2"/>
                            <w:sz w:val="20"/>
                          </w:rPr>
                          <w:t>blijven</w:t>
                        </w:r>
                        <w:r>
                          <w:rPr>
                            <w:i/>
                            <w:color w:val="344449"/>
                            <w:spacing w:val="-7"/>
                            <w:sz w:val="20"/>
                          </w:rPr>
                          <w:t xml:space="preserve"> </w:t>
                        </w:r>
                        <w:r>
                          <w:rPr>
                            <w:i/>
                            <w:color w:val="344449"/>
                            <w:spacing w:val="-2"/>
                            <w:sz w:val="20"/>
                          </w:rPr>
                          <w:t>herhalen.</w:t>
                        </w:r>
                        <w:r>
                          <w:rPr>
                            <w:i/>
                            <w:color w:val="344449"/>
                            <w:spacing w:val="21"/>
                            <w:sz w:val="20"/>
                          </w:rPr>
                          <w:t xml:space="preserve"> </w:t>
                        </w:r>
                        <w:r>
                          <w:rPr>
                            <w:i/>
                            <w:color w:val="344449"/>
                            <w:spacing w:val="-2"/>
                            <w:sz w:val="20"/>
                          </w:rPr>
                          <w:t>Het</w:t>
                        </w:r>
                        <w:r>
                          <w:rPr>
                            <w:i/>
                            <w:color w:val="344449"/>
                            <w:spacing w:val="-7"/>
                            <w:sz w:val="20"/>
                          </w:rPr>
                          <w:t xml:space="preserve"> </w:t>
                        </w:r>
                        <w:r>
                          <w:rPr>
                            <w:i/>
                            <w:color w:val="344449"/>
                            <w:spacing w:val="-2"/>
                            <w:sz w:val="20"/>
                          </w:rPr>
                          <w:t>gebied</w:t>
                        </w:r>
                        <w:r>
                          <w:rPr>
                            <w:i/>
                            <w:color w:val="344449"/>
                            <w:spacing w:val="-5"/>
                            <w:sz w:val="20"/>
                          </w:rPr>
                          <w:t xml:space="preserve"> </w:t>
                        </w:r>
                        <w:r>
                          <w:rPr>
                            <w:i/>
                            <w:color w:val="344449"/>
                            <w:spacing w:val="-2"/>
                            <w:sz w:val="20"/>
                          </w:rPr>
                          <w:t>van</w:t>
                        </w:r>
                        <w:r>
                          <w:rPr>
                            <w:i/>
                            <w:color w:val="344449"/>
                            <w:spacing w:val="-7"/>
                            <w:sz w:val="20"/>
                          </w:rPr>
                          <w:t xml:space="preserve"> </w:t>
                        </w:r>
                        <w:r>
                          <w:rPr>
                            <w:i/>
                            <w:color w:val="344449"/>
                            <w:spacing w:val="-2"/>
                            <w:sz w:val="20"/>
                          </w:rPr>
                          <w:t>de</w:t>
                        </w:r>
                        <w:r>
                          <w:rPr>
                            <w:i/>
                            <w:color w:val="344449"/>
                            <w:spacing w:val="-7"/>
                            <w:sz w:val="20"/>
                          </w:rPr>
                          <w:t xml:space="preserve"> </w:t>
                        </w:r>
                        <w:r>
                          <w:rPr>
                            <w:i/>
                            <w:color w:val="344449"/>
                            <w:spacing w:val="-2"/>
                            <w:sz w:val="20"/>
                          </w:rPr>
                          <w:t xml:space="preserve">inferentiële </w:t>
                        </w:r>
                        <w:r>
                          <w:rPr>
                            <w:i/>
                            <w:color w:val="344449"/>
                            <w:sz w:val="20"/>
                          </w:rPr>
                          <w:t>statistiek</w:t>
                        </w:r>
                        <w:r>
                          <w:rPr>
                            <w:i/>
                            <w:color w:val="344449"/>
                            <w:spacing w:val="-10"/>
                            <w:sz w:val="20"/>
                          </w:rPr>
                          <w:t xml:space="preserve"> </w:t>
                        </w:r>
                        <w:r>
                          <w:rPr>
                            <w:i/>
                            <w:color w:val="344449"/>
                            <w:sz w:val="20"/>
                          </w:rPr>
                          <w:t>biedt</w:t>
                        </w:r>
                        <w:r>
                          <w:rPr>
                            <w:i/>
                            <w:color w:val="344449"/>
                            <w:spacing w:val="-10"/>
                            <w:sz w:val="20"/>
                          </w:rPr>
                          <w:t xml:space="preserve"> </w:t>
                        </w:r>
                        <w:r>
                          <w:rPr>
                            <w:i/>
                            <w:color w:val="344449"/>
                            <w:sz w:val="20"/>
                          </w:rPr>
                          <w:t>hiervoor</w:t>
                        </w:r>
                        <w:r>
                          <w:rPr>
                            <w:i/>
                            <w:color w:val="344449"/>
                            <w:spacing w:val="-10"/>
                            <w:sz w:val="20"/>
                          </w:rPr>
                          <w:t xml:space="preserve"> </w:t>
                        </w:r>
                        <w:r>
                          <w:rPr>
                            <w:i/>
                            <w:color w:val="344449"/>
                            <w:sz w:val="20"/>
                          </w:rPr>
                          <w:t>het</w:t>
                        </w:r>
                        <w:r>
                          <w:rPr>
                            <w:i/>
                            <w:color w:val="344449"/>
                            <w:spacing w:val="-10"/>
                            <w:sz w:val="20"/>
                          </w:rPr>
                          <w:t xml:space="preserve"> </w:t>
                        </w:r>
                        <w:r>
                          <w:rPr>
                            <w:i/>
                            <w:color w:val="344449"/>
                            <w:sz w:val="20"/>
                          </w:rPr>
                          <w:t>theoretisch</w:t>
                        </w:r>
                        <w:r>
                          <w:rPr>
                            <w:i/>
                            <w:color w:val="344449"/>
                            <w:spacing w:val="-10"/>
                            <w:sz w:val="20"/>
                          </w:rPr>
                          <w:t xml:space="preserve"> </w:t>
                        </w:r>
                        <w:r>
                          <w:rPr>
                            <w:i/>
                            <w:color w:val="344449"/>
                            <w:sz w:val="20"/>
                          </w:rPr>
                          <w:t>kader,</w:t>
                        </w:r>
                        <w:r>
                          <w:rPr>
                            <w:i/>
                            <w:color w:val="344449"/>
                            <w:spacing w:val="-10"/>
                            <w:sz w:val="20"/>
                          </w:rPr>
                          <w:t xml:space="preserve"> </w:t>
                        </w:r>
                        <w:r>
                          <w:rPr>
                            <w:i/>
                            <w:color w:val="344449"/>
                            <w:sz w:val="20"/>
                          </w:rPr>
                          <w:t>maar</w:t>
                        </w:r>
                        <w:r>
                          <w:rPr>
                            <w:i/>
                            <w:color w:val="344449"/>
                            <w:spacing w:val="-10"/>
                            <w:sz w:val="20"/>
                          </w:rPr>
                          <w:t xml:space="preserve"> </w:t>
                        </w:r>
                        <w:r>
                          <w:rPr>
                            <w:i/>
                            <w:color w:val="344449"/>
                            <w:sz w:val="20"/>
                          </w:rPr>
                          <w:t>dat</w:t>
                        </w:r>
                        <w:r>
                          <w:rPr>
                            <w:i/>
                            <w:color w:val="344449"/>
                            <w:spacing w:val="-10"/>
                            <w:sz w:val="20"/>
                          </w:rPr>
                          <w:t xml:space="preserve"> </w:t>
                        </w:r>
                        <w:r>
                          <w:rPr>
                            <w:i/>
                            <w:color w:val="344449"/>
                            <w:sz w:val="20"/>
                          </w:rPr>
                          <w:t>gaat</w:t>
                        </w:r>
                        <w:r>
                          <w:rPr>
                            <w:i/>
                            <w:color w:val="344449"/>
                            <w:spacing w:val="-10"/>
                            <w:sz w:val="20"/>
                          </w:rPr>
                          <w:t xml:space="preserve"> </w:t>
                        </w:r>
                        <w:r>
                          <w:rPr>
                            <w:i/>
                            <w:color w:val="344449"/>
                            <w:sz w:val="20"/>
                          </w:rPr>
                          <w:t>voorbij</w:t>
                        </w:r>
                        <w:r>
                          <w:rPr>
                            <w:i/>
                            <w:color w:val="344449"/>
                            <w:spacing w:val="-10"/>
                            <w:sz w:val="20"/>
                          </w:rPr>
                          <w:t xml:space="preserve"> </w:t>
                        </w:r>
                        <w:r>
                          <w:rPr>
                            <w:i/>
                            <w:color w:val="344449"/>
                            <w:sz w:val="20"/>
                          </w:rPr>
                          <w:t>het</w:t>
                        </w:r>
                        <w:r>
                          <w:rPr>
                            <w:i/>
                            <w:color w:val="344449"/>
                            <w:spacing w:val="-10"/>
                            <w:sz w:val="20"/>
                          </w:rPr>
                          <w:t xml:space="preserve"> </w:t>
                        </w:r>
                        <w:r>
                          <w:rPr>
                            <w:i/>
                            <w:color w:val="344449"/>
                            <w:sz w:val="20"/>
                          </w:rPr>
                          <w:t>doel</w:t>
                        </w:r>
                        <w:r>
                          <w:rPr>
                            <w:i/>
                            <w:color w:val="344449"/>
                            <w:spacing w:val="-10"/>
                            <w:sz w:val="20"/>
                          </w:rPr>
                          <w:t xml:space="preserve"> </w:t>
                        </w:r>
                        <w:r>
                          <w:rPr>
                            <w:i/>
                            <w:color w:val="344449"/>
                            <w:sz w:val="20"/>
                          </w:rPr>
                          <w:t>van</w:t>
                        </w:r>
                        <w:r>
                          <w:rPr>
                            <w:i/>
                            <w:color w:val="344449"/>
                            <w:spacing w:val="-10"/>
                            <w:sz w:val="20"/>
                          </w:rPr>
                          <w:t xml:space="preserve"> </w:t>
                        </w:r>
                        <w:r>
                          <w:rPr>
                            <w:i/>
                            <w:color w:val="344449"/>
                            <w:sz w:val="20"/>
                          </w:rPr>
                          <w:t xml:space="preserve">deze </w:t>
                        </w:r>
                        <w:r>
                          <w:rPr>
                            <w:i/>
                            <w:color w:val="344449"/>
                            <w:spacing w:val="-2"/>
                            <w:sz w:val="20"/>
                          </w:rPr>
                          <w:t>nota.</w:t>
                        </w:r>
                      </w:p>
                    </w:txbxContent>
                  </v:textbox>
                </v:shape>
                <w10:wrap type="topAndBottom" anchorx="page"/>
              </v:group>
            </w:pict>
          </mc:Fallback>
        </mc:AlternateContent>
      </w:r>
    </w:p>
    <w:p w14:paraId="25B3190D" w14:textId="5B1877C8" w:rsidR="001E3564" w:rsidRPr="001A436D" w:rsidDel="0035573E" w:rsidRDefault="002F5345">
      <w:pPr>
        <w:pStyle w:val="BodyText"/>
        <w:spacing w:before="120" w:line="237" w:lineRule="auto"/>
        <w:ind w:left="709" w:right="1129"/>
        <w:jc w:val="both"/>
        <w:rPr>
          <w:del w:id="517" w:author="Vannieuwenhuyze Jorre" w:date="2025-02-17T16:19:00Z" w16du:dateUtc="2025-02-17T15:19:00Z"/>
        </w:rPr>
      </w:pPr>
      <w:r w:rsidRPr="001A436D">
        <w:rPr>
          <w:color w:val="344449"/>
          <w:rPrChange w:id="518" w:author="Vannieuwenhuyze Jorre" w:date="2025-03-27T14:21:00Z" w16du:dateUtc="2025-03-27T13:21:00Z">
            <w:rPr>
              <w:color w:val="344449"/>
              <w:spacing w:val="-2"/>
            </w:rPr>
          </w:rPrChange>
        </w:rPr>
        <w:t>Waarom</w:t>
      </w:r>
      <w:r w:rsidRPr="001A436D">
        <w:rPr>
          <w:color w:val="344449"/>
          <w:rPrChange w:id="519" w:author="Vannieuwenhuyze Jorre" w:date="2025-03-27T14:21:00Z" w16du:dateUtc="2025-03-27T13:21:00Z">
            <w:rPr>
              <w:color w:val="344449"/>
              <w:spacing w:val="-5"/>
            </w:rPr>
          </w:rPrChange>
        </w:rPr>
        <w:t xml:space="preserve"> </w:t>
      </w:r>
      <w:r w:rsidRPr="001A436D">
        <w:rPr>
          <w:color w:val="344449"/>
          <w:rPrChange w:id="520" w:author="Vannieuwenhuyze Jorre" w:date="2025-03-27T14:21:00Z" w16du:dateUtc="2025-03-27T13:21:00Z">
            <w:rPr>
              <w:color w:val="344449"/>
              <w:spacing w:val="-2"/>
            </w:rPr>
          </w:rPrChange>
        </w:rPr>
        <w:t>gebruiken</w:t>
      </w:r>
      <w:r w:rsidRPr="001A436D">
        <w:rPr>
          <w:color w:val="344449"/>
          <w:rPrChange w:id="521" w:author="Vannieuwenhuyze Jorre" w:date="2025-03-27T14:21:00Z" w16du:dateUtc="2025-03-27T13:21:00Z">
            <w:rPr>
              <w:color w:val="344449"/>
              <w:spacing w:val="-5"/>
            </w:rPr>
          </w:rPrChange>
        </w:rPr>
        <w:t xml:space="preserve"> </w:t>
      </w:r>
      <w:r w:rsidRPr="001A436D">
        <w:rPr>
          <w:color w:val="344449"/>
          <w:rPrChange w:id="522" w:author="Vannieuwenhuyze Jorre" w:date="2025-03-27T14:21:00Z" w16du:dateUtc="2025-03-27T13:21:00Z">
            <w:rPr>
              <w:color w:val="344449"/>
              <w:spacing w:val="-2"/>
            </w:rPr>
          </w:rPrChange>
        </w:rPr>
        <w:t>we</w:t>
      </w:r>
      <w:r w:rsidRPr="001A436D">
        <w:rPr>
          <w:color w:val="344449"/>
          <w:rPrChange w:id="523" w:author="Vannieuwenhuyze Jorre" w:date="2025-03-27T14:21:00Z" w16du:dateUtc="2025-03-27T13:21:00Z">
            <w:rPr>
              <w:color w:val="344449"/>
              <w:spacing w:val="-5"/>
            </w:rPr>
          </w:rPrChange>
        </w:rPr>
        <w:t xml:space="preserve"> </w:t>
      </w:r>
      <w:ins w:id="524" w:author="Vannieuwenhuyze Jorre" w:date="2025-02-18T09:02:00Z" w16du:dateUtc="2025-02-18T08:02:00Z">
        <w:r w:rsidR="00897C16" w:rsidRPr="001A436D">
          <w:rPr>
            <w:color w:val="344449"/>
            <w:rPrChange w:id="525" w:author="Vannieuwenhuyze Jorre" w:date="2025-03-27T14:21:00Z" w16du:dateUtc="2025-03-27T13:21:00Z">
              <w:rPr>
                <w:color w:val="344449"/>
                <w:spacing w:val="-5"/>
              </w:rPr>
            </w:rPrChange>
          </w:rPr>
          <w:t xml:space="preserve">dan </w:t>
        </w:r>
      </w:ins>
      <w:r w:rsidRPr="001A436D">
        <w:rPr>
          <w:color w:val="344449"/>
          <w:rPrChange w:id="526" w:author="Vannieuwenhuyze Jorre" w:date="2025-03-27T14:21:00Z" w16du:dateUtc="2025-03-27T13:21:00Z">
            <w:rPr>
              <w:color w:val="344449"/>
              <w:spacing w:val="-2"/>
            </w:rPr>
          </w:rPrChange>
        </w:rPr>
        <w:t>conceptuele</w:t>
      </w:r>
      <w:r w:rsidRPr="001A436D">
        <w:rPr>
          <w:color w:val="344449"/>
          <w:rPrChange w:id="527" w:author="Vannieuwenhuyze Jorre" w:date="2025-03-27T14:21:00Z" w16du:dateUtc="2025-03-27T13:21:00Z">
            <w:rPr>
              <w:color w:val="344449"/>
              <w:spacing w:val="-5"/>
            </w:rPr>
          </w:rPrChange>
        </w:rPr>
        <w:t xml:space="preserve"> </w:t>
      </w:r>
      <w:r w:rsidRPr="001A436D">
        <w:rPr>
          <w:color w:val="344449"/>
          <w:rPrChange w:id="528" w:author="Vannieuwenhuyze Jorre" w:date="2025-03-27T14:21:00Z" w16du:dateUtc="2025-03-27T13:21:00Z">
            <w:rPr>
              <w:color w:val="344449"/>
              <w:spacing w:val="-2"/>
            </w:rPr>
          </w:rPrChange>
        </w:rPr>
        <w:t>definities</w:t>
      </w:r>
      <w:r w:rsidRPr="001A436D">
        <w:rPr>
          <w:color w:val="344449"/>
          <w:rPrChange w:id="529" w:author="Vannieuwenhuyze Jorre" w:date="2025-03-27T14:21:00Z" w16du:dateUtc="2025-03-27T13:21:00Z">
            <w:rPr>
              <w:color w:val="344449"/>
              <w:spacing w:val="-5"/>
            </w:rPr>
          </w:rPrChange>
        </w:rPr>
        <w:t xml:space="preserve"> </w:t>
      </w:r>
      <w:r w:rsidRPr="001A436D">
        <w:rPr>
          <w:color w:val="344449"/>
          <w:rPrChange w:id="530" w:author="Vannieuwenhuyze Jorre" w:date="2025-03-27T14:21:00Z" w16du:dateUtc="2025-03-27T13:21:00Z">
            <w:rPr>
              <w:color w:val="344449"/>
              <w:spacing w:val="-2"/>
            </w:rPr>
          </w:rPrChange>
        </w:rPr>
        <w:t>als</w:t>
      </w:r>
      <w:r w:rsidRPr="001A436D">
        <w:rPr>
          <w:color w:val="344449"/>
          <w:rPrChange w:id="531" w:author="Vannieuwenhuyze Jorre" w:date="2025-03-27T14:21:00Z" w16du:dateUtc="2025-03-27T13:21:00Z">
            <w:rPr>
              <w:color w:val="344449"/>
              <w:spacing w:val="-5"/>
            </w:rPr>
          </w:rPrChange>
        </w:rPr>
        <w:t xml:space="preserve"> </w:t>
      </w:r>
      <w:r w:rsidRPr="001A436D">
        <w:rPr>
          <w:color w:val="344449"/>
          <w:rPrChange w:id="532" w:author="Vannieuwenhuyze Jorre" w:date="2025-03-27T14:21:00Z" w16du:dateUtc="2025-03-27T13:21:00Z">
            <w:rPr>
              <w:color w:val="344449"/>
              <w:spacing w:val="-2"/>
            </w:rPr>
          </w:rPrChange>
        </w:rPr>
        <w:t>ze,</w:t>
      </w:r>
      <w:r w:rsidRPr="001A436D">
        <w:rPr>
          <w:color w:val="344449"/>
          <w:rPrChange w:id="533" w:author="Vannieuwenhuyze Jorre" w:date="2025-03-27T14:21:00Z" w16du:dateUtc="2025-03-27T13:21:00Z">
            <w:rPr>
              <w:color w:val="344449"/>
              <w:spacing w:val="-4"/>
            </w:rPr>
          </w:rPrChange>
        </w:rPr>
        <w:t xml:space="preserve"> </w:t>
      </w:r>
      <w:r w:rsidRPr="001A436D">
        <w:rPr>
          <w:color w:val="344449"/>
          <w:rPrChange w:id="534" w:author="Vannieuwenhuyze Jorre" w:date="2025-03-27T14:21:00Z" w16du:dateUtc="2025-03-27T13:21:00Z">
            <w:rPr>
              <w:color w:val="344449"/>
              <w:spacing w:val="-2"/>
            </w:rPr>
          </w:rPrChange>
        </w:rPr>
        <w:t>in</w:t>
      </w:r>
      <w:r w:rsidRPr="001A436D">
        <w:rPr>
          <w:color w:val="344449"/>
          <w:rPrChange w:id="535" w:author="Vannieuwenhuyze Jorre" w:date="2025-03-27T14:21:00Z" w16du:dateUtc="2025-03-27T13:21:00Z">
            <w:rPr>
              <w:color w:val="344449"/>
              <w:spacing w:val="-5"/>
            </w:rPr>
          </w:rPrChange>
        </w:rPr>
        <w:t xml:space="preserve"> </w:t>
      </w:r>
      <w:r w:rsidRPr="001A436D">
        <w:rPr>
          <w:color w:val="344449"/>
          <w:rPrChange w:id="536" w:author="Vannieuwenhuyze Jorre" w:date="2025-03-27T14:21:00Z" w16du:dateUtc="2025-03-27T13:21:00Z">
            <w:rPr>
              <w:color w:val="344449"/>
              <w:spacing w:val="-2"/>
            </w:rPr>
          </w:rPrChange>
        </w:rPr>
        <w:t>tegenstelling</w:t>
      </w:r>
      <w:r w:rsidRPr="001A436D">
        <w:rPr>
          <w:color w:val="344449"/>
          <w:rPrChange w:id="537" w:author="Vannieuwenhuyze Jorre" w:date="2025-03-27T14:21:00Z" w16du:dateUtc="2025-03-27T13:21:00Z">
            <w:rPr>
              <w:color w:val="344449"/>
              <w:spacing w:val="-5"/>
            </w:rPr>
          </w:rPrChange>
        </w:rPr>
        <w:t xml:space="preserve"> </w:t>
      </w:r>
      <w:r w:rsidRPr="001A436D">
        <w:rPr>
          <w:color w:val="344449"/>
          <w:rPrChange w:id="538" w:author="Vannieuwenhuyze Jorre" w:date="2025-03-27T14:21:00Z" w16du:dateUtc="2025-03-27T13:21:00Z">
            <w:rPr>
              <w:color w:val="344449"/>
              <w:spacing w:val="-2"/>
            </w:rPr>
          </w:rPrChange>
        </w:rPr>
        <w:t>tot</w:t>
      </w:r>
      <w:r w:rsidRPr="001A436D">
        <w:rPr>
          <w:color w:val="344449"/>
          <w:rPrChange w:id="539" w:author="Vannieuwenhuyze Jorre" w:date="2025-03-27T14:21:00Z" w16du:dateUtc="2025-03-27T13:21:00Z">
            <w:rPr>
              <w:color w:val="344449"/>
              <w:spacing w:val="-5"/>
            </w:rPr>
          </w:rPrChange>
        </w:rPr>
        <w:t xml:space="preserve"> </w:t>
      </w:r>
      <w:r w:rsidRPr="001A436D">
        <w:rPr>
          <w:color w:val="344449"/>
          <w:rPrChange w:id="540" w:author="Vannieuwenhuyze Jorre" w:date="2025-03-27T14:21:00Z" w16du:dateUtc="2025-03-27T13:21:00Z">
            <w:rPr>
              <w:color w:val="344449"/>
              <w:spacing w:val="-2"/>
            </w:rPr>
          </w:rPrChange>
        </w:rPr>
        <w:t>de</w:t>
      </w:r>
      <w:r w:rsidRPr="001A436D">
        <w:rPr>
          <w:color w:val="344449"/>
          <w:rPrChange w:id="541" w:author="Vannieuwenhuyze Jorre" w:date="2025-03-27T14:21:00Z" w16du:dateUtc="2025-03-27T13:21:00Z">
            <w:rPr>
              <w:color w:val="344449"/>
              <w:spacing w:val="-5"/>
            </w:rPr>
          </w:rPrChange>
        </w:rPr>
        <w:t xml:space="preserve"> </w:t>
      </w:r>
      <w:r w:rsidRPr="001A436D">
        <w:rPr>
          <w:color w:val="344449"/>
          <w:rPrChange w:id="542" w:author="Vannieuwenhuyze Jorre" w:date="2025-03-27T14:21:00Z" w16du:dateUtc="2025-03-27T13:21:00Z">
            <w:rPr>
              <w:color w:val="344449"/>
              <w:spacing w:val="-2"/>
            </w:rPr>
          </w:rPrChange>
        </w:rPr>
        <w:t>operati</w:t>
      </w:r>
      <w:del w:id="543" w:author="Vannieuwenhuyze Jorre" w:date="2025-02-17T16:20:00Z" w16du:dateUtc="2025-02-17T15:20:00Z">
        <w:r w:rsidRPr="001A436D" w:rsidDel="0035573E">
          <w:rPr>
            <w:color w:val="344449"/>
            <w:rPrChange w:id="544" w:author="Vannieuwenhuyze Jorre" w:date="2025-03-27T14:21:00Z" w16du:dateUtc="2025-03-27T13:21:00Z">
              <w:rPr>
                <w:color w:val="344449"/>
                <w:spacing w:val="-2"/>
              </w:rPr>
            </w:rPrChange>
          </w:rPr>
          <w:delText>‐</w:delText>
        </w:r>
      </w:del>
      <w:del w:id="545" w:author="Vannieuwenhuyze Jorre" w:date="2025-02-17T16:19:00Z" w16du:dateUtc="2025-02-17T15:19:00Z">
        <w:r w:rsidRPr="001A436D" w:rsidDel="0035573E">
          <w:rPr>
            <w:color w:val="344449"/>
            <w:rPrChange w:id="546" w:author="Vannieuwenhuyze Jorre" w:date="2025-03-27T14:21:00Z" w16du:dateUtc="2025-03-27T13:21:00Z">
              <w:rPr>
                <w:color w:val="344449"/>
                <w:spacing w:val="-2"/>
              </w:rPr>
            </w:rPrChange>
          </w:rPr>
          <w:delText xml:space="preserve"> </w:delText>
        </w:r>
      </w:del>
      <w:r w:rsidRPr="001A436D">
        <w:rPr>
          <w:color w:val="344449"/>
        </w:rPr>
        <w:t>onele</w:t>
      </w:r>
      <w:r w:rsidRPr="001A436D">
        <w:rPr>
          <w:color w:val="344449"/>
          <w:rPrChange w:id="547" w:author="Vannieuwenhuyze Jorre" w:date="2025-03-27T14:21:00Z" w16du:dateUtc="2025-03-27T13:21:00Z">
            <w:rPr>
              <w:color w:val="344449"/>
              <w:spacing w:val="-9"/>
            </w:rPr>
          </w:rPrChange>
        </w:rPr>
        <w:t xml:space="preserve"> </w:t>
      </w:r>
      <w:r w:rsidRPr="001A436D">
        <w:rPr>
          <w:color w:val="344449"/>
        </w:rPr>
        <w:t>definitie,</w:t>
      </w:r>
      <w:r w:rsidRPr="001A436D">
        <w:rPr>
          <w:color w:val="344449"/>
          <w:rPrChange w:id="548" w:author="Vannieuwenhuyze Jorre" w:date="2025-03-27T14:21:00Z" w16du:dateUtc="2025-03-27T13:21:00Z">
            <w:rPr>
              <w:color w:val="344449"/>
              <w:spacing w:val="-8"/>
            </w:rPr>
          </w:rPrChange>
        </w:rPr>
        <w:t xml:space="preserve"> </w:t>
      </w:r>
      <w:r w:rsidRPr="001A436D">
        <w:rPr>
          <w:color w:val="344449"/>
        </w:rPr>
        <w:t>niet</w:t>
      </w:r>
      <w:r w:rsidRPr="001A436D">
        <w:rPr>
          <w:color w:val="344449"/>
          <w:rPrChange w:id="549" w:author="Vannieuwenhuyze Jorre" w:date="2025-03-27T14:21:00Z" w16du:dateUtc="2025-03-27T13:21:00Z">
            <w:rPr>
              <w:color w:val="344449"/>
              <w:spacing w:val="-9"/>
            </w:rPr>
          </w:rPrChange>
        </w:rPr>
        <w:t xml:space="preserve"> </w:t>
      </w:r>
      <w:r w:rsidRPr="001A436D">
        <w:rPr>
          <w:color w:val="344449"/>
        </w:rPr>
        <w:t>accuraat</w:t>
      </w:r>
      <w:r w:rsidRPr="001A436D">
        <w:rPr>
          <w:color w:val="344449"/>
          <w:rPrChange w:id="550" w:author="Vannieuwenhuyze Jorre" w:date="2025-03-27T14:21:00Z" w16du:dateUtc="2025-03-27T13:21:00Z">
            <w:rPr>
              <w:color w:val="344449"/>
              <w:spacing w:val="-9"/>
            </w:rPr>
          </w:rPrChange>
        </w:rPr>
        <w:t xml:space="preserve"> </w:t>
      </w:r>
      <w:r w:rsidRPr="001A436D">
        <w:rPr>
          <w:color w:val="344449"/>
        </w:rPr>
        <w:t>zijn? De</w:t>
      </w:r>
      <w:r w:rsidRPr="001A436D">
        <w:rPr>
          <w:color w:val="344449"/>
          <w:rPrChange w:id="551" w:author="Vannieuwenhuyze Jorre" w:date="2025-03-27T14:21:00Z" w16du:dateUtc="2025-03-27T13:21:00Z">
            <w:rPr>
              <w:color w:val="344449"/>
              <w:spacing w:val="-9"/>
            </w:rPr>
          </w:rPrChange>
        </w:rPr>
        <w:t xml:space="preserve"> </w:t>
      </w:r>
      <w:r w:rsidRPr="001A436D">
        <w:rPr>
          <w:color w:val="344449"/>
        </w:rPr>
        <w:t>nuances</w:t>
      </w:r>
      <w:r w:rsidRPr="001A436D">
        <w:rPr>
          <w:color w:val="344449"/>
          <w:rPrChange w:id="552" w:author="Vannieuwenhuyze Jorre" w:date="2025-03-27T14:21:00Z" w16du:dateUtc="2025-03-27T13:21:00Z">
            <w:rPr>
              <w:color w:val="344449"/>
              <w:spacing w:val="-8"/>
            </w:rPr>
          </w:rPrChange>
        </w:rPr>
        <w:t xml:space="preserve"> </w:t>
      </w:r>
      <w:r w:rsidRPr="001A436D">
        <w:rPr>
          <w:color w:val="344449"/>
        </w:rPr>
        <w:t>in</w:t>
      </w:r>
      <w:r w:rsidRPr="001A436D">
        <w:rPr>
          <w:color w:val="344449"/>
          <w:rPrChange w:id="553" w:author="Vannieuwenhuyze Jorre" w:date="2025-03-27T14:21:00Z" w16du:dateUtc="2025-03-27T13:21:00Z">
            <w:rPr>
              <w:color w:val="344449"/>
              <w:spacing w:val="-9"/>
            </w:rPr>
          </w:rPrChange>
        </w:rPr>
        <w:t xml:space="preserve"> </w:t>
      </w:r>
      <w:r w:rsidRPr="001A436D">
        <w:rPr>
          <w:color w:val="344449"/>
        </w:rPr>
        <w:t>de</w:t>
      </w:r>
      <w:r w:rsidRPr="001A436D">
        <w:rPr>
          <w:color w:val="344449"/>
          <w:rPrChange w:id="554" w:author="Vannieuwenhuyze Jorre" w:date="2025-03-27T14:21:00Z" w16du:dateUtc="2025-03-27T13:21:00Z">
            <w:rPr>
              <w:color w:val="344449"/>
              <w:spacing w:val="-8"/>
            </w:rPr>
          </w:rPrChange>
        </w:rPr>
        <w:t xml:space="preserve"> </w:t>
      </w:r>
      <w:r w:rsidRPr="001A436D">
        <w:rPr>
          <w:color w:val="344449"/>
        </w:rPr>
        <w:t>operationele</w:t>
      </w:r>
      <w:r w:rsidRPr="001A436D">
        <w:rPr>
          <w:color w:val="344449"/>
          <w:rPrChange w:id="555" w:author="Vannieuwenhuyze Jorre" w:date="2025-03-27T14:21:00Z" w16du:dateUtc="2025-03-27T13:21:00Z">
            <w:rPr>
              <w:color w:val="344449"/>
              <w:spacing w:val="-9"/>
            </w:rPr>
          </w:rPrChange>
        </w:rPr>
        <w:t xml:space="preserve"> </w:t>
      </w:r>
      <w:r w:rsidRPr="001A436D">
        <w:rPr>
          <w:color w:val="344449"/>
        </w:rPr>
        <w:t>definitie</w:t>
      </w:r>
      <w:r w:rsidRPr="001A436D">
        <w:rPr>
          <w:color w:val="344449"/>
          <w:rPrChange w:id="556" w:author="Vannieuwenhuyze Jorre" w:date="2025-03-27T14:21:00Z" w16du:dateUtc="2025-03-27T13:21:00Z">
            <w:rPr>
              <w:color w:val="344449"/>
              <w:spacing w:val="-9"/>
            </w:rPr>
          </w:rPrChange>
        </w:rPr>
        <w:t xml:space="preserve"> </w:t>
      </w:r>
      <w:r w:rsidRPr="001A436D">
        <w:rPr>
          <w:color w:val="344449"/>
        </w:rPr>
        <w:t>hebben meestal</w:t>
      </w:r>
      <w:r w:rsidRPr="001A436D">
        <w:rPr>
          <w:color w:val="344449"/>
          <w:rPrChange w:id="557" w:author="Vannieuwenhuyze Jorre" w:date="2025-03-27T14:21:00Z" w16du:dateUtc="2025-03-27T13:21:00Z">
            <w:rPr>
              <w:color w:val="344449"/>
              <w:spacing w:val="7"/>
            </w:rPr>
          </w:rPrChange>
        </w:rPr>
        <w:t xml:space="preserve"> </w:t>
      </w:r>
      <w:r w:rsidRPr="001A436D">
        <w:rPr>
          <w:color w:val="344449"/>
        </w:rPr>
        <w:t>weinig</w:t>
      </w:r>
      <w:r w:rsidRPr="001A436D">
        <w:rPr>
          <w:color w:val="344449"/>
          <w:rPrChange w:id="558" w:author="Vannieuwenhuyze Jorre" w:date="2025-03-27T14:21:00Z" w16du:dateUtc="2025-03-27T13:21:00Z">
            <w:rPr>
              <w:color w:val="344449"/>
              <w:spacing w:val="7"/>
            </w:rPr>
          </w:rPrChange>
        </w:rPr>
        <w:t xml:space="preserve"> </w:t>
      </w:r>
      <w:r w:rsidRPr="001A436D">
        <w:rPr>
          <w:color w:val="344449"/>
        </w:rPr>
        <w:t>invloed</w:t>
      </w:r>
      <w:r w:rsidRPr="001A436D">
        <w:rPr>
          <w:color w:val="344449"/>
          <w:rPrChange w:id="559" w:author="Vannieuwenhuyze Jorre" w:date="2025-03-27T14:21:00Z" w16du:dateUtc="2025-03-27T13:21:00Z">
            <w:rPr>
              <w:color w:val="344449"/>
              <w:spacing w:val="7"/>
            </w:rPr>
          </w:rPrChange>
        </w:rPr>
        <w:t xml:space="preserve"> </w:t>
      </w:r>
      <w:r w:rsidRPr="001A436D">
        <w:rPr>
          <w:color w:val="344449"/>
        </w:rPr>
        <w:t>op</w:t>
      </w:r>
      <w:r w:rsidRPr="001A436D">
        <w:rPr>
          <w:color w:val="344449"/>
          <w:rPrChange w:id="560" w:author="Vannieuwenhuyze Jorre" w:date="2025-03-27T14:21:00Z" w16du:dateUtc="2025-03-27T13:21:00Z">
            <w:rPr>
              <w:color w:val="344449"/>
              <w:spacing w:val="7"/>
            </w:rPr>
          </w:rPrChange>
        </w:rPr>
        <w:t xml:space="preserve"> </w:t>
      </w:r>
      <w:r w:rsidRPr="001A436D">
        <w:rPr>
          <w:color w:val="344449"/>
        </w:rPr>
        <w:t>beleidskeuzes</w:t>
      </w:r>
      <w:r w:rsidRPr="001A436D">
        <w:rPr>
          <w:color w:val="344449"/>
          <w:rPrChange w:id="561" w:author="Vannieuwenhuyze Jorre" w:date="2025-03-27T14:21:00Z" w16du:dateUtc="2025-03-27T13:21:00Z">
            <w:rPr>
              <w:color w:val="344449"/>
              <w:spacing w:val="7"/>
            </w:rPr>
          </w:rPrChange>
        </w:rPr>
        <w:t xml:space="preserve"> </w:t>
      </w:r>
      <w:r w:rsidRPr="001A436D">
        <w:rPr>
          <w:color w:val="344449"/>
        </w:rPr>
        <w:t>of</w:t>
      </w:r>
      <w:r w:rsidRPr="001A436D">
        <w:rPr>
          <w:color w:val="344449"/>
          <w:rPrChange w:id="562" w:author="Vannieuwenhuyze Jorre" w:date="2025-03-27T14:21:00Z" w16du:dateUtc="2025-03-27T13:21:00Z">
            <w:rPr>
              <w:color w:val="344449"/>
              <w:spacing w:val="7"/>
            </w:rPr>
          </w:rPrChange>
        </w:rPr>
        <w:t xml:space="preserve"> </w:t>
      </w:r>
      <w:proofErr w:type="spellStart"/>
      <w:r w:rsidRPr="001A436D">
        <w:rPr>
          <w:color w:val="344449"/>
        </w:rPr>
        <w:t>onderzoeksconclusies</w:t>
      </w:r>
      <w:proofErr w:type="spellEnd"/>
      <w:r w:rsidRPr="001A436D">
        <w:rPr>
          <w:color w:val="344449"/>
          <w:rPrChange w:id="563" w:author="Vannieuwenhuyze Jorre" w:date="2025-03-27T14:21:00Z" w16du:dateUtc="2025-03-27T13:21:00Z">
            <w:rPr>
              <w:color w:val="344449"/>
              <w:spacing w:val="7"/>
            </w:rPr>
          </w:rPrChange>
        </w:rPr>
        <w:t xml:space="preserve"> </w:t>
      </w:r>
      <w:r w:rsidRPr="001A436D">
        <w:rPr>
          <w:color w:val="344449"/>
        </w:rPr>
        <w:t>die</w:t>
      </w:r>
      <w:r w:rsidRPr="001A436D">
        <w:rPr>
          <w:color w:val="344449"/>
          <w:rPrChange w:id="564" w:author="Vannieuwenhuyze Jorre" w:date="2025-03-27T14:21:00Z" w16du:dateUtc="2025-03-27T13:21:00Z">
            <w:rPr>
              <w:color w:val="344449"/>
              <w:spacing w:val="7"/>
            </w:rPr>
          </w:rPrChange>
        </w:rPr>
        <w:t xml:space="preserve"> </w:t>
      </w:r>
      <w:r w:rsidRPr="001A436D">
        <w:rPr>
          <w:color w:val="344449"/>
          <w:rPrChange w:id="565" w:author="Vannieuwenhuyze Jorre" w:date="2025-03-27T14:21:00Z" w16du:dateUtc="2025-03-27T13:21:00Z">
            <w:rPr>
              <w:color w:val="344449"/>
              <w:spacing w:val="-2"/>
            </w:rPr>
          </w:rPrChange>
        </w:rPr>
        <w:t>gebruikers</w:t>
      </w:r>
    </w:p>
    <w:p w14:paraId="25B3190E" w14:textId="11580489" w:rsidR="001E3564" w:rsidRPr="001A436D" w:rsidDel="0035573E" w:rsidRDefault="001E3564">
      <w:pPr>
        <w:pStyle w:val="BodyText"/>
        <w:spacing w:before="120" w:line="237" w:lineRule="auto"/>
        <w:ind w:left="709" w:right="1129"/>
        <w:jc w:val="both"/>
        <w:rPr>
          <w:del w:id="566" w:author="Vannieuwenhuyze Jorre" w:date="2025-02-17T16:19:00Z" w16du:dateUtc="2025-02-17T15:19:00Z"/>
        </w:rPr>
        <w:sectPr w:rsidR="001E3564" w:rsidRPr="001A436D" w:rsidDel="0035573E">
          <w:pgSz w:w="11910" w:h="16840"/>
          <w:pgMar w:top="1920" w:right="850" w:bottom="1680" w:left="1275" w:header="0" w:footer="1480" w:gutter="0"/>
          <w:cols w:space="708"/>
        </w:sectPr>
        <w:pPrChange w:id="567" w:author="Vannieuwenhuyze Jorre" w:date="2025-02-17T16:19:00Z" w16du:dateUtc="2025-02-17T15:19:00Z">
          <w:pPr>
            <w:pStyle w:val="BodyText"/>
            <w:spacing w:line="237" w:lineRule="auto"/>
            <w:jc w:val="both"/>
          </w:pPr>
        </w:pPrChange>
      </w:pPr>
    </w:p>
    <w:p w14:paraId="25B3190F" w14:textId="5027A9B3" w:rsidR="001E3564" w:rsidRPr="001A436D" w:rsidRDefault="0035573E">
      <w:pPr>
        <w:pStyle w:val="BodyText"/>
        <w:spacing w:before="59" w:line="237" w:lineRule="auto"/>
        <w:ind w:left="709" w:right="1127"/>
        <w:jc w:val="both"/>
      </w:pPr>
      <w:ins w:id="568" w:author="Vannieuwenhuyze Jorre" w:date="2025-02-17T16:19:00Z">
        <w:r w:rsidRPr="648813BB">
          <w:rPr>
            <w:color w:val="344449"/>
          </w:rPr>
          <w:lastRenderedPageBreak/>
          <w:t xml:space="preserve"> </w:t>
        </w:r>
      </w:ins>
      <w:r w:rsidR="002F5345" w:rsidRPr="648813BB">
        <w:rPr>
          <w:color w:val="344449"/>
        </w:rPr>
        <w:t>maken op basis van de cijfers. Bovendien is de conceptuele definitie een pak han</w:t>
      </w:r>
      <w:del w:id="569" w:author="Vannieuwenhuyze Jorre" w:date="2025-02-17T16:20:00Z">
        <w:r w:rsidRPr="648813BB" w:rsidDel="002F5345">
          <w:rPr>
            <w:color w:val="344449"/>
          </w:rPr>
          <w:delText xml:space="preserve">‐ </w:delText>
        </w:r>
      </w:del>
      <w:r w:rsidR="002F5345" w:rsidRPr="648813BB">
        <w:rPr>
          <w:color w:val="344449"/>
        </w:rPr>
        <w:t xml:space="preserve">diger in gebruik </w:t>
      </w:r>
      <w:ins w:id="570" w:author="Vannieuwenhuyze Jorre" w:date="2025-02-18T09:03:00Z">
        <w:r w:rsidR="00897C16" w:rsidRPr="648813BB">
          <w:rPr>
            <w:color w:val="344449"/>
          </w:rPr>
          <w:t xml:space="preserve">dan de operationele definitie </w:t>
        </w:r>
      </w:ins>
      <w:ins w:id="571" w:author="Vannieuwenhuyze Jorre" w:date="2025-02-18T09:02:00Z">
        <w:r w:rsidR="00897C16" w:rsidRPr="648813BB">
          <w:rPr>
            <w:color w:val="344449"/>
          </w:rPr>
          <w:t>binnen een</w:t>
        </w:r>
      </w:ins>
      <w:del w:id="572" w:author="Vannieuwenhuyze Jorre" w:date="2025-02-18T09:02:00Z">
        <w:r w:rsidRPr="648813BB" w:rsidDel="002F5345">
          <w:rPr>
            <w:color w:val="344449"/>
          </w:rPr>
          <w:delText>voor</w:delText>
        </w:r>
      </w:del>
      <w:r w:rsidR="002F5345" w:rsidRPr="648813BB">
        <w:rPr>
          <w:color w:val="344449"/>
        </w:rPr>
        <w:t xml:space="preserve"> narratie</w:t>
      </w:r>
      <w:ins w:id="573" w:author="Vannieuwenhuyze Jorre" w:date="2025-02-18T09:02:00Z">
        <w:r w:rsidR="00897C16" w:rsidRPr="648813BB">
          <w:rPr>
            <w:color w:val="344449"/>
          </w:rPr>
          <w:t>f</w:t>
        </w:r>
      </w:ins>
      <w:del w:id="574" w:author="Vannieuwenhuyze Jorre" w:date="2025-02-18T09:02:00Z">
        <w:r w:rsidRPr="648813BB" w:rsidDel="002F5345">
          <w:rPr>
            <w:color w:val="344449"/>
          </w:rPr>
          <w:delText>ven</w:delText>
        </w:r>
      </w:del>
      <w:r w:rsidR="002F5345" w:rsidRPr="648813BB">
        <w:rPr>
          <w:color w:val="344449"/>
        </w:rPr>
        <w:t xml:space="preserve"> </w:t>
      </w:r>
      <w:ins w:id="575" w:author="Vannieuwenhuyze Jorre" w:date="2025-02-18T09:02:00Z">
        <w:r w:rsidR="00897C16" w:rsidRPr="648813BB">
          <w:rPr>
            <w:color w:val="344449"/>
          </w:rPr>
          <w:t>of</w:t>
        </w:r>
      </w:ins>
      <w:del w:id="576" w:author="Vannieuwenhuyze Jorre" w:date="2025-02-18T09:02:00Z">
        <w:r w:rsidRPr="648813BB" w:rsidDel="002F5345">
          <w:rPr>
            <w:color w:val="344449"/>
          </w:rPr>
          <w:delText>en</w:delText>
        </w:r>
      </w:del>
      <w:r w:rsidR="002F5345" w:rsidRPr="648813BB">
        <w:rPr>
          <w:color w:val="344449"/>
        </w:rPr>
        <w:t xml:space="preserve"> theorievorming. Statistiekgebruikers beperken zich daarom tot de conceptuele definitie om cijfers te interpreteren, ook al zijn er binnen dezelfde conceptuele definitie meerdere operationele definities mogelijk. Of je nu de feitelijke of de </w:t>
      </w:r>
      <w:ins w:id="577" w:author="Van Landschoot Lisa" w:date="2025-03-27T15:47:00Z">
        <w:r w:rsidR="67E366C7" w:rsidRPr="648813BB">
          <w:rPr>
            <w:color w:val="344449"/>
          </w:rPr>
          <w:t xml:space="preserve">gewoonlijk </w:t>
        </w:r>
      </w:ins>
      <w:r w:rsidR="002F5345" w:rsidRPr="648813BB">
        <w:rPr>
          <w:color w:val="344449"/>
        </w:rPr>
        <w:t xml:space="preserve">verblijvende bevolking gebruikt om de bevolkingsomvang in Antwerpen te meten, </w:t>
      </w:r>
      <w:ins w:id="578" w:author="Vannieuwenhuyze Jorre" w:date="2025-02-17T16:24:00Z">
        <w:r w:rsidRPr="648813BB">
          <w:rPr>
            <w:color w:val="344449"/>
          </w:rPr>
          <w:t xml:space="preserve">en of je dit nu doet aan het begin of in het midden van het kalenderjaar, </w:t>
        </w:r>
      </w:ins>
      <w:r w:rsidR="002F5345" w:rsidRPr="648813BB">
        <w:rPr>
          <w:color w:val="344449"/>
        </w:rPr>
        <w:t xml:space="preserve">de meeste gebruikers </w:t>
      </w:r>
      <w:del w:id="579" w:author="Vannieuwenhuyze Jorre" w:date="2025-02-17T16:24:00Z">
        <w:r w:rsidRPr="648813BB" w:rsidDel="002F5345">
          <w:rPr>
            <w:color w:val="344449"/>
          </w:rPr>
          <w:delText xml:space="preserve">gaan </w:delText>
        </w:r>
      </w:del>
      <w:ins w:id="580" w:author="Vannieuwenhuyze Jorre" w:date="2025-02-17T16:24:00Z">
        <w:r w:rsidRPr="648813BB">
          <w:rPr>
            <w:color w:val="344449"/>
          </w:rPr>
          <w:t xml:space="preserve">zullen </w:t>
        </w:r>
      </w:ins>
      <w:r w:rsidR="002F5345" w:rsidRPr="648813BB">
        <w:rPr>
          <w:color w:val="344449"/>
        </w:rPr>
        <w:t>het cijfer enkel interpreteren als “het aantal inwoners in Antwerpen in 2019’ en zullen</w:t>
      </w:r>
      <w:ins w:id="581" w:author="Vannieuwenhuyze Jorre" w:date="2025-02-17T16:24:00Z">
        <w:r w:rsidRPr="648813BB">
          <w:rPr>
            <w:color w:val="344449"/>
          </w:rPr>
          <w:t xml:space="preserve"> </w:t>
        </w:r>
      </w:ins>
      <w:ins w:id="582" w:author="Vannieuwenhuyze Jorre" w:date="2025-02-18T09:03:00Z">
        <w:r w:rsidR="00847DC8" w:rsidRPr="648813BB">
          <w:rPr>
            <w:color w:val="344449"/>
          </w:rPr>
          <w:t xml:space="preserve">min of meer </w:t>
        </w:r>
      </w:ins>
      <w:ins w:id="583" w:author="Vannieuwenhuyze Jorre" w:date="2025-02-17T16:24:00Z">
        <w:r w:rsidRPr="648813BB">
          <w:rPr>
            <w:color w:val="344449"/>
          </w:rPr>
          <w:t>dezelfde conclusie</w:t>
        </w:r>
      </w:ins>
      <w:ins w:id="584" w:author="Vannieuwenhuyze Jorre" w:date="2025-02-17T16:25:00Z">
        <w:r w:rsidRPr="648813BB">
          <w:rPr>
            <w:color w:val="344449"/>
          </w:rPr>
          <w:t>s</w:t>
        </w:r>
      </w:ins>
      <w:ins w:id="585" w:author="Vannieuwenhuyze Jorre" w:date="2025-02-17T16:24:00Z">
        <w:r w:rsidRPr="648813BB">
          <w:rPr>
            <w:color w:val="344449"/>
          </w:rPr>
          <w:t xml:space="preserve"> trekken </w:t>
        </w:r>
      </w:ins>
      <w:ins w:id="586" w:author="Vannieuwenhuyze Jorre" w:date="2025-02-17T16:25:00Z">
        <w:r w:rsidRPr="648813BB">
          <w:rPr>
            <w:color w:val="344449"/>
          </w:rPr>
          <w:t>over bevolkingsgroei</w:t>
        </w:r>
      </w:ins>
      <w:ins w:id="587" w:author="Vannieuwenhuyze Jorre" w:date="2025-02-18T09:03:00Z">
        <w:r w:rsidR="00847DC8" w:rsidRPr="648813BB">
          <w:rPr>
            <w:color w:val="344449"/>
          </w:rPr>
          <w:t xml:space="preserve"> als ze deze cijfers over de jaren heen vergelijken</w:t>
        </w:r>
      </w:ins>
      <w:del w:id="588" w:author="Vannieuwenhuyze Jorre" w:date="2025-02-17T16:24:00Z">
        <w:r w:rsidRPr="648813BB" w:rsidDel="002F5345">
          <w:rPr>
            <w:color w:val="344449"/>
          </w:rPr>
          <w:delText xml:space="preserve"> in beide gevallen dezelfde resultaten boeken</w:delText>
        </w:r>
      </w:del>
      <w:r w:rsidR="002F5345" w:rsidRPr="648813BB">
        <w:rPr>
          <w:color w:val="344449"/>
        </w:rPr>
        <w:t>.</w:t>
      </w:r>
    </w:p>
    <w:p w14:paraId="25B31910" w14:textId="3565DFC9" w:rsidR="001E3564" w:rsidRPr="001A436D" w:rsidDel="0035573E" w:rsidRDefault="001E3564">
      <w:pPr>
        <w:pStyle w:val="BodyText"/>
        <w:rPr>
          <w:del w:id="589" w:author="Vannieuwenhuyze Jorre" w:date="2025-02-17T16:25:00Z" w16du:dateUtc="2025-02-17T15:25:00Z"/>
        </w:rPr>
      </w:pPr>
    </w:p>
    <w:p w14:paraId="25B31911" w14:textId="77777777" w:rsidR="001E3564" w:rsidRPr="001A436D" w:rsidRDefault="001E3564">
      <w:pPr>
        <w:pStyle w:val="BodyText"/>
        <w:spacing w:before="84"/>
      </w:pPr>
    </w:p>
    <w:p w14:paraId="25B31912" w14:textId="77777777" w:rsidR="001E3564" w:rsidRPr="001A436D" w:rsidRDefault="002F5345">
      <w:pPr>
        <w:pStyle w:val="Heading2"/>
        <w:numPr>
          <w:ilvl w:val="1"/>
          <w:numId w:val="7"/>
        </w:numPr>
        <w:tabs>
          <w:tab w:val="left" w:pos="1345"/>
        </w:tabs>
        <w:ind w:hanging="636"/>
      </w:pPr>
      <w:bookmarkStart w:id="590" w:name="Kwaliteit"/>
      <w:bookmarkEnd w:id="590"/>
      <w:r w:rsidRPr="001A436D">
        <w:rPr>
          <w:color w:val="70A2B8"/>
          <w:rPrChange w:id="591" w:author="Vannieuwenhuyze Jorre" w:date="2025-03-27T14:21:00Z" w16du:dateUtc="2025-03-27T13:21:00Z">
            <w:rPr>
              <w:color w:val="70A2B8"/>
              <w:spacing w:val="-2"/>
            </w:rPr>
          </w:rPrChange>
        </w:rPr>
        <w:t>KWALITEIT</w:t>
      </w:r>
    </w:p>
    <w:p w14:paraId="25B31913" w14:textId="428B338B" w:rsidR="001E3564" w:rsidRPr="001A436D" w:rsidRDefault="002F5345">
      <w:pPr>
        <w:pStyle w:val="BodyText"/>
        <w:spacing w:before="154" w:line="237" w:lineRule="auto"/>
        <w:ind w:left="709" w:right="1128"/>
        <w:jc w:val="both"/>
      </w:pPr>
      <w:r w:rsidRPr="4FF31174">
        <w:rPr>
          <w:color w:val="344449"/>
        </w:rPr>
        <w:t xml:space="preserve">In sommige situaties kan er een </w:t>
      </w:r>
      <w:commentRangeStart w:id="592"/>
      <w:commentRangeStart w:id="593"/>
      <w:commentRangeStart w:id="594"/>
      <w:commentRangeStart w:id="595"/>
      <w:r w:rsidRPr="4FF31174">
        <w:rPr>
          <w:color w:val="344449"/>
        </w:rPr>
        <w:t>wanverhouding</w:t>
      </w:r>
      <w:commentRangeEnd w:id="592"/>
      <w:r>
        <w:rPr>
          <w:rStyle w:val="CommentReference"/>
        </w:rPr>
        <w:commentReference w:id="592"/>
      </w:r>
      <w:commentRangeEnd w:id="593"/>
      <w:r>
        <w:rPr>
          <w:rStyle w:val="CommentReference"/>
        </w:rPr>
        <w:commentReference w:id="593"/>
      </w:r>
      <w:commentRangeEnd w:id="594"/>
      <w:r>
        <w:rPr>
          <w:rStyle w:val="CommentReference"/>
        </w:rPr>
        <w:commentReference w:id="594"/>
      </w:r>
      <w:commentRangeEnd w:id="595"/>
      <w:r>
        <w:rPr>
          <w:rStyle w:val="CommentReference"/>
        </w:rPr>
        <w:commentReference w:id="595"/>
      </w:r>
      <w:r w:rsidRPr="4FF31174">
        <w:rPr>
          <w:color w:val="344449"/>
        </w:rPr>
        <w:t xml:space="preserve"> ontstaan tussen gebruikersbehoef</w:t>
      </w:r>
      <w:del w:id="596" w:author="Vannieuwenhuyze Jorre" w:date="2025-02-17T16:25:00Z">
        <w:r w:rsidRPr="4FF31174" w:rsidDel="002F5345">
          <w:rPr>
            <w:color w:val="344449"/>
          </w:rPr>
          <w:delText xml:space="preserve">‐ </w:delText>
        </w:r>
      </w:del>
      <w:r w:rsidRPr="4FF31174">
        <w:rPr>
          <w:color w:val="344449"/>
        </w:rPr>
        <w:t xml:space="preserve">ten en de operationele definitie van een statistiek. In zo’n situatie hebben we een </w:t>
      </w:r>
      <w:r w:rsidRPr="4FF31174">
        <w:rPr>
          <w:i/>
          <w:iCs/>
          <w:color w:val="70A2B8"/>
        </w:rPr>
        <w:t xml:space="preserve">kwaliteitsprobleem </w:t>
      </w:r>
      <w:r w:rsidRPr="4FF31174">
        <w:rPr>
          <w:color w:val="344449"/>
        </w:rPr>
        <w:t>en moeten we onze operationele definitie aanpassen aan de behoeften. Als we bij het cijfer 525</w:t>
      </w:r>
      <w:ins w:id="597" w:author="Van Landschoot Lisa" w:date="2025-03-27T15:48:00Z">
        <w:r w:rsidR="6852BE79" w:rsidRPr="4FF31174">
          <w:rPr>
            <w:color w:val="344449"/>
          </w:rPr>
          <w:t>.</w:t>
        </w:r>
      </w:ins>
      <w:del w:id="598" w:author="Van Landschoot Lisa" w:date="2025-03-27T15:48:00Z">
        <w:r w:rsidRPr="4FF31174" w:rsidDel="002F5345">
          <w:rPr>
            <w:color w:val="344449"/>
          </w:rPr>
          <w:delText xml:space="preserve"> </w:delText>
        </w:r>
      </w:del>
      <w:r w:rsidRPr="4FF31174">
        <w:rPr>
          <w:color w:val="344449"/>
        </w:rPr>
        <w:t>935 bijvoorbeeld merken dat bijna alle gebrui</w:t>
      </w:r>
      <w:del w:id="599" w:author="Vannieuwenhuyze Jorre" w:date="2025-02-17T16:26:00Z">
        <w:r w:rsidRPr="4FF31174" w:rsidDel="002F5345">
          <w:rPr>
            <w:color w:val="344449"/>
          </w:rPr>
          <w:delText xml:space="preserve">‐ </w:delText>
        </w:r>
      </w:del>
      <w:r w:rsidRPr="4FF31174">
        <w:rPr>
          <w:color w:val="344449"/>
        </w:rPr>
        <w:t>kers deze statistiek interpreteren als de grootte van de verblijvende Antwerpse be</w:t>
      </w:r>
      <w:del w:id="600" w:author="Vannieuwenhuyze Jorre" w:date="2025-02-17T16:26:00Z">
        <w:r w:rsidRPr="4FF31174" w:rsidDel="002F5345">
          <w:rPr>
            <w:color w:val="344449"/>
          </w:rPr>
          <w:delText xml:space="preserve">‐ </w:delText>
        </w:r>
      </w:del>
      <w:r w:rsidRPr="4FF31174">
        <w:rPr>
          <w:color w:val="344449"/>
        </w:rPr>
        <w:t xml:space="preserve">volking in plaats van de wettelijke bevolking, </w:t>
      </w:r>
      <w:ins w:id="601" w:author="Van Landschoot Lisa" w:date="2025-03-27T15:49:00Z">
        <w:r w:rsidR="1F08CB7E" w:rsidRPr="4FF31174">
          <w:rPr>
            <w:color w:val="344449"/>
          </w:rPr>
          <w:t xml:space="preserve">is het aangeraden om de operationele definitie te herzien en het cijfer aan te passen. </w:t>
        </w:r>
      </w:ins>
      <w:del w:id="602" w:author="Van Landschoot Lisa" w:date="2025-03-27T15:49:00Z">
        <w:r w:rsidRPr="4FF31174" w:rsidDel="002F5345">
          <w:rPr>
            <w:color w:val="344449"/>
          </w:rPr>
          <w:delText>moeten we dringend onze operati</w:delText>
        </w:r>
      </w:del>
      <w:del w:id="603" w:author="Vannieuwenhuyze Jorre" w:date="2025-02-17T16:26:00Z">
        <w:r w:rsidRPr="4FF31174" w:rsidDel="002F5345">
          <w:rPr>
            <w:color w:val="344449"/>
          </w:rPr>
          <w:delText xml:space="preserve">‐ </w:delText>
        </w:r>
      </w:del>
      <w:del w:id="604" w:author="Van Landschoot Lisa" w:date="2025-03-27T15:49:00Z">
        <w:r w:rsidRPr="4FF31174" w:rsidDel="002F5345">
          <w:rPr>
            <w:color w:val="344449"/>
          </w:rPr>
          <w:delText xml:space="preserve">onele definitie herzien en dit cijfer aanpassen. </w:delText>
        </w:r>
      </w:del>
      <w:r w:rsidRPr="4FF31174">
        <w:rPr>
          <w:color w:val="344449"/>
        </w:rPr>
        <w:t>Daarom is het essentieel om voor elke statistiek niet alleen de conceptuele en operationele definitie, maar ook de ge</w:t>
      </w:r>
      <w:del w:id="605" w:author="Vannieuwenhuyze Jorre" w:date="2025-02-17T16:26:00Z">
        <w:r w:rsidRPr="4FF31174" w:rsidDel="002F5345">
          <w:rPr>
            <w:color w:val="344449"/>
          </w:rPr>
          <w:delText xml:space="preserve">‐ </w:delText>
        </w:r>
      </w:del>
      <w:r w:rsidRPr="4FF31174">
        <w:rPr>
          <w:color w:val="344449"/>
        </w:rPr>
        <w:t xml:space="preserve">bruikersbehoeften grondig in kaart te brengen. </w:t>
      </w:r>
      <w:commentRangeStart w:id="606"/>
      <w:commentRangeStart w:id="607"/>
      <w:r w:rsidRPr="4FF31174">
        <w:rPr>
          <w:color w:val="344449"/>
        </w:rPr>
        <w:t>Wie gebruikt deze statistiek? Welk decreet dwingt ons ertoe deze statistiek te verzamelen? Voor welke beleidsbeslis</w:t>
      </w:r>
      <w:del w:id="608" w:author="Vannieuwenhuyze Jorre" w:date="2025-02-17T16:26:00Z">
        <w:r w:rsidRPr="4FF31174" w:rsidDel="002F5345">
          <w:rPr>
            <w:color w:val="344449"/>
          </w:rPr>
          <w:delText xml:space="preserve">‐ </w:delText>
        </w:r>
      </w:del>
      <w:r w:rsidRPr="4FF31174">
        <w:rPr>
          <w:color w:val="344449"/>
        </w:rPr>
        <w:t>singen of welk onderzoek is deze statistiek relevant? …?</w:t>
      </w:r>
      <w:commentRangeEnd w:id="606"/>
      <w:r>
        <w:rPr>
          <w:rStyle w:val="CommentReference"/>
        </w:rPr>
        <w:commentReference w:id="606"/>
      </w:r>
      <w:commentRangeEnd w:id="607"/>
      <w:r>
        <w:rPr>
          <w:rStyle w:val="CommentReference"/>
        </w:rPr>
        <w:commentReference w:id="607"/>
      </w:r>
      <w:r w:rsidRPr="4FF31174">
        <w:rPr>
          <w:color w:val="344449"/>
        </w:rPr>
        <w:t xml:space="preserve"> Hoewel onderzoek naar deze vragen geen exacte wetenschap is, is het noodzakelijk om de kwaliteit van een statistiek te kunnen beoordelen.</w:t>
      </w:r>
    </w:p>
    <w:p w14:paraId="25B31914" w14:textId="22B9704E" w:rsidR="001E3564" w:rsidRPr="001A436D" w:rsidRDefault="002F5345">
      <w:pPr>
        <w:pStyle w:val="BodyText"/>
        <w:spacing w:before="130" w:line="237" w:lineRule="auto"/>
        <w:ind w:left="709" w:right="1128"/>
        <w:jc w:val="both"/>
      </w:pPr>
      <w:r w:rsidRPr="001A436D">
        <w:rPr>
          <w:color w:val="344449"/>
        </w:rPr>
        <w:t>Bovendien</w:t>
      </w:r>
      <w:r w:rsidRPr="001A436D">
        <w:rPr>
          <w:color w:val="344449"/>
          <w:rPrChange w:id="609" w:author="Vannieuwenhuyze Jorre" w:date="2025-03-27T14:21:00Z" w16du:dateUtc="2025-03-27T13:21:00Z">
            <w:rPr>
              <w:color w:val="344449"/>
              <w:spacing w:val="-9"/>
            </w:rPr>
          </w:rPrChange>
        </w:rPr>
        <w:t xml:space="preserve"> </w:t>
      </w:r>
      <w:r w:rsidRPr="001A436D">
        <w:rPr>
          <w:color w:val="344449"/>
        </w:rPr>
        <w:t>kunnen</w:t>
      </w:r>
      <w:r w:rsidRPr="001A436D">
        <w:rPr>
          <w:color w:val="344449"/>
          <w:rPrChange w:id="610" w:author="Vannieuwenhuyze Jorre" w:date="2025-03-27T14:21:00Z" w16du:dateUtc="2025-03-27T13:21:00Z">
            <w:rPr>
              <w:color w:val="344449"/>
              <w:spacing w:val="-9"/>
            </w:rPr>
          </w:rPrChange>
        </w:rPr>
        <w:t xml:space="preserve"> </w:t>
      </w:r>
      <w:r w:rsidRPr="001A436D">
        <w:rPr>
          <w:color w:val="344449"/>
        </w:rPr>
        <w:t>er</w:t>
      </w:r>
      <w:r w:rsidRPr="001A436D">
        <w:rPr>
          <w:color w:val="344449"/>
          <w:rPrChange w:id="611" w:author="Vannieuwenhuyze Jorre" w:date="2025-03-27T14:21:00Z" w16du:dateUtc="2025-03-27T13:21:00Z">
            <w:rPr>
              <w:color w:val="344449"/>
              <w:spacing w:val="-9"/>
            </w:rPr>
          </w:rPrChange>
        </w:rPr>
        <w:t xml:space="preserve"> </w:t>
      </w:r>
      <w:r w:rsidRPr="001A436D">
        <w:rPr>
          <w:color w:val="344449"/>
        </w:rPr>
        <w:t>zich</w:t>
      </w:r>
      <w:r w:rsidRPr="001A436D">
        <w:rPr>
          <w:color w:val="344449"/>
          <w:rPrChange w:id="612" w:author="Vannieuwenhuyze Jorre" w:date="2025-03-27T14:21:00Z" w16du:dateUtc="2025-03-27T13:21:00Z">
            <w:rPr>
              <w:color w:val="344449"/>
              <w:spacing w:val="-9"/>
            </w:rPr>
          </w:rPrChange>
        </w:rPr>
        <w:t xml:space="preserve"> </w:t>
      </w:r>
      <w:r w:rsidRPr="001A436D">
        <w:rPr>
          <w:color w:val="344449"/>
        </w:rPr>
        <w:t>situaties</w:t>
      </w:r>
      <w:r w:rsidRPr="001A436D">
        <w:rPr>
          <w:color w:val="344449"/>
          <w:rPrChange w:id="613" w:author="Vannieuwenhuyze Jorre" w:date="2025-03-27T14:21:00Z" w16du:dateUtc="2025-03-27T13:21:00Z">
            <w:rPr>
              <w:color w:val="344449"/>
              <w:spacing w:val="-9"/>
            </w:rPr>
          </w:rPrChange>
        </w:rPr>
        <w:t xml:space="preserve"> </w:t>
      </w:r>
      <w:r w:rsidRPr="001A436D">
        <w:rPr>
          <w:color w:val="344449"/>
        </w:rPr>
        <w:t>voordoen</w:t>
      </w:r>
      <w:r w:rsidRPr="001A436D">
        <w:rPr>
          <w:color w:val="344449"/>
          <w:rPrChange w:id="614" w:author="Vannieuwenhuyze Jorre" w:date="2025-03-27T14:21:00Z" w16du:dateUtc="2025-03-27T13:21:00Z">
            <w:rPr>
              <w:color w:val="344449"/>
              <w:spacing w:val="-9"/>
            </w:rPr>
          </w:rPrChange>
        </w:rPr>
        <w:t xml:space="preserve"> </w:t>
      </w:r>
      <w:r w:rsidRPr="001A436D">
        <w:rPr>
          <w:color w:val="344449"/>
        </w:rPr>
        <w:t>waarin</w:t>
      </w:r>
      <w:r w:rsidRPr="001A436D">
        <w:rPr>
          <w:color w:val="344449"/>
          <w:rPrChange w:id="615" w:author="Vannieuwenhuyze Jorre" w:date="2025-03-27T14:21:00Z" w16du:dateUtc="2025-03-27T13:21:00Z">
            <w:rPr>
              <w:color w:val="344449"/>
              <w:spacing w:val="-9"/>
            </w:rPr>
          </w:rPrChange>
        </w:rPr>
        <w:t xml:space="preserve"> </w:t>
      </w:r>
      <w:r w:rsidRPr="001A436D">
        <w:rPr>
          <w:color w:val="344449"/>
        </w:rPr>
        <w:t>de</w:t>
      </w:r>
      <w:r w:rsidRPr="001A436D">
        <w:rPr>
          <w:color w:val="344449"/>
          <w:rPrChange w:id="616" w:author="Vannieuwenhuyze Jorre" w:date="2025-03-27T14:21:00Z" w16du:dateUtc="2025-03-27T13:21:00Z">
            <w:rPr>
              <w:color w:val="344449"/>
              <w:spacing w:val="-9"/>
            </w:rPr>
          </w:rPrChange>
        </w:rPr>
        <w:t xml:space="preserve"> </w:t>
      </w:r>
      <w:r w:rsidRPr="001A436D">
        <w:rPr>
          <w:color w:val="344449"/>
        </w:rPr>
        <w:t>operationele</w:t>
      </w:r>
      <w:r w:rsidRPr="001A436D">
        <w:rPr>
          <w:color w:val="344449"/>
          <w:rPrChange w:id="617" w:author="Vannieuwenhuyze Jorre" w:date="2025-03-27T14:21:00Z" w16du:dateUtc="2025-03-27T13:21:00Z">
            <w:rPr>
              <w:color w:val="344449"/>
              <w:spacing w:val="-9"/>
            </w:rPr>
          </w:rPrChange>
        </w:rPr>
        <w:t xml:space="preserve"> </w:t>
      </w:r>
      <w:r w:rsidRPr="001A436D">
        <w:rPr>
          <w:color w:val="344449"/>
        </w:rPr>
        <w:t>definitie</w:t>
      </w:r>
      <w:r w:rsidRPr="001A436D">
        <w:rPr>
          <w:color w:val="344449"/>
          <w:rPrChange w:id="618" w:author="Vannieuwenhuyze Jorre" w:date="2025-03-27T14:21:00Z" w16du:dateUtc="2025-03-27T13:21:00Z">
            <w:rPr>
              <w:color w:val="344449"/>
              <w:spacing w:val="-9"/>
            </w:rPr>
          </w:rPrChange>
        </w:rPr>
        <w:t xml:space="preserve"> </w:t>
      </w:r>
      <w:r w:rsidRPr="001A436D">
        <w:rPr>
          <w:color w:val="344449"/>
        </w:rPr>
        <w:t>vol</w:t>
      </w:r>
      <w:del w:id="619" w:author="Vannieuwenhuyze Jorre" w:date="2025-02-17T16:33:00Z" w16du:dateUtc="2025-02-17T15:33:00Z">
        <w:r w:rsidRPr="001A436D" w:rsidDel="009B2729">
          <w:rPr>
            <w:color w:val="344449"/>
          </w:rPr>
          <w:delText xml:space="preserve">‐ </w:delText>
        </w:r>
      </w:del>
      <w:r w:rsidRPr="001A436D">
        <w:rPr>
          <w:color w:val="344449"/>
        </w:rPr>
        <w:t>doet</w:t>
      </w:r>
      <w:r w:rsidRPr="001A436D">
        <w:rPr>
          <w:color w:val="344449"/>
          <w:rPrChange w:id="620" w:author="Vannieuwenhuyze Jorre" w:date="2025-03-27T14:21:00Z" w16du:dateUtc="2025-03-27T13:21:00Z">
            <w:rPr>
              <w:color w:val="344449"/>
              <w:spacing w:val="-2"/>
            </w:rPr>
          </w:rPrChange>
        </w:rPr>
        <w:t xml:space="preserve"> </w:t>
      </w:r>
      <w:r w:rsidRPr="001A436D">
        <w:rPr>
          <w:color w:val="344449"/>
        </w:rPr>
        <w:t>voor</w:t>
      </w:r>
      <w:r w:rsidRPr="001A436D">
        <w:rPr>
          <w:color w:val="344449"/>
          <w:rPrChange w:id="621" w:author="Vannieuwenhuyze Jorre" w:date="2025-03-27T14:21:00Z" w16du:dateUtc="2025-03-27T13:21:00Z">
            <w:rPr>
              <w:color w:val="344449"/>
              <w:spacing w:val="-2"/>
            </w:rPr>
          </w:rPrChange>
        </w:rPr>
        <w:t xml:space="preserve"> </w:t>
      </w:r>
      <w:r w:rsidRPr="001A436D">
        <w:rPr>
          <w:color w:val="344449"/>
        </w:rPr>
        <w:t>de</w:t>
      </w:r>
      <w:r w:rsidRPr="001A436D">
        <w:rPr>
          <w:color w:val="344449"/>
          <w:rPrChange w:id="622" w:author="Vannieuwenhuyze Jorre" w:date="2025-03-27T14:21:00Z" w16du:dateUtc="2025-03-27T13:21:00Z">
            <w:rPr>
              <w:color w:val="344449"/>
              <w:spacing w:val="-2"/>
            </w:rPr>
          </w:rPrChange>
        </w:rPr>
        <w:t xml:space="preserve"> </w:t>
      </w:r>
      <w:r w:rsidRPr="001A436D">
        <w:rPr>
          <w:color w:val="344449"/>
        </w:rPr>
        <w:t>meeste</w:t>
      </w:r>
      <w:r w:rsidRPr="001A436D">
        <w:rPr>
          <w:color w:val="344449"/>
          <w:rPrChange w:id="623" w:author="Vannieuwenhuyze Jorre" w:date="2025-03-27T14:21:00Z" w16du:dateUtc="2025-03-27T13:21:00Z">
            <w:rPr>
              <w:color w:val="344449"/>
              <w:spacing w:val="-2"/>
            </w:rPr>
          </w:rPrChange>
        </w:rPr>
        <w:t xml:space="preserve"> </w:t>
      </w:r>
      <w:r w:rsidRPr="001A436D">
        <w:rPr>
          <w:color w:val="344449"/>
        </w:rPr>
        <w:t>gebruikers</w:t>
      </w:r>
      <w:r w:rsidRPr="001A436D">
        <w:rPr>
          <w:color w:val="344449"/>
          <w:rPrChange w:id="624" w:author="Vannieuwenhuyze Jorre" w:date="2025-03-27T14:21:00Z" w16du:dateUtc="2025-03-27T13:21:00Z">
            <w:rPr>
              <w:color w:val="344449"/>
              <w:spacing w:val="-2"/>
            </w:rPr>
          </w:rPrChange>
        </w:rPr>
        <w:t xml:space="preserve"> </w:t>
      </w:r>
      <w:r w:rsidRPr="001A436D">
        <w:rPr>
          <w:color w:val="344449"/>
        </w:rPr>
        <w:t>maar</w:t>
      </w:r>
      <w:r w:rsidRPr="001A436D">
        <w:rPr>
          <w:color w:val="344449"/>
          <w:rPrChange w:id="625" w:author="Vannieuwenhuyze Jorre" w:date="2025-03-27T14:21:00Z" w16du:dateUtc="2025-03-27T13:21:00Z">
            <w:rPr>
              <w:color w:val="344449"/>
              <w:spacing w:val="-2"/>
            </w:rPr>
          </w:rPrChange>
        </w:rPr>
        <w:t xml:space="preserve"> </w:t>
      </w:r>
      <w:r w:rsidRPr="001A436D">
        <w:rPr>
          <w:color w:val="344449"/>
        </w:rPr>
        <w:t>niet</w:t>
      </w:r>
      <w:r w:rsidRPr="001A436D">
        <w:rPr>
          <w:color w:val="344449"/>
          <w:rPrChange w:id="626" w:author="Vannieuwenhuyze Jorre" w:date="2025-03-27T14:21:00Z" w16du:dateUtc="2025-03-27T13:21:00Z">
            <w:rPr>
              <w:color w:val="344449"/>
              <w:spacing w:val="-2"/>
            </w:rPr>
          </w:rPrChange>
        </w:rPr>
        <w:t xml:space="preserve"> </w:t>
      </w:r>
      <w:r w:rsidRPr="001A436D">
        <w:rPr>
          <w:color w:val="344449"/>
        </w:rPr>
        <w:t>voor</w:t>
      </w:r>
      <w:r w:rsidRPr="001A436D">
        <w:rPr>
          <w:color w:val="344449"/>
          <w:rPrChange w:id="627" w:author="Vannieuwenhuyze Jorre" w:date="2025-03-27T14:21:00Z" w16du:dateUtc="2025-03-27T13:21:00Z">
            <w:rPr>
              <w:color w:val="344449"/>
              <w:spacing w:val="-2"/>
            </w:rPr>
          </w:rPrChange>
        </w:rPr>
        <w:t xml:space="preserve"> </w:t>
      </w:r>
      <w:r w:rsidRPr="001A436D">
        <w:rPr>
          <w:color w:val="344449"/>
        </w:rPr>
        <w:t>een</w:t>
      </w:r>
      <w:r w:rsidRPr="001A436D">
        <w:rPr>
          <w:color w:val="344449"/>
          <w:rPrChange w:id="628" w:author="Vannieuwenhuyze Jorre" w:date="2025-03-27T14:21:00Z" w16du:dateUtc="2025-03-27T13:21:00Z">
            <w:rPr>
              <w:color w:val="344449"/>
              <w:spacing w:val="-2"/>
            </w:rPr>
          </w:rPrChange>
        </w:rPr>
        <w:t xml:space="preserve"> </w:t>
      </w:r>
      <w:r w:rsidRPr="001A436D">
        <w:rPr>
          <w:color w:val="344449"/>
        </w:rPr>
        <w:t>selecte</w:t>
      </w:r>
      <w:r w:rsidRPr="001A436D">
        <w:rPr>
          <w:color w:val="344449"/>
          <w:rPrChange w:id="629" w:author="Vannieuwenhuyze Jorre" w:date="2025-03-27T14:21:00Z" w16du:dateUtc="2025-03-27T13:21:00Z">
            <w:rPr>
              <w:color w:val="344449"/>
              <w:spacing w:val="-2"/>
            </w:rPr>
          </w:rPrChange>
        </w:rPr>
        <w:t xml:space="preserve"> </w:t>
      </w:r>
      <w:r w:rsidRPr="001A436D">
        <w:rPr>
          <w:color w:val="344449"/>
        </w:rPr>
        <w:t>groep</w:t>
      </w:r>
      <w:r w:rsidRPr="001A436D">
        <w:rPr>
          <w:color w:val="344449"/>
          <w:rPrChange w:id="630" w:author="Vannieuwenhuyze Jorre" w:date="2025-03-27T14:21:00Z" w16du:dateUtc="2025-03-27T13:21:00Z">
            <w:rPr>
              <w:color w:val="344449"/>
              <w:spacing w:val="-2"/>
            </w:rPr>
          </w:rPrChange>
        </w:rPr>
        <w:t xml:space="preserve"> </w:t>
      </w:r>
      <w:r w:rsidRPr="001A436D">
        <w:rPr>
          <w:color w:val="344449"/>
        </w:rPr>
        <w:t>gebruikers</w:t>
      </w:r>
      <w:r w:rsidRPr="001A436D">
        <w:rPr>
          <w:color w:val="344449"/>
          <w:rPrChange w:id="631" w:author="Vannieuwenhuyze Jorre" w:date="2025-03-27T14:21:00Z" w16du:dateUtc="2025-03-27T13:21:00Z">
            <w:rPr>
              <w:color w:val="344449"/>
              <w:spacing w:val="-3"/>
            </w:rPr>
          </w:rPrChange>
        </w:rPr>
        <w:t xml:space="preserve"> </w:t>
      </w:r>
      <w:r w:rsidRPr="001A436D">
        <w:rPr>
          <w:color w:val="344449"/>
        </w:rPr>
        <w:t>met specifieke behoeften.</w:t>
      </w:r>
      <w:r w:rsidRPr="001A436D">
        <w:rPr>
          <w:color w:val="344449"/>
          <w:rPrChange w:id="632" w:author="Vannieuwenhuyze Jorre" w:date="2025-03-27T14:21:00Z" w16du:dateUtc="2025-03-27T13:21:00Z">
            <w:rPr>
              <w:color w:val="344449"/>
              <w:spacing w:val="40"/>
            </w:rPr>
          </w:rPrChange>
        </w:rPr>
        <w:t xml:space="preserve"> </w:t>
      </w:r>
      <w:ins w:id="633" w:author="Vannieuwenhuyze Jorre" w:date="2025-03-27T14:21:00Z" w16du:dateUtc="2025-03-27T13:21:00Z">
        <w:r w:rsidR="001A436D" w:rsidRPr="001A436D">
          <w:rPr>
            <w:color w:val="344449"/>
            <w:rPrChange w:id="634" w:author="Vannieuwenhuyze Jorre" w:date="2025-03-27T14:21:00Z" w16du:dateUtc="2025-03-27T13:21:00Z">
              <w:rPr>
                <w:color w:val="344449"/>
                <w:spacing w:val="40"/>
              </w:rPr>
            </w:rPrChange>
          </w:rPr>
          <w:t xml:space="preserve">Zo kan onze statistiek </w:t>
        </w:r>
      </w:ins>
      <w:ins w:id="635" w:author="Vannieuwenhuyze Jorre" w:date="2025-03-27T14:22:00Z" w16du:dateUtc="2025-03-27T13:22:00Z">
        <w:r w:rsidR="002A7964">
          <w:rPr>
            <w:color w:val="344449"/>
          </w:rPr>
          <w:t xml:space="preserve">over bevolkingsgrootte op basis van de wettelijke bevolking voldoende zijn voor heel wat gebruikers, </w:t>
        </w:r>
      </w:ins>
      <w:ins w:id="636" w:author="Vannieuwenhuyze Jorre" w:date="2025-03-27T14:23:00Z" w16du:dateUtc="2025-03-27T13:23:00Z">
        <w:r w:rsidR="007F5907">
          <w:rPr>
            <w:color w:val="344449"/>
          </w:rPr>
          <w:t xml:space="preserve">behalve voor een </w:t>
        </w:r>
      </w:ins>
      <w:del w:id="637" w:author="Vannieuwenhuyze Jorre" w:date="2025-03-27T14:23:00Z" w16du:dateUtc="2025-03-27T13:23:00Z">
        <w:r w:rsidRPr="001A436D" w:rsidDel="007F5907">
          <w:rPr>
            <w:color w:val="344449"/>
          </w:rPr>
          <w:delText>Een</w:delText>
        </w:r>
      </w:del>
      <w:proofErr w:type="spellStart"/>
      <w:ins w:id="638" w:author="Vannieuwenhuyze Jorre" w:date="2025-03-27T14:23:00Z" w16du:dateUtc="2025-03-27T13:23:00Z">
        <w:r w:rsidR="007F5907">
          <w:rPr>
            <w:color w:val="344449"/>
          </w:rPr>
          <w:t>specief</w:t>
        </w:r>
        <w:r w:rsidR="00C00369">
          <w:rPr>
            <w:color w:val="344449"/>
          </w:rPr>
          <w:t>ieke</w:t>
        </w:r>
      </w:ins>
      <w:proofErr w:type="spellEnd"/>
      <w:r w:rsidRPr="001A436D">
        <w:rPr>
          <w:color w:val="344449"/>
        </w:rPr>
        <w:t xml:space="preserve"> beleidsmaker die het woonbeleid in Antwerpen moet bepalen</w:t>
      </w:r>
      <w:ins w:id="639" w:author="Vannieuwenhuyze Jorre" w:date="2025-03-27T14:23:00Z" w16du:dateUtc="2025-03-27T13:23:00Z">
        <w:r w:rsidR="00C00369">
          <w:rPr>
            <w:color w:val="344449"/>
          </w:rPr>
          <w:t xml:space="preserve">. Deze beleidsmaker heeft misschien </w:t>
        </w:r>
      </w:ins>
      <w:del w:id="640" w:author="Vannieuwenhuyze Jorre" w:date="2025-03-27T14:23:00Z" w16du:dateUtc="2025-03-27T13:23:00Z">
        <w:r w:rsidRPr="001A436D" w:rsidDel="00C00369">
          <w:rPr>
            <w:color w:val="344449"/>
          </w:rPr>
          <w:delText>,</w:delText>
        </w:r>
        <w:r w:rsidRPr="001A436D" w:rsidDel="00C00369">
          <w:rPr>
            <w:color w:val="344449"/>
            <w:rPrChange w:id="641" w:author="Vannieuwenhuyze Jorre" w:date="2025-03-27T14:21:00Z" w16du:dateUtc="2025-03-27T13:21:00Z">
              <w:rPr>
                <w:color w:val="344449"/>
                <w:spacing w:val="-8"/>
              </w:rPr>
            </w:rPrChange>
          </w:rPr>
          <w:delText xml:space="preserve"> </w:delText>
        </w:r>
        <w:r w:rsidRPr="001A436D" w:rsidDel="00C00369">
          <w:rPr>
            <w:color w:val="344449"/>
          </w:rPr>
          <w:delText>kan</w:delText>
        </w:r>
      </w:del>
      <w:ins w:id="642" w:author="Vannieuwenhuyze Jorre" w:date="2025-03-27T14:23:00Z" w16du:dateUtc="2025-03-27T13:23:00Z">
        <w:r w:rsidR="00C00369">
          <w:rPr>
            <w:color w:val="344449"/>
          </w:rPr>
          <w:t xml:space="preserve">nood </w:t>
        </w:r>
      </w:ins>
      <w:del w:id="643" w:author="Vannieuwenhuyze Jorre" w:date="2025-03-27T14:23:00Z" w16du:dateUtc="2025-03-27T13:23:00Z">
        <w:r w:rsidRPr="001A436D" w:rsidDel="00C00369">
          <w:rPr>
            <w:color w:val="344449"/>
            <w:rPrChange w:id="644" w:author="Vannieuwenhuyze Jorre" w:date="2025-03-27T14:21:00Z" w16du:dateUtc="2025-03-27T13:21:00Z">
              <w:rPr>
                <w:color w:val="344449"/>
                <w:spacing w:val="-8"/>
              </w:rPr>
            </w:rPrChange>
          </w:rPr>
          <w:delText xml:space="preserve"> </w:delText>
        </w:r>
        <w:r w:rsidRPr="001A436D" w:rsidDel="00C00369">
          <w:rPr>
            <w:color w:val="344449"/>
          </w:rPr>
          <w:delText>bijvoorbeeld</w:delText>
        </w:r>
      </w:del>
      <w:ins w:id="645" w:author="Vannieuwenhuyze Jorre" w:date="2025-03-27T14:23:00Z" w16du:dateUtc="2025-03-27T13:23:00Z">
        <w:r w:rsidR="00C00369">
          <w:rPr>
            <w:color w:val="344449"/>
          </w:rPr>
          <w:t>aan</w:t>
        </w:r>
      </w:ins>
      <w:r w:rsidRPr="001A436D">
        <w:rPr>
          <w:color w:val="344449"/>
          <w:rPrChange w:id="646" w:author="Vannieuwenhuyze Jorre" w:date="2025-03-27T14:21:00Z" w16du:dateUtc="2025-03-27T13:21:00Z">
            <w:rPr>
              <w:color w:val="344449"/>
              <w:spacing w:val="-8"/>
            </w:rPr>
          </w:rPrChange>
        </w:rPr>
        <w:t xml:space="preserve"> </w:t>
      </w:r>
      <w:r w:rsidRPr="001A436D">
        <w:rPr>
          <w:color w:val="344449"/>
        </w:rPr>
        <w:t>exacte</w:t>
      </w:r>
      <w:r w:rsidRPr="001A436D">
        <w:rPr>
          <w:color w:val="344449"/>
          <w:rPrChange w:id="647" w:author="Vannieuwenhuyze Jorre" w:date="2025-03-27T14:21:00Z" w16du:dateUtc="2025-03-27T13:21:00Z">
            <w:rPr>
              <w:color w:val="344449"/>
              <w:spacing w:val="-8"/>
            </w:rPr>
          </w:rPrChange>
        </w:rPr>
        <w:t xml:space="preserve"> </w:t>
      </w:r>
      <w:r w:rsidRPr="001A436D">
        <w:rPr>
          <w:color w:val="344449"/>
        </w:rPr>
        <w:t>cijfers</w:t>
      </w:r>
      <w:r w:rsidRPr="001A436D">
        <w:rPr>
          <w:color w:val="344449"/>
          <w:rPrChange w:id="648" w:author="Vannieuwenhuyze Jorre" w:date="2025-03-27T14:21:00Z" w16du:dateUtc="2025-03-27T13:21:00Z">
            <w:rPr>
              <w:color w:val="344449"/>
              <w:spacing w:val="-8"/>
            </w:rPr>
          </w:rPrChange>
        </w:rPr>
        <w:t xml:space="preserve"> </w:t>
      </w:r>
      <w:del w:id="649" w:author="Vannieuwenhuyze Jorre" w:date="2025-03-27T14:23:00Z" w16du:dateUtc="2025-03-27T13:23:00Z">
        <w:r w:rsidRPr="001A436D" w:rsidDel="00C00369">
          <w:rPr>
            <w:color w:val="344449"/>
          </w:rPr>
          <w:delText>nodig</w:delText>
        </w:r>
        <w:r w:rsidRPr="001A436D" w:rsidDel="00C00369">
          <w:rPr>
            <w:color w:val="344449"/>
            <w:rPrChange w:id="650" w:author="Vannieuwenhuyze Jorre" w:date="2025-03-27T14:21:00Z" w16du:dateUtc="2025-03-27T13:21:00Z">
              <w:rPr>
                <w:color w:val="344449"/>
                <w:spacing w:val="-8"/>
              </w:rPr>
            </w:rPrChange>
          </w:rPr>
          <w:delText xml:space="preserve"> </w:delText>
        </w:r>
        <w:r w:rsidRPr="001A436D" w:rsidDel="00C00369">
          <w:rPr>
            <w:color w:val="344449"/>
          </w:rPr>
          <w:delText>hebben</w:delText>
        </w:r>
        <w:r w:rsidRPr="001A436D" w:rsidDel="00C00369">
          <w:rPr>
            <w:color w:val="344449"/>
            <w:rPrChange w:id="651" w:author="Vannieuwenhuyze Jorre" w:date="2025-03-27T14:21:00Z" w16du:dateUtc="2025-03-27T13:21:00Z">
              <w:rPr>
                <w:color w:val="344449"/>
                <w:spacing w:val="-8"/>
              </w:rPr>
            </w:rPrChange>
          </w:rPr>
          <w:delText xml:space="preserve"> </w:delText>
        </w:r>
      </w:del>
      <w:r w:rsidRPr="001A436D">
        <w:rPr>
          <w:color w:val="344449"/>
        </w:rPr>
        <w:t>over</w:t>
      </w:r>
      <w:r w:rsidRPr="001A436D">
        <w:rPr>
          <w:color w:val="344449"/>
          <w:rPrChange w:id="652" w:author="Vannieuwenhuyze Jorre" w:date="2025-03-27T14:21:00Z" w16du:dateUtc="2025-03-27T13:21:00Z">
            <w:rPr>
              <w:color w:val="344449"/>
              <w:spacing w:val="-8"/>
            </w:rPr>
          </w:rPrChange>
        </w:rPr>
        <w:t xml:space="preserve"> </w:t>
      </w:r>
      <w:r w:rsidRPr="001A436D">
        <w:rPr>
          <w:color w:val="344449"/>
        </w:rPr>
        <w:t>de</w:t>
      </w:r>
      <w:r w:rsidRPr="001A436D">
        <w:rPr>
          <w:color w:val="344449"/>
          <w:rPrChange w:id="653" w:author="Vannieuwenhuyze Jorre" w:date="2025-03-27T14:21:00Z" w16du:dateUtc="2025-03-27T13:21:00Z">
            <w:rPr>
              <w:color w:val="344449"/>
              <w:spacing w:val="-8"/>
            </w:rPr>
          </w:rPrChange>
        </w:rPr>
        <w:t xml:space="preserve"> </w:t>
      </w:r>
      <w:r w:rsidRPr="001A436D">
        <w:rPr>
          <w:color w:val="344449"/>
        </w:rPr>
        <w:t>verblijvende</w:t>
      </w:r>
      <w:r w:rsidRPr="001A436D">
        <w:rPr>
          <w:color w:val="344449"/>
          <w:rPrChange w:id="654" w:author="Vannieuwenhuyze Jorre" w:date="2025-03-27T14:21:00Z" w16du:dateUtc="2025-03-27T13:21:00Z">
            <w:rPr>
              <w:color w:val="344449"/>
              <w:spacing w:val="-8"/>
            </w:rPr>
          </w:rPrChange>
        </w:rPr>
        <w:t xml:space="preserve"> </w:t>
      </w:r>
      <w:r w:rsidRPr="001A436D">
        <w:rPr>
          <w:color w:val="344449"/>
        </w:rPr>
        <w:t>bevol</w:t>
      </w:r>
      <w:del w:id="655" w:author="Vannieuwenhuyze Jorre" w:date="2025-02-17T16:27:00Z" w16du:dateUtc="2025-02-17T15:27:00Z">
        <w:r w:rsidRPr="001A436D" w:rsidDel="0035573E">
          <w:rPr>
            <w:color w:val="344449"/>
          </w:rPr>
          <w:delText xml:space="preserve">‐ </w:delText>
        </w:r>
      </w:del>
      <w:r w:rsidRPr="001A436D">
        <w:rPr>
          <w:color w:val="344449"/>
        </w:rPr>
        <w:t>king</w:t>
      </w:r>
      <w:r w:rsidRPr="001A436D">
        <w:rPr>
          <w:color w:val="344449"/>
          <w:rPrChange w:id="656" w:author="Vannieuwenhuyze Jorre" w:date="2025-03-27T14:21:00Z" w16du:dateUtc="2025-03-27T13:21:00Z">
            <w:rPr>
              <w:color w:val="344449"/>
              <w:spacing w:val="-11"/>
            </w:rPr>
          </w:rPrChange>
        </w:rPr>
        <w:t xml:space="preserve"> </w:t>
      </w:r>
      <w:r w:rsidRPr="001A436D">
        <w:rPr>
          <w:color w:val="344449"/>
        </w:rPr>
        <w:t>in</w:t>
      </w:r>
      <w:r w:rsidRPr="001A436D">
        <w:rPr>
          <w:color w:val="344449"/>
          <w:rPrChange w:id="657" w:author="Vannieuwenhuyze Jorre" w:date="2025-03-27T14:21:00Z" w16du:dateUtc="2025-03-27T13:21:00Z">
            <w:rPr>
              <w:color w:val="344449"/>
              <w:spacing w:val="-11"/>
            </w:rPr>
          </w:rPrChange>
        </w:rPr>
        <w:t xml:space="preserve"> </w:t>
      </w:r>
      <w:r w:rsidRPr="001A436D">
        <w:rPr>
          <w:color w:val="344449"/>
        </w:rPr>
        <w:t>plaats</w:t>
      </w:r>
      <w:r w:rsidRPr="001A436D">
        <w:rPr>
          <w:color w:val="344449"/>
          <w:rPrChange w:id="658" w:author="Vannieuwenhuyze Jorre" w:date="2025-03-27T14:21:00Z" w16du:dateUtc="2025-03-27T13:21:00Z">
            <w:rPr>
              <w:color w:val="344449"/>
              <w:spacing w:val="-11"/>
            </w:rPr>
          </w:rPrChange>
        </w:rPr>
        <w:t xml:space="preserve"> </w:t>
      </w:r>
      <w:r w:rsidRPr="001A436D">
        <w:rPr>
          <w:color w:val="344449"/>
        </w:rPr>
        <w:t>van</w:t>
      </w:r>
      <w:r w:rsidRPr="001A436D">
        <w:rPr>
          <w:color w:val="344449"/>
          <w:rPrChange w:id="659" w:author="Vannieuwenhuyze Jorre" w:date="2025-03-27T14:21:00Z" w16du:dateUtc="2025-03-27T13:21:00Z">
            <w:rPr>
              <w:color w:val="344449"/>
              <w:spacing w:val="-11"/>
            </w:rPr>
          </w:rPrChange>
        </w:rPr>
        <w:t xml:space="preserve"> </w:t>
      </w:r>
      <w:r w:rsidRPr="001A436D">
        <w:rPr>
          <w:color w:val="344449"/>
        </w:rPr>
        <w:t>de</w:t>
      </w:r>
      <w:r w:rsidRPr="001A436D">
        <w:rPr>
          <w:color w:val="344449"/>
          <w:rPrChange w:id="660" w:author="Vannieuwenhuyze Jorre" w:date="2025-03-27T14:21:00Z" w16du:dateUtc="2025-03-27T13:21:00Z">
            <w:rPr>
              <w:color w:val="344449"/>
              <w:spacing w:val="-11"/>
            </w:rPr>
          </w:rPrChange>
        </w:rPr>
        <w:t xml:space="preserve"> </w:t>
      </w:r>
      <w:r w:rsidRPr="001A436D">
        <w:rPr>
          <w:color w:val="344449"/>
        </w:rPr>
        <w:t>wettelijke</w:t>
      </w:r>
      <w:r w:rsidRPr="001A436D">
        <w:rPr>
          <w:color w:val="344449"/>
          <w:rPrChange w:id="661" w:author="Vannieuwenhuyze Jorre" w:date="2025-03-27T14:21:00Z" w16du:dateUtc="2025-03-27T13:21:00Z">
            <w:rPr>
              <w:color w:val="344449"/>
              <w:spacing w:val="-11"/>
            </w:rPr>
          </w:rPrChange>
        </w:rPr>
        <w:t xml:space="preserve"> </w:t>
      </w:r>
      <w:r w:rsidRPr="001A436D">
        <w:rPr>
          <w:color w:val="344449"/>
        </w:rPr>
        <w:t xml:space="preserve">bevolking. </w:t>
      </w:r>
      <w:ins w:id="662" w:author="Vannieuwenhuyze Jorre" w:date="2025-02-18T10:09:00Z" w16du:dateUtc="2025-02-18T09:09:00Z">
        <w:r w:rsidR="001C73A6" w:rsidRPr="001A436D">
          <w:rPr>
            <w:color w:val="344449"/>
          </w:rPr>
          <w:t xml:space="preserve">Ook </w:t>
        </w:r>
      </w:ins>
      <w:del w:id="663" w:author="Vannieuwenhuyze Jorre" w:date="2025-02-18T10:09:00Z" w16du:dateUtc="2025-02-18T09:09:00Z">
        <w:r w:rsidRPr="001A436D" w:rsidDel="001C73A6">
          <w:rPr>
            <w:color w:val="344449"/>
          </w:rPr>
          <w:delText>I</w:delText>
        </w:r>
      </w:del>
      <w:ins w:id="664" w:author="Vannieuwenhuyze Jorre" w:date="2025-02-18T10:09:00Z" w16du:dateUtc="2025-02-18T09:09:00Z">
        <w:r w:rsidR="001C73A6" w:rsidRPr="001A436D">
          <w:rPr>
            <w:color w:val="344449"/>
          </w:rPr>
          <w:t>i</w:t>
        </w:r>
      </w:ins>
      <w:r w:rsidRPr="001A436D">
        <w:rPr>
          <w:color w:val="344449"/>
        </w:rPr>
        <w:t>n</w:t>
      </w:r>
      <w:r w:rsidRPr="001A436D">
        <w:rPr>
          <w:color w:val="344449"/>
          <w:rPrChange w:id="665" w:author="Vannieuwenhuyze Jorre" w:date="2025-03-27T14:21:00Z" w16du:dateUtc="2025-03-27T13:21:00Z">
            <w:rPr>
              <w:color w:val="344449"/>
              <w:spacing w:val="-11"/>
            </w:rPr>
          </w:rPrChange>
        </w:rPr>
        <w:t xml:space="preserve"> </w:t>
      </w:r>
      <w:r w:rsidRPr="001A436D">
        <w:rPr>
          <w:color w:val="344449"/>
        </w:rPr>
        <w:t>zo’n</w:t>
      </w:r>
      <w:r w:rsidRPr="001A436D">
        <w:rPr>
          <w:color w:val="344449"/>
          <w:rPrChange w:id="666" w:author="Vannieuwenhuyze Jorre" w:date="2025-03-27T14:21:00Z" w16du:dateUtc="2025-03-27T13:21:00Z">
            <w:rPr>
              <w:color w:val="344449"/>
              <w:spacing w:val="-11"/>
            </w:rPr>
          </w:rPrChange>
        </w:rPr>
        <w:t xml:space="preserve"> </w:t>
      </w:r>
      <w:r w:rsidRPr="001A436D">
        <w:rPr>
          <w:color w:val="344449"/>
        </w:rPr>
        <w:t>geval</w:t>
      </w:r>
      <w:r w:rsidRPr="001A436D">
        <w:rPr>
          <w:color w:val="344449"/>
          <w:rPrChange w:id="667" w:author="Vannieuwenhuyze Jorre" w:date="2025-03-27T14:21:00Z" w16du:dateUtc="2025-03-27T13:21:00Z">
            <w:rPr>
              <w:color w:val="344449"/>
              <w:spacing w:val="-11"/>
            </w:rPr>
          </w:rPrChange>
        </w:rPr>
        <w:t xml:space="preserve"> </w:t>
      </w:r>
      <w:r w:rsidRPr="001A436D">
        <w:rPr>
          <w:color w:val="344449"/>
        </w:rPr>
        <w:t>ontstaat</w:t>
      </w:r>
      <w:r w:rsidRPr="001A436D">
        <w:rPr>
          <w:color w:val="344449"/>
          <w:rPrChange w:id="668" w:author="Vannieuwenhuyze Jorre" w:date="2025-03-27T14:21:00Z" w16du:dateUtc="2025-03-27T13:21:00Z">
            <w:rPr>
              <w:color w:val="344449"/>
              <w:spacing w:val="-11"/>
            </w:rPr>
          </w:rPrChange>
        </w:rPr>
        <w:t xml:space="preserve"> </w:t>
      </w:r>
      <w:r w:rsidRPr="001A436D">
        <w:rPr>
          <w:color w:val="344449"/>
        </w:rPr>
        <w:t>er</w:t>
      </w:r>
      <w:r w:rsidRPr="001A436D">
        <w:rPr>
          <w:color w:val="344449"/>
          <w:rPrChange w:id="669" w:author="Vannieuwenhuyze Jorre" w:date="2025-03-27T14:21:00Z" w16du:dateUtc="2025-03-27T13:21:00Z">
            <w:rPr>
              <w:color w:val="344449"/>
              <w:spacing w:val="-11"/>
            </w:rPr>
          </w:rPrChange>
        </w:rPr>
        <w:t xml:space="preserve"> </w:t>
      </w:r>
      <w:r w:rsidRPr="001A436D">
        <w:rPr>
          <w:color w:val="344449"/>
        </w:rPr>
        <w:t>een</w:t>
      </w:r>
      <w:r w:rsidRPr="001A436D">
        <w:rPr>
          <w:color w:val="344449"/>
          <w:rPrChange w:id="670" w:author="Vannieuwenhuyze Jorre" w:date="2025-03-27T14:21:00Z" w16du:dateUtc="2025-03-27T13:21:00Z">
            <w:rPr>
              <w:color w:val="344449"/>
              <w:spacing w:val="-11"/>
            </w:rPr>
          </w:rPrChange>
        </w:rPr>
        <w:t xml:space="preserve"> </w:t>
      </w:r>
      <w:r w:rsidRPr="001A436D">
        <w:rPr>
          <w:color w:val="344449"/>
        </w:rPr>
        <w:t>gebruikers</w:t>
      </w:r>
      <w:del w:id="671" w:author="Vannieuwenhuyze Jorre" w:date="2025-02-17T16:33:00Z" w16du:dateUtc="2025-02-17T15:33:00Z">
        <w:r w:rsidRPr="001A436D" w:rsidDel="009B2729">
          <w:rPr>
            <w:color w:val="344449"/>
          </w:rPr>
          <w:delText xml:space="preserve">‐ </w:delText>
        </w:r>
      </w:del>
      <w:r w:rsidRPr="001A436D">
        <w:rPr>
          <w:color w:val="344449"/>
        </w:rPr>
        <w:t>behoefte waar we met de statistiek ‘Aantal inwoners in Antwerpen’ niet aan vol</w:t>
      </w:r>
      <w:del w:id="672" w:author="Vannieuwenhuyze Jorre" w:date="2025-02-17T16:33:00Z" w16du:dateUtc="2025-02-17T15:33:00Z">
        <w:r w:rsidRPr="001A436D" w:rsidDel="009B2729">
          <w:rPr>
            <w:color w:val="344449"/>
          </w:rPr>
          <w:delText xml:space="preserve">‐ </w:delText>
        </w:r>
      </w:del>
      <w:r w:rsidRPr="001A436D">
        <w:rPr>
          <w:color w:val="344449"/>
        </w:rPr>
        <w:t>doen.</w:t>
      </w:r>
      <w:r w:rsidRPr="001A436D">
        <w:rPr>
          <w:color w:val="344449"/>
          <w:rPrChange w:id="673" w:author="Vannieuwenhuyze Jorre" w:date="2025-03-27T14:21:00Z" w16du:dateUtc="2025-03-27T13:21:00Z">
            <w:rPr>
              <w:color w:val="344449"/>
              <w:spacing w:val="11"/>
            </w:rPr>
          </w:rPrChange>
        </w:rPr>
        <w:t xml:space="preserve"> </w:t>
      </w:r>
      <w:r w:rsidRPr="001A436D">
        <w:rPr>
          <w:color w:val="344449"/>
        </w:rPr>
        <w:t>Als</w:t>
      </w:r>
      <w:r w:rsidRPr="001A436D">
        <w:rPr>
          <w:color w:val="344449"/>
          <w:rPrChange w:id="674" w:author="Vannieuwenhuyze Jorre" w:date="2025-03-27T14:21:00Z" w16du:dateUtc="2025-03-27T13:21:00Z">
            <w:rPr>
              <w:color w:val="344449"/>
              <w:spacing w:val="-6"/>
            </w:rPr>
          </w:rPrChange>
        </w:rPr>
        <w:t xml:space="preserve"> </w:t>
      </w:r>
      <w:r w:rsidRPr="001A436D">
        <w:rPr>
          <w:color w:val="344449"/>
        </w:rPr>
        <w:t>we</w:t>
      </w:r>
      <w:r w:rsidRPr="001A436D">
        <w:rPr>
          <w:color w:val="344449"/>
          <w:rPrChange w:id="675" w:author="Vannieuwenhuyze Jorre" w:date="2025-03-27T14:21:00Z" w16du:dateUtc="2025-03-27T13:21:00Z">
            <w:rPr>
              <w:color w:val="344449"/>
              <w:spacing w:val="-6"/>
            </w:rPr>
          </w:rPrChange>
        </w:rPr>
        <w:t xml:space="preserve"> </w:t>
      </w:r>
      <w:r w:rsidRPr="001A436D">
        <w:rPr>
          <w:color w:val="344449"/>
        </w:rPr>
        <w:t>besluiten</w:t>
      </w:r>
      <w:r w:rsidRPr="001A436D">
        <w:rPr>
          <w:color w:val="344449"/>
          <w:rPrChange w:id="676" w:author="Vannieuwenhuyze Jorre" w:date="2025-03-27T14:21:00Z" w16du:dateUtc="2025-03-27T13:21:00Z">
            <w:rPr>
              <w:color w:val="344449"/>
              <w:spacing w:val="-6"/>
            </w:rPr>
          </w:rPrChange>
        </w:rPr>
        <w:t xml:space="preserve"> </w:t>
      </w:r>
      <w:r w:rsidRPr="001A436D">
        <w:rPr>
          <w:color w:val="344449"/>
        </w:rPr>
        <w:t>in</w:t>
      </w:r>
      <w:r w:rsidRPr="001A436D">
        <w:rPr>
          <w:color w:val="344449"/>
          <w:rPrChange w:id="677" w:author="Vannieuwenhuyze Jorre" w:date="2025-03-27T14:21:00Z" w16du:dateUtc="2025-03-27T13:21:00Z">
            <w:rPr>
              <w:color w:val="344449"/>
              <w:spacing w:val="-6"/>
            </w:rPr>
          </w:rPrChange>
        </w:rPr>
        <w:t xml:space="preserve"> </w:t>
      </w:r>
      <w:r w:rsidRPr="001A436D">
        <w:rPr>
          <w:color w:val="344449"/>
        </w:rPr>
        <w:t>te</w:t>
      </w:r>
      <w:r w:rsidRPr="001A436D">
        <w:rPr>
          <w:color w:val="344449"/>
          <w:rPrChange w:id="678" w:author="Vannieuwenhuyze Jorre" w:date="2025-03-27T14:21:00Z" w16du:dateUtc="2025-03-27T13:21:00Z">
            <w:rPr>
              <w:color w:val="344449"/>
              <w:spacing w:val="-6"/>
            </w:rPr>
          </w:rPrChange>
        </w:rPr>
        <w:t xml:space="preserve"> </w:t>
      </w:r>
      <w:r w:rsidRPr="001A436D">
        <w:rPr>
          <w:color w:val="344449"/>
        </w:rPr>
        <w:t>spelen</w:t>
      </w:r>
      <w:r w:rsidRPr="001A436D">
        <w:rPr>
          <w:color w:val="344449"/>
          <w:rPrChange w:id="679" w:author="Vannieuwenhuyze Jorre" w:date="2025-03-27T14:21:00Z" w16du:dateUtc="2025-03-27T13:21:00Z">
            <w:rPr>
              <w:color w:val="344449"/>
              <w:spacing w:val="-6"/>
            </w:rPr>
          </w:rPrChange>
        </w:rPr>
        <w:t xml:space="preserve"> </w:t>
      </w:r>
      <w:r w:rsidRPr="001A436D">
        <w:rPr>
          <w:color w:val="344449"/>
        </w:rPr>
        <w:t>op</w:t>
      </w:r>
      <w:r w:rsidRPr="001A436D">
        <w:rPr>
          <w:color w:val="344449"/>
          <w:rPrChange w:id="680" w:author="Vannieuwenhuyze Jorre" w:date="2025-03-27T14:21:00Z" w16du:dateUtc="2025-03-27T13:21:00Z">
            <w:rPr>
              <w:color w:val="344449"/>
              <w:spacing w:val="-6"/>
            </w:rPr>
          </w:rPrChange>
        </w:rPr>
        <w:t xml:space="preserve"> </w:t>
      </w:r>
      <w:r w:rsidRPr="001A436D">
        <w:rPr>
          <w:color w:val="344449"/>
        </w:rPr>
        <w:t>de</w:t>
      </w:r>
      <w:r w:rsidRPr="001A436D">
        <w:rPr>
          <w:color w:val="344449"/>
          <w:rPrChange w:id="681" w:author="Vannieuwenhuyze Jorre" w:date="2025-03-27T14:21:00Z" w16du:dateUtc="2025-03-27T13:21:00Z">
            <w:rPr>
              <w:color w:val="344449"/>
              <w:spacing w:val="-6"/>
            </w:rPr>
          </w:rPrChange>
        </w:rPr>
        <w:t xml:space="preserve"> </w:t>
      </w:r>
      <w:r w:rsidRPr="001A436D">
        <w:rPr>
          <w:color w:val="344449"/>
        </w:rPr>
        <w:t>behoefte</w:t>
      </w:r>
      <w:r w:rsidRPr="001A436D">
        <w:rPr>
          <w:color w:val="344449"/>
          <w:rPrChange w:id="682" w:author="Vannieuwenhuyze Jorre" w:date="2025-03-27T14:21:00Z" w16du:dateUtc="2025-03-27T13:21:00Z">
            <w:rPr>
              <w:color w:val="344449"/>
              <w:spacing w:val="-6"/>
            </w:rPr>
          </w:rPrChange>
        </w:rPr>
        <w:t xml:space="preserve"> </w:t>
      </w:r>
      <w:r w:rsidRPr="001A436D">
        <w:rPr>
          <w:color w:val="344449"/>
        </w:rPr>
        <w:t>van</w:t>
      </w:r>
      <w:r w:rsidRPr="001A436D">
        <w:rPr>
          <w:color w:val="344449"/>
          <w:rPrChange w:id="683" w:author="Vannieuwenhuyze Jorre" w:date="2025-03-27T14:21:00Z" w16du:dateUtc="2025-03-27T13:21:00Z">
            <w:rPr>
              <w:color w:val="344449"/>
              <w:spacing w:val="-6"/>
            </w:rPr>
          </w:rPrChange>
        </w:rPr>
        <w:t xml:space="preserve"> </w:t>
      </w:r>
      <w:r w:rsidRPr="001A436D">
        <w:rPr>
          <w:color w:val="344449"/>
        </w:rPr>
        <w:t>deze</w:t>
      </w:r>
      <w:r w:rsidRPr="001A436D">
        <w:rPr>
          <w:color w:val="344449"/>
          <w:rPrChange w:id="684" w:author="Vannieuwenhuyze Jorre" w:date="2025-03-27T14:21:00Z" w16du:dateUtc="2025-03-27T13:21:00Z">
            <w:rPr>
              <w:color w:val="344449"/>
              <w:spacing w:val="-6"/>
            </w:rPr>
          </w:rPrChange>
        </w:rPr>
        <w:t xml:space="preserve"> </w:t>
      </w:r>
      <w:del w:id="685" w:author="Vannieuwenhuyze Jorre" w:date="2025-03-27T14:24:00Z" w16du:dateUtc="2025-03-27T13:24:00Z">
        <w:r w:rsidRPr="001A436D" w:rsidDel="00C00369">
          <w:rPr>
            <w:color w:val="344449"/>
          </w:rPr>
          <w:delText>selecte</w:delText>
        </w:r>
        <w:r w:rsidRPr="001A436D" w:rsidDel="00C00369">
          <w:rPr>
            <w:color w:val="344449"/>
            <w:rPrChange w:id="686" w:author="Vannieuwenhuyze Jorre" w:date="2025-03-27T14:21:00Z" w16du:dateUtc="2025-03-27T13:21:00Z">
              <w:rPr>
                <w:color w:val="344449"/>
                <w:spacing w:val="-6"/>
              </w:rPr>
            </w:rPrChange>
          </w:rPr>
          <w:delText xml:space="preserve"> </w:delText>
        </w:r>
        <w:r w:rsidRPr="001A436D" w:rsidDel="00C00369">
          <w:rPr>
            <w:color w:val="344449"/>
          </w:rPr>
          <w:delText>groep</w:delText>
        </w:r>
      </w:del>
      <w:ins w:id="687" w:author="Vannieuwenhuyze Jorre" w:date="2025-03-27T14:24:00Z" w16du:dateUtc="2025-03-27T13:24:00Z">
        <w:r w:rsidR="00C00369">
          <w:rPr>
            <w:color w:val="344449"/>
          </w:rPr>
          <w:t>ene specifieke</w:t>
        </w:r>
      </w:ins>
      <w:r w:rsidRPr="001A436D">
        <w:rPr>
          <w:color w:val="344449"/>
          <w:rPrChange w:id="688" w:author="Vannieuwenhuyze Jorre" w:date="2025-03-27T14:21:00Z" w16du:dateUtc="2025-03-27T13:21:00Z">
            <w:rPr>
              <w:color w:val="344449"/>
              <w:spacing w:val="-6"/>
            </w:rPr>
          </w:rPrChange>
        </w:rPr>
        <w:t xml:space="preserve"> </w:t>
      </w:r>
      <w:r w:rsidRPr="001A436D">
        <w:rPr>
          <w:color w:val="344449"/>
        </w:rPr>
        <w:t>gebrui</w:t>
      </w:r>
      <w:del w:id="689" w:author="Vannieuwenhuyze Jorre" w:date="2025-02-17T16:33:00Z" w16du:dateUtc="2025-02-17T15:33:00Z">
        <w:r w:rsidRPr="001A436D" w:rsidDel="009B2729">
          <w:rPr>
            <w:color w:val="344449"/>
          </w:rPr>
          <w:delText xml:space="preserve">‐ </w:delText>
        </w:r>
      </w:del>
      <w:r w:rsidRPr="001A436D">
        <w:rPr>
          <w:color w:val="344449"/>
        </w:rPr>
        <w:t>ker</w:t>
      </w:r>
      <w:del w:id="690" w:author="Vannieuwenhuyze Jorre" w:date="2025-03-27T14:24:00Z" w16du:dateUtc="2025-03-27T13:24:00Z">
        <w:r w:rsidRPr="001A436D" w:rsidDel="00C00369">
          <w:rPr>
            <w:color w:val="344449"/>
          </w:rPr>
          <w:delText>s</w:delText>
        </w:r>
      </w:del>
      <w:r w:rsidRPr="001A436D">
        <w:rPr>
          <w:color w:val="344449"/>
        </w:rPr>
        <w:t>,</w:t>
      </w:r>
      <w:r w:rsidRPr="001A436D">
        <w:rPr>
          <w:color w:val="344449"/>
          <w:rPrChange w:id="691" w:author="Vannieuwenhuyze Jorre" w:date="2025-03-27T14:21:00Z" w16du:dateUtc="2025-03-27T13:21:00Z">
            <w:rPr>
              <w:color w:val="344449"/>
              <w:spacing w:val="-8"/>
            </w:rPr>
          </w:rPrChange>
        </w:rPr>
        <w:t xml:space="preserve"> </w:t>
      </w:r>
      <w:r w:rsidRPr="001A436D">
        <w:rPr>
          <w:color w:val="344449"/>
        </w:rPr>
        <w:t>moeten</w:t>
      </w:r>
      <w:r w:rsidRPr="001A436D">
        <w:rPr>
          <w:color w:val="344449"/>
          <w:rPrChange w:id="692" w:author="Vannieuwenhuyze Jorre" w:date="2025-03-27T14:21:00Z" w16du:dateUtc="2025-03-27T13:21:00Z">
            <w:rPr>
              <w:color w:val="344449"/>
              <w:spacing w:val="-8"/>
            </w:rPr>
          </w:rPrChange>
        </w:rPr>
        <w:t xml:space="preserve"> </w:t>
      </w:r>
      <w:r w:rsidRPr="001A436D">
        <w:rPr>
          <w:color w:val="344449"/>
        </w:rPr>
        <w:t>we</w:t>
      </w:r>
      <w:r w:rsidRPr="001A436D">
        <w:rPr>
          <w:color w:val="344449"/>
          <w:rPrChange w:id="693" w:author="Vannieuwenhuyze Jorre" w:date="2025-03-27T14:21:00Z" w16du:dateUtc="2025-03-27T13:21:00Z">
            <w:rPr>
              <w:color w:val="344449"/>
              <w:spacing w:val="-8"/>
            </w:rPr>
          </w:rPrChange>
        </w:rPr>
        <w:t xml:space="preserve"> </w:t>
      </w:r>
      <w:r w:rsidRPr="001A436D">
        <w:rPr>
          <w:color w:val="344449"/>
        </w:rPr>
        <w:t>onze</w:t>
      </w:r>
      <w:r w:rsidRPr="001A436D">
        <w:rPr>
          <w:color w:val="344449"/>
          <w:rPrChange w:id="694" w:author="Vannieuwenhuyze Jorre" w:date="2025-03-27T14:21:00Z" w16du:dateUtc="2025-03-27T13:21:00Z">
            <w:rPr>
              <w:color w:val="344449"/>
              <w:spacing w:val="-8"/>
            </w:rPr>
          </w:rPrChange>
        </w:rPr>
        <w:t xml:space="preserve"> </w:t>
      </w:r>
      <w:r w:rsidRPr="001A436D">
        <w:rPr>
          <w:color w:val="344449"/>
        </w:rPr>
        <w:t>publicatiestrategie</w:t>
      </w:r>
      <w:r w:rsidRPr="001A436D">
        <w:rPr>
          <w:color w:val="344449"/>
          <w:rPrChange w:id="695" w:author="Vannieuwenhuyze Jorre" w:date="2025-03-27T14:21:00Z" w16du:dateUtc="2025-03-27T13:21:00Z">
            <w:rPr>
              <w:color w:val="344449"/>
              <w:spacing w:val="-8"/>
            </w:rPr>
          </w:rPrChange>
        </w:rPr>
        <w:t xml:space="preserve"> </w:t>
      </w:r>
      <w:r w:rsidRPr="001A436D">
        <w:rPr>
          <w:color w:val="344449"/>
        </w:rPr>
        <w:t>herzien.</w:t>
      </w:r>
      <w:r w:rsidRPr="001A436D">
        <w:rPr>
          <w:color w:val="344449"/>
          <w:rPrChange w:id="696" w:author="Vannieuwenhuyze Jorre" w:date="2025-03-27T14:21:00Z" w16du:dateUtc="2025-03-27T13:21:00Z">
            <w:rPr>
              <w:color w:val="344449"/>
              <w:spacing w:val="11"/>
            </w:rPr>
          </w:rPrChange>
        </w:rPr>
        <w:t xml:space="preserve"> </w:t>
      </w:r>
      <w:r w:rsidRPr="001A436D">
        <w:rPr>
          <w:color w:val="344449"/>
        </w:rPr>
        <w:t>We</w:t>
      </w:r>
      <w:r w:rsidRPr="001A436D">
        <w:rPr>
          <w:color w:val="344449"/>
          <w:rPrChange w:id="697" w:author="Vannieuwenhuyze Jorre" w:date="2025-03-27T14:21:00Z" w16du:dateUtc="2025-03-27T13:21:00Z">
            <w:rPr>
              <w:color w:val="344449"/>
              <w:spacing w:val="-8"/>
            </w:rPr>
          </w:rPrChange>
        </w:rPr>
        <w:t xml:space="preserve"> </w:t>
      </w:r>
      <w:r w:rsidRPr="001A436D">
        <w:rPr>
          <w:color w:val="344449"/>
        </w:rPr>
        <w:t>produceren</w:t>
      </w:r>
      <w:r w:rsidRPr="001A436D">
        <w:rPr>
          <w:color w:val="344449"/>
          <w:rPrChange w:id="698" w:author="Vannieuwenhuyze Jorre" w:date="2025-03-27T14:21:00Z" w16du:dateUtc="2025-03-27T13:21:00Z">
            <w:rPr>
              <w:color w:val="344449"/>
              <w:spacing w:val="-8"/>
            </w:rPr>
          </w:rPrChange>
        </w:rPr>
        <w:t xml:space="preserve"> </w:t>
      </w:r>
      <w:r w:rsidRPr="001A436D">
        <w:rPr>
          <w:color w:val="344449"/>
        </w:rPr>
        <w:t>dan</w:t>
      </w:r>
      <w:r w:rsidRPr="001A436D">
        <w:rPr>
          <w:color w:val="344449"/>
          <w:rPrChange w:id="699" w:author="Vannieuwenhuyze Jorre" w:date="2025-03-27T14:21:00Z" w16du:dateUtc="2025-03-27T13:21:00Z">
            <w:rPr>
              <w:color w:val="344449"/>
              <w:spacing w:val="-8"/>
            </w:rPr>
          </w:rPrChange>
        </w:rPr>
        <w:t xml:space="preserve"> </w:t>
      </w:r>
      <w:r w:rsidRPr="001A436D">
        <w:rPr>
          <w:color w:val="344449"/>
        </w:rPr>
        <w:t>niet</w:t>
      </w:r>
      <w:r w:rsidRPr="001A436D">
        <w:rPr>
          <w:color w:val="344449"/>
          <w:rPrChange w:id="700" w:author="Vannieuwenhuyze Jorre" w:date="2025-03-27T14:21:00Z" w16du:dateUtc="2025-03-27T13:21:00Z">
            <w:rPr>
              <w:color w:val="344449"/>
              <w:spacing w:val="-9"/>
            </w:rPr>
          </w:rPrChange>
        </w:rPr>
        <w:t xml:space="preserve"> </w:t>
      </w:r>
      <w:r w:rsidRPr="001A436D">
        <w:rPr>
          <w:color w:val="344449"/>
        </w:rPr>
        <w:t>langer één statistiek over “het aantal inwoners in Antwerpen”, maar twee afzonderlijke statistieken:</w:t>
      </w:r>
      <w:r w:rsidRPr="001A436D">
        <w:rPr>
          <w:color w:val="344449"/>
          <w:rPrChange w:id="701" w:author="Vannieuwenhuyze Jorre" w:date="2025-03-27T14:21:00Z" w16du:dateUtc="2025-03-27T13:21:00Z">
            <w:rPr>
              <w:color w:val="344449"/>
              <w:spacing w:val="-14"/>
            </w:rPr>
          </w:rPrChange>
        </w:rPr>
        <w:t xml:space="preserve"> </w:t>
      </w:r>
      <w:r w:rsidRPr="001A436D">
        <w:rPr>
          <w:color w:val="344449"/>
        </w:rPr>
        <w:t>“de</w:t>
      </w:r>
      <w:r w:rsidRPr="001A436D">
        <w:rPr>
          <w:color w:val="344449"/>
          <w:rPrChange w:id="702" w:author="Vannieuwenhuyze Jorre" w:date="2025-03-27T14:21:00Z" w16du:dateUtc="2025-03-27T13:21:00Z">
            <w:rPr>
              <w:color w:val="344449"/>
              <w:spacing w:val="-14"/>
            </w:rPr>
          </w:rPrChange>
        </w:rPr>
        <w:t xml:space="preserve"> </w:t>
      </w:r>
      <w:r w:rsidRPr="001A436D">
        <w:rPr>
          <w:color w:val="344449"/>
        </w:rPr>
        <w:t>wettelijke</w:t>
      </w:r>
      <w:r w:rsidRPr="001A436D">
        <w:rPr>
          <w:color w:val="344449"/>
          <w:rPrChange w:id="703" w:author="Vannieuwenhuyze Jorre" w:date="2025-03-27T14:21:00Z" w16du:dateUtc="2025-03-27T13:21:00Z">
            <w:rPr>
              <w:color w:val="344449"/>
              <w:spacing w:val="-13"/>
            </w:rPr>
          </w:rPrChange>
        </w:rPr>
        <w:t xml:space="preserve"> </w:t>
      </w:r>
      <w:r w:rsidRPr="001A436D">
        <w:rPr>
          <w:color w:val="344449"/>
        </w:rPr>
        <w:t>bevolkingsgrootte</w:t>
      </w:r>
      <w:r w:rsidRPr="001A436D">
        <w:rPr>
          <w:color w:val="344449"/>
          <w:rPrChange w:id="704" w:author="Vannieuwenhuyze Jorre" w:date="2025-03-27T14:21:00Z" w16du:dateUtc="2025-03-27T13:21:00Z">
            <w:rPr>
              <w:color w:val="344449"/>
              <w:spacing w:val="-14"/>
            </w:rPr>
          </w:rPrChange>
        </w:rPr>
        <w:t xml:space="preserve"> </w:t>
      </w:r>
      <w:r w:rsidRPr="001A436D">
        <w:rPr>
          <w:color w:val="344449"/>
        </w:rPr>
        <w:t>van</w:t>
      </w:r>
      <w:r w:rsidRPr="001A436D">
        <w:rPr>
          <w:color w:val="344449"/>
          <w:rPrChange w:id="705" w:author="Vannieuwenhuyze Jorre" w:date="2025-03-27T14:21:00Z" w16du:dateUtc="2025-03-27T13:21:00Z">
            <w:rPr>
              <w:color w:val="344449"/>
              <w:spacing w:val="-13"/>
            </w:rPr>
          </w:rPrChange>
        </w:rPr>
        <w:t xml:space="preserve"> </w:t>
      </w:r>
      <w:r w:rsidRPr="001A436D">
        <w:rPr>
          <w:color w:val="344449"/>
        </w:rPr>
        <w:t>Antwerpen”</w:t>
      </w:r>
      <w:r w:rsidRPr="001A436D">
        <w:rPr>
          <w:color w:val="344449"/>
          <w:rPrChange w:id="706" w:author="Vannieuwenhuyze Jorre" w:date="2025-03-27T14:21:00Z" w16du:dateUtc="2025-03-27T13:21:00Z">
            <w:rPr>
              <w:color w:val="344449"/>
              <w:spacing w:val="-14"/>
            </w:rPr>
          </w:rPrChange>
        </w:rPr>
        <w:t xml:space="preserve"> </w:t>
      </w:r>
      <w:r w:rsidRPr="001A436D">
        <w:rPr>
          <w:color w:val="344449"/>
        </w:rPr>
        <w:t>en</w:t>
      </w:r>
      <w:r w:rsidRPr="001A436D">
        <w:rPr>
          <w:color w:val="344449"/>
          <w:rPrChange w:id="707" w:author="Vannieuwenhuyze Jorre" w:date="2025-03-27T14:21:00Z" w16du:dateUtc="2025-03-27T13:21:00Z">
            <w:rPr>
              <w:color w:val="344449"/>
              <w:spacing w:val="-13"/>
            </w:rPr>
          </w:rPrChange>
        </w:rPr>
        <w:t xml:space="preserve"> </w:t>
      </w:r>
      <w:r w:rsidRPr="001A436D">
        <w:rPr>
          <w:color w:val="344449"/>
        </w:rPr>
        <w:t>“de</w:t>
      </w:r>
      <w:r w:rsidRPr="001A436D">
        <w:rPr>
          <w:color w:val="344449"/>
          <w:rPrChange w:id="708" w:author="Vannieuwenhuyze Jorre" w:date="2025-03-27T14:21:00Z" w16du:dateUtc="2025-03-27T13:21:00Z">
            <w:rPr>
              <w:color w:val="344449"/>
              <w:spacing w:val="-14"/>
            </w:rPr>
          </w:rPrChange>
        </w:rPr>
        <w:t xml:space="preserve"> </w:t>
      </w:r>
      <w:r w:rsidRPr="001A436D">
        <w:rPr>
          <w:color w:val="344449"/>
        </w:rPr>
        <w:t>verblijvende bevolkingsgrootte</w:t>
      </w:r>
      <w:r w:rsidRPr="001A436D">
        <w:rPr>
          <w:color w:val="344449"/>
          <w:rPrChange w:id="709" w:author="Vannieuwenhuyze Jorre" w:date="2025-03-27T14:21:00Z" w16du:dateUtc="2025-03-27T13:21:00Z">
            <w:rPr>
              <w:color w:val="344449"/>
              <w:spacing w:val="-6"/>
            </w:rPr>
          </w:rPrChange>
        </w:rPr>
        <w:t xml:space="preserve"> </w:t>
      </w:r>
      <w:r w:rsidRPr="001A436D">
        <w:rPr>
          <w:color w:val="344449"/>
        </w:rPr>
        <w:t>van</w:t>
      </w:r>
      <w:r w:rsidRPr="001A436D">
        <w:rPr>
          <w:color w:val="344449"/>
          <w:rPrChange w:id="710" w:author="Vannieuwenhuyze Jorre" w:date="2025-03-27T14:21:00Z" w16du:dateUtc="2025-03-27T13:21:00Z">
            <w:rPr>
              <w:color w:val="344449"/>
              <w:spacing w:val="-6"/>
            </w:rPr>
          </w:rPrChange>
        </w:rPr>
        <w:t xml:space="preserve"> </w:t>
      </w:r>
      <w:r w:rsidRPr="001A436D">
        <w:rPr>
          <w:color w:val="344449"/>
        </w:rPr>
        <w:t>Antwerpen”.</w:t>
      </w:r>
      <w:r w:rsidRPr="001A436D">
        <w:rPr>
          <w:color w:val="344449"/>
          <w:rPrChange w:id="711" w:author="Vannieuwenhuyze Jorre" w:date="2025-03-27T14:21:00Z" w16du:dateUtc="2025-03-27T13:21:00Z">
            <w:rPr>
              <w:color w:val="344449"/>
              <w:spacing w:val="20"/>
            </w:rPr>
          </w:rPrChange>
        </w:rPr>
        <w:t xml:space="preserve"> </w:t>
      </w:r>
      <w:r w:rsidRPr="001A436D">
        <w:rPr>
          <w:color w:val="344449"/>
        </w:rPr>
        <w:t>In</w:t>
      </w:r>
      <w:r w:rsidRPr="001A436D">
        <w:rPr>
          <w:color w:val="344449"/>
          <w:rPrChange w:id="712" w:author="Vannieuwenhuyze Jorre" w:date="2025-03-27T14:21:00Z" w16du:dateUtc="2025-03-27T13:21:00Z">
            <w:rPr>
              <w:color w:val="344449"/>
              <w:spacing w:val="-6"/>
            </w:rPr>
          </w:rPrChange>
        </w:rPr>
        <w:t xml:space="preserve"> </w:t>
      </w:r>
      <w:r w:rsidRPr="001A436D">
        <w:rPr>
          <w:color w:val="344449"/>
        </w:rPr>
        <w:t>zo’n</w:t>
      </w:r>
      <w:r w:rsidRPr="001A436D">
        <w:rPr>
          <w:color w:val="344449"/>
          <w:rPrChange w:id="713" w:author="Vannieuwenhuyze Jorre" w:date="2025-03-27T14:21:00Z" w16du:dateUtc="2025-03-27T13:21:00Z">
            <w:rPr>
              <w:color w:val="344449"/>
              <w:spacing w:val="-6"/>
            </w:rPr>
          </w:rPrChange>
        </w:rPr>
        <w:t xml:space="preserve"> </w:t>
      </w:r>
      <w:r w:rsidRPr="001A436D">
        <w:rPr>
          <w:color w:val="344449"/>
        </w:rPr>
        <w:t>situatie</w:t>
      </w:r>
      <w:r w:rsidRPr="001A436D">
        <w:rPr>
          <w:color w:val="344449"/>
          <w:rPrChange w:id="714" w:author="Vannieuwenhuyze Jorre" w:date="2025-03-27T14:21:00Z" w16du:dateUtc="2025-03-27T13:21:00Z">
            <w:rPr>
              <w:color w:val="344449"/>
              <w:spacing w:val="-6"/>
            </w:rPr>
          </w:rPrChange>
        </w:rPr>
        <w:t xml:space="preserve"> </w:t>
      </w:r>
      <w:r w:rsidRPr="001A436D">
        <w:rPr>
          <w:color w:val="344449"/>
        </w:rPr>
        <w:t>veranderen</w:t>
      </w:r>
      <w:r w:rsidRPr="001A436D">
        <w:rPr>
          <w:color w:val="344449"/>
          <w:rPrChange w:id="715" w:author="Vannieuwenhuyze Jorre" w:date="2025-03-27T14:21:00Z" w16du:dateUtc="2025-03-27T13:21:00Z">
            <w:rPr>
              <w:color w:val="344449"/>
              <w:spacing w:val="-6"/>
            </w:rPr>
          </w:rPrChange>
        </w:rPr>
        <w:t xml:space="preserve"> </w:t>
      </w:r>
      <w:r w:rsidRPr="001A436D">
        <w:rPr>
          <w:color w:val="344449"/>
        </w:rPr>
        <w:t>dus</w:t>
      </w:r>
      <w:r w:rsidRPr="001A436D">
        <w:rPr>
          <w:color w:val="344449"/>
          <w:rPrChange w:id="716" w:author="Vannieuwenhuyze Jorre" w:date="2025-03-27T14:21:00Z" w16du:dateUtc="2025-03-27T13:21:00Z">
            <w:rPr>
              <w:color w:val="344449"/>
              <w:spacing w:val="-6"/>
            </w:rPr>
          </w:rPrChange>
        </w:rPr>
        <w:t xml:space="preserve"> </w:t>
      </w:r>
      <w:r w:rsidRPr="001A436D">
        <w:rPr>
          <w:color w:val="344449"/>
        </w:rPr>
        <w:t>zowel</w:t>
      </w:r>
      <w:r w:rsidRPr="001A436D">
        <w:rPr>
          <w:color w:val="344449"/>
          <w:rPrChange w:id="717" w:author="Vannieuwenhuyze Jorre" w:date="2025-03-27T14:21:00Z" w16du:dateUtc="2025-03-27T13:21:00Z">
            <w:rPr>
              <w:color w:val="344449"/>
              <w:spacing w:val="-6"/>
            </w:rPr>
          </w:rPrChange>
        </w:rPr>
        <w:t xml:space="preserve"> </w:t>
      </w:r>
      <w:r w:rsidRPr="001A436D">
        <w:rPr>
          <w:color w:val="344449"/>
        </w:rPr>
        <w:t>de</w:t>
      </w:r>
      <w:r w:rsidRPr="001A436D">
        <w:rPr>
          <w:color w:val="344449"/>
          <w:rPrChange w:id="718" w:author="Vannieuwenhuyze Jorre" w:date="2025-03-27T14:21:00Z" w16du:dateUtc="2025-03-27T13:21:00Z">
            <w:rPr>
              <w:color w:val="344449"/>
              <w:spacing w:val="-6"/>
            </w:rPr>
          </w:rPrChange>
        </w:rPr>
        <w:t xml:space="preserve"> </w:t>
      </w:r>
      <w:r w:rsidRPr="001A436D">
        <w:rPr>
          <w:color w:val="344449"/>
        </w:rPr>
        <w:t>con</w:t>
      </w:r>
      <w:del w:id="719" w:author="Vannieuwenhuyze Jorre" w:date="2025-02-17T16:33:00Z" w16du:dateUtc="2025-02-17T15:33:00Z">
        <w:r w:rsidRPr="001A436D" w:rsidDel="009B2729">
          <w:rPr>
            <w:color w:val="344449"/>
          </w:rPr>
          <w:delText xml:space="preserve">‐ </w:delText>
        </w:r>
      </w:del>
      <w:r w:rsidRPr="001A436D">
        <w:rPr>
          <w:color w:val="344449"/>
        </w:rPr>
        <w:t>ceptuele definities als de bijhorende operationele definities.</w:t>
      </w:r>
    </w:p>
    <w:p w14:paraId="25B31915" w14:textId="50BA082D" w:rsidR="001E3564" w:rsidRPr="002A7964" w:rsidDel="009B2729" w:rsidRDefault="002F5345">
      <w:pPr>
        <w:pStyle w:val="BodyText"/>
        <w:spacing w:before="131" w:line="237" w:lineRule="auto"/>
        <w:ind w:left="709" w:right="1128"/>
        <w:jc w:val="both"/>
        <w:rPr>
          <w:del w:id="720" w:author="Vannieuwenhuyze Jorre" w:date="2025-02-17T16:34:00Z" w16du:dateUtc="2025-02-17T15:34:00Z"/>
        </w:rPr>
      </w:pPr>
      <w:r w:rsidRPr="002A7964">
        <w:rPr>
          <w:color w:val="344449"/>
        </w:rPr>
        <w:lastRenderedPageBreak/>
        <w:t>Merk</w:t>
      </w:r>
      <w:r w:rsidRPr="002A7964">
        <w:rPr>
          <w:color w:val="344449"/>
          <w:rPrChange w:id="721" w:author="Vannieuwenhuyze Jorre" w:date="2025-03-27T14:22:00Z" w16du:dateUtc="2025-03-27T13:22:00Z">
            <w:rPr>
              <w:color w:val="344449"/>
              <w:spacing w:val="-14"/>
            </w:rPr>
          </w:rPrChange>
        </w:rPr>
        <w:t xml:space="preserve"> </w:t>
      </w:r>
      <w:r w:rsidRPr="002A7964">
        <w:rPr>
          <w:color w:val="344449"/>
        </w:rPr>
        <w:t>op</w:t>
      </w:r>
      <w:r w:rsidRPr="002A7964">
        <w:rPr>
          <w:color w:val="344449"/>
          <w:rPrChange w:id="722" w:author="Vannieuwenhuyze Jorre" w:date="2025-03-27T14:22:00Z" w16du:dateUtc="2025-03-27T13:22:00Z">
            <w:rPr>
              <w:color w:val="344449"/>
              <w:spacing w:val="-14"/>
            </w:rPr>
          </w:rPrChange>
        </w:rPr>
        <w:t xml:space="preserve"> </w:t>
      </w:r>
      <w:r w:rsidRPr="002A7964">
        <w:rPr>
          <w:color w:val="344449"/>
        </w:rPr>
        <w:t>dat</w:t>
      </w:r>
      <w:r w:rsidRPr="002A7964">
        <w:rPr>
          <w:color w:val="344449"/>
          <w:rPrChange w:id="723" w:author="Vannieuwenhuyze Jorre" w:date="2025-03-27T14:22:00Z" w16du:dateUtc="2025-03-27T13:22:00Z">
            <w:rPr>
              <w:color w:val="344449"/>
              <w:spacing w:val="-13"/>
            </w:rPr>
          </w:rPrChange>
        </w:rPr>
        <w:t xml:space="preserve"> </w:t>
      </w:r>
      <w:r w:rsidRPr="002A7964">
        <w:rPr>
          <w:color w:val="344449"/>
        </w:rPr>
        <w:t>kwaliteit</w:t>
      </w:r>
      <w:r w:rsidRPr="002A7964">
        <w:rPr>
          <w:color w:val="344449"/>
          <w:rPrChange w:id="724" w:author="Vannieuwenhuyze Jorre" w:date="2025-03-27T14:22:00Z" w16du:dateUtc="2025-03-27T13:22:00Z">
            <w:rPr>
              <w:color w:val="344449"/>
              <w:spacing w:val="-14"/>
            </w:rPr>
          </w:rPrChange>
        </w:rPr>
        <w:t xml:space="preserve"> </w:t>
      </w:r>
      <w:r w:rsidRPr="002A7964">
        <w:rPr>
          <w:color w:val="344449"/>
        </w:rPr>
        <w:t>in</w:t>
      </w:r>
      <w:r w:rsidRPr="002A7964">
        <w:rPr>
          <w:color w:val="344449"/>
          <w:rPrChange w:id="725" w:author="Vannieuwenhuyze Jorre" w:date="2025-03-27T14:22:00Z" w16du:dateUtc="2025-03-27T13:22:00Z">
            <w:rPr>
              <w:color w:val="344449"/>
              <w:spacing w:val="-13"/>
            </w:rPr>
          </w:rPrChange>
        </w:rPr>
        <w:t xml:space="preserve"> </w:t>
      </w:r>
      <w:r w:rsidRPr="002A7964">
        <w:rPr>
          <w:color w:val="344449"/>
        </w:rPr>
        <w:t>de</w:t>
      </w:r>
      <w:r w:rsidRPr="002A7964">
        <w:rPr>
          <w:color w:val="344449"/>
          <w:rPrChange w:id="726" w:author="Vannieuwenhuyze Jorre" w:date="2025-03-27T14:22:00Z" w16du:dateUtc="2025-03-27T13:22:00Z">
            <w:rPr>
              <w:color w:val="344449"/>
              <w:spacing w:val="-14"/>
            </w:rPr>
          </w:rPrChange>
        </w:rPr>
        <w:t xml:space="preserve"> </w:t>
      </w:r>
      <w:r w:rsidRPr="002A7964">
        <w:rPr>
          <w:color w:val="344449"/>
        </w:rPr>
        <w:t>brede</w:t>
      </w:r>
      <w:r w:rsidRPr="002A7964">
        <w:rPr>
          <w:color w:val="344449"/>
          <w:rPrChange w:id="727" w:author="Vannieuwenhuyze Jorre" w:date="2025-03-27T14:22:00Z" w16du:dateUtc="2025-03-27T13:22:00Z">
            <w:rPr>
              <w:color w:val="344449"/>
              <w:spacing w:val="-13"/>
            </w:rPr>
          </w:rPrChange>
        </w:rPr>
        <w:t xml:space="preserve"> </w:t>
      </w:r>
      <w:r w:rsidRPr="002A7964">
        <w:rPr>
          <w:color w:val="344449"/>
        </w:rPr>
        <w:t>zin</w:t>
      </w:r>
      <w:r w:rsidRPr="002A7964">
        <w:rPr>
          <w:color w:val="344449"/>
          <w:rPrChange w:id="728" w:author="Vannieuwenhuyze Jorre" w:date="2025-03-27T14:22:00Z" w16du:dateUtc="2025-03-27T13:22:00Z">
            <w:rPr>
              <w:color w:val="344449"/>
              <w:spacing w:val="-14"/>
            </w:rPr>
          </w:rPrChange>
        </w:rPr>
        <w:t xml:space="preserve"> </w:t>
      </w:r>
      <w:r w:rsidRPr="002A7964">
        <w:rPr>
          <w:color w:val="344449"/>
        </w:rPr>
        <w:t>van</w:t>
      </w:r>
      <w:r w:rsidRPr="002A7964">
        <w:rPr>
          <w:color w:val="344449"/>
          <w:rPrChange w:id="729" w:author="Vannieuwenhuyze Jorre" w:date="2025-03-27T14:22:00Z" w16du:dateUtc="2025-03-27T13:22:00Z">
            <w:rPr>
              <w:color w:val="344449"/>
              <w:spacing w:val="-14"/>
            </w:rPr>
          </w:rPrChange>
        </w:rPr>
        <w:t xml:space="preserve"> </w:t>
      </w:r>
      <w:r w:rsidRPr="002A7964">
        <w:rPr>
          <w:color w:val="344449"/>
        </w:rPr>
        <w:t>het</w:t>
      </w:r>
      <w:r w:rsidRPr="002A7964">
        <w:rPr>
          <w:color w:val="344449"/>
          <w:rPrChange w:id="730" w:author="Vannieuwenhuyze Jorre" w:date="2025-03-27T14:22:00Z" w16du:dateUtc="2025-03-27T13:22:00Z">
            <w:rPr>
              <w:color w:val="344449"/>
              <w:spacing w:val="-13"/>
            </w:rPr>
          </w:rPrChange>
        </w:rPr>
        <w:t xml:space="preserve"> </w:t>
      </w:r>
      <w:r w:rsidRPr="002A7964">
        <w:rPr>
          <w:color w:val="344449"/>
        </w:rPr>
        <w:t>woord</w:t>
      </w:r>
      <w:r w:rsidRPr="002A7964">
        <w:rPr>
          <w:color w:val="344449"/>
          <w:rPrChange w:id="731" w:author="Vannieuwenhuyze Jorre" w:date="2025-03-27T14:22:00Z" w16du:dateUtc="2025-03-27T13:22:00Z">
            <w:rPr>
              <w:color w:val="344449"/>
              <w:spacing w:val="-14"/>
            </w:rPr>
          </w:rPrChange>
        </w:rPr>
        <w:t xml:space="preserve"> </w:t>
      </w:r>
      <w:r w:rsidRPr="002A7964">
        <w:rPr>
          <w:color w:val="344449"/>
        </w:rPr>
        <w:t>kan</w:t>
      </w:r>
      <w:r w:rsidRPr="002A7964">
        <w:rPr>
          <w:color w:val="344449"/>
          <w:rPrChange w:id="732" w:author="Vannieuwenhuyze Jorre" w:date="2025-03-27T14:22:00Z" w16du:dateUtc="2025-03-27T13:22:00Z">
            <w:rPr>
              <w:color w:val="344449"/>
              <w:spacing w:val="-13"/>
            </w:rPr>
          </w:rPrChange>
        </w:rPr>
        <w:t xml:space="preserve"> </w:t>
      </w:r>
      <w:r w:rsidRPr="002A7964">
        <w:rPr>
          <w:color w:val="344449"/>
        </w:rPr>
        <w:t>worden</w:t>
      </w:r>
      <w:r w:rsidRPr="002A7964">
        <w:rPr>
          <w:color w:val="344449"/>
          <w:rPrChange w:id="733" w:author="Vannieuwenhuyze Jorre" w:date="2025-03-27T14:22:00Z" w16du:dateUtc="2025-03-27T13:22:00Z">
            <w:rPr>
              <w:color w:val="344449"/>
              <w:spacing w:val="-14"/>
            </w:rPr>
          </w:rPrChange>
        </w:rPr>
        <w:t xml:space="preserve"> </w:t>
      </w:r>
      <w:r w:rsidRPr="002A7964">
        <w:rPr>
          <w:color w:val="344449"/>
        </w:rPr>
        <w:t>bekeken.</w:t>
      </w:r>
      <w:r w:rsidRPr="002A7964">
        <w:rPr>
          <w:color w:val="344449"/>
          <w:rPrChange w:id="734" w:author="Vannieuwenhuyze Jorre" w:date="2025-03-27T14:22:00Z" w16du:dateUtc="2025-03-27T13:22:00Z">
            <w:rPr>
              <w:color w:val="344449"/>
              <w:spacing w:val="-13"/>
            </w:rPr>
          </w:rPrChange>
        </w:rPr>
        <w:t xml:space="preserve"> </w:t>
      </w:r>
      <w:r w:rsidRPr="002A7964">
        <w:rPr>
          <w:color w:val="344449"/>
        </w:rPr>
        <w:t>Een</w:t>
      </w:r>
      <w:r w:rsidRPr="002A7964">
        <w:rPr>
          <w:color w:val="344449"/>
          <w:rPrChange w:id="735" w:author="Vannieuwenhuyze Jorre" w:date="2025-03-27T14:22:00Z" w16du:dateUtc="2025-03-27T13:22:00Z">
            <w:rPr>
              <w:color w:val="344449"/>
              <w:spacing w:val="-14"/>
            </w:rPr>
          </w:rPrChange>
        </w:rPr>
        <w:t xml:space="preserve"> </w:t>
      </w:r>
      <w:r w:rsidRPr="002A7964">
        <w:rPr>
          <w:color w:val="344449"/>
        </w:rPr>
        <w:t>operationele</w:t>
      </w:r>
      <w:r w:rsidRPr="002A7964">
        <w:rPr>
          <w:color w:val="344449"/>
          <w:rPrChange w:id="736" w:author="Vannieuwenhuyze Jorre" w:date="2025-03-27T14:22:00Z" w16du:dateUtc="2025-03-27T13:22:00Z">
            <w:rPr>
              <w:color w:val="344449"/>
              <w:spacing w:val="-8"/>
            </w:rPr>
          </w:rPrChange>
        </w:rPr>
        <w:t xml:space="preserve"> </w:t>
      </w:r>
      <w:r w:rsidRPr="002A7964">
        <w:rPr>
          <w:color w:val="344449"/>
        </w:rPr>
        <w:t>definitie</w:t>
      </w:r>
      <w:r w:rsidRPr="002A7964">
        <w:rPr>
          <w:color w:val="344449"/>
          <w:rPrChange w:id="737" w:author="Vannieuwenhuyze Jorre" w:date="2025-03-27T14:22:00Z" w16du:dateUtc="2025-03-27T13:22:00Z">
            <w:rPr>
              <w:color w:val="344449"/>
              <w:spacing w:val="-8"/>
            </w:rPr>
          </w:rPrChange>
        </w:rPr>
        <w:t xml:space="preserve"> </w:t>
      </w:r>
      <w:r w:rsidRPr="002A7964">
        <w:rPr>
          <w:color w:val="344449"/>
        </w:rPr>
        <w:t>kan</w:t>
      </w:r>
      <w:r w:rsidRPr="002A7964">
        <w:rPr>
          <w:color w:val="344449"/>
          <w:rPrChange w:id="738" w:author="Vannieuwenhuyze Jorre" w:date="2025-03-27T14:22:00Z" w16du:dateUtc="2025-03-27T13:22:00Z">
            <w:rPr>
              <w:color w:val="344449"/>
              <w:spacing w:val="-8"/>
            </w:rPr>
          </w:rPrChange>
        </w:rPr>
        <w:t xml:space="preserve"> </w:t>
      </w:r>
      <w:r w:rsidRPr="002A7964">
        <w:rPr>
          <w:color w:val="344449"/>
        </w:rPr>
        <w:t>inhoudelijk</w:t>
      </w:r>
      <w:r w:rsidRPr="002A7964">
        <w:rPr>
          <w:color w:val="344449"/>
          <w:rPrChange w:id="739" w:author="Vannieuwenhuyze Jorre" w:date="2025-03-27T14:22:00Z" w16du:dateUtc="2025-03-27T13:22:00Z">
            <w:rPr>
              <w:color w:val="344449"/>
              <w:spacing w:val="-8"/>
            </w:rPr>
          </w:rPrChange>
        </w:rPr>
        <w:t xml:space="preserve"> </w:t>
      </w:r>
      <w:r w:rsidRPr="002A7964">
        <w:rPr>
          <w:color w:val="344449"/>
        </w:rPr>
        <w:t>aansluiten</w:t>
      </w:r>
      <w:r w:rsidRPr="002A7964">
        <w:rPr>
          <w:color w:val="344449"/>
          <w:rPrChange w:id="740" w:author="Vannieuwenhuyze Jorre" w:date="2025-03-27T14:22:00Z" w16du:dateUtc="2025-03-27T13:22:00Z">
            <w:rPr>
              <w:color w:val="344449"/>
              <w:spacing w:val="-8"/>
            </w:rPr>
          </w:rPrChange>
        </w:rPr>
        <w:t xml:space="preserve"> </w:t>
      </w:r>
      <w:r w:rsidRPr="002A7964">
        <w:rPr>
          <w:color w:val="344449"/>
        </w:rPr>
        <w:t>bij</w:t>
      </w:r>
      <w:r w:rsidRPr="002A7964">
        <w:rPr>
          <w:color w:val="344449"/>
          <w:rPrChange w:id="741" w:author="Vannieuwenhuyze Jorre" w:date="2025-03-27T14:22:00Z" w16du:dateUtc="2025-03-27T13:22:00Z">
            <w:rPr>
              <w:color w:val="344449"/>
              <w:spacing w:val="-8"/>
            </w:rPr>
          </w:rPrChange>
        </w:rPr>
        <w:t xml:space="preserve"> </w:t>
      </w:r>
      <w:r w:rsidRPr="002A7964">
        <w:rPr>
          <w:color w:val="344449"/>
        </w:rPr>
        <w:t>een</w:t>
      </w:r>
      <w:r w:rsidRPr="002A7964">
        <w:rPr>
          <w:color w:val="344449"/>
          <w:rPrChange w:id="742" w:author="Vannieuwenhuyze Jorre" w:date="2025-03-27T14:22:00Z" w16du:dateUtc="2025-03-27T13:22:00Z">
            <w:rPr>
              <w:color w:val="344449"/>
              <w:spacing w:val="-8"/>
            </w:rPr>
          </w:rPrChange>
        </w:rPr>
        <w:t xml:space="preserve"> </w:t>
      </w:r>
      <w:r w:rsidRPr="002A7964">
        <w:rPr>
          <w:color w:val="344449"/>
        </w:rPr>
        <w:t>gebruikersbehoefte,</w:t>
      </w:r>
      <w:r w:rsidRPr="002A7964">
        <w:rPr>
          <w:color w:val="344449"/>
          <w:rPrChange w:id="743" w:author="Vannieuwenhuyze Jorre" w:date="2025-03-27T14:22:00Z" w16du:dateUtc="2025-03-27T13:22:00Z">
            <w:rPr>
              <w:color w:val="344449"/>
              <w:spacing w:val="-7"/>
            </w:rPr>
          </w:rPrChange>
        </w:rPr>
        <w:t xml:space="preserve"> </w:t>
      </w:r>
      <w:r w:rsidRPr="002A7964">
        <w:rPr>
          <w:color w:val="344449"/>
        </w:rPr>
        <w:t>maar</w:t>
      </w:r>
      <w:r w:rsidRPr="002A7964">
        <w:rPr>
          <w:color w:val="344449"/>
          <w:rPrChange w:id="744" w:author="Vannieuwenhuyze Jorre" w:date="2025-03-27T14:22:00Z" w16du:dateUtc="2025-03-27T13:22:00Z">
            <w:rPr>
              <w:color w:val="344449"/>
              <w:spacing w:val="-8"/>
            </w:rPr>
          </w:rPrChange>
        </w:rPr>
        <w:t xml:space="preserve"> </w:t>
      </w:r>
      <w:r w:rsidRPr="002A7964">
        <w:rPr>
          <w:color w:val="344449"/>
        </w:rPr>
        <w:t>als de</w:t>
      </w:r>
      <w:r w:rsidRPr="002A7964">
        <w:rPr>
          <w:color w:val="344449"/>
          <w:rPrChange w:id="745" w:author="Vannieuwenhuyze Jorre" w:date="2025-03-27T14:22:00Z" w16du:dateUtc="2025-03-27T13:22:00Z">
            <w:rPr>
              <w:color w:val="344449"/>
              <w:spacing w:val="-4"/>
            </w:rPr>
          </w:rPrChange>
        </w:rPr>
        <w:t xml:space="preserve"> </w:t>
      </w:r>
      <w:r w:rsidRPr="002A7964">
        <w:rPr>
          <w:color w:val="344449"/>
        </w:rPr>
        <w:t>berekening</w:t>
      </w:r>
      <w:r w:rsidRPr="002A7964">
        <w:rPr>
          <w:color w:val="344449"/>
          <w:rPrChange w:id="746" w:author="Vannieuwenhuyze Jorre" w:date="2025-03-27T14:22:00Z" w16du:dateUtc="2025-03-27T13:22:00Z">
            <w:rPr>
              <w:color w:val="344449"/>
              <w:spacing w:val="-4"/>
            </w:rPr>
          </w:rPrChange>
        </w:rPr>
        <w:t xml:space="preserve"> </w:t>
      </w:r>
      <w:r w:rsidRPr="002A7964">
        <w:rPr>
          <w:color w:val="344449"/>
        </w:rPr>
        <w:t>te</w:t>
      </w:r>
      <w:r w:rsidRPr="002A7964">
        <w:rPr>
          <w:color w:val="344449"/>
          <w:rPrChange w:id="747" w:author="Vannieuwenhuyze Jorre" w:date="2025-03-27T14:22:00Z" w16du:dateUtc="2025-03-27T13:22:00Z">
            <w:rPr>
              <w:color w:val="344449"/>
              <w:spacing w:val="-4"/>
            </w:rPr>
          </w:rPrChange>
        </w:rPr>
        <w:t xml:space="preserve"> </w:t>
      </w:r>
      <w:r w:rsidRPr="002A7964">
        <w:rPr>
          <w:color w:val="344449"/>
        </w:rPr>
        <w:t>lang</w:t>
      </w:r>
      <w:r w:rsidRPr="002A7964">
        <w:rPr>
          <w:color w:val="344449"/>
          <w:rPrChange w:id="748" w:author="Vannieuwenhuyze Jorre" w:date="2025-03-27T14:22:00Z" w16du:dateUtc="2025-03-27T13:22:00Z">
            <w:rPr>
              <w:color w:val="344449"/>
              <w:spacing w:val="-4"/>
            </w:rPr>
          </w:rPrChange>
        </w:rPr>
        <w:t xml:space="preserve"> </w:t>
      </w:r>
      <w:r w:rsidRPr="002A7964">
        <w:rPr>
          <w:color w:val="344449"/>
        </w:rPr>
        <w:t>duurt</w:t>
      </w:r>
      <w:r w:rsidRPr="002A7964">
        <w:rPr>
          <w:color w:val="344449"/>
          <w:rPrChange w:id="749" w:author="Vannieuwenhuyze Jorre" w:date="2025-03-27T14:22:00Z" w16du:dateUtc="2025-03-27T13:22:00Z">
            <w:rPr>
              <w:color w:val="344449"/>
              <w:spacing w:val="-4"/>
            </w:rPr>
          </w:rPrChange>
        </w:rPr>
        <w:t xml:space="preserve"> </w:t>
      </w:r>
      <w:r w:rsidRPr="002A7964">
        <w:rPr>
          <w:color w:val="344449"/>
        </w:rPr>
        <w:t>en</w:t>
      </w:r>
      <w:r w:rsidRPr="002A7964">
        <w:rPr>
          <w:color w:val="344449"/>
          <w:rPrChange w:id="750" w:author="Vannieuwenhuyze Jorre" w:date="2025-03-27T14:22:00Z" w16du:dateUtc="2025-03-27T13:22:00Z">
            <w:rPr>
              <w:color w:val="344449"/>
              <w:spacing w:val="-4"/>
            </w:rPr>
          </w:rPrChange>
        </w:rPr>
        <w:t xml:space="preserve"> </w:t>
      </w:r>
      <w:r w:rsidRPr="002A7964">
        <w:rPr>
          <w:color w:val="344449"/>
        </w:rPr>
        <w:t>de</w:t>
      </w:r>
      <w:r w:rsidRPr="002A7964">
        <w:rPr>
          <w:color w:val="344449"/>
          <w:rPrChange w:id="751" w:author="Vannieuwenhuyze Jorre" w:date="2025-03-27T14:22:00Z" w16du:dateUtc="2025-03-27T13:22:00Z">
            <w:rPr>
              <w:color w:val="344449"/>
              <w:spacing w:val="-4"/>
            </w:rPr>
          </w:rPrChange>
        </w:rPr>
        <w:t xml:space="preserve"> </w:t>
      </w:r>
      <w:r w:rsidRPr="002A7964">
        <w:rPr>
          <w:color w:val="344449"/>
        </w:rPr>
        <w:t>statistiek</w:t>
      </w:r>
      <w:r w:rsidRPr="002A7964">
        <w:rPr>
          <w:color w:val="344449"/>
          <w:rPrChange w:id="752" w:author="Vannieuwenhuyze Jorre" w:date="2025-03-27T14:22:00Z" w16du:dateUtc="2025-03-27T13:22:00Z">
            <w:rPr>
              <w:color w:val="344449"/>
              <w:spacing w:val="-4"/>
            </w:rPr>
          </w:rPrChange>
        </w:rPr>
        <w:t xml:space="preserve"> </w:t>
      </w:r>
      <w:r w:rsidRPr="002A7964">
        <w:rPr>
          <w:color w:val="344449"/>
        </w:rPr>
        <w:t>te</w:t>
      </w:r>
      <w:r w:rsidRPr="002A7964">
        <w:rPr>
          <w:color w:val="344449"/>
          <w:rPrChange w:id="753" w:author="Vannieuwenhuyze Jorre" w:date="2025-03-27T14:22:00Z" w16du:dateUtc="2025-03-27T13:22:00Z">
            <w:rPr>
              <w:color w:val="344449"/>
              <w:spacing w:val="-4"/>
            </w:rPr>
          </w:rPrChange>
        </w:rPr>
        <w:t xml:space="preserve"> </w:t>
      </w:r>
      <w:r w:rsidRPr="002A7964">
        <w:rPr>
          <w:color w:val="344449"/>
        </w:rPr>
        <w:t>laat</w:t>
      </w:r>
      <w:r w:rsidRPr="002A7964">
        <w:rPr>
          <w:color w:val="344449"/>
          <w:rPrChange w:id="754" w:author="Vannieuwenhuyze Jorre" w:date="2025-03-27T14:22:00Z" w16du:dateUtc="2025-03-27T13:22:00Z">
            <w:rPr>
              <w:color w:val="344449"/>
              <w:spacing w:val="-4"/>
            </w:rPr>
          </w:rPrChange>
        </w:rPr>
        <w:t xml:space="preserve"> </w:t>
      </w:r>
      <w:r w:rsidRPr="002A7964">
        <w:rPr>
          <w:color w:val="344449"/>
        </w:rPr>
        <w:t>beschikbaar</w:t>
      </w:r>
      <w:r w:rsidRPr="002A7964">
        <w:rPr>
          <w:color w:val="344449"/>
          <w:rPrChange w:id="755" w:author="Vannieuwenhuyze Jorre" w:date="2025-03-27T14:22:00Z" w16du:dateUtc="2025-03-27T13:22:00Z">
            <w:rPr>
              <w:color w:val="344449"/>
              <w:spacing w:val="-4"/>
            </w:rPr>
          </w:rPrChange>
        </w:rPr>
        <w:t xml:space="preserve"> </w:t>
      </w:r>
      <w:r w:rsidRPr="002A7964">
        <w:rPr>
          <w:color w:val="344449"/>
        </w:rPr>
        <w:t>is,</w:t>
      </w:r>
      <w:r w:rsidRPr="002A7964">
        <w:rPr>
          <w:color w:val="344449"/>
          <w:rPrChange w:id="756" w:author="Vannieuwenhuyze Jorre" w:date="2025-03-27T14:22:00Z" w16du:dateUtc="2025-03-27T13:22:00Z">
            <w:rPr>
              <w:color w:val="344449"/>
              <w:spacing w:val="-4"/>
            </w:rPr>
          </w:rPrChange>
        </w:rPr>
        <w:t xml:space="preserve"> </w:t>
      </w:r>
      <w:r w:rsidRPr="002A7964">
        <w:rPr>
          <w:color w:val="344449"/>
        </w:rPr>
        <w:t>verlaagt</w:t>
      </w:r>
      <w:r w:rsidRPr="002A7964">
        <w:rPr>
          <w:color w:val="344449"/>
          <w:rPrChange w:id="757" w:author="Vannieuwenhuyze Jorre" w:date="2025-03-27T14:22:00Z" w16du:dateUtc="2025-03-27T13:22:00Z">
            <w:rPr>
              <w:color w:val="344449"/>
              <w:spacing w:val="-4"/>
            </w:rPr>
          </w:rPrChange>
        </w:rPr>
        <w:t xml:space="preserve"> </w:t>
      </w:r>
      <w:r w:rsidRPr="002A7964">
        <w:rPr>
          <w:color w:val="344449"/>
        </w:rPr>
        <w:t>dit</w:t>
      </w:r>
      <w:r w:rsidRPr="002A7964">
        <w:rPr>
          <w:color w:val="344449"/>
          <w:rPrChange w:id="758" w:author="Vannieuwenhuyze Jorre" w:date="2025-03-27T14:22:00Z" w16du:dateUtc="2025-03-27T13:22:00Z">
            <w:rPr>
              <w:color w:val="344449"/>
              <w:spacing w:val="-4"/>
            </w:rPr>
          </w:rPrChange>
        </w:rPr>
        <w:t xml:space="preserve"> </w:t>
      </w:r>
      <w:r w:rsidRPr="002A7964">
        <w:rPr>
          <w:color w:val="344449"/>
        </w:rPr>
        <w:t>als</w:t>
      </w:r>
      <w:del w:id="759" w:author="Vannieuwenhuyze Jorre" w:date="2025-02-17T16:34:00Z" w16du:dateUtc="2025-02-17T15:34:00Z">
        <w:r w:rsidRPr="002A7964" w:rsidDel="009B2729">
          <w:rPr>
            <w:color w:val="344449"/>
          </w:rPr>
          <w:delText xml:space="preserve">‐ </w:delText>
        </w:r>
      </w:del>
      <w:r w:rsidRPr="002A7964">
        <w:rPr>
          <w:color w:val="344449"/>
          <w:rPrChange w:id="760" w:author="Vannieuwenhuyze Jorre" w:date="2025-03-27T14:22:00Z" w16du:dateUtc="2025-03-27T13:22:00Z">
            <w:rPr>
              <w:color w:val="344449"/>
              <w:spacing w:val="-2"/>
            </w:rPr>
          </w:rPrChange>
        </w:rPr>
        <w:t>nog</w:t>
      </w:r>
      <w:r w:rsidRPr="002A7964">
        <w:rPr>
          <w:color w:val="344449"/>
          <w:rPrChange w:id="761" w:author="Vannieuwenhuyze Jorre" w:date="2025-03-27T14:22:00Z" w16du:dateUtc="2025-03-27T13:22:00Z">
            <w:rPr>
              <w:color w:val="344449"/>
              <w:spacing w:val="-10"/>
            </w:rPr>
          </w:rPrChange>
        </w:rPr>
        <w:t xml:space="preserve"> </w:t>
      </w:r>
      <w:r w:rsidRPr="002A7964">
        <w:rPr>
          <w:color w:val="344449"/>
          <w:rPrChange w:id="762" w:author="Vannieuwenhuyze Jorre" w:date="2025-03-27T14:22:00Z" w16du:dateUtc="2025-03-27T13:22:00Z">
            <w:rPr>
              <w:color w:val="344449"/>
              <w:spacing w:val="-2"/>
            </w:rPr>
          </w:rPrChange>
        </w:rPr>
        <w:t>de</w:t>
      </w:r>
      <w:r w:rsidRPr="002A7964">
        <w:rPr>
          <w:color w:val="344449"/>
          <w:rPrChange w:id="763" w:author="Vannieuwenhuyze Jorre" w:date="2025-03-27T14:22:00Z" w16du:dateUtc="2025-03-27T13:22:00Z">
            <w:rPr>
              <w:color w:val="344449"/>
              <w:spacing w:val="-9"/>
            </w:rPr>
          </w:rPrChange>
        </w:rPr>
        <w:t xml:space="preserve"> </w:t>
      </w:r>
      <w:r w:rsidRPr="002A7964">
        <w:rPr>
          <w:color w:val="344449"/>
          <w:rPrChange w:id="764" w:author="Vannieuwenhuyze Jorre" w:date="2025-03-27T14:22:00Z" w16du:dateUtc="2025-03-27T13:22:00Z">
            <w:rPr>
              <w:color w:val="344449"/>
              <w:spacing w:val="-2"/>
            </w:rPr>
          </w:rPrChange>
        </w:rPr>
        <w:t>kwaliteit.</w:t>
      </w:r>
      <w:r w:rsidRPr="002A7964">
        <w:rPr>
          <w:color w:val="344449"/>
          <w:rPrChange w:id="765" w:author="Vannieuwenhuyze Jorre" w:date="2025-03-27T14:22:00Z" w16du:dateUtc="2025-03-27T13:22:00Z">
            <w:rPr>
              <w:color w:val="344449"/>
              <w:spacing w:val="21"/>
            </w:rPr>
          </w:rPrChange>
        </w:rPr>
        <w:t xml:space="preserve"> </w:t>
      </w:r>
      <w:r w:rsidRPr="002A7964">
        <w:rPr>
          <w:color w:val="344449"/>
          <w:rPrChange w:id="766" w:author="Vannieuwenhuyze Jorre" w:date="2025-03-27T14:22:00Z" w16du:dateUtc="2025-03-27T13:22:00Z">
            <w:rPr>
              <w:color w:val="344449"/>
              <w:spacing w:val="-2"/>
            </w:rPr>
          </w:rPrChange>
        </w:rPr>
        <w:t>Het</w:t>
      </w:r>
      <w:r w:rsidRPr="002A7964">
        <w:rPr>
          <w:color w:val="344449"/>
          <w:rPrChange w:id="767" w:author="Vannieuwenhuyze Jorre" w:date="2025-03-27T14:22:00Z" w16du:dateUtc="2025-03-27T13:22:00Z">
            <w:rPr>
              <w:color w:val="344449"/>
              <w:spacing w:val="-10"/>
            </w:rPr>
          </w:rPrChange>
        </w:rPr>
        <w:t xml:space="preserve"> </w:t>
      </w:r>
      <w:r w:rsidRPr="002A7964">
        <w:rPr>
          <w:color w:val="344449"/>
          <w:rPrChange w:id="768" w:author="Vannieuwenhuyze Jorre" w:date="2025-03-27T14:22:00Z" w16du:dateUtc="2025-03-27T13:22:00Z">
            <w:rPr>
              <w:color w:val="344449"/>
              <w:spacing w:val="-2"/>
            </w:rPr>
          </w:rPrChange>
        </w:rPr>
        <w:t>is</w:t>
      </w:r>
      <w:r w:rsidRPr="002A7964">
        <w:rPr>
          <w:color w:val="344449"/>
          <w:rPrChange w:id="769" w:author="Vannieuwenhuyze Jorre" w:date="2025-03-27T14:22:00Z" w16du:dateUtc="2025-03-27T13:22:00Z">
            <w:rPr>
              <w:color w:val="344449"/>
              <w:spacing w:val="-10"/>
            </w:rPr>
          </w:rPrChange>
        </w:rPr>
        <w:t xml:space="preserve"> </w:t>
      </w:r>
      <w:r w:rsidRPr="002A7964">
        <w:rPr>
          <w:color w:val="344449"/>
          <w:rPrChange w:id="770" w:author="Vannieuwenhuyze Jorre" w:date="2025-03-27T14:22:00Z" w16du:dateUtc="2025-03-27T13:22:00Z">
            <w:rPr>
              <w:color w:val="344449"/>
              <w:spacing w:val="-2"/>
            </w:rPr>
          </w:rPrChange>
        </w:rPr>
        <w:t>dus</w:t>
      </w:r>
      <w:r w:rsidRPr="002A7964">
        <w:rPr>
          <w:color w:val="344449"/>
          <w:rPrChange w:id="771" w:author="Vannieuwenhuyze Jorre" w:date="2025-03-27T14:22:00Z" w16du:dateUtc="2025-03-27T13:22:00Z">
            <w:rPr>
              <w:color w:val="344449"/>
              <w:spacing w:val="-10"/>
            </w:rPr>
          </w:rPrChange>
        </w:rPr>
        <w:t xml:space="preserve"> </w:t>
      </w:r>
      <w:r w:rsidRPr="002A7964">
        <w:rPr>
          <w:color w:val="344449"/>
          <w:rPrChange w:id="772" w:author="Vannieuwenhuyze Jorre" w:date="2025-03-27T14:22:00Z" w16du:dateUtc="2025-03-27T13:22:00Z">
            <w:rPr>
              <w:color w:val="344449"/>
              <w:spacing w:val="-2"/>
            </w:rPr>
          </w:rPrChange>
        </w:rPr>
        <w:t>belangrijk</w:t>
      </w:r>
      <w:r w:rsidRPr="002A7964">
        <w:rPr>
          <w:color w:val="344449"/>
          <w:rPrChange w:id="773" w:author="Vannieuwenhuyze Jorre" w:date="2025-03-27T14:22:00Z" w16du:dateUtc="2025-03-27T13:22:00Z">
            <w:rPr>
              <w:color w:val="344449"/>
              <w:spacing w:val="-10"/>
            </w:rPr>
          </w:rPrChange>
        </w:rPr>
        <w:t xml:space="preserve"> </w:t>
      </w:r>
      <w:r w:rsidRPr="002A7964">
        <w:rPr>
          <w:color w:val="344449"/>
          <w:rPrChange w:id="774" w:author="Vannieuwenhuyze Jorre" w:date="2025-03-27T14:22:00Z" w16du:dateUtc="2025-03-27T13:22:00Z">
            <w:rPr>
              <w:color w:val="344449"/>
              <w:spacing w:val="-2"/>
            </w:rPr>
          </w:rPrChange>
        </w:rPr>
        <w:t>een</w:t>
      </w:r>
      <w:r w:rsidRPr="002A7964">
        <w:rPr>
          <w:color w:val="344449"/>
          <w:rPrChange w:id="775" w:author="Vannieuwenhuyze Jorre" w:date="2025-03-27T14:22:00Z" w16du:dateUtc="2025-03-27T13:22:00Z">
            <w:rPr>
              <w:color w:val="344449"/>
              <w:spacing w:val="-10"/>
            </w:rPr>
          </w:rPrChange>
        </w:rPr>
        <w:t xml:space="preserve"> </w:t>
      </w:r>
      <w:r w:rsidRPr="002A7964">
        <w:rPr>
          <w:color w:val="344449"/>
          <w:rPrChange w:id="776" w:author="Vannieuwenhuyze Jorre" w:date="2025-03-27T14:22:00Z" w16du:dateUtc="2025-03-27T13:22:00Z">
            <w:rPr>
              <w:color w:val="344449"/>
              <w:spacing w:val="-2"/>
            </w:rPr>
          </w:rPrChange>
        </w:rPr>
        <w:t>evenwicht</w:t>
      </w:r>
      <w:r w:rsidRPr="002A7964">
        <w:rPr>
          <w:color w:val="344449"/>
          <w:rPrChange w:id="777" w:author="Vannieuwenhuyze Jorre" w:date="2025-03-27T14:22:00Z" w16du:dateUtc="2025-03-27T13:22:00Z">
            <w:rPr>
              <w:color w:val="344449"/>
              <w:spacing w:val="-10"/>
            </w:rPr>
          </w:rPrChange>
        </w:rPr>
        <w:t xml:space="preserve"> </w:t>
      </w:r>
      <w:r w:rsidRPr="002A7964">
        <w:rPr>
          <w:color w:val="344449"/>
          <w:rPrChange w:id="778" w:author="Vannieuwenhuyze Jorre" w:date="2025-03-27T14:22:00Z" w16du:dateUtc="2025-03-27T13:22:00Z">
            <w:rPr>
              <w:color w:val="344449"/>
              <w:spacing w:val="-2"/>
            </w:rPr>
          </w:rPrChange>
        </w:rPr>
        <w:t>te</w:t>
      </w:r>
      <w:r w:rsidRPr="002A7964">
        <w:rPr>
          <w:color w:val="344449"/>
          <w:rPrChange w:id="779" w:author="Vannieuwenhuyze Jorre" w:date="2025-03-27T14:22:00Z" w16du:dateUtc="2025-03-27T13:22:00Z">
            <w:rPr>
              <w:color w:val="344449"/>
              <w:spacing w:val="-10"/>
            </w:rPr>
          </w:rPrChange>
        </w:rPr>
        <w:t xml:space="preserve"> </w:t>
      </w:r>
      <w:r w:rsidRPr="002A7964">
        <w:rPr>
          <w:color w:val="344449"/>
          <w:rPrChange w:id="780" w:author="Vannieuwenhuyze Jorre" w:date="2025-03-27T14:22:00Z" w16du:dateUtc="2025-03-27T13:22:00Z">
            <w:rPr>
              <w:color w:val="344449"/>
              <w:spacing w:val="-2"/>
            </w:rPr>
          </w:rPrChange>
        </w:rPr>
        <w:t>vinden</w:t>
      </w:r>
      <w:r w:rsidRPr="002A7964">
        <w:rPr>
          <w:color w:val="344449"/>
          <w:rPrChange w:id="781" w:author="Vannieuwenhuyze Jorre" w:date="2025-03-27T14:22:00Z" w16du:dateUtc="2025-03-27T13:22:00Z">
            <w:rPr>
              <w:color w:val="344449"/>
              <w:spacing w:val="-10"/>
            </w:rPr>
          </w:rPrChange>
        </w:rPr>
        <w:t xml:space="preserve"> </w:t>
      </w:r>
      <w:r w:rsidRPr="002A7964">
        <w:rPr>
          <w:color w:val="344449"/>
          <w:rPrChange w:id="782" w:author="Vannieuwenhuyze Jorre" w:date="2025-03-27T14:22:00Z" w16du:dateUtc="2025-03-27T13:22:00Z">
            <w:rPr>
              <w:color w:val="344449"/>
              <w:spacing w:val="-2"/>
            </w:rPr>
          </w:rPrChange>
        </w:rPr>
        <w:t>tussen</w:t>
      </w:r>
      <w:r w:rsidRPr="002A7964">
        <w:rPr>
          <w:color w:val="344449"/>
          <w:rPrChange w:id="783" w:author="Vannieuwenhuyze Jorre" w:date="2025-03-27T14:22:00Z" w16du:dateUtc="2025-03-27T13:22:00Z">
            <w:rPr>
              <w:color w:val="344449"/>
              <w:spacing w:val="-10"/>
            </w:rPr>
          </w:rPrChange>
        </w:rPr>
        <w:t xml:space="preserve"> </w:t>
      </w:r>
      <w:r w:rsidRPr="002A7964">
        <w:rPr>
          <w:color w:val="344449"/>
          <w:rPrChange w:id="784" w:author="Vannieuwenhuyze Jorre" w:date="2025-03-27T14:22:00Z" w16du:dateUtc="2025-03-27T13:22:00Z">
            <w:rPr>
              <w:color w:val="344449"/>
              <w:spacing w:val="-2"/>
            </w:rPr>
          </w:rPrChange>
        </w:rPr>
        <w:t xml:space="preserve">verschillende </w:t>
      </w:r>
      <w:del w:id="785" w:author="De Winter Tom" w:date="2025-01-17T16:48:00Z" w16du:dateUtc="2025-01-17T15:48:00Z">
        <w:r w:rsidRPr="002A7964" w:rsidDel="00F42B48">
          <w:rPr>
            <w:color w:val="344449"/>
          </w:rPr>
          <w:delText xml:space="preserve">vormen </w:delText>
        </w:r>
      </w:del>
      <w:ins w:id="786" w:author="De Winter Tom" w:date="2025-01-17T16:48:00Z" w16du:dateUtc="2025-01-17T15:48:00Z">
        <w:r w:rsidR="00F42B48" w:rsidRPr="002A7964">
          <w:rPr>
            <w:color w:val="344449"/>
          </w:rPr>
          <w:t xml:space="preserve">elementen </w:t>
        </w:r>
      </w:ins>
      <w:r w:rsidRPr="002A7964">
        <w:rPr>
          <w:color w:val="344449"/>
        </w:rPr>
        <w:t>van kwaliteit zoals inhoudelijke nauwkeurigheid, gebruiksvriendelijkheid</w:t>
      </w:r>
    </w:p>
    <w:p w14:paraId="25B31916" w14:textId="2DE47574" w:rsidR="00AF7536" w:rsidRDefault="00AF7536">
      <w:pPr>
        <w:pStyle w:val="BodyText"/>
        <w:spacing w:before="131" w:line="237" w:lineRule="auto"/>
        <w:ind w:left="709" w:right="1128"/>
        <w:jc w:val="both"/>
        <w:rPr>
          <w:del w:id="787" w:author="Vannieuwenhuyze Jorre" w:date="2025-02-17T16:34:00Z" w16du:dateUtc="2025-02-17T15:34:00Z"/>
        </w:rPr>
        <w:sectPr w:rsidR="00AF7536">
          <w:pgSz w:w="11910" w:h="16840"/>
          <w:pgMar w:top="1920" w:right="850" w:bottom="1680" w:left="1275" w:header="0" w:footer="1480" w:gutter="0"/>
          <w:cols w:space="708"/>
        </w:sectPr>
        <w:pPrChange w:id="788" w:author="Vannieuwenhuyze Jorre" w:date="2025-02-18T10:10:00Z" w16du:dateUtc="2025-02-18T09:10:00Z">
          <w:pPr>
            <w:pStyle w:val="BodyText"/>
            <w:spacing w:line="237" w:lineRule="auto"/>
            <w:jc w:val="both"/>
          </w:pPr>
        </w:pPrChange>
      </w:pPr>
    </w:p>
    <w:p w14:paraId="25B31917" w14:textId="07AD578F" w:rsidR="001E3564" w:rsidRPr="001A436D" w:rsidRDefault="009B2729" w:rsidP="001C73A6">
      <w:pPr>
        <w:spacing w:before="59" w:line="237" w:lineRule="auto"/>
        <w:ind w:left="709" w:right="1131"/>
        <w:jc w:val="both"/>
        <w:rPr>
          <w:ins w:id="789" w:author="Vannieuwenhuyze Jorre" w:date="2025-02-18T10:30:00Z" w16du:dateUtc="2025-02-18T09:30:00Z"/>
          <w:color w:val="344449"/>
          <w:sz w:val="24"/>
        </w:rPr>
      </w:pPr>
      <w:ins w:id="790" w:author="Vannieuwenhuyze Jorre" w:date="2025-02-17T16:34:00Z" w16du:dateUtc="2025-02-17T15:34:00Z">
        <w:r w:rsidRPr="002A7964">
          <w:rPr>
            <w:color w:val="344449"/>
            <w:sz w:val="24"/>
            <w:szCs w:val="24"/>
          </w:rPr>
          <w:lastRenderedPageBreak/>
          <w:t xml:space="preserve"> </w:t>
        </w:r>
      </w:ins>
      <w:r w:rsidR="002F5345" w:rsidRPr="002A7964">
        <w:rPr>
          <w:color w:val="344449"/>
          <w:sz w:val="24"/>
          <w:szCs w:val="24"/>
        </w:rPr>
        <w:t>en tijdige levering.</w:t>
      </w:r>
      <w:r w:rsidR="002F5345" w:rsidRPr="002A7964">
        <w:rPr>
          <w:color w:val="344449"/>
          <w:sz w:val="24"/>
          <w:szCs w:val="24"/>
          <w:rPrChange w:id="791" w:author="Vannieuwenhuyze Jorre" w:date="2025-03-27T14:22:00Z" w16du:dateUtc="2025-03-27T13:22:00Z">
            <w:rPr>
              <w:color w:val="344449"/>
              <w:spacing w:val="40"/>
              <w:sz w:val="24"/>
              <w:szCs w:val="24"/>
            </w:rPr>
          </w:rPrChange>
        </w:rPr>
        <w:t xml:space="preserve"> </w:t>
      </w:r>
      <w:r w:rsidR="002F5345" w:rsidRPr="001A436D">
        <w:rPr>
          <w:color w:val="344449"/>
          <w:sz w:val="24"/>
          <w:szCs w:val="24"/>
        </w:rPr>
        <w:t xml:space="preserve">Een overzicht van alle kwaliteitseisen voor statistieken wordt gegeven in de </w:t>
      </w:r>
      <w:r w:rsidR="002F5345" w:rsidRPr="001A436D">
        <w:rPr>
          <w:i/>
          <w:color w:val="70A2B8"/>
          <w:sz w:val="24"/>
          <w:szCs w:val="24"/>
        </w:rPr>
        <w:t>Praktijkcode voor Europese Statistieken</w:t>
      </w:r>
      <w:ins w:id="792" w:author="Vannieuwenhuyze Jorre" w:date="2025-02-18T10:10:00Z" w16du:dateUtc="2025-02-18T09:10:00Z">
        <w:r w:rsidR="001C73A6" w:rsidRPr="001A436D">
          <w:rPr>
            <w:rStyle w:val="BodyTextChar"/>
            <w:rPrChange w:id="793" w:author="Vannieuwenhuyze Jorre" w:date="2025-03-27T14:21:00Z" w16du:dateUtc="2025-03-27T13:21:00Z">
              <w:rPr>
                <w:i/>
                <w:color w:val="70A2B8"/>
                <w:sz w:val="24"/>
              </w:rPr>
            </w:rPrChange>
          </w:rPr>
          <w:t>[</w:t>
        </w:r>
        <w:r w:rsidR="001C73A6" w:rsidRPr="001A436D">
          <w:rPr>
            <w:rStyle w:val="BodyTextChar"/>
          </w:rPr>
          <w:t xml:space="preserve">voetnoot: zie </w:t>
        </w:r>
      </w:ins>
      <w:ins w:id="794" w:author="Vannieuwenhuyze Jorre" w:date="2025-02-18T10:32:00Z" w16du:dateUtc="2025-02-18T09:32:00Z">
        <w:r w:rsidR="00FF126E" w:rsidRPr="001A436D">
          <w:rPr>
            <w:rStyle w:val="BodyTextChar"/>
          </w:rPr>
          <w:t>https://ec.europa.eu/eurostat/documents/4031688/9394211/KS-02-18-142-NL-N.pdf</w:t>
        </w:r>
      </w:ins>
      <w:ins w:id="795" w:author="Vannieuwenhuyze Jorre" w:date="2025-02-18T10:10:00Z" w16du:dateUtc="2025-02-18T09:10:00Z">
        <w:r w:rsidR="001C73A6" w:rsidRPr="001A436D">
          <w:rPr>
            <w:rStyle w:val="BodyTextChar"/>
            <w:rPrChange w:id="796" w:author="Vannieuwenhuyze Jorre" w:date="2025-03-27T14:21:00Z" w16du:dateUtc="2025-03-27T13:21:00Z">
              <w:rPr>
                <w:i/>
                <w:color w:val="70A2B8"/>
                <w:sz w:val="24"/>
              </w:rPr>
            </w:rPrChange>
          </w:rPr>
          <w:t>]</w:t>
        </w:r>
      </w:ins>
      <w:del w:id="797" w:author="Vannieuwenhuyze Jorre" w:date="2025-02-18T10:10:00Z" w16du:dateUtc="2025-02-18T09:10:00Z">
        <w:r w:rsidR="001E3564" w:rsidRPr="001A436D" w:rsidDel="001C73A6">
          <w:fldChar w:fldCharType="begin"/>
        </w:r>
        <w:r w:rsidR="001E3564" w:rsidRPr="001A436D" w:rsidDel="001C73A6">
          <w:delInstrText>HYPERLINK \l "_bookmark0"</w:delInstrText>
        </w:r>
        <w:r w:rsidR="001E3564" w:rsidRPr="001A436D" w:rsidDel="001C73A6">
          <w:fldChar w:fldCharType="separate"/>
        </w:r>
        <w:r w:rsidR="001E3564" w:rsidRPr="001A436D" w:rsidDel="001C73A6">
          <w:rPr>
            <w:color w:val="344449"/>
            <w:sz w:val="24"/>
            <w:vertAlign w:val="superscript"/>
          </w:rPr>
          <w:delText>1</w:delText>
        </w:r>
        <w:r w:rsidR="001E3564" w:rsidRPr="001A436D" w:rsidDel="001C73A6">
          <w:rPr>
            <w:color w:val="344449"/>
            <w:sz w:val="24"/>
            <w:vertAlign w:val="superscript"/>
          </w:rPr>
          <w:fldChar w:fldCharType="end"/>
        </w:r>
      </w:del>
      <w:r w:rsidR="002F5345" w:rsidRPr="001A436D">
        <w:rPr>
          <w:color w:val="344449"/>
          <w:sz w:val="24"/>
        </w:rPr>
        <w:t>.</w:t>
      </w:r>
    </w:p>
    <w:p w14:paraId="7A4FA674" w14:textId="77777777" w:rsidR="00550C8B" w:rsidRPr="001A436D" w:rsidRDefault="00550C8B" w:rsidP="001C73A6">
      <w:pPr>
        <w:spacing w:before="59" w:line="237" w:lineRule="auto"/>
        <w:ind w:left="709" w:right="1131"/>
        <w:jc w:val="both"/>
        <w:rPr>
          <w:ins w:id="798" w:author="Vannieuwenhuyze Jorre" w:date="2025-02-18T10:30:00Z" w16du:dateUtc="2025-02-18T09:30:00Z"/>
          <w:color w:val="344449"/>
          <w:sz w:val="24"/>
        </w:rPr>
      </w:pPr>
    </w:p>
    <w:p w14:paraId="27E5E08B" w14:textId="3EF04139" w:rsidR="00550C8B" w:rsidRPr="001A436D" w:rsidRDefault="00550C8B" w:rsidP="001C73A6">
      <w:pPr>
        <w:spacing w:before="59" w:line="237" w:lineRule="auto"/>
        <w:ind w:left="709" w:right="1131"/>
        <w:jc w:val="both"/>
        <w:rPr>
          <w:ins w:id="799" w:author="Vannieuwenhuyze Jorre" w:date="2025-02-18T10:30:00Z" w16du:dateUtc="2025-02-18T09:30:00Z"/>
          <w:color w:val="344449"/>
          <w:sz w:val="24"/>
        </w:rPr>
      </w:pPr>
      <w:ins w:id="800" w:author="Vannieuwenhuyze Jorre" w:date="2025-02-18T10:31:00Z" w16du:dateUtc="2025-02-18T09:31:00Z">
        <w:r w:rsidRPr="001A436D">
          <w:rPr>
            <w:color w:val="344449"/>
            <w:sz w:val="24"/>
          </w:rPr>
          <w:t xml:space="preserve">[TOEVOEGEN: Bespreking </w:t>
        </w:r>
      </w:ins>
      <w:ins w:id="801" w:author="Vannieuwenhuyze Jorre" w:date="2025-02-18T10:56:00Z" w16du:dateUtc="2025-02-18T09:56:00Z">
        <w:r w:rsidR="00945D3D" w:rsidRPr="001A436D">
          <w:rPr>
            <w:color w:val="344449"/>
            <w:sz w:val="24"/>
          </w:rPr>
          <w:t xml:space="preserve">punten </w:t>
        </w:r>
        <w:r w:rsidR="008918CB" w:rsidRPr="001A436D">
          <w:rPr>
            <w:color w:val="344449"/>
            <w:sz w:val="24"/>
          </w:rPr>
          <w:t>praktijkcode voor Europese Statistieken</w:t>
        </w:r>
      </w:ins>
      <w:ins w:id="802" w:author="Vannieuwenhuyze Jorre" w:date="2025-02-18T10:57:00Z" w16du:dateUtc="2025-02-18T09:57:00Z">
        <w:r w:rsidR="008918CB" w:rsidRPr="001A436D">
          <w:rPr>
            <w:color w:val="344449"/>
            <w:sz w:val="24"/>
          </w:rPr>
          <w:t xml:space="preserve">: aantonen hoe elk punt neerkomt op risico </w:t>
        </w:r>
        <w:r w:rsidR="00186E45" w:rsidRPr="001A436D">
          <w:rPr>
            <w:color w:val="344449"/>
            <w:sz w:val="24"/>
          </w:rPr>
          <w:t>voor gebruikersbehoeften en wanverhouding met operationele definitie.</w:t>
        </w:r>
      </w:ins>
      <w:ins w:id="803" w:author="Vannieuwenhuyze Jorre" w:date="2025-02-18T10:31:00Z" w16du:dateUtc="2025-02-18T09:31:00Z">
        <w:r w:rsidRPr="001A436D">
          <w:rPr>
            <w:color w:val="344449"/>
            <w:sz w:val="24"/>
          </w:rPr>
          <w:t>]</w:t>
        </w:r>
      </w:ins>
    </w:p>
    <w:p w14:paraId="4D281C99" w14:textId="77777777" w:rsidR="00550C8B" w:rsidRPr="001A436D" w:rsidRDefault="00550C8B" w:rsidP="001C73A6">
      <w:pPr>
        <w:spacing w:before="59" w:line="237" w:lineRule="auto"/>
        <w:ind w:left="709" w:right="1131"/>
        <w:jc w:val="both"/>
        <w:rPr>
          <w:ins w:id="804" w:author="Vannieuwenhuyze Jorre" w:date="2025-02-18T10:30:00Z" w16du:dateUtc="2025-02-18T09:30:00Z"/>
          <w:color w:val="344449"/>
          <w:sz w:val="24"/>
        </w:rPr>
      </w:pPr>
    </w:p>
    <w:p w14:paraId="236E6384" w14:textId="77777777" w:rsidR="00550C8B" w:rsidRPr="001A436D" w:rsidRDefault="00550C8B">
      <w:pPr>
        <w:spacing w:before="59" w:line="237" w:lineRule="auto"/>
        <w:ind w:left="709" w:right="1131"/>
        <w:jc w:val="both"/>
        <w:rPr>
          <w:sz w:val="24"/>
        </w:rPr>
        <w:pPrChange w:id="805" w:author="Vannieuwenhuyze Jorre" w:date="2025-02-18T10:10:00Z" w16du:dateUtc="2025-02-18T09:10:00Z">
          <w:pPr>
            <w:spacing w:before="59" w:line="237" w:lineRule="auto"/>
            <w:ind w:left="709" w:right="1131"/>
          </w:pPr>
        </w:pPrChange>
      </w:pPr>
      <w:commentRangeStart w:id="806"/>
      <w:commentRangeStart w:id="807"/>
    </w:p>
    <w:p w14:paraId="25B31918" w14:textId="77777777" w:rsidR="001E3564" w:rsidRPr="001A436D" w:rsidRDefault="002F5345">
      <w:pPr>
        <w:pStyle w:val="BodyText"/>
        <w:spacing w:before="8"/>
        <w:rPr>
          <w:sz w:val="11"/>
        </w:rPr>
      </w:pPr>
      <w:r w:rsidRPr="001A436D">
        <w:rPr>
          <w:noProof/>
          <w:sz w:val="11"/>
        </w:rPr>
        <mc:AlternateContent>
          <mc:Choice Requires="wpg">
            <w:drawing>
              <wp:anchor distT="0" distB="0" distL="0" distR="0" simplePos="0" relativeHeight="251658246" behindDoc="1" locked="0" layoutInCell="1" allowOverlap="1" wp14:anchorId="25B31B2A" wp14:editId="24689F16">
                <wp:simplePos x="0" y="0"/>
                <wp:positionH relativeFrom="page">
                  <wp:posOffset>1254125</wp:posOffset>
                </wp:positionH>
                <wp:positionV relativeFrom="paragraph">
                  <wp:posOffset>102235</wp:posOffset>
                </wp:positionV>
                <wp:extent cx="5040630" cy="2200910"/>
                <wp:effectExtent l="0" t="0" r="762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0630" cy="2200910"/>
                          <a:chOff x="0" y="0"/>
                          <a:chExt cx="5040630" cy="1935125"/>
                        </a:xfrm>
                      </wpg:grpSpPr>
                      <wps:wsp>
                        <wps:cNvPr id="18" name="Graphic 18"/>
                        <wps:cNvSpPr/>
                        <wps:spPr>
                          <a:xfrm>
                            <a:off x="0" y="0"/>
                            <a:ext cx="5040630" cy="1769110"/>
                          </a:xfrm>
                          <a:custGeom>
                            <a:avLst/>
                            <a:gdLst/>
                            <a:ahLst/>
                            <a:cxnLst/>
                            <a:rect l="l" t="t" r="r" b="b"/>
                            <a:pathLst>
                              <a:path w="5040630" h="1769110">
                                <a:moveTo>
                                  <a:pt x="5016024" y="0"/>
                                </a:moveTo>
                                <a:lnTo>
                                  <a:pt x="24039" y="0"/>
                                </a:lnTo>
                                <a:lnTo>
                                  <a:pt x="14682" y="1889"/>
                                </a:lnTo>
                                <a:lnTo>
                                  <a:pt x="7041" y="7041"/>
                                </a:lnTo>
                                <a:lnTo>
                                  <a:pt x="1889" y="14682"/>
                                </a:lnTo>
                                <a:lnTo>
                                  <a:pt x="0" y="24039"/>
                                </a:lnTo>
                                <a:lnTo>
                                  <a:pt x="0" y="1744861"/>
                                </a:lnTo>
                                <a:lnTo>
                                  <a:pt x="1889" y="1754218"/>
                                </a:lnTo>
                                <a:lnTo>
                                  <a:pt x="7041" y="1761860"/>
                                </a:lnTo>
                                <a:lnTo>
                                  <a:pt x="14682" y="1767012"/>
                                </a:lnTo>
                                <a:lnTo>
                                  <a:pt x="24039" y="1768901"/>
                                </a:lnTo>
                                <a:lnTo>
                                  <a:pt x="5016024" y="1768901"/>
                                </a:lnTo>
                                <a:lnTo>
                                  <a:pt x="5025382" y="1767012"/>
                                </a:lnTo>
                                <a:lnTo>
                                  <a:pt x="5033023" y="1761860"/>
                                </a:lnTo>
                                <a:lnTo>
                                  <a:pt x="5038175" y="1754218"/>
                                </a:lnTo>
                                <a:lnTo>
                                  <a:pt x="5040064" y="1744861"/>
                                </a:lnTo>
                                <a:lnTo>
                                  <a:pt x="5040064" y="24039"/>
                                </a:lnTo>
                                <a:lnTo>
                                  <a:pt x="5038175" y="14682"/>
                                </a:lnTo>
                                <a:lnTo>
                                  <a:pt x="5033023" y="7041"/>
                                </a:lnTo>
                                <a:lnTo>
                                  <a:pt x="5025382" y="1889"/>
                                </a:lnTo>
                                <a:lnTo>
                                  <a:pt x="5016024" y="0"/>
                                </a:lnTo>
                                <a:close/>
                              </a:path>
                            </a:pathLst>
                          </a:custGeom>
                          <a:solidFill>
                            <a:srgbClr val="989898"/>
                          </a:solidFill>
                        </wps:spPr>
                        <wps:bodyPr wrap="square" lIns="0" tIns="0" rIns="0" bIns="0" rtlCol="0">
                          <a:prstTxWarp prst="textNoShape">
                            <a:avLst/>
                          </a:prstTxWarp>
                          <a:noAutofit/>
                        </wps:bodyPr>
                      </wps:wsp>
                      <wps:wsp>
                        <wps:cNvPr id="19" name="Graphic 19"/>
                        <wps:cNvSpPr/>
                        <wps:spPr>
                          <a:xfrm>
                            <a:off x="28800" y="11387"/>
                            <a:ext cx="4999990" cy="1746250"/>
                          </a:xfrm>
                          <a:custGeom>
                            <a:avLst/>
                            <a:gdLst/>
                            <a:ahLst/>
                            <a:cxnLst/>
                            <a:rect l="l" t="t" r="r" b="b"/>
                            <a:pathLst>
                              <a:path w="4999990" h="1746250">
                                <a:moveTo>
                                  <a:pt x="4994212" y="0"/>
                                </a:moveTo>
                                <a:lnTo>
                                  <a:pt x="5664" y="0"/>
                                </a:lnTo>
                                <a:lnTo>
                                  <a:pt x="0" y="5664"/>
                                </a:lnTo>
                                <a:lnTo>
                                  <a:pt x="0" y="1733474"/>
                                </a:lnTo>
                                <a:lnTo>
                                  <a:pt x="0" y="1740461"/>
                                </a:lnTo>
                                <a:lnTo>
                                  <a:pt x="5664" y="1746126"/>
                                </a:lnTo>
                                <a:lnTo>
                                  <a:pt x="4994212" y="1746126"/>
                                </a:lnTo>
                                <a:lnTo>
                                  <a:pt x="4999877" y="1740461"/>
                                </a:lnTo>
                                <a:lnTo>
                                  <a:pt x="4999877" y="5664"/>
                                </a:lnTo>
                                <a:lnTo>
                                  <a:pt x="4994212" y="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5" cstate="print"/>
                          <a:stretch>
                            <a:fillRect/>
                          </a:stretch>
                        </pic:blipFill>
                        <pic:spPr>
                          <a:xfrm>
                            <a:off x="130022" y="146602"/>
                            <a:ext cx="180000" cy="206896"/>
                          </a:xfrm>
                          <a:prstGeom prst="rect">
                            <a:avLst/>
                          </a:prstGeom>
                        </pic:spPr>
                      </pic:pic>
                      <wps:wsp>
                        <wps:cNvPr id="21" name="Textbox 21"/>
                        <wps:cNvSpPr txBox="1"/>
                        <wps:spPr>
                          <a:xfrm>
                            <a:off x="28800" y="11384"/>
                            <a:ext cx="4999990" cy="1923741"/>
                          </a:xfrm>
                          <a:prstGeom prst="rect">
                            <a:avLst/>
                          </a:prstGeom>
                        </wps:spPr>
                        <wps:txbx>
                          <w:txbxContent>
                            <w:p w14:paraId="25B31B63" w14:textId="41164594" w:rsidR="001E3564" w:rsidRDefault="002F5345">
                              <w:pPr>
                                <w:spacing w:before="162" w:line="235" w:lineRule="auto"/>
                                <w:ind w:left="612" w:right="321"/>
                                <w:jc w:val="both"/>
                                <w:rPr>
                                  <w:i/>
                                  <w:sz w:val="20"/>
                                </w:rPr>
                              </w:pPr>
                              <w:r>
                                <w:rPr>
                                  <w:i/>
                                  <w:color w:val="344449"/>
                                  <w:sz w:val="20"/>
                                </w:rPr>
                                <w:t>Gebruikersbehoeften,</w:t>
                              </w:r>
                              <w:r>
                                <w:rPr>
                                  <w:i/>
                                  <w:color w:val="344449"/>
                                  <w:spacing w:val="-9"/>
                                  <w:sz w:val="20"/>
                                </w:rPr>
                                <w:t xml:space="preserve"> </w:t>
                              </w:r>
                              <w:r>
                                <w:rPr>
                                  <w:i/>
                                  <w:color w:val="344449"/>
                                  <w:sz w:val="20"/>
                                </w:rPr>
                                <w:t>conceptuele</w:t>
                              </w:r>
                              <w:r>
                                <w:rPr>
                                  <w:i/>
                                  <w:color w:val="344449"/>
                                  <w:spacing w:val="-9"/>
                                  <w:sz w:val="20"/>
                                </w:rPr>
                                <w:t xml:space="preserve"> </w:t>
                              </w:r>
                              <w:r>
                                <w:rPr>
                                  <w:i/>
                                  <w:color w:val="344449"/>
                                  <w:sz w:val="20"/>
                                </w:rPr>
                                <w:t>en</w:t>
                              </w:r>
                              <w:r>
                                <w:rPr>
                                  <w:i/>
                                  <w:color w:val="344449"/>
                                  <w:spacing w:val="-9"/>
                                  <w:sz w:val="20"/>
                                </w:rPr>
                                <w:t xml:space="preserve"> </w:t>
                              </w:r>
                              <w:r>
                                <w:rPr>
                                  <w:i/>
                                  <w:color w:val="344449"/>
                                  <w:sz w:val="20"/>
                                </w:rPr>
                                <w:t>operationele</w:t>
                              </w:r>
                              <w:r>
                                <w:rPr>
                                  <w:i/>
                                  <w:color w:val="344449"/>
                                  <w:spacing w:val="-9"/>
                                  <w:sz w:val="20"/>
                                </w:rPr>
                                <w:t xml:space="preserve"> </w:t>
                              </w:r>
                              <w:r>
                                <w:rPr>
                                  <w:i/>
                                  <w:color w:val="344449"/>
                                  <w:sz w:val="20"/>
                                </w:rPr>
                                <w:t>definitie</w:t>
                              </w:r>
                              <w:r>
                                <w:rPr>
                                  <w:i/>
                                  <w:color w:val="344449"/>
                                  <w:spacing w:val="-9"/>
                                  <w:sz w:val="20"/>
                                </w:rPr>
                                <w:t xml:space="preserve"> </w:t>
                              </w:r>
                              <w:r>
                                <w:rPr>
                                  <w:i/>
                                  <w:color w:val="344449"/>
                                  <w:sz w:val="20"/>
                                </w:rPr>
                                <w:t>komen</w:t>
                              </w:r>
                              <w:r>
                                <w:rPr>
                                  <w:i/>
                                  <w:color w:val="344449"/>
                                  <w:spacing w:val="-9"/>
                                  <w:sz w:val="20"/>
                                </w:rPr>
                                <w:t xml:space="preserve"> </w:t>
                              </w:r>
                              <w:r>
                                <w:rPr>
                                  <w:i/>
                                  <w:color w:val="344449"/>
                                  <w:sz w:val="20"/>
                                </w:rPr>
                                <w:t>weliswaar</w:t>
                              </w:r>
                              <w:r>
                                <w:rPr>
                                  <w:i/>
                                  <w:color w:val="344449"/>
                                  <w:spacing w:val="-9"/>
                                  <w:sz w:val="20"/>
                                </w:rPr>
                                <w:t xml:space="preserve"> </w:t>
                              </w:r>
                              <w:r>
                                <w:rPr>
                                  <w:i/>
                                  <w:color w:val="344449"/>
                                  <w:sz w:val="20"/>
                                </w:rPr>
                                <w:t>aan</w:t>
                              </w:r>
                              <w:r>
                                <w:rPr>
                                  <w:i/>
                                  <w:color w:val="344449"/>
                                  <w:spacing w:val="-9"/>
                                  <w:sz w:val="20"/>
                                </w:rPr>
                                <w:t xml:space="preserve"> </w:t>
                              </w:r>
                              <w:r>
                                <w:rPr>
                                  <w:i/>
                                  <w:color w:val="344449"/>
                                  <w:sz w:val="20"/>
                                </w:rPr>
                                <w:t>bod in informatiestandaarden zoals de SIMS en de GSBPM maar op een zeer onduidelijke en onoverzichtelijke manier.</w:t>
                              </w:r>
                              <w:r>
                                <w:rPr>
                                  <w:i/>
                                  <w:color w:val="344449"/>
                                  <w:spacing w:val="32"/>
                                  <w:sz w:val="20"/>
                                </w:rPr>
                                <w:t xml:space="preserve"> </w:t>
                              </w:r>
                              <w:r>
                                <w:rPr>
                                  <w:i/>
                                  <w:color w:val="344449"/>
                                  <w:sz w:val="20"/>
                                </w:rPr>
                                <w:t>In de SIMS worden de gebruikersbehoeften pas opgelijst in</w:t>
                              </w:r>
                              <w:r>
                                <w:rPr>
                                  <w:i/>
                                  <w:color w:val="344449"/>
                                  <w:spacing w:val="-11"/>
                                  <w:sz w:val="20"/>
                                </w:rPr>
                                <w:t xml:space="preserve"> </w:t>
                              </w:r>
                              <w:r>
                                <w:rPr>
                                  <w:i/>
                                  <w:color w:val="344449"/>
                                  <w:sz w:val="20"/>
                                </w:rPr>
                                <w:t>categorie</w:t>
                              </w:r>
                              <w:r>
                                <w:rPr>
                                  <w:i/>
                                  <w:color w:val="344449"/>
                                  <w:spacing w:val="-12"/>
                                  <w:sz w:val="20"/>
                                </w:rPr>
                                <w:t xml:space="preserve"> </w:t>
                              </w:r>
                              <w:r>
                                <w:rPr>
                                  <w:i/>
                                  <w:color w:val="344449"/>
                                  <w:sz w:val="20"/>
                                </w:rPr>
                                <w:t>12</w:t>
                              </w:r>
                              <w:r>
                                <w:rPr>
                                  <w:i/>
                                  <w:color w:val="344449"/>
                                  <w:spacing w:val="-11"/>
                                  <w:sz w:val="20"/>
                                </w:rPr>
                                <w:t xml:space="preserve"> </w:t>
                              </w:r>
                              <w:r>
                                <w:rPr>
                                  <w:i/>
                                  <w:color w:val="344449"/>
                                  <w:sz w:val="20"/>
                                </w:rPr>
                                <w:t>terwijl</w:t>
                              </w:r>
                              <w:r>
                                <w:rPr>
                                  <w:i/>
                                  <w:color w:val="344449"/>
                                  <w:spacing w:val="-11"/>
                                  <w:sz w:val="20"/>
                                </w:rPr>
                                <w:t xml:space="preserve"> </w:t>
                              </w:r>
                              <w:r>
                                <w:rPr>
                                  <w:i/>
                                  <w:color w:val="344449"/>
                                  <w:sz w:val="20"/>
                                </w:rPr>
                                <w:t>dit</w:t>
                              </w:r>
                              <w:r>
                                <w:rPr>
                                  <w:i/>
                                  <w:color w:val="344449"/>
                                  <w:spacing w:val="-11"/>
                                  <w:sz w:val="20"/>
                                </w:rPr>
                                <w:t xml:space="preserve"> </w:t>
                              </w:r>
                              <w:r>
                                <w:rPr>
                                  <w:i/>
                                  <w:color w:val="344449"/>
                                  <w:sz w:val="20"/>
                                </w:rPr>
                                <w:t>de</w:t>
                              </w:r>
                              <w:r>
                                <w:rPr>
                                  <w:i/>
                                  <w:color w:val="344449"/>
                                  <w:spacing w:val="-11"/>
                                  <w:sz w:val="20"/>
                                </w:rPr>
                                <w:t xml:space="preserve"> </w:t>
                              </w:r>
                              <w:r>
                                <w:rPr>
                                  <w:i/>
                                  <w:color w:val="344449"/>
                                  <w:sz w:val="20"/>
                                </w:rPr>
                                <w:t>start</w:t>
                              </w:r>
                              <w:r>
                                <w:rPr>
                                  <w:i/>
                                  <w:color w:val="344449"/>
                                  <w:spacing w:val="-12"/>
                                  <w:sz w:val="20"/>
                                </w:rPr>
                                <w:t xml:space="preserve"> </w:t>
                              </w:r>
                              <w:ins w:id="808" w:author="Vannieuwenhuyze Jorre" w:date="2025-02-17T16:35:00Z" w16du:dateUtc="2025-02-17T15:35:00Z">
                                <w:r w:rsidR="009B2729">
                                  <w:rPr>
                                    <w:i/>
                                    <w:color w:val="344449"/>
                                    <w:sz w:val="20"/>
                                  </w:rPr>
                                  <w:t>vormt</w:t>
                                </w:r>
                              </w:ins>
                              <w:del w:id="809" w:author="Vannieuwenhuyze Jorre" w:date="2025-02-17T16:35:00Z" w16du:dateUtc="2025-02-17T15:35:00Z">
                                <w:r w:rsidDel="009B2729">
                                  <w:rPr>
                                    <w:i/>
                                    <w:color w:val="344449"/>
                                    <w:sz w:val="20"/>
                                  </w:rPr>
                                  <w:delText>is</w:delText>
                                </w:r>
                              </w:del>
                              <w:r>
                                <w:rPr>
                                  <w:i/>
                                  <w:color w:val="344449"/>
                                  <w:spacing w:val="-11"/>
                                  <w:sz w:val="20"/>
                                </w:rPr>
                                <w:t xml:space="preserve"> </w:t>
                              </w:r>
                              <w:r>
                                <w:rPr>
                                  <w:i/>
                                  <w:color w:val="344449"/>
                                  <w:sz w:val="20"/>
                                </w:rPr>
                                <w:t>van</w:t>
                              </w:r>
                              <w:r>
                                <w:rPr>
                                  <w:i/>
                                  <w:color w:val="344449"/>
                                  <w:spacing w:val="-11"/>
                                  <w:sz w:val="20"/>
                                </w:rPr>
                                <w:t xml:space="preserve"> </w:t>
                              </w:r>
                              <w:r>
                                <w:rPr>
                                  <w:i/>
                                  <w:color w:val="344449"/>
                                  <w:sz w:val="20"/>
                                </w:rPr>
                                <w:t>een</w:t>
                              </w:r>
                              <w:r>
                                <w:rPr>
                                  <w:i/>
                                  <w:color w:val="344449"/>
                                  <w:spacing w:val="-11"/>
                                  <w:sz w:val="20"/>
                                </w:rPr>
                                <w:t xml:space="preserve"> </w:t>
                              </w:r>
                              <w:r>
                                <w:rPr>
                                  <w:i/>
                                  <w:color w:val="344449"/>
                                  <w:sz w:val="20"/>
                                </w:rPr>
                                <w:t>statistiekproductieproces.</w:t>
                              </w:r>
                              <w:r>
                                <w:rPr>
                                  <w:i/>
                                  <w:color w:val="344449"/>
                                  <w:spacing w:val="4"/>
                                  <w:sz w:val="20"/>
                                </w:rPr>
                                <w:t xml:space="preserve"> </w:t>
                              </w:r>
                              <w:r>
                                <w:rPr>
                                  <w:i/>
                                  <w:color w:val="344449"/>
                                  <w:sz w:val="20"/>
                                </w:rPr>
                                <w:t>De</w:t>
                              </w:r>
                              <w:r>
                                <w:rPr>
                                  <w:i/>
                                  <w:color w:val="344449"/>
                                  <w:spacing w:val="-11"/>
                                  <w:sz w:val="20"/>
                                </w:rPr>
                                <w:t xml:space="preserve"> </w:t>
                              </w:r>
                              <w:r>
                                <w:rPr>
                                  <w:i/>
                                  <w:color w:val="344449"/>
                                  <w:sz w:val="20"/>
                                </w:rPr>
                                <w:t>operationele definitie</w:t>
                              </w:r>
                              <w:r>
                                <w:rPr>
                                  <w:i/>
                                  <w:color w:val="344449"/>
                                  <w:spacing w:val="-6"/>
                                  <w:sz w:val="20"/>
                                </w:rPr>
                                <w:t xml:space="preserve"> </w:t>
                              </w:r>
                              <w:r>
                                <w:rPr>
                                  <w:i/>
                                  <w:color w:val="344449"/>
                                  <w:sz w:val="20"/>
                                </w:rPr>
                                <w:t>zit</w:t>
                              </w:r>
                              <w:r>
                                <w:rPr>
                                  <w:i/>
                                  <w:color w:val="344449"/>
                                  <w:spacing w:val="-6"/>
                                  <w:sz w:val="20"/>
                                </w:rPr>
                                <w:t xml:space="preserve"> </w:t>
                              </w:r>
                              <w:r>
                                <w:rPr>
                                  <w:i/>
                                  <w:color w:val="344449"/>
                                  <w:sz w:val="20"/>
                                </w:rPr>
                                <w:t>in</w:t>
                              </w:r>
                              <w:r>
                                <w:rPr>
                                  <w:i/>
                                  <w:color w:val="344449"/>
                                  <w:spacing w:val="-6"/>
                                  <w:sz w:val="20"/>
                                </w:rPr>
                                <w:t xml:space="preserve"> </w:t>
                              </w:r>
                              <w:r>
                                <w:rPr>
                                  <w:i/>
                                  <w:color w:val="344449"/>
                                  <w:sz w:val="20"/>
                                </w:rPr>
                                <w:t>de</w:t>
                              </w:r>
                              <w:r>
                                <w:rPr>
                                  <w:i/>
                                  <w:color w:val="344449"/>
                                  <w:spacing w:val="-6"/>
                                  <w:sz w:val="20"/>
                                </w:rPr>
                                <w:t xml:space="preserve"> </w:t>
                              </w:r>
                              <w:r>
                                <w:rPr>
                                  <w:i/>
                                  <w:color w:val="344449"/>
                                  <w:sz w:val="20"/>
                                </w:rPr>
                                <w:t>SIMS</w:t>
                              </w:r>
                              <w:r>
                                <w:rPr>
                                  <w:i/>
                                  <w:color w:val="344449"/>
                                  <w:spacing w:val="-6"/>
                                  <w:sz w:val="20"/>
                                </w:rPr>
                                <w:t xml:space="preserve"> </w:t>
                              </w:r>
                              <w:r>
                                <w:rPr>
                                  <w:i/>
                                  <w:color w:val="344449"/>
                                  <w:sz w:val="20"/>
                                </w:rPr>
                                <w:t>dan</w:t>
                              </w:r>
                              <w:r>
                                <w:rPr>
                                  <w:i/>
                                  <w:color w:val="344449"/>
                                  <w:spacing w:val="-6"/>
                                  <w:sz w:val="20"/>
                                </w:rPr>
                                <w:t xml:space="preserve"> </w:t>
                              </w:r>
                              <w:r>
                                <w:rPr>
                                  <w:i/>
                                  <w:color w:val="344449"/>
                                  <w:sz w:val="20"/>
                                </w:rPr>
                                <w:t>weer</w:t>
                              </w:r>
                              <w:r>
                                <w:rPr>
                                  <w:i/>
                                  <w:color w:val="344449"/>
                                  <w:spacing w:val="-6"/>
                                  <w:sz w:val="20"/>
                                </w:rPr>
                                <w:t xml:space="preserve"> </w:t>
                              </w:r>
                              <w:r>
                                <w:rPr>
                                  <w:i/>
                                  <w:color w:val="344449"/>
                                  <w:sz w:val="20"/>
                                </w:rPr>
                                <w:t>op</w:t>
                              </w:r>
                              <w:r>
                                <w:rPr>
                                  <w:i/>
                                  <w:color w:val="344449"/>
                                  <w:spacing w:val="-6"/>
                                  <w:sz w:val="20"/>
                                </w:rPr>
                                <w:t xml:space="preserve"> </w:t>
                              </w:r>
                              <w:r>
                                <w:rPr>
                                  <w:i/>
                                  <w:color w:val="344449"/>
                                  <w:sz w:val="20"/>
                                </w:rPr>
                                <w:t>een</w:t>
                              </w:r>
                              <w:r>
                                <w:rPr>
                                  <w:i/>
                                  <w:color w:val="344449"/>
                                  <w:spacing w:val="-6"/>
                                  <w:sz w:val="20"/>
                                </w:rPr>
                                <w:t xml:space="preserve"> </w:t>
                              </w:r>
                              <w:r>
                                <w:rPr>
                                  <w:i/>
                                  <w:color w:val="344449"/>
                                  <w:sz w:val="20"/>
                                </w:rPr>
                                <w:t>zeer</w:t>
                              </w:r>
                              <w:r>
                                <w:rPr>
                                  <w:i/>
                                  <w:color w:val="344449"/>
                                  <w:spacing w:val="-6"/>
                                  <w:sz w:val="20"/>
                                </w:rPr>
                                <w:t xml:space="preserve"> </w:t>
                              </w:r>
                              <w:r>
                                <w:rPr>
                                  <w:i/>
                                  <w:color w:val="344449"/>
                                  <w:sz w:val="20"/>
                                </w:rPr>
                                <w:t>onsamenhangende</w:t>
                              </w:r>
                              <w:r>
                                <w:rPr>
                                  <w:i/>
                                  <w:color w:val="344449"/>
                                  <w:spacing w:val="-6"/>
                                  <w:sz w:val="20"/>
                                </w:rPr>
                                <w:t xml:space="preserve"> </w:t>
                              </w:r>
                              <w:r>
                                <w:rPr>
                                  <w:i/>
                                  <w:color w:val="344449"/>
                                  <w:sz w:val="20"/>
                                </w:rPr>
                                <w:t>manier</w:t>
                              </w:r>
                              <w:r>
                                <w:rPr>
                                  <w:i/>
                                  <w:color w:val="344449"/>
                                  <w:spacing w:val="-6"/>
                                  <w:sz w:val="20"/>
                                </w:rPr>
                                <w:t xml:space="preserve"> </w:t>
                              </w:r>
                              <w:r>
                                <w:rPr>
                                  <w:i/>
                                  <w:color w:val="344449"/>
                                  <w:sz w:val="20"/>
                                </w:rPr>
                                <w:t>verspreid</w:t>
                              </w:r>
                              <w:r>
                                <w:rPr>
                                  <w:i/>
                                  <w:color w:val="344449"/>
                                  <w:spacing w:val="-6"/>
                                  <w:sz w:val="20"/>
                                </w:rPr>
                                <w:t xml:space="preserve"> </w:t>
                              </w:r>
                              <w:r>
                                <w:rPr>
                                  <w:i/>
                                  <w:color w:val="344449"/>
                                  <w:sz w:val="20"/>
                                </w:rPr>
                                <w:t>over verschillende categorieën terwijl de conceptuele definitie volledig ontbreekt.</w:t>
                              </w:r>
                            </w:p>
                            <w:p w14:paraId="25B31B64" w14:textId="77777777" w:rsidR="001E3564" w:rsidRDefault="002F5345">
                              <w:pPr>
                                <w:spacing w:line="235" w:lineRule="auto"/>
                                <w:ind w:left="612" w:right="320"/>
                                <w:jc w:val="both"/>
                                <w:rPr>
                                  <w:i/>
                                  <w:sz w:val="20"/>
                                </w:rPr>
                              </w:pPr>
                              <w:r>
                                <w:rPr>
                                  <w:i/>
                                  <w:color w:val="344449"/>
                                  <w:sz w:val="20"/>
                                </w:rPr>
                                <w:t>De GSBPM doet het op dit vlak beter.</w:t>
                              </w:r>
                              <w:r>
                                <w:rPr>
                                  <w:i/>
                                  <w:color w:val="344449"/>
                                  <w:spacing w:val="40"/>
                                  <w:sz w:val="20"/>
                                </w:rPr>
                                <w:t xml:space="preserve"> </w:t>
                              </w:r>
                              <w:r>
                                <w:rPr>
                                  <w:i/>
                                  <w:color w:val="344449"/>
                                  <w:sz w:val="20"/>
                                </w:rPr>
                                <w:t>Het beschrijft een proces dat vertrekt vanuit gebruikersbehoeften</w:t>
                              </w:r>
                              <w:r>
                                <w:rPr>
                                  <w:i/>
                                  <w:color w:val="344449"/>
                                  <w:spacing w:val="-12"/>
                                  <w:sz w:val="20"/>
                                </w:rPr>
                                <w:t xml:space="preserve"> </w:t>
                              </w:r>
                              <w:r>
                                <w:rPr>
                                  <w:i/>
                                  <w:color w:val="344449"/>
                                  <w:sz w:val="20"/>
                                </w:rPr>
                                <w:t>en</w:t>
                              </w:r>
                              <w:r>
                                <w:rPr>
                                  <w:i/>
                                  <w:color w:val="344449"/>
                                  <w:spacing w:val="-11"/>
                                  <w:sz w:val="20"/>
                                </w:rPr>
                                <w:t xml:space="preserve"> </w:t>
                              </w:r>
                              <w:r>
                                <w:rPr>
                                  <w:i/>
                                  <w:color w:val="344449"/>
                                  <w:sz w:val="20"/>
                                </w:rPr>
                                <w:t>eindigt</w:t>
                              </w:r>
                              <w:r>
                                <w:rPr>
                                  <w:i/>
                                  <w:color w:val="344449"/>
                                  <w:spacing w:val="-11"/>
                                  <w:sz w:val="20"/>
                                </w:rPr>
                                <w:t xml:space="preserve"> </w:t>
                              </w:r>
                              <w:r>
                                <w:rPr>
                                  <w:i/>
                                  <w:color w:val="344449"/>
                                  <w:sz w:val="20"/>
                                </w:rPr>
                                <w:t>met</w:t>
                              </w:r>
                              <w:r>
                                <w:rPr>
                                  <w:i/>
                                  <w:color w:val="344449"/>
                                  <w:spacing w:val="-12"/>
                                  <w:sz w:val="20"/>
                                </w:rPr>
                                <w:t xml:space="preserve"> </w:t>
                              </w:r>
                              <w:r>
                                <w:rPr>
                                  <w:i/>
                                  <w:color w:val="344449"/>
                                  <w:sz w:val="20"/>
                                </w:rPr>
                                <w:t>een</w:t>
                              </w:r>
                              <w:r>
                                <w:rPr>
                                  <w:i/>
                                  <w:color w:val="344449"/>
                                  <w:spacing w:val="-11"/>
                                  <w:sz w:val="20"/>
                                </w:rPr>
                                <w:t xml:space="preserve"> </w:t>
                              </w:r>
                              <w:r>
                                <w:rPr>
                                  <w:i/>
                                  <w:color w:val="344449"/>
                                  <w:sz w:val="20"/>
                                </w:rPr>
                                <w:t>evaluatie.</w:t>
                              </w:r>
                              <w:r>
                                <w:rPr>
                                  <w:i/>
                                  <w:color w:val="344449"/>
                                  <w:spacing w:val="-10"/>
                                  <w:sz w:val="20"/>
                                </w:rPr>
                                <w:t xml:space="preserve"> </w:t>
                              </w:r>
                              <w:r>
                                <w:rPr>
                                  <w:i/>
                                  <w:color w:val="344449"/>
                                  <w:sz w:val="20"/>
                                </w:rPr>
                                <w:t>Het</w:t>
                              </w:r>
                              <w:r>
                                <w:rPr>
                                  <w:i/>
                                  <w:color w:val="344449"/>
                                  <w:spacing w:val="-11"/>
                                  <w:sz w:val="20"/>
                                </w:rPr>
                                <w:t xml:space="preserve"> </w:t>
                              </w:r>
                              <w:r>
                                <w:rPr>
                                  <w:i/>
                                  <w:color w:val="344449"/>
                                  <w:sz w:val="20"/>
                                </w:rPr>
                                <w:t>expliciteert</w:t>
                              </w:r>
                              <w:r>
                                <w:rPr>
                                  <w:i/>
                                  <w:color w:val="344449"/>
                                  <w:spacing w:val="-11"/>
                                  <w:sz w:val="20"/>
                                </w:rPr>
                                <w:t xml:space="preserve"> </w:t>
                              </w:r>
                              <w:r>
                                <w:rPr>
                                  <w:i/>
                                  <w:color w:val="344449"/>
                                  <w:sz w:val="20"/>
                                </w:rPr>
                                <w:t>echter</w:t>
                              </w:r>
                              <w:r>
                                <w:rPr>
                                  <w:i/>
                                  <w:color w:val="344449"/>
                                  <w:spacing w:val="-12"/>
                                  <w:sz w:val="20"/>
                                </w:rPr>
                                <w:t xml:space="preserve"> </w:t>
                              </w:r>
                              <w:r>
                                <w:rPr>
                                  <w:i/>
                                  <w:color w:val="344449"/>
                                  <w:sz w:val="20"/>
                                </w:rPr>
                                <w:t xml:space="preserve">onvoldoende </w:t>
                              </w:r>
                              <w:r>
                                <w:rPr>
                                  <w:i/>
                                  <w:color w:val="344449"/>
                                  <w:spacing w:val="-2"/>
                                  <w:sz w:val="20"/>
                                </w:rPr>
                                <w:t>dat</w:t>
                              </w:r>
                              <w:r>
                                <w:rPr>
                                  <w:i/>
                                  <w:color w:val="344449"/>
                                  <w:spacing w:val="-4"/>
                                  <w:sz w:val="20"/>
                                </w:rPr>
                                <w:t xml:space="preserve"> </w:t>
                              </w:r>
                              <w:r>
                                <w:rPr>
                                  <w:i/>
                                  <w:color w:val="344449"/>
                                  <w:spacing w:val="-2"/>
                                  <w:sz w:val="20"/>
                                </w:rPr>
                                <w:t>de</w:t>
                              </w:r>
                              <w:r>
                                <w:rPr>
                                  <w:i/>
                                  <w:color w:val="344449"/>
                                  <w:spacing w:val="-4"/>
                                  <w:sz w:val="20"/>
                                </w:rPr>
                                <w:t xml:space="preserve"> </w:t>
                              </w:r>
                              <w:r>
                                <w:rPr>
                                  <w:i/>
                                  <w:color w:val="344449"/>
                                  <w:spacing w:val="-2"/>
                                  <w:sz w:val="20"/>
                                </w:rPr>
                                <w:t>evaluatie</w:t>
                              </w:r>
                              <w:r>
                                <w:rPr>
                                  <w:i/>
                                  <w:color w:val="344449"/>
                                  <w:spacing w:val="-5"/>
                                  <w:sz w:val="20"/>
                                </w:rPr>
                                <w:t xml:space="preserve"> </w:t>
                              </w:r>
                              <w:r>
                                <w:rPr>
                                  <w:i/>
                                  <w:color w:val="344449"/>
                                  <w:spacing w:val="-2"/>
                                  <w:sz w:val="20"/>
                                </w:rPr>
                                <w:t>gestoeld</w:t>
                              </w:r>
                              <w:r>
                                <w:rPr>
                                  <w:i/>
                                  <w:color w:val="344449"/>
                                  <w:spacing w:val="-5"/>
                                  <w:sz w:val="20"/>
                                </w:rPr>
                                <w:t xml:space="preserve"> </w:t>
                              </w:r>
                              <w:r>
                                <w:rPr>
                                  <w:i/>
                                  <w:color w:val="344449"/>
                                  <w:spacing w:val="-2"/>
                                  <w:sz w:val="20"/>
                                </w:rPr>
                                <w:t>moet</w:t>
                              </w:r>
                              <w:r>
                                <w:rPr>
                                  <w:i/>
                                  <w:color w:val="344449"/>
                                  <w:spacing w:val="-5"/>
                                  <w:sz w:val="20"/>
                                </w:rPr>
                                <w:t xml:space="preserve"> </w:t>
                              </w:r>
                              <w:r>
                                <w:rPr>
                                  <w:i/>
                                  <w:color w:val="344449"/>
                                  <w:spacing w:val="-2"/>
                                  <w:sz w:val="20"/>
                                </w:rPr>
                                <w:t>zijn</w:t>
                              </w:r>
                              <w:r>
                                <w:rPr>
                                  <w:i/>
                                  <w:color w:val="344449"/>
                                  <w:spacing w:val="-4"/>
                                  <w:sz w:val="20"/>
                                </w:rPr>
                                <w:t xml:space="preserve"> </w:t>
                              </w:r>
                              <w:r>
                                <w:rPr>
                                  <w:i/>
                                  <w:color w:val="344449"/>
                                  <w:spacing w:val="-2"/>
                                  <w:sz w:val="20"/>
                                </w:rPr>
                                <w:t>op</w:t>
                              </w:r>
                              <w:r>
                                <w:rPr>
                                  <w:i/>
                                  <w:color w:val="344449"/>
                                  <w:spacing w:val="-4"/>
                                  <w:sz w:val="20"/>
                                </w:rPr>
                                <w:t xml:space="preserve"> </w:t>
                              </w:r>
                              <w:r>
                                <w:rPr>
                                  <w:i/>
                                  <w:color w:val="344449"/>
                                  <w:spacing w:val="-2"/>
                                  <w:sz w:val="20"/>
                                </w:rPr>
                                <w:t>de</w:t>
                              </w:r>
                              <w:r>
                                <w:rPr>
                                  <w:i/>
                                  <w:color w:val="344449"/>
                                  <w:spacing w:val="-4"/>
                                  <w:sz w:val="20"/>
                                </w:rPr>
                                <w:t xml:space="preserve"> </w:t>
                              </w:r>
                              <w:r>
                                <w:rPr>
                                  <w:i/>
                                  <w:color w:val="344449"/>
                                  <w:spacing w:val="-2"/>
                                  <w:sz w:val="20"/>
                                </w:rPr>
                                <w:t>gebruikersbehoeften</w:t>
                              </w:r>
                              <w:r>
                                <w:rPr>
                                  <w:i/>
                                  <w:color w:val="344449"/>
                                  <w:spacing w:val="-5"/>
                                  <w:sz w:val="20"/>
                                </w:rPr>
                                <w:t xml:space="preserve"> </w:t>
                              </w:r>
                              <w:r>
                                <w:rPr>
                                  <w:i/>
                                  <w:color w:val="344449"/>
                                  <w:spacing w:val="-2"/>
                                  <w:sz w:val="20"/>
                                </w:rPr>
                                <w:t>en</w:t>
                              </w:r>
                              <w:r>
                                <w:rPr>
                                  <w:i/>
                                  <w:color w:val="344449"/>
                                  <w:spacing w:val="-4"/>
                                  <w:sz w:val="20"/>
                                </w:rPr>
                                <w:t xml:space="preserve"> </w:t>
                              </w:r>
                              <w:r>
                                <w:rPr>
                                  <w:i/>
                                  <w:color w:val="344449"/>
                                  <w:spacing w:val="-2"/>
                                  <w:sz w:val="20"/>
                                </w:rPr>
                                <w:t>alle</w:t>
                              </w:r>
                              <w:r>
                                <w:rPr>
                                  <w:i/>
                                  <w:color w:val="344449"/>
                                  <w:spacing w:val="-4"/>
                                  <w:sz w:val="20"/>
                                </w:rPr>
                                <w:t xml:space="preserve"> </w:t>
                              </w:r>
                              <w:r>
                                <w:rPr>
                                  <w:i/>
                                  <w:color w:val="344449"/>
                                  <w:spacing w:val="-2"/>
                                  <w:sz w:val="20"/>
                                </w:rPr>
                                <w:t>operationele</w:t>
                              </w:r>
                              <w:r>
                                <w:rPr>
                                  <w:i/>
                                  <w:color w:val="344449"/>
                                  <w:spacing w:val="-4"/>
                                  <w:sz w:val="20"/>
                                </w:rPr>
                                <w:t xml:space="preserve"> </w:t>
                              </w:r>
                              <w:r>
                                <w:rPr>
                                  <w:i/>
                                  <w:color w:val="344449"/>
                                  <w:spacing w:val="-2"/>
                                  <w:sz w:val="20"/>
                                </w:rPr>
                                <w:t xml:space="preserve">keu‐ </w:t>
                              </w:r>
                              <w:r>
                                <w:rPr>
                                  <w:i/>
                                  <w:color w:val="344449"/>
                                  <w:sz w:val="20"/>
                                </w:rPr>
                                <w:t>zes die onderweg werden gemaakt.</w:t>
                              </w:r>
                            </w:p>
                          </w:txbxContent>
                        </wps:txbx>
                        <wps:bodyPr wrap="square" lIns="0" tIns="0" rIns="0" bIns="0" rtlCol="0">
                          <a:noAutofit/>
                        </wps:bodyPr>
                      </wps:wsp>
                    </wpg:wgp>
                  </a:graphicData>
                </a:graphic>
                <wp14:sizeRelV relativeFrom="margin">
                  <wp14:pctHeight>0</wp14:pctHeight>
                </wp14:sizeRelV>
              </wp:anchor>
            </w:drawing>
          </mc:Choice>
          <mc:Fallback>
            <w:pict>
              <v:group w14:anchorId="25B31B2A" id="Group 17" o:spid="_x0000_s1036" style="position:absolute;margin-left:98.75pt;margin-top:8.05pt;width:396.9pt;height:173.3pt;z-index:-251658234;mso-wrap-distance-left:0;mso-wrap-distance-right:0;mso-position-horizontal-relative:page;mso-position-vertical-relative:text;mso-height-relative:margin" coordsize="50406,19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">
                <v:shape id="Graphic 18" o:spid="_x0000_s1037" style="position:absolute;width:50406;height:17691;visibility:visible;mso-wrap-style:square;v-text-anchor:top" coordsize="5040630,176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" path="m5016024,l24039,,14682,1889,7041,7041,1889,14682,,24039,,1744861r1889,9357l7041,1761860r7641,5152l24039,1768901r4991985,l5025382,1767012r7641,-5152l5038175,1754218r1889,-9357l5040064,24039r-1889,-9357l5033023,7041r-7641,-5152l5016024,xe" fillcolor="#989898" stroked="f">
                  <v:path arrowok="t"/>
                </v:shape>
                <v:shape id="Graphic 19" o:spid="_x0000_s1038" style="position:absolute;left:288;top:113;width:49999;height:17463;visibility:visible;mso-wrap-style:square;v-text-anchor:top" coordsize="4999990,174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" path="m4994212,l5664,,,5664,,1733474r,6987l5664,1746126r4988548,l4999877,1740461r,-1734797l4994212,xe" fillcolor="#e5e5e5" stroked="f">
                  <v:path arrowok="t"/>
                </v:shape>
                <v:shape id="Image 20" o:spid="_x0000_s1039" type="#_x0000_t75" style="position:absolute;left:1300;top:1466;width:1800;height: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">
                  <v:imagedata r:id="rId16" o:title=""/>
                </v:shape>
                <v:shape id="Textbox 21" o:spid="_x0000_s1040" type="#_x0000_t202" style="position:absolute;left:288;top:113;width:49999;height:19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5B31B63" w14:textId="41164594" w:rsidR="001E3564" w:rsidRDefault="002F5345">
                        <w:pPr>
                          <w:spacing w:before="162" w:line="235" w:lineRule="auto"/>
                          <w:ind w:left="612" w:right="321"/>
                          <w:jc w:val="both"/>
                          <w:rPr>
                            <w:i/>
                            <w:sz w:val="20"/>
                          </w:rPr>
                        </w:pPr>
                        <w:r>
                          <w:rPr>
                            <w:i/>
                            <w:color w:val="344449"/>
                            <w:sz w:val="20"/>
                          </w:rPr>
                          <w:t>Gebruikersbehoeften,</w:t>
                        </w:r>
                        <w:r>
                          <w:rPr>
                            <w:i/>
                            <w:color w:val="344449"/>
                            <w:spacing w:val="-9"/>
                            <w:sz w:val="20"/>
                          </w:rPr>
                          <w:t xml:space="preserve"> </w:t>
                        </w:r>
                        <w:r>
                          <w:rPr>
                            <w:i/>
                            <w:color w:val="344449"/>
                            <w:sz w:val="20"/>
                          </w:rPr>
                          <w:t>conceptuele</w:t>
                        </w:r>
                        <w:r>
                          <w:rPr>
                            <w:i/>
                            <w:color w:val="344449"/>
                            <w:spacing w:val="-9"/>
                            <w:sz w:val="20"/>
                          </w:rPr>
                          <w:t xml:space="preserve"> </w:t>
                        </w:r>
                        <w:r>
                          <w:rPr>
                            <w:i/>
                            <w:color w:val="344449"/>
                            <w:sz w:val="20"/>
                          </w:rPr>
                          <w:t>en</w:t>
                        </w:r>
                        <w:r>
                          <w:rPr>
                            <w:i/>
                            <w:color w:val="344449"/>
                            <w:spacing w:val="-9"/>
                            <w:sz w:val="20"/>
                          </w:rPr>
                          <w:t xml:space="preserve"> </w:t>
                        </w:r>
                        <w:r>
                          <w:rPr>
                            <w:i/>
                            <w:color w:val="344449"/>
                            <w:sz w:val="20"/>
                          </w:rPr>
                          <w:t>operationele</w:t>
                        </w:r>
                        <w:r>
                          <w:rPr>
                            <w:i/>
                            <w:color w:val="344449"/>
                            <w:spacing w:val="-9"/>
                            <w:sz w:val="20"/>
                          </w:rPr>
                          <w:t xml:space="preserve"> </w:t>
                        </w:r>
                        <w:r>
                          <w:rPr>
                            <w:i/>
                            <w:color w:val="344449"/>
                            <w:sz w:val="20"/>
                          </w:rPr>
                          <w:t>definitie</w:t>
                        </w:r>
                        <w:r>
                          <w:rPr>
                            <w:i/>
                            <w:color w:val="344449"/>
                            <w:spacing w:val="-9"/>
                            <w:sz w:val="20"/>
                          </w:rPr>
                          <w:t xml:space="preserve"> </w:t>
                        </w:r>
                        <w:r>
                          <w:rPr>
                            <w:i/>
                            <w:color w:val="344449"/>
                            <w:sz w:val="20"/>
                          </w:rPr>
                          <w:t>komen</w:t>
                        </w:r>
                        <w:r>
                          <w:rPr>
                            <w:i/>
                            <w:color w:val="344449"/>
                            <w:spacing w:val="-9"/>
                            <w:sz w:val="20"/>
                          </w:rPr>
                          <w:t xml:space="preserve"> </w:t>
                        </w:r>
                        <w:r>
                          <w:rPr>
                            <w:i/>
                            <w:color w:val="344449"/>
                            <w:sz w:val="20"/>
                          </w:rPr>
                          <w:t>weliswaar</w:t>
                        </w:r>
                        <w:r>
                          <w:rPr>
                            <w:i/>
                            <w:color w:val="344449"/>
                            <w:spacing w:val="-9"/>
                            <w:sz w:val="20"/>
                          </w:rPr>
                          <w:t xml:space="preserve"> </w:t>
                        </w:r>
                        <w:r>
                          <w:rPr>
                            <w:i/>
                            <w:color w:val="344449"/>
                            <w:sz w:val="20"/>
                          </w:rPr>
                          <w:t>aan</w:t>
                        </w:r>
                        <w:r>
                          <w:rPr>
                            <w:i/>
                            <w:color w:val="344449"/>
                            <w:spacing w:val="-9"/>
                            <w:sz w:val="20"/>
                          </w:rPr>
                          <w:t xml:space="preserve"> </w:t>
                        </w:r>
                        <w:r>
                          <w:rPr>
                            <w:i/>
                            <w:color w:val="344449"/>
                            <w:sz w:val="20"/>
                          </w:rPr>
                          <w:t>bod in informatiestandaarden zoals de SIMS en de GSBPM maar op een zeer onduidelijke en onoverzichtelijke manier.</w:t>
                        </w:r>
                        <w:r>
                          <w:rPr>
                            <w:i/>
                            <w:color w:val="344449"/>
                            <w:spacing w:val="32"/>
                            <w:sz w:val="20"/>
                          </w:rPr>
                          <w:t xml:space="preserve"> </w:t>
                        </w:r>
                        <w:r>
                          <w:rPr>
                            <w:i/>
                            <w:color w:val="344449"/>
                            <w:sz w:val="20"/>
                          </w:rPr>
                          <w:t>In de SIMS worden de gebruikersbehoeften pas opgelijst in</w:t>
                        </w:r>
                        <w:r>
                          <w:rPr>
                            <w:i/>
                            <w:color w:val="344449"/>
                            <w:spacing w:val="-11"/>
                            <w:sz w:val="20"/>
                          </w:rPr>
                          <w:t xml:space="preserve"> </w:t>
                        </w:r>
                        <w:r>
                          <w:rPr>
                            <w:i/>
                            <w:color w:val="344449"/>
                            <w:sz w:val="20"/>
                          </w:rPr>
                          <w:t>categorie</w:t>
                        </w:r>
                        <w:r>
                          <w:rPr>
                            <w:i/>
                            <w:color w:val="344449"/>
                            <w:spacing w:val="-12"/>
                            <w:sz w:val="20"/>
                          </w:rPr>
                          <w:t xml:space="preserve"> </w:t>
                        </w:r>
                        <w:r>
                          <w:rPr>
                            <w:i/>
                            <w:color w:val="344449"/>
                            <w:sz w:val="20"/>
                          </w:rPr>
                          <w:t>12</w:t>
                        </w:r>
                        <w:r>
                          <w:rPr>
                            <w:i/>
                            <w:color w:val="344449"/>
                            <w:spacing w:val="-11"/>
                            <w:sz w:val="20"/>
                          </w:rPr>
                          <w:t xml:space="preserve"> </w:t>
                        </w:r>
                        <w:r>
                          <w:rPr>
                            <w:i/>
                            <w:color w:val="344449"/>
                            <w:sz w:val="20"/>
                          </w:rPr>
                          <w:t>terwijl</w:t>
                        </w:r>
                        <w:r>
                          <w:rPr>
                            <w:i/>
                            <w:color w:val="344449"/>
                            <w:spacing w:val="-11"/>
                            <w:sz w:val="20"/>
                          </w:rPr>
                          <w:t xml:space="preserve"> </w:t>
                        </w:r>
                        <w:r>
                          <w:rPr>
                            <w:i/>
                            <w:color w:val="344449"/>
                            <w:sz w:val="20"/>
                          </w:rPr>
                          <w:t>dit</w:t>
                        </w:r>
                        <w:r>
                          <w:rPr>
                            <w:i/>
                            <w:color w:val="344449"/>
                            <w:spacing w:val="-11"/>
                            <w:sz w:val="20"/>
                          </w:rPr>
                          <w:t xml:space="preserve"> </w:t>
                        </w:r>
                        <w:r>
                          <w:rPr>
                            <w:i/>
                            <w:color w:val="344449"/>
                            <w:sz w:val="20"/>
                          </w:rPr>
                          <w:t>de</w:t>
                        </w:r>
                        <w:r>
                          <w:rPr>
                            <w:i/>
                            <w:color w:val="344449"/>
                            <w:spacing w:val="-11"/>
                            <w:sz w:val="20"/>
                          </w:rPr>
                          <w:t xml:space="preserve"> </w:t>
                        </w:r>
                        <w:r>
                          <w:rPr>
                            <w:i/>
                            <w:color w:val="344449"/>
                            <w:sz w:val="20"/>
                          </w:rPr>
                          <w:t>start</w:t>
                        </w:r>
                        <w:r>
                          <w:rPr>
                            <w:i/>
                            <w:color w:val="344449"/>
                            <w:spacing w:val="-12"/>
                            <w:sz w:val="20"/>
                          </w:rPr>
                          <w:t xml:space="preserve"> </w:t>
                        </w:r>
                        <w:ins w:id="810" w:author="Vannieuwenhuyze Jorre" w:date="2025-02-17T16:35:00Z" w16du:dateUtc="2025-02-17T15:35:00Z">
                          <w:r w:rsidR="009B2729">
                            <w:rPr>
                              <w:i/>
                              <w:color w:val="344449"/>
                              <w:sz w:val="20"/>
                            </w:rPr>
                            <w:t>vormt</w:t>
                          </w:r>
                        </w:ins>
                        <w:del w:id="811" w:author="Vannieuwenhuyze Jorre" w:date="2025-02-17T16:35:00Z" w16du:dateUtc="2025-02-17T15:35:00Z">
                          <w:r w:rsidDel="009B2729">
                            <w:rPr>
                              <w:i/>
                              <w:color w:val="344449"/>
                              <w:sz w:val="20"/>
                            </w:rPr>
                            <w:delText>is</w:delText>
                          </w:r>
                        </w:del>
                        <w:r>
                          <w:rPr>
                            <w:i/>
                            <w:color w:val="344449"/>
                            <w:spacing w:val="-11"/>
                            <w:sz w:val="20"/>
                          </w:rPr>
                          <w:t xml:space="preserve"> </w:t>
                        </w:r>
                        <w:r>
                          <w:rPr>
                            <w:i/>
                            <w:color w:val="344449"/>
                            <w:sz w:val="20"/>
                          </w:rPr>
                          <w:t>van</w:t>
                        </w:r>
                        <w:r>
                          <w:rPr>
                            <w:i/>
                            <w:color w:val="344449"/>
                            <w:spacing w:val="-11"/>
                            <w:sz w:val="20"/>
                          </w:rPr>
                          <w:t xml:space="preserve"> </w:t>
                        </w:r>
                        <w:r>
                          <w:rPr>
                            <w:i/>
                            <w:color w:val="344449"/>
                            <w:sz w:val="20"/>
                          </w:rPr>
                          <w:t>een</w:t>
                        </w:r>
                        <w:r>
                          <w:rPr>
                            <w:i/>
                            <w:color w:val="344449"/>
                            <w:spacing w:val="-11"/>
                            <w:sz w:val="20"/>
                          </w:rPr>
                          <w:t xml:space="preserve"> </w:t>
                        </w:r>
                        <w:r>
                          <w:rPr>
                            <w:i/>
                            <w:color w:val="344449"/>
                            <w:sz w:val="20"/>
                          </w:rPr>
                          <w:t>statistiekproductieproces.</w:t>
                        </w:r>
                        <w:r>
                          <w:rPr>
                            <w:i/>
                            <w:color w:val="344449"/>
                            <w:spacing w:val="4"/>
                            <w:sz w:val="20"/>
                          </w:rPr>
                          <w:t xml:space="preserve"> </w:t>
                        </w:r>
                        <w:r>
                          <w:rPr>
                            <w:i/>
                            <w:color w:val="344449"/>
                            <w:sz w:val="20"/>
                          </w:rPr>
                          <w:t>De</w:t>
                        </w:r>
                        <w:r>
                          <w:rPr>
                            <w:i/>
                            <w:color w:val="344449"/>
                            <w:spacing w:val="-11"/>
                            <w:sz w:val="20"/>
                          </w:rPr>
                          <w:t xml:space="preserve"> </w:t>
                        </w:r>
                        <w:r>
                          <w:rPr>
                            <w:i/>
                            <w:color w:val="344449"/>
                            <w:sz w:val="20"/>
                          </w:rPr>
                          <w:t>operationele definitie</w:t>
                        </w:r>
                        <w:r>
                          <w:rPr>
                            <w:i/>
                            <w:color w:val="344449"/>
                            <w:spacing w:val="-6"/>
                            <w:sz w:val="20"/>
                          </w:rPr>
                          <w:t xml:space="preserve"> </w:t>
                        </w:r>
                        <w:r>
                          <w:rPr>
                            <w:i/>
                            <w:color w:val="344449"/>
                            <w:sz w:val="20"/>
                          </w:rPr>
                          <w:t>zit</w:t>
                        </w:r>
                        <w:r>
                          <w:rPr>
                            <w:i/>
                            <w:color w:val="344449"/>
                            <w:spacing w:val="-6"/>
                            <w:sz w:val="20"/>
                          </w:rPr>
                          <w:t xml:space="preserve"> </w:t>
                        </w:r>
                        <w:r>
                          <w:rPr>
                            <w:i/>
                            <w:color w:val="344449"/>
                            <w:sz w:val="20"/>
                          </w:rPr>
                          <w:t>in</w:t>
                        </w:r>
                        <w:r>
                          <w:rPr>
                            <w:i/>
                            <w:color w:val="344449"/>
                            <w:spacing w:val="-6"/>
                            <w:sz w:val="20"/>
                          </w:rPr>
                          <w:t xml:space="preserve"> </w:t>
                        </w:r>
                        <w:r>
                          <w:rPr>
                            <w:i/>
                            <w:color w:val="344449"/>
                            <w:sz w:val="20"/>
                          </w:rPr>
                          <w:t>de</w:t>
                        </w:r>
                        <w:r>
                          <w:rPr>
                            <w:i/>
                            <w:color w:val="344449"/>
                            <w:spacing w:val="-6"/>
                            <w:sz w:val="20"/>
                          </w:rPr>
                          <w:t xml:space="preserve"> </w:t>
                        </w:r>
                        <w:r>
                          <w:rPr>
                            <w:i/>
                            <w:color w:val="344449"/>
                            <w:sz w:val="20"/>
                          </w:rPr>
                          <w:t>SIMS</w:t>
                        </w:r>
                        <w:r>
                          <w:rPr>
                            <w:i/>
                            <w:color w:val="344449"/>
                            <w:spacing w:val="-6"/>
                            <w:sz w:val="20"/>
                          </w:rPr>
                          <w:t xml:space="preserve"> </w:t>
                        </w:r>
                        <w:r>
                          <w:rPr>
                            <w:i/>
                            <w:color w:val="344449"/>
                            <w:sz w:val="20"/>
                          </w:rPr>
                          <w:t>dan</w:t>
                        </w:r>
                        <w:r>
                          <w:rPr>
                            <w:i/>
                            <w:color w:val="344449"/>
                            <w:spacing w:val="-6"/>
                            <w:sz w:val="20"/>
                          </w:rPr>
                          <w:t xml:space="preserve"> </w:t>
                        </w:r>
                        <w:r>
                          <w:rPr>
                            <w:i/>
                            <w:color w:val="344449"/>
                            <w:sz w:val="20"/>
                          </w:rPr>
                          <w:t>weer</w:t>
                        </w:r>
                        <w:r>
                          <w:rPr>
                            <w:i/>
                            <w:color w:val="344449"/>
                            <w:spacing w:val="-6"/>
                            <w:sz w:val="20"/>
                          </w:rPr>
                          <w:t xml:space="preserve"> </w:t>
                        </w:r>
                        <w:r>
                          <w:rPr>
                            <w:i/>
                            <w:color w:val="344449"/>
                            <w:sz w:val="20"/>
                          </w:rPr>
                          <w:t>op</w:t>
                        </w:r>
                        <w:r>
                          <w:rPr>
                            <w:i/>
                            <w:color w:val="344449"/>
                            <w:spacing w:val="-6"/>
                            <w:sz w:val="20"/>
                          </w:rPr>
                          <w:t xml:space="preserve"> </w:t>
                        </w:r>
                        <w:r>
                          <w:rPr>
                            <w:i/>
                            <w:color w:val="344449"/>
                            <w:sz w:val="20"/>
                          </w:rPr>
                          <w:t>een</w:t>
                        </w:r>
                        <w:r>
                          <w:rPr>
                            <w:i/>
                            <w:color w:val="344449"/>
                            <w:spacing w:val="-6"/>
                            <w:sz w:val="20"/>
                          </w:rPr>
                          <w:t xml:space="preserve"> </w:t>
                        </w:r>
                        <w:r>
                          <w:rPr>
                            <w:i/>
                            <w:color w:val="344449"/>
                            <w:sz w:val="20"/>
                          </w:rPr>
                          <w:t>zeer</w:t>
                        </w:r>
                        <w:r>
                          <w:rPr>
                            <w:i/>
                            <w:color w:val="344449"/>
                            <w:spacing w:val="-6"/>
                            <w:sz w:val="20"/>
                          </w:rPr>
                          <w:t xml:space="preserve"> </w:t>
                        </w:r>
                        <w:r>
                          <w:rPr>
                            <w:i/>
                            <w:color w:val="344449"/>
                            <w:sz w:val="20"/>
                          </w:rPr>
                          <w:t>onsamenhangende</w:t>
                        </w:r>
                        <w:r>
                          <w:rPr>
                            <w:i/>
                            <w:color w:val="344449"/>
                            <w:spacing w:val="-6"/>
                            <w:sz w:val="20"/>
                          </w:rPr>
                          <w:t xml:space="preserve"> </w:t>
                        </w:r>
                        <w:r>
                          <w:rPr>
                            <w:i/>
                            <w:color w:val="344449"/>
                            <w:sz w:val="20"/>
                          </w:rPr>
                          <w:t>manier</w:t>
                        </w:r>
                        <w:r>
                          <w:rPr>
                            <w:i/>
                            <w:color w:val="344449"/>
                            <w:spacing w:val="-6"/>
                            <w:sz w:val="20"/>
                          </w:rPr>
                          <w:t xml:space="preserve"> </w:t>
                        </w:r>
                        <w:r>
                          <w:rPr>
                            <w:i/>
                            <w:color w:val="344449"/>
                            <w:sz w:val="20"/>
                          </w:rPr>
                          <w:t>verspreid</w:t>
                        </w:r>
                        <w:r>
                          <w:rPr>
                            <w:i/>
                            <w:color w:val="344449"/>
                            <w:spacing w:val="-6"/>
                            <w:sz w:val="20"/>
                          </w:rPr>
                          <w:t xml:space="preserve"> </w:t>
                        </w:r>
                        <w:r>
                          <w:rPr>
                            <w:i/>
                            <w:color w:val="344449"/>
                            <w:sz w:val="20"/>
                          </w:rPr>
                          <w:t>over verschillende categorieën terwijl de conceptuele definitie volledig ontbreekt.</w:t>
                        </w:r>
                      </w:p>
                      <w:p w14:paraId="25B31B64" w14:textId="77777777" w:rsidR="001E3564" w:rsidRDefault="002F5345">
                        <w:pPr>
                          <w:spacing w:line="235" w:lineRule="auto"/>
                          <w:ind w:left="612" w:right="320"/>
                          <w:jc w:val="both"/>
                          <w:rPr>
                            <w:i/>
                            <w:sz w:val="20"/>
                          </w:rPr>
                        </w:pPr>
                        <w:r>
                          <w:rPr>
                            <w:i/>
                            <w:color w:val="344449"/>
                            <w:sz w:val="20"/>
                          </w:rPr>
                          <w:t>De GSBPM doet het op dit vlak beter.</w:t>
                        </w:r>
                        <w:r>
                          <w:rPr>
                            <w:i/>
                            <w:color w:val="344449"/>
                            <w:spacing w:val="40"/>
                            <w:sz w:val="20"/>
                          </w:rPr>
                          <w:t xml:space="preserve"> </w:t>
                        </w:r>
                        <w:r>
                          <w:rPr>
                            <w:i/>
                            <w:color w:val="344449"/>
                            <w:sz w:val="20"/>
                          </w:rPr>
                          <w:t>Het beschrijft een proces dat vertrekt vanuit gebruikersbehoeften</w:t>
                        </w:r>
                        <w:r>
                          <w:rPr>
                            <w:i/>
                            <w:color w:val="344449"/>
                            <w:spacing w:val="-12"/>
                            <w:sz w:val="20"/>
                          </w:rPr>
                          <w:t xml:space="preserve"> </w:t>
                        </w:r>
                        <w:r>
                          <w:rPr>
                            <w:i/>
                            <w:color w:val="344449"/>
                            <w:sz w:val="20"/>
                          </w:rPr>
                          <w:t>en</w:t>
                        </w:r>
                        <w:r>
                          <w:rPr>
                            <w:i/>
                            <w:color w:val="344449"/>
                            <w:spacing w:val="-11"/>
                            <w:sz w:val="20"/>
                          </w:rPr>
                          <w:t xml:space="preserve"> </w:t>
                        </w:r>
                        <w:r>
                          <w:rPr>
                            <w:i/>
                            <w:color w:val="344449"/>
                            <w:sz w:val="20"/>
                          </w:rPr>
                          <w:t>eindigt</w:t>
                        </w:r>
                        <w:r>
                          <w:rPr>
                            <w:i/>
                            <w:color w:val="344449"/>
                            <w:spacing w:val="-11"/>
                            <w:sz w:val="20"/>
                          </w:rPr>
                          <w:t xml:space="preserve"> </w:t>
                        </w:r>
                        <w:r>
                          <w:rPr>
                            <w:i/>
                            <w:color w:val="344449"/>
                            <w:sz w:val="20"/>
                          </w:rPr>
                          <w:t>met</w:t>
                        </w:r>
                        <w:r>
                          <w:rPr>
                            <w:i/>
                            <w:color w:val="344449"/>
                            <w:spacing w:val="-12"/>
                            <w:sz w:val="20"/>
                          </w:rPr>
                          <w:t xml:space="preserve"> </w:t>
                        </w:r>
                        <w:r>
                          <w:rPr>
                            <w:i/>
                            <w:color w:val="344449"/>
                            <w:sz w:val="20"/>
                          </w:rPr>
                          <w:t>een</w:t>
                        </w:r>
                        <w:r>
                          <w:rPr>
                            <w:i/>
                            <w:color w:val="344449"/>
                            <w:spacing w:val="-11"/>
                            <w:sz w:val="20"/>
                          </w:rPr>
                          <w:t xml:space="preserve"> </w:t>
                        </w:r>
                        <w:r>
                          <w:rPr>
                            <w:i/>
                            <w:color w:val="344449"/>
                            <w:sz w:val="20"/>
                          </w:rPr>
                          <w:t>evaluatie.</w:t>
                        </w:r>
                        <w:r>
                          <w:rPr>
                            <w:i/>
                            <w:color w:val="344449"/>
                            <w:spacing w:val="-10"/>
                            <w:sz w:val="20"/>
                          </w:rPr>
                          <w:t xml:space="preserve"> </w:t>
                        </w:r>
                        <w:r>
                          <w:rPr>
                            <w:i/>
                            <w:color w:val="344449"/>
                            <w:sz w:val="20"/>
                          </w:rPr>
                          <w:t>Het</w:t>
                        </w:r>
                        <w:r>
                          <w:rPr>
                            <w:i/>
                            <w:color w:val="344449"/>
                            <w:spacing w:val="-11"/>
                            <w:sz w:val="20"/>
                          </w:rPr>
                          <w:t xml:space="preserve"> </w:t>
                        </w:r>
                        <w:r>
                          <w:rPr>
                            <w:i/>
                            <w:color w:val="344449"/>
                            <w:sz w:val="20"/>
                          </w:rPr>
                          <w:t>expliciteert</w:t>
                        </w:r>
                        <w:r>
                          <w:rPr>
                            <w:i/>
                            <w:color w:val="344449"/>
                            <w:spacing w:val="-11"/>
                            <w:sz w:val="20"/>
                          </w:rPr>
                          <w:t xml:space="preserve"> </w:t>
                        </w:r>
                        <w:r>
                          <w:rPr>
                            <w:i/>
                            <w:color w:val="344449"/>
                            <w:sz w:val="20"/>
                          </w:rPr>
                          <w:t>echter</w:t>
                        </w:r>
                        <w:r>
                          <w:rPr>
                            <w:i/>
                            <w:color w:val="344449"/>
                            <w:spacing w:val="-12"/>
                            <w:sz w:val="20"/>
                          </w:rPr>
                          <w:t xml:space="preserve"> </w:t>
                        </w:r>
                        <w:r>
                          <w:rPr>
                            <w:i/>
                            <w:color w:val="344449"/>
                            <w:sz w:val="20"/>
                          </w:rPr>
                          <w:t xml:space="preserve">onvoldoende </w:t>
                        </w:r>
                        <w:r>
                          <w:rPr>
                            <w:i/>
                            <w:color w:val="344449"/>
                            <w:spacing w:val="-2"/>
                            <w:sz w:val="20"/>
                          </w:rPr>
                          <w:t>dat</w:t>
                        </w:r>
                        <w:r>
                          <w:rPr>
                            <w:i/>
                            <w:color w:val="344449"/>
                            <w:spacing w:val="-4"/>
                            <w:sz w:val="20"/>
                          </w:rPr>
                          <w:t xml:space="preserve"> </w:t>
                        </w:r>
                        <w:r>
                          <w:rPr>
                            <w:i/>
                            <w:color w:val="344449"/>
                            <w:spacing w:val="-2"/>
                            <w:sz w:val="20"/>
                          </w:rPr>
                          <w:t>de</w:t>
                        </w:r>
                        <w:r>
                          <w:rPr>
                            <w:i/>
                            <w:color w:val="344449"/>
                            <w:spacing w:val="-4"/>
                            <w:sz w:val="20"/>
                          </w:rPr>
                          <w:t xml:space="preserve"> </w:t>
                        </w:r>
                        <w:r>
                          <w:rPr>
                            <w:i/>
                            <w:color w:val="344449"/>
                            <w:spacing w:val="-2"/>
                            <w:sz w:val="20"/>
                          </w:rPr>
                          <w:t>evaluatie</w:t>
                        </w:r>
                        <w:r>
                          <w:rPr>
                            <w:i/>
                            <w:color w:val="344449"/>
                            <w:spacing w:val="-5"/>
                            <w:sz w:val="20"/>
                          </w:rPr>
                          <w:t xml:space="preserve"> </w:t>
                        </w:r>
                        <w:r>
                          <w:rPr>
                            <w:i/>
                            <w:color w:val="344449"/>
                            <w:spacing w:val="-2"/>
                            <w:sz w:val="20"/>
                          </w:rPr>
                          <w:t>gestoeld</w:t>
                        </w:r>
                        <w:r>
                          <w:rPr>
                            <w:i/>
                            <w:color w:val="344449"/>
                            <w:spacing w:val="-5"/>
                            <w:sz w:val="20"/>
                          </w:rPr>
                          <w:t xml:space="preserve"> </w:t>
                        </w:r>
                        <w:r>
                          <w:rPr>
                            <w:i/>
                            <w:color w:val="344449"/>
                            <w:spacing w:val="-2"/>
                            <w:sz w:val="20"/>
                          </w:rPr>
                          <w:t>moet</w:t>
                        </w:r>
                        <w:r>
                          <w:rPr>
                            <w:i/>
                            <w:color w:val="344449"/>
                            <w:spacing w:val="-5"/>
                            <w:sz w:val="20"/>
                          </w:rPr>
                          <w:t xml:space="preserve"> </w:t>
                        </w:r>
                        <w:r>
                          <w:rPr>
                            <w:i/>
                            <w:color w:val="344449"/>
                            <w:spacing w:val="-2"/>
                            <w:sz w:val="20"/>
                          </w:rPr>
                          <w:t>zijn</w:t>
                        </w:r>
                        <w:r>
                          <w:rPr>
                            <w:i/>
                            <w:color w:val="344449"/>
                            <w:spacing w:val="-4"/>
                            <w:sz w:val="20"/>
                          </w:rPr>
                          <w:t xml:space="preserve"> </w:t>
                        </w:r>
                        <w:r>
                          <w:rPr>
                            <w:i/>
                            <w:color w:val="344449"/>
                            <w:spacing w:val="-2"/>
                            <w:sz w:val="20"/>
                          </w:rPr>
                          <w:t>op</w:t>
                        </w:r>
                        <w:r>
                          <w:rPr>
                            <w:i/>
                            <w:color w:val="344449"/>
                            <w:spacing w:val="-4"/>
                            <w:sz w:val="20"/>
                          </w:rPr>
                          <w:t xml:space="preserve"> </w:t>
                        </w:r>
                        <w:r>
                          <w:rPr>
                            <w:i/>
                            <w:color w:val="344449"/>
                            <w:spacing w:val="-2"/>
                            <w:sz w:val="20"/>
                          </w:rPr>
                          <w:t>de</w:t>
                        </w:r>
                        <w:r>
                          <w:rPr>
                            <w:i/>
                            <w:color w:val="344449"/>
                            <w:spacing w:val="-4"/>
                            <w:sz w:val="20"/>
                          </w:rPr>
                          <w:t xml:space="preserve"> </w:t>
                        </w:r>
                        <w:r>
                          <w:rPr>
                            <w:i/>
                            <w:color w:val="344449"/>
                            <w:spacing w:val="-2"/>
                            <w:sz w:val="20"/>
                          </w:rPr>
                          <w:t>gebruikersbehoeften</w:t>
                        </w:r>
                        <w:r>
                          <w:rPr>
                            <w:i/>
                            <w:color w:val="344449"/>
                            <w:spacing w:val="-5"/>
                            <w:sz w:val="20"/>
                          </w:rPr>
                          <w:t xml:space="preserve"> </w:t>
                        </w:r>
                        <w:r>
                          <w:rPr>
                            <w:i/>
                            <w:color w:val="344449"/>
                            <w:spacing w:val="-2"/>
                            <w:sz w:val="20"/>
                          </w:rPr>
                          <w:t>en</w:t>
                        </w:r>
                        <w:r>
                          <w:rPr>
                            <w:i/>
                            <w:color w:val="344449"/>
                            <w:spacing w:val="-4"/>
                            <w:sz w:val="20"/>
                          </w:rPr>
                          <w:t xml:space="preserve"> </w:t>
                        </w:r>
                        <w:r>
                          <w:rPr>
                            <w:i/>
                            <w:color w:val="344449"/>
                            <w:spacing w:val="-2"/>
                            <w:sz w:val="20"/>
                          </w:rPr>
                          <w:t>alle</w:t>
                        </w:r>
                        <w:r>
                          <w:rPr>
                            <w:i/>
                            <w:color w:val="344449"/>
                            <w:spacing w:val="-4"/>
                            <w:sz w:val="20"/>
                          </w:rPr>
                          <w:t xml:space="preserve"> </w:t>
                        </w:r>
                        <w:r>
                          <w:rPr>
                            <w:i/>
                            <w:color w:val="344449"/>
                            <w:spacing w:val="-2"/>
                            <w:sz w:val="20"/>
                          </w:rPr>
                          <w:t>operationele</w:t>
                        </w:r>
                        <w:r>
                          <w:rPr>
                            <w:i/>
                            <w:color w:val="344449"/>
                            <w:spacing w:val="-4"/>
                            <w:sz w:val="20"/>
                          </w:rPr>
                          <w:t xml:space="preserve"> </w:t>
                        </w:r>
                        <w:r>
                          <w:rPr>
                            <w:i/>
                            <w:color w:val="344449"/>
                            <w:spacing w:val="-2"/>
                            <w:sz w:val="20"/>
                          </w:rPr>
                          <w:t xml:space="preserve">keu‐ </w:t>
                        </w:r>
                        <w:r>
                          <w:rPr>
                            <w:i/>
                            <w:color w:val="344449"/>
                            <w:sz w:val="20"/>
                          </w:rPr>
                          <w:t>zes die onderweg werden gemaakt.</w:t>
                        </w:r>
                      </w:p>
                    </w:txbxContent>
                  </v:textbox>
                </v:shape>
                <w10:wrap type="topAndBottom" anchorx="page"/>
              </v:group>
            </w:pict>
          </mc:Fallback>
        </mc:AlternateContent>
      </w:r>
      <w:commentRangeEnd w:id="806"/>
      <w:r w:rsidR="009B2729" w:rsidRPr="001A436D">
        <w:rPr>
          <w:rStyle w:val="CommentReference"/>
        </w:rPr>
        <w:commentReference w:id="806"/>
      </w:r>
      <w:commentRangeEnd w:id="807"/>
      <w:r w:rsidR="009B2729" w:rsidRPr="001A436D">
        <w:rPr>
          <w:rStyle w:val="CommentReference"/>
        </w:rPr>
        <w:commentReference w:id="807"/>
      </w:r>
    </w:p>
    <w:p w14:paraId="25B31919" w14:textId="3A138A48" w:rsidR="001E3564" w:rsidRPr="001A436D" w:rsidDel="009B2729" w:rsidRDefault="057C10F3" w:rsidP="36DF244D">
      <w:pPr>
        <w:pStyle w:val="BodyText"/>
        <w:spacing w:before="313"/>
        <w:rPr>
          <w:ins w:id="812" w:author="Noppe Jo" w:date="2025-01-20T09:43:00Z" w16du:dateUtc="2025-01-20T09:43:56Z"/>
          <w:del w:id="813" w:author="Vannieuwenhuyze Jorre" w:date="2025-02-17T16:38:00Z" w16du:dateUtc="2025-02-17T15:38:00Z"/>
          <w:sz w:val="28"/>
          <w:szCs w:val="28"/>
        </w:rPr>
      </w:pPr>
      <w:commentRangeStart w:id="814"/>
      <w:ins w:id="815" w:author="Noppe Jo" w:date="2025-01-20T09:43:00Z">
        <w:del w:id="816" w:author="Vannieuwenhuyze Jorre" w:date="2025-02-17T16:38:00Z" w16du:dateUtc="2025-02-17T15:38:00Z">
          <w:r w:rsidRPr="001A436D" w:rsidDel="009B2729">
            <w:rPr>
              <w:sz w:val="28"/>
              <w:szCs w:val="28"/>
            </w:rPr>
            <w:delText xml:space="preserve">Maar we gaan </w:delText>
          </w:r>
        </w:del>
      </w:ins>
      <w:ins w:id="817" w:author="Noppe Jo" w:date="2025-01-20T09:44:00Z">
        <w:del w:id="818" w:author="Vannieuwenhuyze Jorre" w:date="2025-02-17T16:38:00Z" w16du:dateUtc="2025-02-17T15:38:00Z">
          <w:r w:rsidRPr="001A436D" w:rsidDel="009B2729">
            <w:rPr>
              <w:sz w:val="28"/>
              <w:szCs w:val="28"/>
            </w:rPr>
            <w:delText>nu toch verder met de SIMS als standaard voor de metadata. Of stel je dat hier in vraag?</w:delText>
          </w:r>
        </w:del>
      </w:ins>
      <w:commentRangeEnd w:id="814"/>
      <w:del w:id="819" w:author="Vannieuwenhuyze Jorre" w:date="2025-02-17T16:38:00Z" w16du:dateUtc="2025-02-17T15:38:00Z">
        <w:r w:rsidR="00D96420" w:rsidRPr="001A436D" w:rsidDel="009B2729">
          <w:rPr>
            <w:rStyle w:val="CommentReference"/>
          </w:rPr>
          <w:commentReference w:id="814"/>
        </w:r>
      </w:del>
    </w:p>
    <w:p w14:paraId="289EA515" w14:textId="6495AA31" w:rsidR="36DF244D" w:rsidRPr="001A436D" w:rsidRDefault="36DF244D" w:rsidP="36DF244D">
      <w:pPr>
        <w:pStyle w:val="BodyText"/>
        <w:spacing w:before="313"/>
        <w:rPr>
          <w:sz w:val="28"/>
          <w:szCs w:val="28"/>
        </w:rPr>
      </w:pPr>
    </w:p>
    <w:p w14:paraId="25B3191A" w14:textId="77777777" w:rsidR="001E3564" w:rsidRPr="001A436D" w:rsidRDefault="002F5345" w:rsidP="4FF31174">
      <w:pPr>
        <w:pStyle w:val="Heading2"/>
        <w:numPr>
          <w:ilvl w:val="1"/>
          <w:numId w:val="7"/>
        </w:numPr>
        <w:tabs>
          <w:tab w:val="left" w:pos="1345"/>
        </w:tabs>
        <w:ind w:hanging="636"/>
        <w:rPr>
          <w:color w:val="70A2B8"/>
        </w:rPr>
      </w:pPr>
      <w:bookmarkStart w:id="820" w:name="Experimentele_statistieken"/>
      <w:bookmarkEnd w:id="820"/>
      <w:r w:rsidRPr="4FF31174">
        <w:rPr>
          <w:color w:val="70A2B8"/>
        </w:rPr>
        <w:t>EXPERIMENTELE STATISTIEKEN</w:t>
      </w:r>
      <w:commentRangeStart w:id="821"/>
      <w:commentRangeEnd w:id="821"/>
      <w:r>
        <w:rPr>
          <w:rStyle w:val="CommentReference"/>
        </w:rPr>
        <w:commentReference w:id="821"/>
      </w:r>
    </w:p>
    <w:p w14:paraId="41BE01D5" w14:textId="77777777" w:rsidR="00A5620B" w:rsidRPr="001A436D" w:rsidRDefault="002F5345" w:rsidP="36DF244D">
      <w:pPr>
        <w:pStyle w:val="BodyText"/>
        <w:spacing w:before="154" w:line="237" w:lineRule="auto"/>
        <w:ind w:left="709" w:right="1129"/>
        <w:jc w:val="both"/>
        <w:rPr>
          <w:ins w:id="822" w:author="Vannieuwenhuyze Jorre" w:date="2025-02-18T10:13:00Z" w16du:dateUtc="2025-02-18T09:13:00Z"/>
          <w:color w:val="344449"/>
          <w:rPrChange w:id="823" w:author="Vannieuwenhuyze Jorre" w:date="2025-03-27T14:21:00Z" w16du:dateUtc="2025-03-27T13:21:00Z">
            <w:rPr>
              <w:ins w:id="824" w:author="Vannieuwenhuyze Jorre" w:date="2025-02-18T10:13:00Z" w16du:dateUtc="2025-02-18T09:13:00Z"/>
              <w:color w:val="344449"/>
              <w:spacing w:val="30"/>
            </w:rPr>
          </w:rPrChange>
        </w:rPr>
      </w:pPr>
      <w:r w:rsidRPr="648813BB">
        <w:rPr>
          <w:color w:val="344449"/>
        </w:rPr>
        <w:t xml:space="preserve">Sommige statistieken ontstaan niet vanuit geobserveerde gebruikersbehoeften, maar vanuit veronderstellingen hierover. Dit kan voortkomen uit de </w:t>
      </w:r>
      <w:commentRangeStart w:id="825"/>
      <w:r w:rsidRPr="648813BB">
        <w:rPr>
          <w:color w:val="344449"/>
        </w:rPr>
        <w:t xml:space="preserve">inhoudelijke interesse van een collega </w:t>
      </w:r>
      <w:commentRangeEnd w:id="825"/>
      <w:r>
        <w:rPr>
          <w:rStyle w:val="CommentReference"/>
        </w:rPr>
        <w:commentReference w:id="825"/>
      </w:r>
      <w:r w:rsidRPr="648813BB">
        <w:rPr>
          <w:color w:val="344449"/>
        </w:rPr>
        <w:t xml:space="preserve">of door nieuwe </w:t>
      </w:r>
      <w:proofErr w:type="spellStart"/>
      <w:r w:rsidRPr="648813BB">
        <w:rPr>
          <w:color w:val="344449"/>
        </w:rPr>
        <w:t>dataverzamelings</w:t>
      </w:r>
      <w:proofErr w:type="spellEnd"/>
      <w:r w:rsidRPr="648813BB">
        <w:rPr>
          <w:color w:val="344449"/>
        </w:rPr>
        <w:t xml:space="preserve">‐ of analysemethoden. Deze statistieken </w:t>
      </w:r>
      <w:commentRangeStart w:id="826"/>
      <w:r w:rsidRPr="648813BB">
        <w:rPr>
          <w:color w:val="344449"/>
        </w:rPr>
        <w:t xml:space="preserve">noemen </w:t>
      </w:r>
      <w:commentRangeStart w:id="827"/>
      <w:commentRangeStart w:id="828"/>
      <w:commentRangeStart w:id="829"/>
      <w:commentRangeStart w:id="830"/>
      <w:commentRangeStart w:id="831"/>
      <w:commentRangeStart w:id="832"/>
      <w:r w:rsidRPr="648813BB">
        <w:rPr>
          <w:color w:val="344449"/>
        </w:rPr>
        <w:t xml:space="preserve">we </w:t>
      </w:r>
      <w:r w:rsidRPr="648813BB">
        <w:rPr>
          <w:i/>
          <w:iCs/>
          <w:color w:val="70A2B8"/>
        </w:rPr>
        <w:t>experimentele statistieken</w:t>
      </w:r>
      <w:r w:rsidRPr="648813BB">
        <w:rPr>
          <w:color w:val="344449"/>
        </w:rPr>
        <w:t xml:space="preserve">. </w:t>
      </w:r>
    </w:p>
    <w:p w14:paraId="21E4FED9" w14:textId="119BD7EF" w:rsidR="00A5620B" w:rsidRPr="001A436D" w:rsidRDefault="00C96EE5" w:rsidP="36DF244D">
      <w:pPr>
        <w:pStyle w:val="BodyText"/>
        <w:spacing w:before="154" w:line="237" w:lineRule="auto"/>
        <w:ind w:left="709" w:right="1129"/>
        <w:jc w:val="both"/>
        <w:rPr>
          <w:ins w:id="833" w:author="Vannieuwenhuyze Jorre" w:date="2025-02-18T10:12:00Z" w16du:dateUtc="2025-02-18T09:12:00Z"/>
          <w:color w:val="344449"/>
          <w:rPrChange w:id="834" w:author="Vannieuwenhuyze Jorre" w:date="2025-03-27T14:21:00Z" w16du:dateUtc="2025-03-27T13:21:00Z">
            <w:rPr>
              <w:ins w:id="835" w:author="Vannieuwenhuyze Jorre" w:date="2025-02-18T10:12:00Z" w16du:dateUtc="2025-02-18T09:12:00Z"/>
              <w:color w:val="344449"/>
              <w:spacing w:val="30"/>
            </w:rPr>
          </w:rPrChange>
        </w:rPr>
      </w:pPr>
      <w:ins w:id="836" w:author="Vannieuwenhuyze Jorre" w:date="2025-03-27T14:29:00Z" w16du:dateUtc="2025-03-27T13:29:00Z">
        <w:r>
          <w:rPr>
            <w:color w:val="344449"/>
          </w:rPr>
          <w:t>E</w:t>
        </w:r>
      </w:ins>
      <w:ins w:id="837" w:author="Vannieuwenhuyze Jorre" w:date="2025-02-18T10:14:00Z" w16du:dateUtc="2025-02-18T09:14:00Z">
        <w:r w:rsidR="00213253" w:rsidRPr="001A436D">
          <w:rPr>
            <w:color w:val="344449"/>
          </w:rPr>
          <w:t xml:space="preserve">xperimentele statistieken </w:t>
        </w:r>
      </w:ins>
      <w:ins w:id="838" w:author="Vannieuwenhuyze Jorre" w:date="2025-03-27T14:29:00Z" w16du:dateUtc="2025-03-27T13:29:00Z">
        <w:r>
          <w:rPr>
            <w:color w:val="344449"/>
          </w:rPr>
          <w:t xml:space="preserve">verwijzen </w:t>
        </w:r>
      </w:ins>
      <w:ins w:id="839" w:author="Vannieuwenhuyze Jorre" w:date="2025-02-18T10:15:00Z" w16du:dateUtc="2025-02-18T09:15:00Z">
        <w:r w:rsidR="00213253" w:rsidRPr="001A436D">
          <w:rPr>
            <w:color w:val="344449"/>
          </w:rPr>
          <w:t xml:space="preserve">dus niet enkel naar </w:t>
        </w:r>
        <w:r w:rsidR="001350FA" w:rsidRPr="001A436D">
          <w:rPr>
            <w:color w:val="344449"/>
          </w:rPr>
          <w:t xml:space="preserve">statistieken ontwikkeld met de allernieuwste </w:t>
        </w:r>
        <w:r w:rsidR="008B5CD3" w:rsidRPr="001A436D">
          <w:rPr>
            <w:color w:val="344449"/>
          </w:rPr>
          <w:t xml:space="preserve">analysetechnieken die </w:t>
        </w:r>
      </w:ins>
      <w:ins w:id="840" w:author="Vannieuwenhuyze Jorre" w:date="2025-02-18T10:16:00Z" w16du:dateUtc="2025-02-18T09:16:00Z">
        <w:r w:rsidR="008B5CD3" w:rsidRPr="001A436D">
          <w:rPr>
            <w:color w:val="344449"/>
          </w:rPr>
          <w:t xml:space="preserve">recent </w:t>
        </w:r>
      </w:ins>
      <w:ins w:id="841" w:author="Vannieuwenhuyze Jorre" w:date="2025-02-18T10:15:00Z" w16du:dateUtc="2025-02-18T09:15:00Z">
        <w:r w:rsidR="008B5CD3" w:rsidRPr="001A436D">
          <w:rPr>
            <w:color w:val="344449"/>
          </w:rPr>
          <w:t xml:space="preserve">op </w:t>
        </w:r>
      </w:ins>
      <w:ins w:id="842" w:author="Vannieuwenhuyze Jorre" w:date="2025-02-18T10:16:00Z" w16du:dateUtc="2025-02-18T09:16:00Z">
        <w:r w:rsidR="008B5CD3" w:rsidRPr="001A436D">
          <w:rPr>
            <w:color w:val="344449"/>
          </w:rPr>
          <w:t xml:space="preserve">de markt werden gebracht. </w:t>
        </w:r>
        <w:r w:rsidR="008B5CD3" w:rsidRPr="001A436D">
          <w:rPr>
            <w:color w:val="344449"/>
            <w:lang w:val="en-GB"/>
            <w:rPrChange w:id="843" w:author="Vannieuwenhuyze Jorre" w:date="2025-03-27T14:21:00Z" w16du:dateUtc="2025-03-27T13:21:00Z">
              <w:rPr>
                <w:color w:val="344449"/>
              </w:rPr>
            </w:rPrChange>
          </w:rPr>
          <w:t xml:space="preserve">Eurostat </w:t>
        </w:r>
        <w:proofErr w:type="spellStart"/>
        <w:r w:rsidR="008B5CD3" w:rsidRPr="001A436D">
          <w:rPr>
            <w:color w:val="344449"/>
            <w:lang w:val="en-GB"/>
            <w:rPrChange w:id="844" w:author="Vannieuwenhuyze Jorre" w:date="2025-03-27T14:21:00Z" w16du:dateUtc="2025-03-27T13:21:00Z">
              <w:rPr>
                <w:color w:val="344449"/>
              </w:rPr>
            </w:rPrChange>
          </w:rPr>
          <w:t>definieert</w:t>
        </w:r>
        <w:proofErr w:type="spellEnd"/>
        <w:r w:rsidR="008B5CD3" w:rsidRPr="001A436D">
          <w:rPr>
            <w:color w:val="344449"/>
            <w:lang w:val="en-GB"/>
            <w:rPrChange w:id="845" w:author="Vannieuwenhuyze Jorre" w:date="2025-03-27T14:21:00Z" w16du:dateUtc="2025-03-27T13:21:00Z">
              <w:rPr>
                <w:color w:val="344449"/>
              </w:rPr>
            </w:rPrChange>
          </w:rPr>
          <w:t xml:space="preserve"> </w:t>
        </w:r>
        <w:proofErr w:type="spellStart"/>
        <w:r w:rsidR="008B5CD3" w:rsidRPr="001A436D">
          <w:rPr>
            <w:color w:val="344449"/>
            <w:lang w:val="en-GB"/>
            <w:rPrChange w:id="846" w:author="Vannieuwenhuyze Jorre" w:date="2025-03-27T14:21:00Z" w16du:dateUtc="2025-03-27T13:21:00Z">
              <w:rPr>
                <w:color w:val="344449"/>
              </w:rPr>
            </w:rPrChange>
          </w:rPr>
          <w:t>experimentele</w:t>
        </w:r>
        <w:proofErr w:type="spellEnd"/>
        <w:r w:rsidR="008B5CD3" w:rsidRPr="001A436D">
          <w:rPr>
            <w:color w:val="344449"/>
            <w:lang w:val="en-GB"/>
            <w:rPrChange w:id="847" w:author="Vannieuwenhuyze Jorre" w:date="2025-03-27T14:21:00Z" w16du:dateUtc="2025-03-27T13:21:00Z">
              <w:rPr>
                <w:color w:val="344449"/>
              </w:rPr>
            </w:rPrChange>
          </w:rPr>
          <w:t xml:space="preserve"> </w:t>
        </w:r>
        <w:proofErr w:type="spellStart"/>
        <w:r w:rsidR="008B5CD3" w:rsidRPr="001A436D">
          <w:rPr>
            <w:color w:val="344449"/>
            <w:lang w:val="en-GB"/>
            <w:rPrChange w:id="848" w:author="Vannieuwenhuyze Jorre" w:date="2025-03-27T14:21:00Z" w16du:dateUtc="2025-03-27T13:21:00Z">
              <w:rPr>
                <w:color w:val="344449"/>
              </w:rPr>
            </w:rPrChange>
          </w:rPr>
          <w:t>statistieken</w:t>
        </w:r>
        <w:proofErr w:type="spellEnd"/>
        <w:r w:rsidR="008B5CD3" w:rsidRPr="001A436D">
          <w:rPr>
            <w:color w:val="344449"/>
            <w:lang w:val="en-GB"/>
            <w:rPrChange w:id="849" w:author="Vannieuwenhuyze Jorre" w:date="2025-03-27T14:21:00Z" w16du:dateUtc="2025-03-27T13:21:00Z">
              <w:rPr>
                <w:color w:val="344449"/>
              </w:rPr>
            </w:rPrChange>
          </w:rPr>
          <w:t xml:space="preserve"> </w:t>
        </w:r>
        <w:proofErr w:type="spellStart"/>
        <w:r w:rsidR="008B5CD3" w:rsidRPr="001A436D">
          <w:rPr>
            <w:color w:val="344449"/>
            <w:lang w:val="en-GB"/>
            <w:rPrChange w:id="850" w:author="Vannieuwenhuyze Jorre" w:date="2025-03-27T14:21:00Z" w16du:dateUtc="2025-03-27T13:21:00Z">
              <w:rPr>
                <w:color w:val="344449"/>
              </w:rPr>
            </w:rPrChange>
          </w:rPr>
          <w:t>als</w:t>
        </w:r>
        <w:proofErr w:type="spellEnd"/>
        <w:r w:rsidR="008B5CD3" w:rsidRPr="001A436D">
          <w:rPr>
            <w:color w:val="344449"/>
            <w:lang w:val="en-GB"/>
            <w:rPrChange w:id="851" w:author="Vannieuwenhuyze Jorre" w:date="2025-03-27T14:21:00Z" w16du:dateUtc="2025-03-27T13:21:00Z">
              <w:rPr>
                <w:color w:val="344449"/>
              </w:rPr>
            </w:rPrChange>
          </w:rPr>
          <w:t xml:space="preserve"> </w:t>
        </w:r>
        <w:r w:rsidR="008B5CD3" w:rsidRPr="001A436D">
          <w:rPr>
            <w:color w:val="344449"/>
            <w:lang w:val="en-GB"/>
          </w:rPr>
          <w:t>“</w:t>
        </w:r>
        <w:r w:rsidR="008B5CD3" w:rsidRPr="001A436D">
          <w:rPr>
            <w:color w:val="344449"/>
            <w:lang w:val="en-GB"/>
            <w:rPrChange w:id="852" w:author="Vannieuwenhuyze Jorre" w:date="2025-03-27T14:21:00Z" w16du:dateUtc="2025-03-27T13:21:00Z">
              <w:rPr>
                <w:color w:val="344449"/>
              </w:rPr>
            </w:rPrChange>
          </w:rPr>
          <w:t>Experimental statistics use new data sources and methods to better respond to our users' needs in a timely manner.</w:t>
        </w:r>
        <w:r w:rsidR="009A46C5" w:rsidRPr="001A436D">
          <w:rPr>
            <w:color w:val="344449"/>
            <w:lang w:val="en-GB"/>
          </w:rPr>
          <w:t xml:space="preserve">” </w:t>
        </w:r>
        <w:r w:rsidR="009A46C5" w:rsidRPr="001A436D">
          <w:rPr>
            <w:color w:val="344449"/>
            <w:rPrChange w:id="853" w:author="Vannieuwenhuyze Jorre" w:date="2025-03-27T14:21:00Z" w16du:dateUtc="2025-03-27T13:21:00Z">
              <w:rPr>
                <w:color w:val="344449"/>
                <w:lang w:val="en-GB"/>
              </w:rPr>
            </w:rPrChange>
          </w:rPr>
          <w:t xml:space="preserve">Wat </w:t>
        </w:r>
      </w:ins>
      <w:ins w:id="854" w:author="Vannieuwenhuyze Jorre" w:date="2025-02-18T10:17:00Z" w16du:dateUtc="2025-02-18T09:17:00Z">
        <w:r w:rsidR="009A46C5" w:rsidRPr="001A436D">
          <w:rPr>
            <w:color w:val="344449"/>
            <w:rPrChange w:id="855" w:author="Vannieuwenhuyze Jorre" w:date="2025-03-27T14:21:00Z" w16du:dateUtc="2025-03-27T13:21:00Z">
              <w:rPr>
                <w:color w:val="344449"/>
                <w:lang w:val="en-GB"/>
              </w:rPr>
            </w:rPrChange>
          </w:rPr>
          <w:t xml:space="preserve">“new data sources </w:t>
        </w:r>
        <w:proofErr w:type="spellStart"/>
        <w:r w:rsidR="009A46C5" w:rsidRPr="001A436D">
          <w:rPr>
            <w:color w:val="344449"/>
            <w:rPrChange w:id="856" w:author="Vannieuwenhuyze Jorre" w:date="2025-03-27T14:21:00Z" w16du:dateUtc="2025-03-27T13:21:00Z">
              <w:rPr>
                <w:color w:val="344449"/>
                <w:lang w:val="en-GB"/>
              </w:rPr>
            </w:rPrChange>
          </w:rPr>
          <w:t>and</w:t>
        </w:r>
        <w:proofErr w:type="spellEnd"/>
        <w:r w:rsidR="009A46C5" w:rsidRPr="001A436D">
          <w:rPr>
            <w:color w:val="344449"/>
            <w:rPrChange w:id="857" w:author="Vannieuwenhuyze Jorre" w:date="2025-03-27T14:21:00Z" w16du:dateUtc="2025-03-27T13:21:00Z">
              <w:rPr>
                <w:color w:val="344449"/>
                <w:lang w:val="en-GB"/>
              </w:rPr>
            </w:rPrChange>
          </w:rPr>
          <w:t xml:space="preserve"> </w:t>
        </w:r>
        <w:proofErr w:type="spellStart"/>
        <w:r w:rsidR="009A46C5" w:rsidRPr="001A436D">
          <w:rPr>
            <w:color w:val="344449"/>
            <w:rPrChange w:id="858" w:author="Vannieuwenhuyze Jorre" w:date="2025-03-27T14:21:00Z" w16du:dateUtc="2025-03-27T13:21:00Z">
              <w:rPr>
                <w:color w:val="344449"/>
                <w:lang w:val="en-GB"/>
              </w:rPr>
            </w:rPrChange>
          </w:rPr>
          <w:t>methods</w:t>
        </w:r>
        <w:proofErr w:type="spellEnd"/>
        <w:r w:rsidR="009A46C5" w:rsidRPr="001A436D">
          <w:rPr>
            <w:color w:val="344449"/>
            <w:rPrChange w:id="859" w:author="Vannieuwenhuyze Jorre" w:date="2025-03-27T14:21:00Z" w16du:dateUtc="2025-03-27T13:21:00Z">
              <w:rPr>
                <w:color w:val="344449"/>
                <w:lang w:val="en-GB"/>
              </w:rPr>
            </w:rPrChange>
          </w:rPr>
          <w:t>” betekent in deze definitie is echter rekbaar</w:t>
        </w:r>
        <w:r w:rsidR="009A46C5" w:rsidRPr="001A436D">
          <w:rPr>
            <w:color w:val="344449"/>
          </w:rPr>
          <w:t xml:space="preserve">. Zo kan een nieuwe vraag in een bevraging al beschouwd worden als een nieuwe databron </w:t>
        </w:r>
        <w:r w:rsidR="00D3198D" w:rsidRPr="001A436D">
          <w:rPr>
            <w:color w:val="344449"/>
          </w:rPr>
          <w:t xml:space="preserve">en kunnen we deze vraag gebruiken om een </w:t>
        </w:r>
      </w:ins>
      <w:ins w:id="860" w:author="Vannieuwenhuyze Jorre" w:date="2025-02-18T10:18:00Z" w16du:dateUtc="2025-02-18T09:18:00Z">
        <w:r w:rsidR="00D3198D" w:rsidRPr="001A436D">
          <w:rPr>
            <w:color w:val="344449"/>
          </w:rPr>
          <w:t xml:space="preserve">nieuwe experimentele </w:t>
        </w:r>
      </w:ins>
      <w:ins w:id="861" w:author="Vannieuwenhuyze Jorre" w:date="2025-02-18T10:17:00Z" w16du:dateUtc="2025-02-18T09:17:00Z">
        <w:r w:rsidR="00D3198D" w:rsidRPr="001A436D">
          <w:rPr>
            <w:color w:val="344449"/>
          </w:rPr>
          <w:t>statistiek te ontwikkelen</w:t>
        </w:r>
      </w:ins>
      <w:ins w:id="862" w:author="Vannieuwenhuyze Jorre" w:date="2025-02-18T10:18:00Z" w16du:dateUtc="2025-02-18T09:18:00Z">
        <w:r w:rsidR="00D3198D" w:rsidRPr="001A436D">
          <w:rPr>
            <w:color w:val="344449"/>
          </w:rPr>
          <w:t xml:space="preserve"> waarover we enkel aannames kunnen maken over de gebruikersbehoeften.</w:t>
        </w:r>
      </w:ins>
    </w:p>
    <w:p w14:paraId="25B3191B" w14:textId="39FE0591" w:rsidR="001E3564" w:rsidRPr="001A436D" w:rsidDel="007F3B72" w:rsidRDefault="002F5345" w:rsidP="36DF244D">
      <w:pPr>
        <w:pStyle w:val="BodyText"/>
        <w:spacing w:before="154" w:line="237" w:lineRule="auto"/>
        <w:ind w:left="709" w:right="1129"/>
        <w:jc w:val="both"/>
        <w:rPr>
          <w:del w:id="863" w:author="Vannieuwenhuyze Jorre" w:date="2025-02-18T10:21:00Z" w16du:dateUtc="2025-02-18T09:21:00Z"/>
          <w:color w:val="344449"/>
        </w:rPr>
      </w:pPr>
      <w:r w:rsidRPr="648813BB">
        <w:rPr>
          <w:color w:val="344449"/>
        </w:rPr>
        <w:lastRenderedPageBreak/>
        <w:t>Bi</w:t>
      </w:r>
      <w:commentRangeEnd w:id="827"/>
      <w:r>
        <w:rPr>
          <w:rStyle w:val="CommentReference"/>
        </w:rPr>
        <w:commentReference w:id="827"/>
      </w:r>
      <w:commentRangeEnd w:id="828"/>
      <w:r>
        <w:rPr>
          <w:rStyle w:val="CommentReference"/>
        </w:rPr>
        <w:commentReference w:id="828"/>
      </w:r>
      <w:commentRangeEnd w:id="829"/>
      <w:r>
        <w:rPr>
          <w:rStyle w:val="CommentReference"/>
        </w:rPr>
        <w:commentReference w:id="829"/>
      </w:r>
      <w:commentRangeEnd w:id="830"/>
      <w:r>
        <w:rPr>
          <w:rStyle w:val="CommentReference"/>
        </w:rPr>
        <w:commentReference w:id="830"/>
      </w:r>
      <w:commentRangeEnd w:id="831"/>
      <w:r>
        <w:rPr>
          <w:rStyle w:val="CommentReference"/>
        </w:rPr>
        <w:commentReference w:id="831"/>
      </w:r>
      <w:commentRangeEnd w:id="832"/>
      <w:r>
        <w:rPr>
          <w:rStyle w:val="CommentReference"/>
        </w:rPr>
        <w:commentReference w:id="832"/>
      </w:r>
      <w:r w:rsidRPr="648813BB">
        <w:rPr>
          <w:color w:val="344449"/>
        </w:rPr>
        <w:t xml:space="preserve">j gebrek </w:t>
      </w:r>
      <w:commentRangeEnd w:id="826"/>
      <w:r>
        <w:rPr>
          <w:rStyle w:val="CommentReference"/>
        </w:rPr>
        <w:commentReference w:id="826"/>
      </w:r>
      <w:r w:rsidRPr="648813BB">
        <w:rPr>
          <w:color w:val="344449"/>
        </w:rPr>
        <w:t xml:space="preserve">aan concrete gebruikersbehoeften kan de kwaliteit van </w:t>
      </w:r>
      <w:del w:id="865" w:author="Vannieuwenhuyze Jorre" w:date="2025-02-18T10:19:00Z">
        <w:r w:rsidRPr="648813BB" w:rsidDel="002F5345">
          <w:rPr>
            <w:color w:val="344449"/>
          </w:rPr>
          <w:delText xml:space="preserve">dergelijke </w:delText>
        </w:r>
      </w:del>
      <w:ins w:id="866" w:author="Vannieuwenhuyze Jorre" w:date="2025-02-18T10:19:00Z">
        <w:r w:rsidR="007C7B46" w:rsidRPr="648813BB">
          <w:rPr>
            <w:color w:val="344449"/>
          </w:rPr>
          <w:t xml:space="preserve">experimentele </w:t>
        </w:r>
      </w:ins>
      <w:r w:rsidRPr="648813BB">
        <w:rPr>
          <w:color w:val="344449"/>
        </w:rPr>
        <w:t xml:space="preserve">statistieken </w:t>
      </w:r>
      <w:ins w:id="867" w:author="Vannieuwenhuyze Jorre" w:date="2025-02-18T10:19:00Z">
        <w:r w:rsidR="007C7B46" w:rsidRPr="648813BB">
          <w:rPr>
            <w:color w:val="344449"/>
          </w:rPr>
          <w:t xml:space="preserve">uiteraard </w:t>
        </w:r>
      </w:ins>
      <w:r w:rsidRPr="648813BB">
        <w:rPr>
          <w:color w:val="344449"/>
        </w:rPr>
        <w:t xml:space="preserve">niet </w:t>
      </w:r>
      <w:ins w:id="868" w:author="Vannieuwenhuyze Jorre" w:date="2025-02-18T10:19:00Z">
        <w:r w:rsidR="007C7B46" w:rsidRPr="648813BB">
          <w:rPr>
            <w:color w:val="344449"/>
          </w:rPr>
          <w:t>metee</w:t>
        </w:r>
      </w:ins>
      <w:ins w:id="869" w:author="Vannieuwenhuyze Jorre" w:date="2025-02-18T10:20:00Z">
        <w:r w:rsidR="007C7B46" w:rsidRPr="648813BB">
          <w:rPr>
            <w:color w:val="344449"/>
          </w:rPr>
          <w:t>n</w:t>
        </w:r>
      </w:ins>
      <w:del w:id="870" w:author="Vannieuwenhuyze Jorre" w:date="2025-02-18T10:19:00Z">
        <w:r w:rsidRPr="648813BB" w:rsidDel="002F5345">
          <w:rPr>
            <w:color w:val="344449"/>
          </w:rPr>
          <w:delText>direct</w:delText>
        </w:r>
      </w:del>
      <w:r w:rsidRPr="648813BB">
        <w:rPr>
          <w:color w:val="344449"/>
        </w:rPr>
        <w:t xml:space="preserve"> worden geëvalueerd.</w:t>
      </w:r>
      <w:ins w:id="871" w:author="Vannieuwenhuyze Jorre" w:date="2025-02-18T10:20:00Z">
        <w:r w:rsidR="007C7B46" w:rsidRPr="648813BB">
          <w:rPr>
            <w:color w:val="344449"/>
          </w:rPr>
          <w:t xml:space="preserve"> </w:t>
        </w:r>
        <w:commentRangeStart w:id="872"/>
        <w:r w:rsidR="007C7B46" w:rsidRPr="648813BB">
          <w:rPr>
            <w:color w:val="344449"/>
          </w:rPr>
          <w:t>Kwaliteit</w:t>
        </w:r>
        <w:r w:rsidR="007F3B72" w:rsidRPr="648813BB">
          <w:rPr>
            <w:color w:val="344449"/>
          </w:rPr>
          <w:t xml:space="preserve"> </w:t>
        </w:r>
      </w:ins>
      <w:commentRangeEnd w:id="872"/>
      <w:r>
        <w:rPr>
          <w:rStyle w:val="CommentReference"/>
        </w:rPr>
        <w:commentReference w:id="872"/>
      </w:r>
      <w:ins w:id="873" w:author="Vannieuwenhuyze Jorre" w:date="2025-02-18T10:20:00Z">
        <w:r w:rsidR="007F3B72" w:rsidRPr="648813BB">
          <w:rPr>
            <w:color w:val="344449"/>
          </w:rPr>
          <w:t>verwijst immers, zoals eerder al aangehaald, naar de overeenkomst tussen de gebruikersbehoeften en de operationele</w:t>
        </w:r>
      </w:ins>
      <w:ins w:id="874" w:author="Vannieuwenhuyze Jorre" w:date="2025-02-18T10:21:00Z">
        <w:r w:rsidR="007F3B72" w:rsidRPr="648813BB">
          <w:rPr>
            <w:color w:val="344449"/>
          </w:rPr>
          <w:t xml:space="preserve"> definitie</w:t>
        </w:r>
      </w:ins>
      <w:ins w:id="875" w:author="Vannieuwenhuyze Jorre" w:date="2025-02-18T10:20:00Z">
        <w:r w:rsidR="007F3B72" w:rsidRPr="648813BB">
          <w:rPr>
            <w:color w:val="344449"/>
          </w:rPr>
          <w:t xml:space="preserve"> van </w:t>
        </w:r>
      </w:ins>
      <w:ins w:id="876" w:author="Vannieuwenhuyze Jorre" w:date="2025-02-18T10:21:00Z">
        <w:r w:rsidR="007F3B72" w:rsidRPr="648813BB">
          <w:rPr>
            <w:color w:val="344449"/>
          </w:rPr>
          <w:t xml:space="preserve">een statistiek. </w:t>
        </w:r>
      </w:ins>
    </w:p>
    <w:p w14:paraId="25B3191C" w14:textId="11AD8FCC" w:rsidR="001E3564" w:rsidRPr="001A436D" w:rsidRDefault="002F5345">
      <w:pPr>
        <w:pStyle w:val="BodyText"/>
        <w:spacing w:before="154" w:line="237" w:lineRule="auto"/>
        <w:ind w:left="709" w:right="1129"/>
        <w:jc w:val="both"/>
        <w:pPrChange w:id="877" w:author="Vannieuwenhuyze Jorre" w:date="2025-02-18T10:21:00Z" w16du:dateUtc="2025-02-18T09:21:00Z">
          <w:pPr>
            <w:pStyle w:val="BodyText"/>
            <w:spacing w:before="138" w:line="237" w:lineRule="auto"/>
            <w:ind w:left="709" w:right="1129"/>
            <w:jc w:val="both"/>
          </w:pPr>
        </w:pPrChange>
      </w:pPr>
      <w:commentRangeStart w:id="878"/>
      <w:commentRangeStart w:id="879"/>
      <w:del w:id="880" w:author="Vannieuwenhuyze Jorre" w:date="2025-02-18T10:21:00Z" w16du:dateUtc="2025-02-18T09:21:00Z">
        <w:r w:rsidRPr="001A436D" w:rsidDel="007F3B72">
          <w:rPr>
            <w:color w:val="344449"/>
          </w:rPr>
          <w:delText>D</w:delText>
        </w:r>
      </w:del>
      <w:ins w:id="881" w:author="Vannieuwenhuyze Jorre" w:date="2025-02-18T10:21:00Z" w16du:dateUtc="2025-02-18T09:21:00Z">
        <w:r w:rsidR="007F3B72" w:rsidRPr="001A436D">
          <w:rPr>
            <w:color w:val="344449"/>
          </w:rPr>
          <w:t>D</w:t>
        </w:r>
      </w:ins>
      <w:r w:rsidRPr="001A436D">
        <w:rPr>
          <w:color w:val="344449"/>
        </w:rPr>
        <w:t xml:space="preserve">aarom </w:t>
      </w:r>
      <w:ins w:id="882" w:author="Vannieuwenhuyze Jorre" w:date="2025-02-18T10:21:00Z" w16du:dateUtc="2025-02-18T09:21:00Z">
        <w:r w:rsidR="00906E20" w:rsidRPr="001A436D">
          <w:rPr>
            <w:color w:val="344449"/>
          </w:rPr>
          <w:t xml:space="preserve">is het noodzakelijk om voor elke experimentele statistiek een deadline voor </w:t>
        </w:r>
      </w:ins>
      <w:ins w:id="883" w:author="Vannieuwenhuyze Jorre" w:date="2025-02-18T10:22:00Z" w16du:dateUtc="2025-02-18T09:22:00Z">
        <w:r w:rsidR="00B23C24" w:rsidRPr="001A436D">
          <w:rPr>
            <w:color w:val="344449"/>
          </w:rPr>
          <w:t xml:space="preserve">evaluatieonderzoek </w:t>
        </w:r>
      </w:ins>
      <w:ins w:id="884" w:author="Vannieuwenhuyze Jorre" w:date="2025-03-27T14:30:00Z" w16du:dateUtc="2025-03-27T13:30:00Z">
        <w:r w:rsidR="0091559A">
          <w:rPr>
            <w:color w:val="344449"/>
          </w:rPr>
          <w:t>rond</w:t>
        </w:r>
      </w:ins>
      <w:ins w:id="885" w:author="Vannieuwenhuyze Jorre" w:date="2025-02-18T10:22:00Z" w16du:dateUtc="2025-02-18T09:22:00Z">
        <w:r w:rsidR="00B23C24" w:rsidRPr="001A436D">
          <w:rPr>
            <w:color w:val="344449"/>
          </w:rPr>
          <w:t xml:space="preserve"> gebruikersbehoeften </w:t>
        </w:r>
      </w:ins>
      <w:ins w:id="886" w:author="Vannieuwenhuyze Jorre" w:date="2025-02-18T10:21:00Z" w16du:dateUtc="2025-02-18T09:21:00Z">
        <w:r w:rsidR="00906E20" w:rsidRPr="001A436D">
          <w:rPr>
            <w:color w:val="344449"/>
          </w:rPr>
          <w:t xml:space="preserve">af te spreken (bijvoorbeeld </w:t>
        </w:r>
      </w:ins>
      <w:del w:id="887" w:author="Vannieuwenhuyze Jorre" w:date="2025-02-18T10:21:00Z" w16du:dateUtc="2025-02-18T09:21:00Z">
        <w:r w:rsidRPr="001A436D" w:rsidDel="00906E20">
          <w:rPr>
            <w:color w:val="344449"/>
          </w:rPr>
          <w:delText xml:space="preserve">verbinden we ons ertoe binnen </w:delText>
        </w:r>
      </w:del>
      <w:r w:rsidRPr="001A436D">
        <w:rPr>
          <w:color w:val="344449"/>
        </w:rPr>
        <w:t>vijf jaar na de eerste publicatie</w:t>
      </w:r>
      <w:ins w:id="888" w:author="Vannieuwenhuyze Jorre" w:date="2025-02-18T10:21:00Z" w16du:dateUtc="2025-02-18T09:21:00Z">
        <w:r w:rsidR="00906E20" w:rsidRPr="001A436D">
          <w:rPr>
            <w:color w:val="344449"/>
          </w:rPr>
          <w:t>)</w:t>
        </w:r>
      </w:ins>
      <w:del w:id="889" w:author="Vannieuwenhuyze Jorre" w:date="2025-02-18T10:22:00Z" w16du:dateUtc="2025-02-18T09:22:00Z">
        <w:r w:rsidRPr="001A436D" w:rsidDel="00B23C24">
          <w:rPr>
            <w:color w:val="344449"/>
          </w:rPr>
          <w:delText xml:space="preserve"> een eva‐ luatieonderzoek</w:delText>
        </w:r>
        <w:r w:rsidRPr="001A436D" w:rsidDel="00B23C24">
          <w:rPr>
            <w:color w:val="344449"/>
            <w:rPrChange w:id="890" w:author="Vannieuwenhuyze Jorre" w:date="2025-03-27T14:21:00Z" w16du:dateUtc="2025-03-27T13:21:00Z">
              <w:rPr>
                <w:color w:val="344449"/>
                <w:spacing w:val="-9"/>
              </w:rPr>
            </w:rPrChange>
          </w:rPr>
          <w:delText xml:space="preserve"> </w:delText>
        </w:r>
        <w:r w:rsidRPr="001A436D" w:rsidDel="00B23C24">
          <w:rPr>
            <w:color w:val="344449"/>
          </w:rPr>
          <w:delText>uit</w:delText>
        </w:r>
        <w:r w:rsidRPr="001A436D" w:rsidDel="00B23C24">
          <w:rPr>
            <w:color w:val="344449"/>
            <w:rPrChange w:id="891" w:author="Vannieuwenhuyze Jorre" w:date="2025-03-27T14:21:00Z" w16du:dateUtc="2025-03-27T13:21:00Z">
              <w:rPr>
                <w:color w:val="344449"/>
                <w:spacing w:val="-9"/>
              </w:rPr>
            </w:rPrChange>
          </w:rPr>
          <w:delText xml:space="preserve"> </w:delText>
        </w:r>
        <w:r w:rsidRPr="001A436D" w:rsidDel="00B23C24">
          <w:rPr>
            <w:color w:val="344449"/>
          </w:rPr>
          <w:delText>te</w:delText>
        </w:r>
        <w:r w:rsidRPr="001A436D" w:rsidDel="00B23C24">
          <w:rPr>
            <w:color w:val="344449"/>
            <w:rPrChange w:id="892" w:author="Vannieuwenhuyze Jorre" w:date="2025-03-27T14:21:00Z" w16du:dateUtc="2025-03-27T13:21:00Z">
              <w:rPr>
                <w:color w:val="344449"/>
                <w:spacing w:val="-9"/>
              </w:rPr>
            </w:rPrChange>
          </w:rPr>
          <w:delText xml:space="preserve"> </w:delText>
        </w:r>
        <w:r w:rsidRPr="001A436D" w:rsidDel="00B23C24">
          <w:rPr>
            <w:color w:val="344449"/>
          </w:rPr>
          <w:delText>voeren</w:delText>
        </w:r>
        <w:r w:rsidRPr="001A436D" w:rsidDel="00B23C24">
          <w:rPr>
            <w:color w:val="344449"/>
            <w:rPrChange w:id="893" w:author="Vannieuwenhuyze Jorre" w:date="2025-03-27T14:21:00Z" w16du:dateUtc="2025-03-27T13:21:00Z">
              <w:rPr>
                <w:color w:val="344449"/>
                <w:spacing w:val="-9"/>
              </w:rPr>
            </w:rPrChange>
          </w:rPr>
          <w:delText xml:space="preserve"> </w:delText>
        </w:r>
        <w:r w:rsidRPr="001A436D" w:rsidDel="00B23C24">
          <w:rPr>
            <w:color w:val="344449"/>
          </w:rPr>
          <w:delText>naar</w:delText>
        </w:r>
        <w:r w:rsidRPr="001A436D" w:rsidDel="00B23C24">
          <w:rPr>
            <w:color w:val="344449"/>
            <w:rPrChange w:id="894" w:author="Vannieuwenhuyze Jorre" w:date="2025-03-27T14:21:00Z" w16du:dateUtc="2025-03-27T13:21:00Z">
              <w:rPr>
                <w:color w:val="344449"/>
                <w:spacing w:val="-9"/>
              </w:rPr>
            </w:rPrChange>
          </w:rPr>
          <w:delText xml:space="preserve"> </w:delText>
        </w:r>
        <w:r w:rsidRPr="001A436D" w:rsidDel="00B23C24">
          <w:rPr>
            <w:color w:val="344449"/>
          </w:rPr>
          <w:delText>de</w:delText>
        </w:r>
        <w:r w:rsidRPr="001A436D" w:rsidDel="00B23C24">
          <w:rPr>
            <w:color w:val="344449"/>
            <w:rPrChange w:id="895" w:author="Vannieuwenhuyze Jorre" w:date="2025-03-27T14:21:00Z" w16du:dateUtc="2025-03-27T13:21:00Z">
              <w:rPr>
                <w:color w:val="344449"/>
                <w:spacing w:val="-9"/>
              </w:rPr>
            </w:rPrChange>
          </w:rPr>
          <w:delText xml:space="preserve"> </w:delText>
        </w:r>
        <w:r w:rsidRPr="001A436D" w:rsidDel="00B23C24">
          <w:rPr>
            <w:color w:val="344449"/>
          </w:rPr>
          <w:delText>gebruikersbehoeften</w:delText>
        </w:r>
      </w:del>
      <w:r w:rsidRPr="001A436D">
        <w:rPr>
          <w:color w:val="344449"/>
        </w:rPr>
        <w:t>.</w:t>
      </w:r>
      <w:r w:rsidRPr="001A436D">
        <w:rPr>
          <w:color w:val="344449"/>
          <w:rPrChange w:id="896" w:author="Vannieuwenhuyze Jorre" w:date="2025-03-27T14:21:00Z" w16du:dateUtc="2025-03-27T13:21:00Z">
            <w:rPr>
              <w:color w:val="344449"/>
              <w:spacing w:val="11"/>
            </w:rPr>
          </w:rPrChange>
        </w:rPr>
        <w:t xml:space="preserve"> </w:t>
      </w:r>
      <w:r w:rsidRPr="001A436D">
        <w:rPr>
          <w:color w:val="344449"/>
        </w:rPr>
        <w:t>Dit</w:t>
      </w:r>
      <w:r w:rsidRPr="001A436D">
        <w:rPr>
          <w:color w:val="344449"/>
          <w:rPrChange w:id="897" w:author="Vannieuwenhuyze Jorre" w:date="2025-03-27T14:21:00Z" w16du:dateUtc="2025-03-27T13:21:00Z">
            <w:rPr>
              <w:color w:val="344449"/>
              <w:spacing w:val="-9"/>
            </w:rPr>
          </w:rPrChange>
        </w:rPr>
        <w:t xml:space="preserve"> </w:t>
      </w:r>
      <w:ins w:id="898" w:author="Vannieuwenhuyze Jorre" w:date="2025-02-18T10:22:00Z" w16du:dateUtc="2025-02-18T09:22:00Z">
        <w:r w:rsidR="00B23C24" w:rsidRPr="001A436D">
          <w:rPr>
            <w:color w:val="344449"/>
          </w:rPr>
          <w:t>evaluatie</w:t>
        </w:r>
      </w:ins>
      <w:r w:rsidRPr="001A436D">
        <w:rPr>
          <w:color w:val="344449"/>
        </w:rPr>
        <w:t>onderzoek</w:t>
      </w:r>
      <w:r w:rsidRPr="001A436D">
        <w:rPr>
          <w:color w:val="344449"/>
          <w:rPrChange w:id="899" w:author="Vannieuwenhuyze Jorre" w:date="2025-03-27T14:21:00Z" w16du:dateUtc="2025-03-27T13:21:00Z">
            <w:rPr>
              <w:color w:val="344449"/>
              <w:spacing w:val="-9"/>
            </w:rPr>
          </w:rPrChange>
        </w:rPr>
        <w:t xml:space="preserve"> </w:t>
      </w:r>
      <w:r w:rsidRPr="001A436D">
        <w:rPr>
          <w:color w:val="344449"/>
        </w:rPr>
        <w:t>beant</w:t>
      </w:r>
      <w:del w:id="900" w:author="Vannieuwenhuyze Jorre" w:date="2025-02-18T10:22:00Z" w16du:dateUtc="2025-02-18T09:22:00Z">
        <w:r w:rsidRPr="001A436D" w:rsidDel="00B23C24">
          <w:rPr>
            <w:color w:val="344449"/>
          </w:rPr>
          <w:delText xml:space="preserve">‐ </w:delText>
        </w:r>
      </w:del>
      <w:r w:rsidRPr="001A436D">
        <w:rPr>
          <w:color w:val="344449"/>
        </w:rPr>
        <w:t>woordt vragen zoals:</w:t>
      </w:r>
    </w:p>
    <w:p w14:paraId="25B3191D" w14:textId="77777777" w:rsidR="001E3564" w:rsidRPr="001A436D" w:rsidRDefault="002F5345">
      <w:pPr>
        <w:pStyle w:val="ListParagraph"/>
        <w:numPr>
          <w:ilvl w:val="2"/>
          <w:numId w:val="7"/>
        </w:numPr>
        <w:tabs>
          <w:tab w:val="left" w:pos="1374"/>
        </w:tabs>
        <w:spacing w:before="139" w:line="291" w:lineRule="exact"/>
        <w:ind w:left="1374" w:hanging="332"/>
        <w:jc w:val="both"/>
        <w:rPr>
          <w:sz w:val="24"/>
        </w:rPr>
      </w:pPr>
      <w:r w:rsidRPr="001A436D">
        <w:rPr>
          <w:color w:val="344449"/>
          <w:sz w:val="24"/>
        </w:rPr>
        <w:t>Wordt</w:t>
      </w:r>
      <w:r w:rsidRPr="001A436D">
        <w:rPr>
          <w:color w:val="344449"/>
          <w:sz w:val="24"/>
          <w:rPrChange w:id="901" w:author="Vannieuwenhuyze Jorre" w:date="2025-03-27T14:21:00Z" w16du:dateUtc="2025-03-27T13:21:00Z">
            <w:rPr>
              <w:color w:val="344449"/>
              <w:spacing w:val="-12"/>
              <w:sz w:val="24"/>
            </w:rPr>
          </w:rPrChange>
        </w:rPr>
        <w:t xml:space="preserve"> </w:t>
      </w:r>
      <w:r w:rsidRPr="001A436D">
        <w:rPr>
          <w:color w:val="344449"/>
          <w:sz w:val="24"/>
        </w:rPr>
        <w:t>de</w:t>
      </w:r>
      <w:r w:rsidRPr="001A436D">
        <w:rPr>
          <w:color w:val="344449"/>
          <w:sz w:val="24"/>
          <w:rPrChange w:id="902" w:author="Vannieuwenhuyze Jorre" w:date="2025-03-27T14:21:00Z" w16du:dateUtc="2025-03-27T13:21:00Z">
            <w:rPr>
              <w:color w:val="344449"/>
              <w:spacing w:val="-12"/>
              <w:sz w:val="24"/>
            </w:rPr>
          </w:rPrChange>
        </w:rPr>
        <w:t xml:space="preserve"> </w:t>
      </w:r>
      <w:r w:rsidRPr="001A436D">
        <w:rPr>
          <w:color w:val="344449"/>
          <w:sz w:val="24"/>
        </w:rPr>
        <w:t>statistiek</w:t>
      </w:r>
      <w:r w:rsidRPr="001A436D">
        <w:rPr>
          <w:color w:val="344449"/>
          <w:sz w:val="24"/>
          <w:rPrChange w:id="903" w:author="Vannieuwenhuyze Jorre" w:date="2025-03-27T14:21:00Z" w16du:dateUtc="2025-03-27T13:21:00Z">
            <w:rPr>
              <w:color w:val="344449"/>
              <w:spacing w:val="-11"/>
              <w:sz w:val="24"/>
            </w:rPr>
          </w:rPrChange>
        </w:rPr>
        <w:t xml:space="preserve"> </w:t>
      </w:r>
      <w:r w:rsidRPr="001A436D">
        <w:rPr>
          <w:color w:val="344449"/>
          <w:sz w:val="24"/>
        </w:rPr>
        <w:t>gebruikt,</w:t>
      </w:r>
      <w:r w:rsidRPr="001A436D">
        <w:rPr>
          <w:color w:val="344449"/>
          <w:sz w:val="24"/>
          <w:rPrChange w:id="904" w:author="Vannieuwenhuyze Jorre" w:date="2025-03-27T14:21:00Z" w16du:dateUtc="2025-03-27T13:21:00Z">
            <w:rPr>
              <w:color w:val="344449"/>
              <w:spacing w:val="-12"/>
              <w:sz w:val="24"/>
            </w:rPr>
          </w:rPrChange>
        </w:rPr>
        <w:t xml:space="preserve"> </w:t>
      </w:r>
      <w:r w:rsidRPr="001A436D">
        <w:rPr>
          <w:color w:val="344449"/>
          <w:sz w:val="24"/>
        </w:rPr>
        <w:t>en</w:t>
      </w:r>
      <w:r w:rsidRPr="001A436D">
        <w:rPr>
          <w:color w:val="344449"/>
          <w:sz w:val="24"/>
          <w:rPrChange w:id="905" w:author="Vannieuwenhuyze Jorre" w:date="2025-03-27T14:21:00Z" w16du:dateUtc="2025-03-27T13:21:00Z">
            <w:rPr>
              <w:color w:val="344449"/>
              <w:spacing w:val="-12"/>
              <w:sz w:val="24"/>
            </w:rPr>
          </w:rPrChange>
        </w:rPr>
        <w:t xml:space="preserve"> </w:t>
      </w:r>
      <w:r w:rsidRPr="001A436D">
        <w:rPr>
          <w:color w:val="344449"/>
          <w:sz w:val="24"/>
        </w:rPr>
        <w:t>zo</w:t>
      </w:r>
      <w:r w:rsidRPr="001A436D">
        <w:rPr>
          <w:color w:val="344449"/>
          <w:sz w:val="24"/>
          <w:rPrChange w:id="906" w:author="Vannieuwenhuyze Jorre" w:date="2025-03-27T14:21:00Z" w16du:dateUtc="2025-03-27T13:21:00Z">
            <w:rPr>
              <w:color w:val="344449"/>
              <w:spacing w:val="-11"/>
              <w:sz w:val="24"/>
            </w:rPr>
          </w:rPrChange>
        </w:rPr>
        <w:t xml:space="preserve"> </w:t>
      </w:r>
      <w:r w:rsidRPr="001A436D">
        <w:rPr>
          <w:color w:val="344449"/>
          <w:sz w:val="24"/>
        </w:rPr>
        <w:t>ja,</w:t>
      </w:r>
      <w:r w:rsidRPr="001A436D">
        <w:rPr>
          <w:color w:val="344449"/>
          <w:sz w:val="24"/>
          <w:rPrChange w:id="907" w:author="Vannieuwenhuyze Jorre" w:date="2025-03-27T14:21:00Z" w16du:dateUtc="2025-03-27T13:21:00Z">
            <w:rPr>
              <w:color w:val="344449"/>
              <w:spacing w:val="-12"/>
              <w:sz w:val="24"/>
            </w:rPr>
          </w:rPrChange>
        </w:rPr>
        <w:t xml:space="preserve"> </w:t>
      </w:r>
      <w:r w:rsidRPr="001A436D">
        <w:rPr>
          <w:color w:val="344449"/>
          <w:sz w:val="24"/>
          <w:rPrChange w:id="908" w:author="Vannieuwenhuyze Jorre" w:date="2025-03-27T14:21:00Z" w16du:dateUtc="2025-03-27T13:21:00Z">
            <w:rPr>
              <w:color w:val="344449"/>
              <w:spacing w:val="-2"/>
              <w:sz w:val="24"/>
            </w:rPr>
          </w:rPrChange>
        </w:rPr>
        <w:t>waarvoor?</w:t>
      </w:r>
    </w:p>
    <w:p w14:paraId="25B3191E" w14:textId="77777777" w:rsidR="001E3564" w:rsidRPr="001A436D" w:rsidRDefault="002F5345">
      <w:pPr>
        <w:pStyle w:val="ListParagraph"/>
        <w:numPr>
          <w:ilvl w:val="2"/>
          <w:numId w:val="7"/>
        </w:numPr>
        <w:tabs>
          <w:tab w:val="left" w:pos="1374"/>
        </w:tabs>
        <w:spacing w:line="289" w:lineRule="exact"/>
        <w:ind w:left="1374" w:hanging="332"/>
        <w:jc w:val="both"/>
        <w:rPr>
          <w:sz w:val="24"/>
        </w:rPr>
      </w:pPr>
      <w:r w:rsidRPr="001A436D">
        <w:rPr>
          <w:color w:val="344449"/>
          <w:sz w:val="24"/>
        </w:rPr>
        <w:t>Sluit</w:t>
      </w:r>
      <w:r w:rsidRPr="001A436D">
        <w:rPr>
          <w:color w:val="344449"/>
          <w:sz w:val="24"/>
          <w:rPrChange w:id="909" w:author="Vannieuwenhuyze Jorre" w:date="2025-03-27T14:21:00Z" w16du:dateUtc="2025-03-27T13:21:00Z">
            <w:rPr>
              <w:color w:val="344449"/>
              <w:spacing w:val="-11"/>
              <w:sz w:val="24"/>
            </w:rPr>
          </w:rPrChange>
        </w:rPr>
        <w:t xml:space="preserve"> </w:t>
      </w:r>
      <w:r w:rsidRPr="001A436D">
        <w:rPr>
          <w:color w:val="344449"/>
          <w:sz w:val="24"/>
        </w:rPr>
        <w:t>het</w:t>
      </w:r>
      <w:r w:rsidRPr="001A436D">
        <w:rPr>
          <w:color w:val="344449"/>
          <w:sz w:val="24"/>
          <w:rPrChange w:id="910" w:author="Vannieuwenhuyze Jorre" w:date="2025-03-27T14:21:00Z" w16du:dateUtc="2025-03-27T13:21:00Z">
            <w:rPr>
              <w:color w:val="344449"/>
              <w:spacing w:val="-10"/>
              <w:sz w:val="24"/>
            </w:rPr>
          </w:rPrChange>
        </w:rPr>
        <w:t xml:space="preserve"> </w:t>
      </w:r>
      <w:r w:rsidRPr="001A436D">
        <w:rPr>
          <w:color w:val="344449"/>
          <w:sz w:val="24"/>
        </w:rPr>
        <w:t>gebruik</w:t>
      </w:r>
      <w:r w:rsidRPr="001A436D">
        <w:rPr>
          <w:color w:val="344449"/>
          <w:sz w:val="24"/>
          <w:rPrChange w:id="911" w:author="Vannieuwenhuyze Jorre" w:date="2025-03-27T14:21:00Z" w16du:dateUtc="2025-03-27T13:21:00Z">
            <w:rPr>
              <w:color w:val="344449"/>
              <w:spacing w:val="-10"/>
              <w:sz w:val="24"/>
            </w:rPr>
          </w:rPrChange>
        </w:rPr>
        <w:t xml:space="preserve"> </w:t>
      </w:r>
      <w:r w:rsidRPr="001A436D">
        <w:rPr>
          <w:color w:val="344449"/>
          <w:sz w:val="24"/>
        </w:rPr>
        <w:t>en</w:t>
      </w:r>
      <w:r w:rsidRPr="001A436D">
        <w:rPr>
          <w:color w:val="344449"/>
          <w:sz w:val="24"/>
          <w:rPrChange w:id="912" w:author="Vannieuwenhuyze Jorre" w:date="2025-03-27T14:21:00Z" w16du:dateUtc="2025-03-27T13:21:00Z">
            <w:rPr>
              <w:color w:val="344449"/>
              <w:spacing w:val="-10"/>
              <w:sz w:val="24"/>
            </w:rPr>
          </w:rPrChange>
        </w:rPr>
        <w:t xml:space="preserve"> </w:t>
      </w:r>
      <w:r w:rsidRPr="001A436D">
        <w:rPr>
          <w:color w:val="344449"/>
          <w:sz w:val="24"/>
        </w:rPr>
        <w:t>de</w:t>
      </w:r>
      <w:r w:rsidRPr="001A436D">
        <w:rPr>
          <w:color w:val="344449"/>
          <w:sz w:val="24"/>
          <w:rPrChange w:id="913" w:author="Vannieuwenhuyze Jorre" w:date="2025-03-27T14:21:00Z" w16du:dateUtc="2025-03-27T13:21:00Z">
            <w:rPr>
              <w:color w:val="344449"/>
              <w:spacing w:val="-10"/>
              <w:sz w:val="24"/>
            </w:rPr>
          </w:rPrChange>
        </w:rPr>
        <w:t xml:space="preserve"> </w:t>
      </w:r>
      <w:r w:rsidRPr="001A436D">
        <w:rPr>
          <w:color w:val="344449"/>
          <w:sz w:val="24"/>
        </w:rPr>
        <w:t>interpretatie</w:t>
      </w:r>
      <w:r w:rsidRPr="001A436D">
        <w:rPr>
          <w:color w:val="344449"/>
          <w:sz w:val="24"/>
          <w:rPrChange w:id="914" w:author="Vannieuwenhuyze Jorre" w:date="2025-03-27T14:21:00Z" w16du:dateUtc="2025-03-27T13:21:00Z">
            <w:rPr>
              <w:color w:val="344449"/>
              <w:spacing w:val="-10"/>
              <w:sz w:val="24"/>
            </w:rPr>
          </w:rPrChange>
        </w:rPr>
        <w:t xml:space="preserve"> </w:t>
      </w:r>
      <w:r w:rsidRPr="001A436D">
        <w:rPr>
          <w:color w:val="344449"/>
          <w:sz w:val="24"/>
        </w:rPr>
        <w:t>aan</w:t>
      </w:r>
      <w:r w:rsidRPr="001A436D">
        <w:rPr>
          <w:color w:val="344449"/>
          <w:sz w:val="24"/>
          <w:rPrChange w:id="915" w:author="Vannieuwenhuyze Jorre" w:date="2025-03-27T14:21:00Z" w16du:dateUtc="2025-03-27T13:21:00Z">
            <w:rPr>
              <w:color w:val="344449"/>
              <w:spacing w:val="-11"/>
              <w:sz w:val="24"/>
            </w:rPr>
          </w:rPrChange>
        </w:rPr>
        <w:t xml:space="preserve"> </w:t>
      </w:r>
      <w:r w:rsidRPr="001A436D">
        <w:rPr>
          <w:color w:val="344449"/>
          <w:sz w:val="24"/>
        </w:rPr>
        <w:t>bij</w:t>
      </w:r>
      <w:r w:rsidRPr="001A436D">
        <w:rPr>
          <w:color w:val="344449"/>
          <w:sz w:val="24"/>
          <w:rPrChange w:id="916" w:author="Vannieuwenhuyze Jorre" w:date="2025-03-27T14:21:00Z" w16du:dateUtc="2025-03-27T13:21:00Z">
            <w:rPr>
              <w:color w:val="344449"/>
              <w:spacing w:val="-10"/>
              <w:sz w:val="24"/>
            </w:rPr>
          </w:rPrChange>
        </w:rPr>
        <w:t xml:space="preserve"> </w:t>
      </w:r>
      <w:r w:rsidRPr="001A436D">
        <w:rPr>
          <w:color w:val="344449"/>
          <w:sz w:val="24"/>
        </w:rPr>
        <w:t>de</w:t>
      </w:r>
      <w:r w:rsidRPr="001A436D">
        <w:rPr>
          <w:color w:val="344449"/>
          <w:sz w:val="24"/>
          <w:rPrChange w:id="917" w:author="Vannieuwenhuyze Jorre" w:date="2025-03-27T14:21:00Z" w16du:dateUtc="2025-03-27T13:21:00Z">
            <w:rPr>
              <w:color w:val="344449"/>
              <w:spacing w:val="-10"/>
              <w:sz w:val="24"/>
            </w:rPr>
          </w:rPrChange>
        </w:rPr>
        <w:t xml:space="preserve"> </w:t>
      </w:r>
      <w:r w:rsidRPr="001A436D">
        <w:rPr>
          <w:color w:val="344449"/>
          <w:sz w:val="24"/>
        </w:rPr>
        <w:t>operationele</w:t>
      </w:r>
      <w:r w:rsidRPr="001A436D">
        <w:rPr>
          <w:color w:val="344449"/>
          <w:sz w:val="24"/>
          <w:rPrChange w:id="918" w:author="Vannieuwenhuyze Jorre" w:date="2025-03-27T14:21:00Z" w16du:dateUtc="2025-03-27T13:21:00Z">
            <w:rPr>
              <w:color w:val="344449"/>
              <w:spacing w:val="-10"/>
              <w:sz w:val="24"/>
            </w:rPr>
          </w:rPrChange>
        </w:rPr>
        <w:t xml:space="preserve"> </w:t>
      </w:r>
      <w:r w:rsidRPr="001A436D">
        <w:rPr>
          <w:color w:val="344449"/>
          <w:sz w:val="24"/>
          <w:rPrChange w:id="919" w:author="Vannieuwenhuyze Jorre" w:date="2025-03-27T14:21:00Z" w16du:dateUtc="2025-03-27T13:21:00Z">
            <w:rPr>
              <w:color w:val="344449"/>
              <w:spacing w:val="-2"/>
              <w:sz w:val="24"/>
            </w:rPr>
          </w:rPrChange>
        </w:rPr>
        <w:t>definitie?</w:t>
      </w:r>
    </w:p>
    <w:p w14:paraId="25B3191F" w14:textId="77777777" w:rsidR="001E3564" w:rsidRPr="001A436D" w:rsidRDefault="002F5345">
      <w:pPr>
        <w:pStyle w:val="ListParagraph"/>
        <w:numPr>
          <w:ilvl w:val="2"/>
          <w:numId w:val="7"/>
        </w:numPr>
        <w:tabs>
          <w:tab w:val="left" w:pos="1373"/>
          <w:tab w:val="left" w:pos="1375"/>
        </w:tabs>
        <w:spacing w:line="237" w:lineRule="auto"/>
        <w:ind w:right="1131"/>
        <w:jc w:val="both"/>
        <w:rPr>
          <w:sz w:val="24"/>
        </w:rPr>
      </w:pPr>
      <w:r w:rsidRPr="001A436D">
        <w:rPr>
          <w:color w:val="344449"/>
          <w:sz w:val="24"/>
        </w:rPr>
        <w:t>Zijn er suggesties van gebruikers om de statistiek beter af te stemmen op hun behoeften?</w:t>
      </w:r>
      <w:commentRangeEnd w:id="878"/>
      <w:r w:rsidR="00807BA0" w:rsidRPr="001A436D">
        <w:rPr>
          <w:rStyle w:val="CommentReference"/>
        </w:rPr>
        <w:commentReference w:id="878"/>
      </w:r>
      <w:commentRangeEnd w:id="879"/>
      <w:r w:rsidR="002A1F78" w:rsidRPr="001A436D">
        <w:rPr>
          <w:rStyle w:val="CommentReference"/>
        </w:rPr>
        <w:commentReference w:id="879"/>
      </w:r>
    </w:p>
    <w:p w14:paraId="25B31920" w14:textId="153F907F" w:rsidR="001E3564" w:rsidRPr="001A436D" w:rsidRDefault="002F5345">
      <w:pPr>
        <w:pStyle w:val="BodyText"/>
        <w:spacing w:before="142" w:line="237" w:lineRule="auto"/>
        <w:ind w:left="709" w:right="1129"/>
        <w:jc w:val="both"/>
      </w:pPr>
      <w:r w:rsidRPr="001A436D">
        <w:rPr>
          <w:color w:val="344449"/>
        </w:rPr>
        <w:t>Eens</w:t>
      </w:r>
      <w:r w:rsidRPr="001A436D">
        <w:rPr>
          <w:color w:val="344449"/>
          <w:rPrChange w:id="920" w:author="Vannieuwenhuyze Jorre" w:date="2025-03-27T14:21:00Z" w16du:dateUtc="2025-03-27T13:21:00Z">
            <w:rPr>
              <w:color w:val="344449"/>
              <w:spacing w:val="-5"/>
            </w:rPr>
          </w:rPrChange>
        </w:rPr>
        <w:t xml:space="preserve"> </w:t>
      </w:r>
      <w:del w:id="921" w:author="Vannieuwenhuyze Jorre" w:date="2025-03-27T14:30:00Z" w16du:dateUtc="2025-03-27T13:30:00Z">
        <w:r w:rsidRPr="001A436D" w:rsidDel="000C2615">
          <w:rPr>
            <w:color w:val="344449"/>
          </w:rPr>
          <w:delText>de</w:delText>
        </w:r>
        <w:r w:rsidRPr="001A436D" w:rsidDel="000C2615">
          <w:rPr>
            <w:color w:val="344449"/>
            <w:rPrChange w:id="922" w:author="Vannieuwenhuyze Jorre" w:date="2025-03-27T14:21:00Z" w16du:dateUtc="2025-03-27T13:21:00Z">
              <w:rPr>
                <w:color w:val="344449"/>
                <w:spacing w:val="-5"/>
              </w:rPr>
            </w:rPrChange>
          </w:rPr>
          <w:delText xml:space="preserve"> </w:delText>
        </w:r>
      </w:del>
      <w:r w:rsidRPr="001A436D">
        <w:rPr>
          <w:color w:val="344449"/>
        </w:rPr>
        <w:t>gebruikersbehoeften</w:t>
      </w:r>
      <w:r w:rsidRPr="001A436D">
        <w:rPr>
          <w:color w:val="344449"/>
          <w:rPrChange w:id="923" w:author="Vannieuwenhuyze Jorre" w:date="2025-03-27T14:21:00Z" w16du:dateUtc="2025-03-27T13:21:00Z">
            <w:rPr>
              <w:color w:val="344449"/>
              <w:spacing w:val="-6"/>
            </w:rPr>
          </w:rPrChange>
        </w:rPr>
        <w:t xml:space="preserve"> </w:t>
      </w:r>
      <w:r w:rsidRPr="001A436D">
        <w:rPr>
          <w:color w:val="344449"/>
        </w:rPr>
        <w:t>in</w:t>
      </w:r>
      <w:r w:rsidRPr="001A436D">
        <w:rPr>
          <w:color w:val="344449"/>
          <w:rPrChange w:id="924" w:author="Vannieuwenhuyze Jorre" w:date="2025-03-27T14:21:00Z" w16du:dateUtc="2025-03-27T13:21:00Z">
            <w:rPr>
              <w:color w:val="344449"/>
              <w:spacing w:val="-5"/>
            </w:rPr>
          </w:rPrChange>
        </w:rPr>
        <w:t xml:space="preserve"> </w:t>
      </w:r>
      <w:r w:rsidRPr="001A436D">
        <w:rPr>
          <w:color w:val="344449"/>
        </w:rPr>
        <w:t>kaart</w:t>
      </w:r>
      <w:r w:rsidRPr="001A436D">
        <w:rPr>
          <w:color w:val="344449"/>
          <w:rPrChange w:id="925" w:author="Vannieuwenhuyze Jorre" w:date="2025-03-27T14:21:00Z" w16du:dateUtc="2025-03-27T13:21:00Z">
            <w:rPr>
              <w:color w:val="344449"/>
              <w:spacing w:val="-6"/>
            </w:rPr>
          </w:rPrChange>
        </w:rPr>
        <w:t xml:space="preserve"> </w:t>
      </w:r>
      <w:r w:rsidRPr="001A436D">
        <w:rPr>
          <w:color w:val="344449"/>
        </w:rPr>
        <w:t>zijn</w:t>
      </w:r>
      <w:r w:rsidRPr="001A436D">
        <w:rPr>
          <w:color w:val="344449"/>
          <w:rPrChange w:id="926" w:author="Vannieuwenhuyze Jorre" w:date="2025-03-27T14:21:00Z" w16du:dateUtc="2025-03-27T13:21:00Z">
            <w:rPr>
              <w:color w:val="344449"/>
              <w:spacing w:val="-5"/>
            </w:rPr>
          </w:rPrChange>
        </w:rPr>
        <w:t xml:space="preserve"> </w:t>
      </w:r>
      <w:r w:rsidRPr="001A436D">
        <w:rPr>
          <w:color w:val="344449"/>
        </w:rPr>
        <w:t>gebracht,</w:t>
      </w:r>
      <w:r w:rsidRPr="001A436D">
        <w:rPr>
          <w:color w:val="344449"/>
          <w:rPrChange w:id="927" w:author="Vannieuwenhuyze Jorre" w:date="2025-03-27T14:21:00Z" w16du:dateUtc="2025-03-27T13:21:00Z">
            <w:rPr>
              <w:color w:val="344449"/>
              <w:spacing w:val="-4"/>
            </w:rPr>
          </w:rPrChange>
        </w:rPr>
        <w:t xml:space="preserve"> </w:t>
      </w:r>
      <w:r w:rsidRPr="001A436D">
        <w:rPr>
          <w:color w:val="344449"/>
        </w:rPr>
        <w:t>kan</w:t>
      </w:r>
      <w:r w:rsidRPr="001A436D">
        <w:rPr>
          <w:color w:val="344449"/>
          <w:rPrChange w:id="928" w:author="Vannieuwenhuyze Jorre" w:date="2025-03-27T14:21:00Z" w16du:dateUtc="2025-03-27T13:21:00Z">
            <w:rPr>
              <w:color w:val="344449"/>
              <w:spacing w:val="-6"/>
            </w:rPr>
          </w:rPrChange>
        </w:rPr>
        <w:t xml:space="preserve"> </w:t>
      </w:r>
      <w:r w:rsidRPr="001A436D">
        <w:rPr>
          <w:color w:val="344449"/>
        </w:rPr>
        <w:t>de</w:t>
      </w:r>
      <w:r w:rsidRPr="001A436D">
        <w:rPr>
          <w:color w:val="344449"/>
          <w:rPrChange w:id="929" w:author="Vannieuwenhuyze Jorre" w:date="2025-03-27T14:21:00Z" w16du:dateUtc="2025-03-27T13:21:00Z">
            <w:rPr>
              <w:color w:val="344449"/>
              <w:spacing w:val="-5"/>
            </w:rPr>
          </w:rPrChange>
        </w:rPr>
        <w:t xml:space="preserve"> </w:t>
      </w:r>
      <w:r w:rsidRPr="001A436D">
        <w:rPr>
          <w:color w:val="344449"/>
        </w:rPr>
        <w:t>kwaliteit</w:t>
      </w:r>
      <w:r w:rsidRPr="001A436D">
        <w:rPr>
          <w:color w:val="344449"/>
          <w:rPrChange w:id="930" w:author="Vannieuwenhuyze Jorre" w:date="2025-03-27T14:21:00Z" w16du:dateUtc="2025-03-27T13:21:00Z">
            <w:rPr>
              <w:color w:val="344449"/>
              <w:spacing w:val="-5"/>
            </w:rPr>
          </w:rPrChange>
        </w:rPr>
        <w:t xml:space="preserve"> </w:t>
      </w:r>
      <w:r w:rsidRPr="001A436D">
        <w:rPr>
          <w:color w:val="344449"/>
        </w:rPr>
        <w:t>van</w:t>
      </w:r>
      <w:r w:rsidRPr="001A436D">
        <w:rPr>
          <w:color w:val="344449"/>
          <w:rPrChange w:id="931" w:author="Vannieuwenhuyze Jorre" w:date="2025-03-27T14:21:00Z" w16du:dateUtc="2025-03-27T13:21:00Z">
            <w:rPr>
              <w:color w:val="344449"/>
              <w:spacing w:val="-6"/>
            </w:rPr>
          </w:rPrChange>
        </w:rPr>
        <w:t xml:space="preserve"> </w:t>
      </w:r>
      <w:r w:rsidRPr="001A436D">
        <w:rPr>
          <w:color w:val="344449"/>
        </w:rPr>
        <w:t>de</w:t>
      </w:r>
      <w:r w:rsidRPr="001A436D">
        <w:rPr>
          <w:color w:val="344449"/>
          <w:rPrChange w:id="932" w:author="Vannieuwenhuyze Jorre" w:date="2025-03-27T14:21:00Z" w16du:dateUtc="2025-03-27T13:21:00Z">
            <w:rPr>
              <w:color w:val="344449"/>
              <w:spacing w:val="-5"/>
            </w:rPr>
          </w:rPrChange>
        </w:rPr>
        <w:t xml:space="preserve"> </w:t>
      </w:r>
      <w:r w:rsidRPr="001A436D">
        <w:rPr>
          <w:color w:val="344449"/>
        </w:rPr>
        <w:t>statis</w:t>
      </w:r>
      <w:del w:id="933" w:author="Vannieuwenhuyze Jorre" w:date="2025-02-18T10:23:00Z" w16du:dateUtc="2025-02-18T09:23:00Z">
        <w:r w:rsidRPr="001A436D" w:rsidDel="002A1F78">
          <w:rPr>
            <w:color w:val="344449"/>
          </w:rPr>
          <w:delText xml:space="preserve">‐ </w:delText>
        </w:r>
      </w:del>
      <w:r w:rsidRPr="001A436D">
        <w:rPr>
          <w:color w:val="344449"/>
        </w:rPr>
        <w:t>tiek verder worden geëvalueerd.</w:t>
      </w:r>
      <w:r w:rsidRPr="001A436D">
        <w:rPr>
          <w:color w:val="344449"/>
          <w:rPrChange w:id="934" w:author="Vannieuwenhuyze Jorre" w:date="2025-03-27T14:21:00Z" w16du:dateUtc="2025-03-27T13:21:00Z">
            <w:rPr>
              <w:color w:val="344449"/>
              <w:spacing w:val="40"/>
            </w:rPr>
          </w:rPrChange>
        </w:rPr>
        <w:t xml:space="preserve"> </w:t>
      </w:r>
      <w:r w:rsidRPr="001A436D">
        <w:rPr>
          <w:color w:val="344449"/>
        </w:rPr>
        <w:t xml:space="preserve">Afhankelijk van de resultaten kan de statistiek </w:t>
      </w:r>
      <w:r w:rsidRPr="001A436D">
        <w:rPr>
          <w:color w:val="344449"/>
          <w:rPrChange w:id="935" w:author="Vannieuwenhuyze Jorre" w:date="2025-03-27T14:21:00Z" w16du:dateUtc="2025-03-27T13:21:00Z">
            <w:rPr>
              <w:color w:val="344449"/>
              <w:spacing w:val="-2"/>
            </w:rPr>
          </w:rPrChange>
        </w:rPr>
        <w:t>nadien:</w:t>
      </w:r>
    </w:p>
    <w:p w14:paraId="25B31921" w14:textId="52AD4C43" w:rsidR="001E3564" w:rsidRPr="001A436D" w:rsidRDefault="002F5345" w:rsidP="648813BB">
      <w:pPr>
        <w:pStyle w:val="ListParagraph"/>
        <w:numPr>
          <w:ilvl w:val="2"/>
          <w:numId w:val="7"/>
        </w:numPr>
        <w:tabs>
          <w:tab w:val="left" w:pos="1375"/>
        </w:tabs>
        <w:spacing w:before="139" w:line="291" w:lineRule="exact"/>
        <w:ind w:hanging="333"/>
        <w:rPr>
          <w:sz w:val="24"/>
          <w:szCs w:val="24"/>
        </w:rPr>
      </w:pPr>
      <w:r w:rsidRPr="648813BB">
        <w:rPr>
          <w:color w:val="344449"/>
          <w:sz w:val="24"/>
          <w:szCs w:val="24"/>
        </w:rPr>
        <w:t xml:space="preserve">worden geüpgraded tot een volwaardige </w:t>
      </w:r>
      <w:commentRangeStart w:id="936"/>
      <w:ins w:id="937" w:author="Vannieuwenhuyze Jorre" w:date="2025-02-18T10:23:00Z">
        <w:r w:rsidR="002A1F78" w:rsidRPr="648813BB">
          <w:rPr>
            <w:color w:val="344449"/>
            <w:sz w:val="24"/>
            <w:szCs w:val="24"/>
          </w:rPr>
          <w:t xml:space="preserve">openbare </w:t>
        </w:r>
      </w:ins>
      <w:commentRangeEnd w:id="936"/>
      <w:r>
        <w:rPr>
          <w:rStyle w:val="CommentReference"/>
        </w:rPr>
        <w:commentReference w:id="936"/>
      </w:r>
      <w:r w:rsidRPr="648813BB">
        <w:rPr>
          <w:color w:val="344449"/>
          <w:sz w:val="24"/>
          <w:szCs w:val="24"/>
        </w:rPr>
        <w:t>statistiek;</w:t>
      </w:r>
    </w:p>
    <w:p w14:paraId="25B31922" w14:textId="77777777" w:rsidR="001E3564" w:rsidRPr="001A436D" w:rsidRDefault="002F5345">
      <w:pPr>
        <w:pStyle w:val="ListParagraph"/>
        <w:numPr>
          <w:ilvl w:val="2"/>
          <w:numId w:val="7"/>
        </w:numPr>
        <w:tabs>
          <w:tab w:val="left" w:pos="1375"/>
        </w:tabs>
        <w:spacing w:line="289" w:lineRule="exact"/>
        <w:ind w:hanging="333"/>
        <w:rPr>
          <w:sz w:val="24"/>
        </w:rPr>
      </w:pPr>
      <w:r w:rsidRPr="001A436D">
        <w:rPr>
          <w:color w:val="344449"/>
          <w:sz w:val="24"/>
        </w:rPr>
        <w:t>worden</w:t>
      </w:r>
      <w:r w:rsidRPr="001A436D">
        <w:rPr>
          <w:color w:val="344449"/>
          <w:sz w:val="24"/>
          <w:rPrChange w:id="938" w:author="Vannieuwenhuyze Jorre" w:date="2025-03-27T14:21:00Z" w16du:dateUtc="2025-03-27T13:21:00Z">
            <w:rPr>
              <w:color w:val="344449"/>
              <w:spacing w:val="-12"/>
              <w:sz w:val="24"/>
            </w:rPr>
          </w:rPrChange>
        </w:rPr>
        <w:t xml:space="preserve"> </w:t>
      </w:r>
      <w:r w:rsidRPr="001A436D">
        <w:rPr>
          <w:color w:val="344449"/>
          <w:sz w:val="24"/>
        </w:rPr>
        <w:t>aangepast</w:t>
      </w:r>
      <w:r w:rsidRPr="001A436D">
        <w:rPr>
          <w:color w:val="344449"/>
          <w:sz w:val="24"/>
          <w:rPrChange w:id="939" w:author="Vannieuwenhuyze Jorre" w:date="2025-03-27T14:21:00Z" w16du:dateUtc="2025-03-27T13:21:00Z">
            <w:rPr>
              <w:color w:val="344449"/>
              <w:spacing w:val="-12"/>
              <w:sz w:val="24"/>
            </w:rPr>
          </w:rPrChange>
        </w:rPr>
        <w:t xml:space="preserve"> </w:t>
      </w:r>
      <w:r w:rsidRPr="001A436D">
        <w:rPr>
          <w:color w:val="344449"/>
          <w:sz w:val="24"/>
        </w:rPr>
        <w:t>op</w:t>
      </w:r>
      <w:r w:rsidRPr="001A436D">
        <w:rPr>
          <w:color w:val="344449"/>
          <w:sz w:val="24"/>
          <w:rPrChange w:id="940" w:author="Vannieuwenhuyze Jorre" w:date="2025-03-27T14:21:00Z" w16du:dateUtc="2025-03-27T13:21:00Z">
            <w:rPr>
              <w:color w:val="344449"/>
              <w:spacing w:val="-11"/>
              <w:sz w:val="24"/>
            </w:rPr>
          </w:rPrChange>
        </w:rPr>
        <w:t xml:space="preserve"> </w:t>
      </w:r>
      <w:r w:rsidRPr="001A436D">
        <w:rPr>
          <w:color w:val="344449"/>
          <w:sz w:val="24"/>
        </w:rPr>
        <w:t>basis</w:t>
      </w:r>
      <w:r w:rsidRPr="001A436D">
        <w:rPr>
          <w:color w:val="344449"/>
          <w:sz w:val="24"/>
          <w:rPrChange w:id="941" w:author="Vannieuwenhuyze Jorre" w:date="2025-03-27T14:21:00Z" w16du:dateUtc="2025-03-27T13:21:00Z">
            <w:rPr>
              <w:color w:val="344449"/>
              <w:spacing w:val="-12"/>
              <w:sz w:val="24"/>
            </w:rPr>
          </w:rPrChange>
        </w:rPr>
        <w:t xml:space="preserve"> </w:t>
      </w:r>
      <w:r w:rsidRPr="001A436D">
        <w:rPr>
          <w:color w:val="344449"/>
          <w:sz w:val="24"/>
        </w:rPr>
        <w:t>van</w:t>
      </w:r>
      <w:r w:rsidRPr="001A436D">
        <w:rPr>
          <w:color w:val="344449"/>
          <w:sz w:val="24"/>
          <w:rPrChange w:id="942" w:author="Vannieuwenhuyze Jorre" w:date="2025-03-27T14:21:00Z" w16du:dateUtc="2025-03-27T13:21:00Z">
            <w:rPr>
              <w:color w:val="344449"/>
              <w:spacing w:val="-11"/>
              <w:sz w:val="24"/>
            </w:rPr>
          </w:rPrChange>
        </w:rPr>
        <w:t xml:space="preserve"> </w:t>
      </w:r>
      <w:r w:rsidRPr="001A436D">
        <w:rPr>
          <w:color w:val="344449"/>
          <w:sz w:val="24"/>
        </w:rPr>
        <w:t>de</w:t>
      </w:r>
      <w:r w:rsidRPr="001A436D">
        <w:rPr>
          <w:color w:val="344449"/>
          <w:sz w:val="24"/>
          <w:rPrChange w:id="943" w:author="Vannieuwenhuyze Jorre" w:date="2025-03-27T14:21:00Z" w16du:dateUtc="2025-03-27T13:21:00Z">
            <w:rPr>
              <w:color w:val="344449"/>
              <w:spacing w:val="-12"/>
              <w:sz w:val="24"/>
            </w:rPr>
          </w:rPrChange>
        </w:rPr>
        <w:t xml:space="preserve"> </w:t>
      </w:r>
      <w:r w:rsidRPr="001A436D">
        <w:rPr>
          <w:color w:val="344449"/>
          <w:sz w:val="24"/>
        </w:rPr>
        <w:t>bevindingen;</w:t>
      </w:r>
      <w:r w:rsidRPr="001A436D">
        <w:rPr>
          <w:color w:val="344449"/>
          <w:sz w:val="24"/>
          <w:rPrChange w:id="944" w:author="Vannieuwenhuyze Jorre" w:date="2025-03-27T14:21:00Z" w16du:dateUtc="2025-03-27T13:21:00Z">
            <w:rPr>
              <w:color w:val="344449"/>
              <w:spacing w:val="-11"/>
              <w:sz w:val="24"/>
            </w:rPr>
          </w:rPrChange>
        </w:rPr>
        <w:t xml:space="preserve"> </w:t>
      </w:r>
      <w:r w:rsidRPr="001A436D">
        <w:rPr>
          <w:color w:val="344449"/>
          <w:sz w:val="24"/>
          <w:rPrChange w:id="945" w:author="Vannieuwenhuyze Jorre" w:date="2025-03-27T14:21:00Z" w16du:dateUtc="2025-03-27T13:21:00Z">
            <w:rPr>
              <w:color w:val="344449"/>
              <w:spacing w:val="-5"/>
              <w:sz w:val="24"/>
            </w:rPr>
          </w:rPrChange>
        </w:rPr>
        <w:t>of</w:t>
      </w:r>
    </w:p>
    <w:p w14:paraId="25B31923" w14:textId="77777777" w:rsidR="001E3564" w:rsidRPr="001A436D" w:rsidRDefault="002F5345">
      <w:pPr>
        <w:pStyle w:val="ListParagraph"/>
        <w:numPr>
          <w:ilvl w:val="2"/>
          <w:numId w:val="7"/>
        </w:numPr>
        <w:tabs>
          <w:tab w:val="left" w:pos="1375"/>
        </w:tabs>
        <w:spacing w:line="291" w:lineRule="exact"/>
        <w:ind w:hanging="333"/>
        <w:rPr>
          <w:sz w:val="24"/>
        </w:rPr>
      </w:pPr>
      <w:commentRangeStart w:id="946"/>
      <w:commentRangeStart w:id="947"/>
      <w:r w:rsidRPr="001A436D">
        <w:rPr>
          <w:color w:val="344449"/>
          <w:sz w:val="24"/>
          <w:rPrChange w:id="948" w:author="Vannieuwenhuyze Jorre" w:date="2025-03-27T14:21:00Z" w16du:dateUtc="2025-03-27T13:21:00Z">
            <w:rPr>
              <w:color w:val="344449"/>
              <w:spacing w:val="-2"/>
              <w:sz w:val="24"/>
            </w:rPr>
          </w:rPrChange>
        </w:rPr>
        <w:t>worden</w:t>
      </w:r>
      <w:r w:rsidRPr="001A436D">
        <w:rPr>
          <w:color w:val="344449"/>
          <w:sz w:val="24"/>
          <w:rPrChange w:id="949" w:author="Vannieuwenhuyze Jorre" w:date="2025-03-27T14:21:00Z" w16du:dateUtc="2025-03-27T13:21:00Z">
            <w:rPr>
              <w:color w:val="344449"/>
              <w:spacing w:val="-3"/>
              <w:sz w:val="24"/>
            </w:rPr>
          </w:rPrChange>
        </w:rPr>
        <w:t xml:space="preserve"> </w:t>
      </w:r>
      <w:r w:rsidRPr="001A436D">
        <w:rPr>
          <w:color w:val="344449"/>
          <w:sz w:val="24"/>
          <w:rPrChange w:id="950" w:author="Vannieuwenhuyze Jorre" w:date="2025-03-27T14:21:00Z" w16du:dateUtc="2025-03-27T13:21:00Z">
            <w:rPr>
              <w:color w:val="344449"/>
              <w:spacing w:val="-2"/>
              <w:sz w:val="24"/>
            </w:rPr>
          </w:rPrChange>
        </w:rPr>
        <w:t>stopgezet indien</w:t>
      </w:r>
      <w:r w:rsidRPr="001A436D">
        <w:rPr>
          <w:color w:val="344449"/>
          <w:sz w:val="24"/>
          <w:rPrChange w:id="951" w:author="Vannieuwenhuyze Jorre" w:date="2025-03-27T14:21:00Z" w16du:dateUtc="2025-03-27T13:21:00Z">
            <w:rPr>
              <w:color w:val="344449"/>
              <w:spacing w:val="-3"/>
              <w:sz w:val="24"/>
            </w:rPr>
          </w:rPrChange>
        </w:rPr>
        <w:t xml:space="preserve"> </w:t>
      </w:r>
      <w:r w:rsidRPr="001A436D">
        <w:rPr>
          <w:color w:val="344449"/>
          <w:sz w:val="24"/>
          <w:rPrChange w:id="952" w:author="Vannieuwenhuyze Jorre" w:date="2025-03-27T14:21:00Z" w16du:dateUtc="2025-03-27T13:21:00Z">
            <w:rPr>
              <w:color w:val="344449"/>
              <w:spacing w:val="-2"/>
              <w:sz w:val="24"/>
            </w:rPr>
          </w:rPrChange>
        </w:rPr>
        <w:t>de kwaliteit</w:t>
      </w:r>
      <w:r w:rsidRPr="001A436D">
        <w:rPr>
          <w:color w:val="344449"/>
          <w:sz w:val="24"/>
          <w:rPrChange w:id="953" w:author="Vannieuwenhuyze Jorre" w:date="2025-03-27T14:21:00Z" w16du:dateUtc="2025-03-27T13:21:00Z">
            <w:rPr>
              <w:color w:val="344449"/>
              <w:spacing w:val="-3"/>
              <w:sz w:val="24"/>
            </w:rPr>
          </w:rPrChange>
        </w:rPr>
        <w:t xml:space="preserve"> </w:t>
      </w:r>
      <w:r w:rsidRPr="001A436D">
        <w:rPr>
          <w:color w:val="344449"/>
          <w:sz w:val="24"/>
          <w:rPrChange w:id="954" w:author="Vannieuwenhuyze Jorre" w:date="2025-03-27T14:21:00Z" w16du:dateUtc="2025-03-27T13:21:00Z">
            <w:rPr>
              <w:color w:val="344449"/>
              <w:spacing w:val="-2"/>
              <w:sz w:val="24"/>
            </w:rPr>
          </w:rPrChange>
        </w:rPr>
        <w:t xml:space="preserve">onvoldoende </w:t>
      </w:r>
      <w:r w:rsidRPr="001A436D">
        <w:rPr>
          <w:color w:val="344449"/>
          <w:sz w:val="24"/>
          <w:rPrChange w:id="955" w:author="Vannieuwenhuyze Jorre" w:date="2025-03-27T14:21:00Z" w16du:dateUtc="2025-03-27T13:21:00Z">
            <w:rPr>
              <w:color w:val="344449"/>
              <w:spacing w:val="-5"/>
              <w:sz w:val="24"/>
            </w:rPr>
          </w:rPrChange>
        </w:rPr>
        <w:t>is.</w:t>
      </w:r>
    </w:p>
    <w:p w14:paraId="29BC499D" w14:textId="25A54587" w:rsidR="001E3564" w:rsidRPr="001A436D" w:rsidRDefault="002F5345" w:rsidP="36DF244D">
      <w:pPr>
        <w:pStyle w:val="BodyText"/>
        <w:spacing w:before="8"/>
        <w:rPr>
          <w:ins w:id="956" w:author="Noppe Jo" w:date="2025-01-20T10:07:00Z" w16du:dateUtc="2025-01-20T10:07:08Z"/>
          <w:sz w:val="11"/>
          <w:szCs w:val="11"/>
        </w:rPr>
      </w:pPr>
      <w:r w:rsidRPr="001A436D">
        <w:rPr>
          <w:noProof/>
          <w:sz w:val="11"/>
        </w:rPr>
        <mc:AlternateContent>
          <mc:Choice Requires="wpg">
            <w:drawing>
              <wp:anchor distT="0" distB="0" distL="0" distR="0" simplePos="0" relativeHeight="251658248" behindDoc="1" locked="0" layoutInCell="1" allowOverlap="1" wp14:anchorId="25B31B2C" wp14:editId="25B31B2D">
                <wp:simplePos x="0" y="0"/>
                <wp:positionH relativeFrom="page">
                  <wp:posOffset>1260005</wp:posOffset>
                </wp:positionH>
                <wp:positionV relativeFrom="paragraph">
                  <wp:posOffset>105938</wp:posOffset>
                </wp:positionV>
                <wp:extent cx="5040630" cy="85788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0630" cy="857885"/>
                          <a:chOff x="0" y="0"/>
                          <a:chExt cx="5040630" cy="857885"/>
                        </a:xfrm>
                      </wpg:grpSpPr>
                      <wps:wsp>
                        <wps:cNvPr id="23" name="Graphic 23"/>
                        <wps:cNvSpPr/>
                        <wps:spPr>
                          <a:xfrm>
                            <a:off x="0" y="0"/>
                            <a:ext cx="5040630" cy="857885"/>
                          </a:xfrm>
                          <a:custGeom>
                            <a:avLst/>
                            <a:gdLst/>
                            <a:ahLst/>
                            <a:cxnLst/>
                            <a:rect l="l" t="t" r="r" b="b"/>
                            <a:pathLst>
                              <a:path w="5040630" h="857885">
                                <a:moveTo>
                                  <a:pt x="5016024" y="0"/>
                                </a:moveTo>
                                <a:lnTo>
                                  <a:pt x="24039" y="0"/>
                                </a:lnTo>
                                <a:lnTo>
                                  <a:pt x="14682" y="1889"/>
                                </a:lnTo>
                                <a:lnTo>
                                  <a:pt x="7041" y="7041"/>
                                </a:lnTo>
                                <a:lnTo>
                                  <a:pt x="1889" y="14682"/>
                                </a:lnTo>
                                <a:lnTo>
                                  <a:pt x="0" y="24040"/>
                                </a:lnTo>
                                <a:lnTo>
                                  <a:pt x="0" y="833371"/>
                                </a:lnTo>
                                <a:lnTo>
                                  <a:pt x="1889" y="842729"/>
                                </a:lnTo>
                                <a:lnTo>
                                  <a:pt x="7041" y="850370"/>
                                </a:lnTo>
                                <a:lnTo>
                                  <a:pt x="14682" y="855522"/>
                                </a:lnTo>
                                <a:lnTo>
                                  <a:pt x="24039" y="857411"/>
                                </a:lnTo>
                                <a:lnTo>
                                  <a:pt x="5016024" y="857411"/>
                                </a:lnTo>
                                <a:lnTo>
                                  <a:pt x="5025382" y="855522"/>
                                </a:lnTo>
                                <a:lnTo>
                                  <a:pt x="5033023" y="850370"/>
                                </a:lnTo>
                                <a:lnTo>
                                  <a:pt x="5038175" y="842729"/>
                                </a:lnTo>
                                <a:lnTo>
                                  <a:pt x="5040064" y="833371"/>
                                </a:lnTo>
                                <a:lnTo>
                                  <a:pt x="5040064" y="24040"/>
                                </a:lnTo>
                                <a:lnTo>
                                  <a:pt x="5038175" y="14682"/>
                                </a:lnTo>
                                <a:lnTo>
                                  <a:pt x="5033023" y="7041"/>
                                </a:lnTo>
                                <a:lnTo>
                                  <a:pt x="5025382" y="1889"/>
                                </a:lnTo>
                                <a:lnTo>
                                  <a:pt x="5016024" y="0"/>
                                </a:lnTo>
                                <a:close/>
                              </a:path>
                            </a:pathLst>
                          </a:custGeom>
                          <a:solidFill>
                            <a:srgbClr val="989898"/>
                          </a:solidFill>
                        </wps:spPr>
                        <wps:bodyPr wrap="square" lIns="0" tIns="0" rIns="0" bIns="0" rtlCol="0">
                          <a:prstTxWarp prst="textNoShape">
                            <a:avLst/>
                          </a:prstTxWarp>
                          <a:noAutofit/>
                        </wps:bodyPr>
                      </wps:wsp>
                      <wps:wsp>
                        <wps:cNvPr id="24" name="Graphic 24"/>
                        <wps:cNvSpPr/>
                        <wps:spPr>
                          <a:xfrm>
                            <a:off x="28800" y="11387"/>
                            <a:ext cx="4999990" cy="835025"/>
                          </a:xfrm>
                          <a:custGeom>
                            <a:avLst/>
                            <a:gdLst/>
                            <a:ahLst/>
                            <a:cxnLst/>
                            <a:rect l="l" t="t" r="r" b="b"/>
                            <a:pathLst>
                              <a:path w="4999990" h="835025">
                                <a:moveTo>
                                  <a:pt x="4994212" y="0"/>
                                </a:moveTo>
                                <a:lnTo>
                                  <a:pt x="5664" y="0"/>
                                </a:lnTo>
                                <a:lnTo>
                                  <a:pt x="0" y="5664"/>
                                </a:lnTo>
                                <a:lnTo>
                                  <a:pt x="0" y="821984"/>
                                </a:lnTo>
                                <a:lnTo>
                                  <a:pt x="0" y="828972"/>
                                </a:lnTo>
                                <a:lnTo>
                                  <a:pt x="5664" y="834636"/>
                                </a:lnTo>
                                <a:lnTo>
                                  <a:pt x="4994212" y="834636"/>
                                </a:lnTo>
                                <a:lnTo>
                                  <a:pt x="4999877" y="828972"/>
                                </a:lnTo>
                                <a:lnTo>
                                  <a:pt x="4999877" y="5664"/>
                                </a:lnTo>
                                <a:lnTo>
                                  <a:pt x="4994212" y="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5" cstate="print"/>
                          <a:stretch>
                            <a:fillRect/>
                          </a:stretch>
                        </pic:blipFill>
                        <pic:spPr>
                          <a:xfrm>
                            <a:off x="130022" y="146604"/>
                            <a:ext cx="180000" cy="206896"/>
                          </a:xfrm>
                          <a:prstGeom prst="rect">
                            <a:avLst/>
                          </a:prstGeom>
                        </pic:spPr>
                      </pic:pic>
                      <wps:wsp>
                        <wps:cNvPr id="26" name="Textbox 26"/>
                        <wps:cNvSpPr txBox="1"/>
                        <wps:spPr>
                          <a:xfrm>
                            <a:off x="28800" y="11387"/>
                            <a:ext cx="4999990" cy="835025"/>
                          </a:xfrm>
                          <a:prstGeom prst="rect">
                            <a:avLst/>
                          </a:prstGeom>
                        </wps:spPr>
                        <wps:txbx>
                          <w:txbxContent>
                            <w:p w14:paraId="25B31B65" w14:textId="21BA2838" w:rsidR="001E3564" w:rsidRDefault="002F5345">
                              <w:pPr>
                                <w:spacing w:before="162" w:line="235" w:lineRule="auto"/>
                                <w:ind w:left="612" w:right="323"/>
                                <w:jc w:val="both"/>
                                <w:rPr>
                                  <w:i/>
                                  <w:sz w:val="20"/>
                                </w:rPr>
                              </w:pPr>
                              <w:r>
                                <w:rPr>
                                  <w:i/>
                                  <w:color w:val="344449"/>
                                  <w:sz w:val="20"/>
                                </w:rPr>
                                <w:t>Het</w:t>
                              </w:r>
                              <w:r>
                                <w:rPr>
                                  <w:i/>
                                  <w:color w:val="344449"/>
                                  <w:spacing w:val="-7"/>
                                  <w:sz w:val="20"/>
                                </w:rPr>
                                <w:t xml:space="preserve"> </w:t>
                              </w:r>
                              <w:ins w:id="957" w:author="Vannieuwenhuyze Jorre" w:date="2025-03-27T14:31:00Z" w16du:dateUtc="2025-03-27T13:31:00Z">
                                <w:r w:rsidR="009972F7">
                                  <w:rPr>
                                    <w:i/>
                                    <w:color w:val="344449"/>
                                    <w:sz w:val="20"/>
                                  </w:rPr>
                                  <w:t xml:space="preserve">groot </w:t>
                                </w:r>
                              </w:ins>
                              <w:del w:id="958" w:author="Vannieuwenhuyze Jorre" w:date="2025-03-27T14:31:00Z" w16du:dateUtc="2025-03-27T13:31:00Z">
                                <w:r w:rsidDel="009972F7">
                                  <w:rPr>
                                    <w:i/>
                                    <w:color w:val="344449"/>
                                    <w:sz w:val="20"/>
                                  </w:rPr>
                                  <w:delText>meren</w:delText>
                                </w:r>
                              </w:del>
                              <w:r>
                                <w:rPr>
                                  <w:i/>
                                  <w:color w:val="344449"/>
                                  <w:sz w:val="20"/>
                                </w:rPr>
                                <w:t>deel</w:t>
                              </w:r>
                              <w:r>
                                <w:rPr>
                                  <w:i/>
                                  <w:color w:val="344449"/>
                                  <w:spacing w:val="-8"/>
                                  <w:sz w:val="20"/>
                                </w:rPr>
                                <w:t xml:space="preserve"> </w:t>
                              </w:r>
                              <w:r>
                                <w:rPr>
                                  <w:i/>
                                  <w:color w:val="344449"/>
                                  <w:sz w:val="20"/>
                                </w:rPr>
                                <w:t>van</w:t>
                              </w:r>
                              <w:r>
                                <w:rPr>
                                  <w:i/>
                                  <w:color w:val="344449"/>
                                  <w:spacing w:val="-7"/>
                                  <w:sz w:val="20"/>
                                </w:rPr>
                                <w:t xml:space="preserve"> </w:t>
                              </w:r>
                              <w:r>
                                <w:rPr>
                                  <w:i/>
                                  <w:color w:val="344449"/>
                                  <w:sz w:val="20"/>
                                </w:rPr>
                                <w:t>de</w:t>
                              </w:r>
                              <w:r>
                                <w:rPr>
                                  <w:i/>
                                  <w:color w:val="344449"/>
                                  <w:spacing w:val="-7"/>
                                  <w:sz w:val="20"/>
                                </w:rPr>
                                <w:t xml:space="preserve"> </w:t>
                              </w:r>
                              <w:r>
                                <w:rPr>
                                  <w:i/>
                                  <w:color w:val="344449"/>
                                  <w:sz w:val="20"/>
                                </w:rPr>
                                <w:t>statistieken</w:t>
                              </w:r>
                              <w:r>
                                <w:rPr>
                                  <w:i/>
                                  <w:color w:val="344449"/>
                                  <w:spacing w:val="-8"/>
                                  <w:sz w:val="20"/>
                                </w:rPr>
                                <w:t xml:space="preserve"> </w:t>
                              </w:r>
                              <w:r>
                                <w:rPr>
                                  <w:i/>
                                  <w:color w:val="344449"/>
                                  <w:sz w:val="20"/>
                                </w:rPr>
                                <w:t>van</w:t>
                              </w:r>
                              <w:r>
                                <w:rPr>
                                  <w:i/>
                                  <w:color w:val="344449"/>
                                  <w:spacing w:val="-7"/>
                                  <w:sz w:val="20"/>
                                </w:rPr>
                                <w:t xml:space="preserve"> </w:t>
                              </w:r>
                              <w:r>
                                <w:rPr>
                                  <w:i/>
                                  <w:color w:val="344449"/>
                                  <w:sz w:val="20"/>
                                </w:rPr>
                                <w:t>de</w:t>
                              </w:r>
                              <w:r>
                                <w:rPr>
                                  <w:i/>
                                  <w:color w:val="344449"/>
                                  <w:spacing w:val="-7"/>
                                  <w:sz w:val="20"/>
                                </w:rPr>
                                <w:t xml:space="preserve"> </w:t>
                              </w:r>
                              <w:r>
                                <w:rPr>
                                  <w:i/>
                                  <w:color w:val="344449"/>
                                  <w:sz w:val="20"/>
                                </w:rPr>
                                <w:t>VSA</w:t>
                              </w:r>
                              <w:r>
                                <w:rPr>
                                  <w:i/>
                                  <w:color w:val="344449"/>
                                  <w:spacing w:val="-7"/>
                                  <w:sz w:val="20"/>
                                </w:rPr>
                                <w:t xml:space="preserve"> </w:t>
                              </w:r>
                              <w:r>
                                <w:rPr>
                                  <w:i/>
                                  <w:color w:val="344449"/>
                                  <w:sz w:val="20"/>
                                </w:rPr>
                                <w:t>zijn</w:t>
                              </w:r>
                              <w:r>
                                <w:rPr>
                                  <w:i/>
                                  <w:color w:val="344449"/>
                                  <w:spacing w:val="-8"/>
                                  <w:sz w:val="20"/>
                                </w:rPr>
                                <w:t xml:space="preserve"> </w:t>
                              </w:r>
                              <w:r>
                                <w:rPr>
                                  <w:i/>
                                  <w:color w:val="344449"/>
                                  <w:sz w:val="20"/>
                                </w:rPr>
                                <w:t>vermoedelijk</w:t>
                              </w:r>
                              <w:r>
                                <w:rPr>
                                  <w:i/>
                                  <w:color w:val="344449"/>
                                  <w:spacing w:val="-7"/>
                                  <w:sz w:val="20"/>
                                </w:rPr>
                                <w:t xml:space="preserve"> </w:t>
                              </w:r>
                              <w:r>
                                <w:rPr>
                                  <w:i/>
                                  <w:color w:val="344449"/>
                                  <w:sz w:val="20"/>
                                </w:rPr>
                                <w:t>experimenteel,</w:t>
                              </w:r>
                              <w:r>
                                <w:rPr>
                                  <w:i/>
                                  <w:color w:val="344449"/>
                                  <w:spacing w:val="-7"/>
                                  <w:sz w:val="20"/>
                                </w:rPr>
                                <w:t xml:space="preserve"> </w:t>
                              </w:r>
                              <w:r>
                                <w:rPr>
                                  <w:i/>
                                  <w:color w:val="344449"/>
                                  <w:sz w:val="20"/>
                                </w:rPr>
                                <w:t>aange</w:t>
                              </w:r>
                              <w:del w:id="959" w:author="Vannieuwenhuyze Jorre" w:date="2025-02-18T10:29:00Z" w16du:dateUtc="2025-02-18T09:29:00Z">
                                <w:r w:rsidDel="004F7DBA">
                                  <w:rPr>
                                    <w:i/>
                                    <w:color w:val="344449"/>
                                    <w:sz w:val="20"/>
                                  </w:rPr>
                                  <w:delText xml:space="preserve">‐ </w:delText>
                                </w:r>
                              </w:del>
                              <w:r>
                                <w:rPr>
                                  <w:i/>
                                  <w:color w:val="344449"/>
                                  <w:sz w:val="20"/>
                                </w:rPr>
                                <w:t>zien</w:t>
                              </w:r>
                              <w:r>
                                <w:rPr>
                                  <w:i/>
                                  <w:color w:val="344449"/>
                                  <w:spacing w:val="-11"/>
                                  <w:sz w:val="20"/>
                                </w:rPr>
                                <w:t xml:space="preserve"> </w:t>
                              </w:r>
                              <w:r>
                                <w:rPr>
                                  <w:i/>
                                  <w:color w:val="344449"/>
                                  <w:sz w:val="20"/>
                                </w:rPr>
                                <w:t>gebruikersbehoeften</w:t>
                              </w:r>
                              <w:r>
                                <w:rPr>
                                  <w:i/>
                                  <w:color w:val="344449"/>
                                  <w:spacing w:val="-11"/>
                                  <w:sz w:val="20"/>
                                </w:rPr>
                                <w:t xml:space="preserve"> </w:t>
                              </w:r>
                              <w:r>
                                <w:rPr>
                                  <w:i/>
                                  <w:color w:val="344449"/>
                                  <w:sz w:val="20"/>
                                </w:rPr>
                                <w:t>niet</w:t>
                              </w:r>
                              <w:r>
                                <w:rPr>
                                  <w:i/>
                                  <w:color w:val="344449"/>
                                  <w:spacing w:val="-11"/>
                                  <w:sz w:val="20"/>
                                </w:rPr>
                                <w:t xml:space="preserve"> </w:t>
                              </w:r>
                              <w:r>
                                <w:rPr>
                                  <w:i/>
                                  <w:color w:val="344449"/>
                                  <w:sz w:val="20"/>
                                </w:rPr>
                                <w:t>systematisch</w:t>
                              </w:r>
                              <w:r>
                                <w:rPr>
                                  <w:i/>
                                  <w:color w:val="344449"/>
                                  <w:spacing w:val="-11"/>
                                  <w:sz w:val="20"/>
                                </w:rPr>
                                <w:t xml:space="preserve"> </w:t>
                              </w:r>
                              <w:r>
                                <w:rPr>
                                  <w:i/>
                                  <w:color w:val="344449"/>
                                  <w:sz w:val="20"/>
                                </w:rPr>
                                <w:t>zijn</w:t>
                              </w:r>
                              <w:r>
                                <w:rPr>
                                  <w:i/>
                                  <w:color w:val="344449"/>
                                  <w:spacing w:val="-11"/>
                                  <w:sz w:val="20"/>
                                </w:rPr>
                                <w:t xml:space="preserve"> </w:t>
                              </w:r>
                              <w:r>
                                <w:rPr>
                                  <w:i/>
                                  <w:color w:val="344449"/>
                                  <w:sz w:val="20"/>
                                </w:rPr>
                                <w:t>vastge</w:t>
                              </w:r>
                              <w:ins w:id="960" w:author="Vannieuwenhuyze Jorre" w:date="2025-03-27T14:31:00Z" w16du:dateUtc="2025-03-27T13:31:00Z">
                                <w:r w:rsidR="00A33239">
                                  <w:rPr>
                                    <w:i/>
                                    <w:color w:val="344449"/>
                                    <w:sz w:val="20"/>
                                  </w:rPr>
                                  <w:t>legd</w:t>
                                </w:r>
                              </w:ins>
                              <w:del w:id="961" w:author="Vannieuwenhuyze Jorre" w:date="2025-03-27T14:31:00Z" w16du:dateUtc="2025-03-27T13:31:00Z">
                                <w:r w:rsidDel="00A33239">
                                  <w:rPr>
                                    <w:i/>
                                    <w:color w:val="344449"/>
                                    <w:sz w:val="20"/>
                                  </w:rPr>
                                  <w:delText>steld</w:delText>
                                </w:r>
                              </w:del>
                              <w:r>
                                <w:rPr>
                                  <w:i/>
                                  <w:color w:val="344449"/>
                                  <w:sz w:val="20"/>
                                </w:rPr>
                                <w:t>. Hierdoor</w:t>
                              </w:r>
                              <w:r>
                                <w:rPr>
                                  <w:i/>
                                  <w:color w:val="344449"/>
                                  <w:spacing w:val="-11"/>
                                  <w:sz w:val="20"/>
                                </w:rPr>
                                <w:t xml:space="preserve"> </w:t>
                              </w:r>
                              <w:r>
                                <w:rPr>
                                  <w:i/>
                                  <w:color w:val="344449"/>
                                  <w:sz w:val="20"/>
                                </w:rPr>
                                <w:t>is</w:t>
                              </w:r>
                              <w:r>
                                <w:rPr>
                                  <w:i/>
                                  <w:color w:val="344449"/>
                                  <w:spacing w:val="-11"/>
                                  <w:sz w:val="20"/>
                                </w:rPr>
                                <w:t xml:space="preserve"> </w:t>
                              </w:r>
                              <w:r>
                                <w:rPr>
                                  <w:i/>
                                  <w:color w:val="344449"/>
                                  <w:sz w:val="20"/>
                                </w:rPr>
                                <w:t>een</w:t>
                              </w:r>
                              <w:r>
                                <w:rPr>
                                  <w:i/>
                                  <w:color w:val="344449"/>
                                  <w:spacing w:val="-11"/>
                                  <w:sz w:val="20"/>
                                </w:rPr>
                                <w:t xml:space="preserve"> </w:t>
                              </w:r>
                              <w:r>
                                <w:rPr>
                                  <w:i/>
                                  <w:color w:val="344449"/>
                                  <w:sz w:val="20"/>
                                </w:rPr>
                                <w:t>kwaliteits</w:t>
                              </w:r>
                              <w:del w:id="962" w:author="Vannieuwenhuyze Jorre" w:date="2025-02-18T10:29:00Z" w16du:dateUtc="2025-02-18T09:29:00Z">
                                <w:r w:rsidDel="004F7DBA">
                                  <w:rPr>
                                    <w:i/>
                                    <w:color w:val="344449"/>
                                    <w:sz w:val="20"/>
                                  </w:rPr>
                                  <w:delText xml:space="preserve">‐ </w:delText>
                                </w:r>
                              </w:del>
                              <w:r>
                                <w:rPr>
                                  <w:i/>
                                  <w:color w:val="344449"/>
                                  <w:sz w:val="20"/>
                                </w:rPr>
                                <w:t xml:space="preserve">beoordeling van deze statistieken momenteel </w:t>
                              </w:r>
                              <w:ins w:id="963" w:author="Vannieuwenhuyze Jorre" w:date="2025-03-27T14:31:00Z" w16du:dateUtc="2025-03-27T13:31:00Z">
                                <w:r w:rsidR="009972F7">
                                  <w:rPr>
                                    <w:i/>
                                    <w:color w:val="344449"/>
                                    <w:sz w:val="20"/>
                                  </w:rPr>
                                  <w:t>moeilijk</w:t>
                                </w:r>
                              </w:ins>
                              <w:del w:id="964" w:author="Vannieuwenhuyze Jorre" w:date="2025-03-27T14:31:00Z" w16du:dateUtc="2025-03-27T13:31:00Z">
                                <w:r w:rsidDel="009972F7">
                                  <w:rPr>
                                    <w:i/>
                                    <w:color w:val="344449"/>
                                    <w:sz w:val="20"/>
                                  </w:rPr>
                                  <w:delText>niet mogelijk</w:delText>
                                </w:r>
                              </w:del>
                              <w:r>
                                <w:rPr>
                                  <w:i/>
                                  <w:color w:val="344449"/>
                                  <w:sz w:val="20"/>
                                </w:rPr>
                                <w:t>.</w:t>
                              </w:r>
                              <w:r>
                                <w:rPr>
                                  <w:i/>
                                  <w:color w:val="344449"/>
                                  <w:spacing w:val="40"/>
                                  <w:sz w:val="20"/>
                                </w:rPr>
                                <w:t xml:space="preserve"> </w:t>
                              </w:r>
                              <w:r>
                                <w:rPr>
                                  <w:i/>
                                  <w:color w:val="344449"/>
                                  <w:sz w:val="20"/>
                                </w:rPr>
                                <w:t>Onderzoek naar gebrui</w:t>
                              </w:r>
                              <w:del w:id="965" w:author="Vannieuwenhuyze Jorre" w:date="2025-02-18T10:29:00Z" w16du:dateUtc="2025-02-18T09:29:00Z">
                                <w:r w:rsidDel="004F7DBA">
                                  <w:rPr>
                                    <w:i/>
                                    <w:color w:val="344449"/>
                                    <w:sz w:val="20"/>
                                  </w:rPr>
                                  <w:delText xml:space="preserve">‐ </w:delText>
                                </w:r>
                              </w:del>
                              <w:r>
                                <w:rPr>
                                  <w:i/>
                                  <w:color w:val="344449"/>
                                  <w:sz w:val="20"/>
                                </w:rPr>
                                <w:t>kersbehoeften dringt zich op bij deze statistieken.</w:t>
                              </w:r>
                            </w:p>
                          </w:txbxContent>
                        </wps:txbx>
                        <wps:bodyPr wrap="square" lIns="0" tIns="0" rIns="0" bIns="0" rtlCol="0">
                          <a:noAutofit/>
                        </wps:bodyPr>
                      </wps:wsp>
                    </wpg:wgp>
                  </a:graphicData>
                </a:graphic>
              </wp:anchor>
            </w:drawing>
          </mc:Choice>
          <mc:Fallback>
            <w:pict>
              <v:group w14:anchorId="25B31B2C" id="Group 22" o:spid="_x0000_s1041" style="position:absolute;margin-left:99.2pt;margin-top:8.35pt;width:396.9pt;height:67.55pt;z-index:-251658232;mso-wrap-distance-left:0;mso-wrap-distance-right:0;mso-position-horizontal-relative:page;mso-position-vertical-relative:text" coordsize="50406,8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">
                <v:shape id="Graphic 23" o:spid="_x0000_s1042" style="position:absolute;width:50406;height:8578;visibility:visible;mso-wrap-style:square;v-text-anchor:top" coordsize="5040630,857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" path="m5016024,l24039,,14682,1889,7041,7041,1889,14682,,24040,,833371r1889,9358l7041,850370r7641,5152l24039,857411r4991985,l5025382,855522r7641,-5152l5038175,842729r1889,-9358l5040064,24040r-1889,-9358l5033023,7041r-7641,-5152l5016024,xe" fillcolor="#989898" stroked="f">
                  <v:path arrowok="t"/>
                </v:shape>
                <v:shape id="Graphic 24" o:spid="_x0000_s1043" style="position:absolute;left:288;top:113;width:49999;height:8351;visibility:visible;mso-wrap-style:square;v-text-anchor:top" coordsize="4999990,83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" path="m4994212,l5664,,,5664,,821984r,6988l5664,834636r4988548,l4999877,828972r,-823308l4994212,xe" fillcolor="#e5e5e5" stroked="f">
                  <v:path arrowok="t"/>
                </v:shape>
                <v:shape id="Image 25" o:spid="_x0000_s1044" type="#_x0000_t75" style="position:absolute;left:1300;top:1466;width:1800;height:2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">
                  <v:imagedata r:id="rId16" o:title=""/>
                </v:shape>
                <v:shape id="Textbox 26" o:spid="_x0000_s1045" type="#_x0000_t202" style="position:absolute;left:288;top:113;width:49999;height:8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5B31B65" w14:textId="21BA2838" w:rsidR="001E3564" w:rsidRDefault="002F5345">
                        <w:pPr>
                          <w:spacing w:before="162" w:line="235" w:lineRule="auto"/>
                          <w:ind w:left="612" w:right="323"/>
                          <w:jc w:val="both"/>
                          <w:rPr>
                            <w:i/>
                            <w:sz w:val="20"/>
                          </w:rPr>
                        </w:pPr>
                        <w:r>
                          <w:rPr>
                            <w:i/>
                            <w:color w:val="344449"/>
                            <w:sz w:val="20"/>
                          </w:rPr>
                          <w:t>Het</w:t>
                        </w:r>
                        <w:r>
                          <w:rPr>
                            <w:i/>
                            <w:color w:val="344449"/>
                            <w:spacing w:val="-7"/>
                            <w:sz w:val="20"/>
                          </w:rPr>
                          <w:t xml:space="preserve"> </w:t>
                        </w:r>
                        <w:ins w:id="966" w:author="Vannieuwenhuyze Jorre" w:date="2025-03-27T14:31:00Z" w16du:dateUtc="2025-03-27T13:31:00Z">
                          <w:r w:rsidR="009972F7">
                            <w:rPr>
                              <w:i/>
                              <w:color w:val="344449"/>
                              <w:sz w:val="20"/>
                            </w:rPr>
                            <w:t xml:space="preserve">groot </w:t>
                          </w:r>
                        </w:ins>
                        <w:del w:id="967" w:author="Vannieuwenhuyze Jorre" w:date="2025-03-27T14:31:00Z" w16du:dateUtc="2025-03-27T13:31:00Z">
                          <w:r w:rsidDel="009972F7">
                            <w:rPr>
                              <w:i/>
                              <w:color w:val="344449"/>
                              <w:sz w:val="20"/>
                            </w:rPr>
                            <w:delText>meren</w:delText>
                          </w:r>
                        </w:del>
                        <w:r>
                          <w:rPr>
                            <w:i/>
                            <w:color w:val="344449"/>
                            <w:sz w:val="20"/>
                          </w:rPr>
                          <w:t>deel</w:t>
                        </w:r>
                        <w:r>
                          <w:rPr>
                            <w:i/>
                            <w:color w:val="344449"/>
                            <w:spacing w:val="-8"/>
                            <w:sz w:val="20"/>
                          </w:rPr>
                          <w:t xml:space="preserve"> </w:t>
                        </w:r>
                        <w:r>
                          <w:rPr>
                            <w:i/>
                            <w:color w:val="344449"/>
                            <w:sz w:val="20"/>
                          </w:rPr>
                          <w:t>van</w:t>
                        </w:r>
                        <w:r>
                          <w:rPr>
                            <w:i/>
                            <w:color w:val="344449"/>
                            <w:spacing w:val="-7"/>
                            <w:sz w:val="20"/>
                          </w:rPr>
                          <w:t xml:space="preserve"> </w:t>
                        </w:r>
                        <w:r>
                          <w:rPr>
                            <w:i/>
                            <w:color w:val="344449"/>
                            <w:sz w:val="20"/>
                          </w:rPr>
                          <w:t>de</w:t>
                        </w:r>
                        <w:r>
                          <w:rPr>
                            <w:i/>
                            <w:color w:val="344449"/>
                            <w:spacing w:val="-7"/>
                            <w:sz w:val="20"/>
                          </w:rPr>
                          <w:t xml:space="preserve"> </w:t>
                        </w:r>
                        <w:r>
                          <w:rPr>
                            <w:i/>
                            <w:color w:val="344449"/>
                            <w:sz w:val="20"/>
                          </w:rPr>
                          <w:t>statistieken</w:t>
                        </w:r>
                        <w:r>
                          <w:rPr>
                            <w:i/>
                            <w:color w:val="344449"/>
                            <w:spacing w:val="-8"/>
                            <w:sz w:val="20"/>
                          </w:rPr>
                          <w:t xml:space="preserve"> </w:t>
                        </w:r>
                        <w:r>
                          <w:rPr>
                            <w:i/>
                            <w:color w:val="344449"/>
                            <w:sz w:val="20"/>
                          </w:rPr>
                          <w:t>van</w:t>
                        </w:r>
                        <w:r>
                          <w:rPr>
                            <w:i/>
                            <w:color w:val="344449"/>
                            <w:spacing w:val="-7"/>
                            <w:sz w:val="20"/>
                          </w:rPr>
                          <w:t xml:space="preserve"> </w:t>
                        </w:r>
                        <w:r>
                          <w:rPr>
                            <w:i/>
                            <w:color w:val="344449"/>
                            <w:sz w:val="20"/>
                          </w:rPr>
                          <w:t>de</w:t>
                        </w:r>
                        <w:r>
                          <w:rPr>
                            <w:i/>
                            <w:color w:val="344449"/>
                            <w:spacing w:val="-7"/>
                            <w:sz w:val="20"/>
                          </w:rPr>
                          <w:t xml:space="preserve"> </w:t>
                        </w:r>
                        <w:r>
                          <w:rPr>
                            <w:i/>
                            <w:color w:val="344449"/>
                            <w:sz w:val="20"/>
                          </w:rPr>
                          <w:t>VSA</w:t>
                        </w:r>
                        <w:r>
                          <w:rPr>
                            <w:i/>
                            <w:color w:val="344449"/>
                            <w:spacing w:val="-7"/>
                            <w:sz w:val="20"/>
                          </w:rPr>
                          <w:t xml:space="preserve"> </w:t>
                        </w:r>
                        <w:r>
                          <w:rPr>
                            <w:i/>
                            <w:color w:val="344449"/>
                            <w:sz w:val="20"/>
                          </w:rPr>
                          <w:t>zijn</w:t>
                        </w:r>
                        <w:r>
                          <w:rPr>
                            <w:i/>
                            <w:color w:val="344449"/>
                            <w:spacing w:val="-8"/>
                            <w:sz w:val="20"/>
                          </w:rPr>
                          <w:t xml:space="preserve"> </w:t>
                        </w:r>
                        <w:r>
                          <w:rPr>
                            <w:i/>
                            <w:color w:val="344449"/>
                            <w:sz w:val="20"/>
                          </w:rPr>
                          <w:t>vermoedelijk</w:t>
                        </w:r>
                        <w:r>
                          <w:rPr>
                            <w:i/>
                            <w:color w:val="344449"/>
                            <w:spacing w:val="-7"/>
                            <w:sz w:val="20"/>
                          </w:rPr>
                          <w:t xml:space="preserve"> </w:t>
                        </w:r>
                        <w:r>
                          <w:rPr>
                            <w:i/>
                            <w:color w:val="344449"/>
                            <w:sz w:val="20"/>
                          </w:rPr>
                          <w:t>experimenteel,</w:t>
                        </w:r>
                        <w:r>
                          <w:rPr>
                            <w:i/>
                            <w:color w:val="344449"/>
                            <w:spacing w:val="-7"/>
                            <w:sz w:val="20"/>
                          </w:rPr>
                          <w:t xml:space="preserve"> </w:t>
                        </w:r>
                        <w:r>
                          <w:rPr>
                            <w:i/>
                            <w:color w:val="344449"/>
                            <w:sz w:val="20"/>
                          </w:rPr>
                          <w:t>aange</w:t>
                        </w:r>
                        <w:del w:id="968" w:author="Vannieuwenhuyze Jorre" w:date="2025-02-18T10:29:00Z" w16du:dateUtc="2025-02-18T09:29:00Z">
                          <w:r w:rsidDel="004F7DBA">
                            <w:rPr>
                              <w:i/>
                              <w:color w:val="344449"/>
                              <w:sz w:val="20"/>
                            </w:rPr>
                            <w:delText xml:space="preserve">‐ </w:delText>
                          </w:r>
                        </w:del>
                        <w:r>
                          <w:rPr>
                            <w:i/>
                            <w:color w:val="344449"/>
                            <w:sz w:val="20"/>
                          </w:rPr>
                          <w:t>zien</w:t>
                        </w:r>
                        <w:r>
                          <w:rPr>
                            <w:i/>
                            <w:color w:val="344449"/>
                            <w:spacing w:val="-11"/>
                            <w:sz w:val="20"/>
                          </w:rPr>
                          <w:t xml:space="preserve"> </w:t>
                        </w:r>
                        <w:r>
                          <w:rPr>
                            <w:i/>
                            <w:color w:val="344449"/>
                            <w:sz w:val="20"/>
                          </w:rPr>
                          <w:t>gebruikersbehoeften</w:t>
                        </w:r>
                        <w:r>
                          <w:rPr>
                            <w:i/>
                            <w:color w:val="344449"/>
                            <w:spacing w:val="-11"/>
                            <w:sz w:val="20"/>
                          </w:rPr>
                          <w:t xml:space="preserve"> </w:t>
                        </w:r>
                        <w:r>
                          <w:rPr>
                            <w:i/>
                            <w:color w:val="344449"/>
                            <w:sz w:val="20"/>
                          </w:rPr>
                          <w:t>niet</w:t>
                        </w:r>
                        <w:r>
                          <w:rPr>
                            <w:i/>
                            <w:color w:val="344449"/>
                            <w:spacing w:val="-11"/>
                            <w:sz w:val="20"/>
                          </w:rPr>
                          <w:t xml:space="preserve"> </w:t>
                        </w:r>
                        <w:r>
                          <w:rPr>
                            <w:i/>
                            <w:color w:val="344449"/>
                            <w:sz w:val="20"/>
                          </w:rPr>
                          <w:t>systematisch</w:t>
                        </w:r>
                        <w:r>
                          <w:rPr>
                            <w:i/>
                            <w:color w:val="344449"/>
                            <w:spacing w:val="-11"/>
                            <w:sz w:val="20"/>
                          </w:rPr>
                          <w:t xml:space="preserve"> </w:t>
                        </w:r>
                        <w:r>
                          <w:rPr>
                            <w:i/>
                            <w:color w:val="344449"/>
                            <w:sz w:val="20"/>
                          </w:rPr>
                          <w:t>zijn</w:t>
                        </w:r>
                        <w:r>
                          <w:rPr>
                            <w:i/>
                            <w:color w:val="344449"/>
                            <w:spacing w:val="-11"/>
                            <w:sz w:val="20"/>
                          </w:rPr>
                          <w:t xml:space="preserve"> </w:t>
                        </w:r>
                        <w:r>
                          <w:rPr>
                            <w:i/>
                            <w:color w:val="344449"/>
                            <w:sz w:val="20"/>
                          </w:rPr>
                          <w:t>vastge</w:t>
                        </w:r>
                        <w:ins w:id="969" w:author="Vannieuwenhuyze Jorre" w:date="2025-03-27T14:31:00Z" w16du:dateUtc="2025-03-27T13:31:00Z">
                          <w:r w:rsidR="00A33239">
                            <w:rPr>
                              <w:i/>
                              <w:color w:val="344449"/>
                              <w:sz w:val="20"/>
                            </w:rPr>
                            <w:t>legd</w:t>
                          </w:r>
                        </w:ins>
                        <w:del w:id="970" w:author="Vannieuwenhuyze Jorre" w:date="2025-03-27T14:31:00Z" w16du:dateUtc="2025-03-27T13:31:00Z">
                          <w:r w:rsidDel="00A33239">
                            <w:rPr>
                              <w:i/>
                              <w:color w:val="344449"/>
                              <w:sz w:val="20"/>
                            </w:rPr>
                            <w:delText>steld</w:delText>
                          </w:r>
                        </w:del>
                        <w:r>
                          <w:rPr>
                            <w:i/>
                            <w:color w:val="344449"/>
                            <w:sz w:val="20"/>
                          </w:rPr>
                          <w:t>. Hierdoor</w:t>
                        </w:r>
                        <w:r>
                          <w:rPr>
                            <w:i/>
                            <w:color w:val="344449"/>
                            <w:spacing w:val="-11"/>
                            <w:sz w:val="20"/>
                          </w:rPr>
                          <w:t xml:space="preserve"> </w:t>
                        </w:r>
                        <w:r>
                          <w:rPr>
                            <w:i/>
                            <w:color w:val="344449"/>
                            <w:sz w:val="20"/>
                          </w:rPr>
                          <w:t>is</w:t>
                        </w:r>
                        <w:r>
                          <w:rPr>
                            <w:i/>
                            <w:color w:val="344449"/>
                            <w:spacing w:val="-11"/>
                            <w:sz w:val="20"/>
                          </w:rPr>
                          <w:t xml:space="preserve"> </w:t>
                        </w:r>
                        <w:r>
                          <w:rPr>
                            <w:i/>
                            <w:color w:val="344449"/>
                            <w:sz w:val="20"/>
                          </w:rPr>
                          <w:t>een</w:t>
                        </w:r>
                        <w:r>
                          <w:rPr>
                            <w:i/>
                            <w:color w:val="344449"/>
                            <w:spacing w:val="-11"/>
                            <w:sz w:val="20"/>
                          </w:rPr>
                          <w:t xml:space="preserve"> </w:t>
                        </w:r>
                        <w:r>
                          <w:rPr>
                            <w:i/>
                            <w:color w:val="344449"/>
                            <w:sz w:val="20"/>
                          </w:rPr>
                          <w:t>kwaliteits</w:t>
                        </w:r>
                        <w:del w:id="971" w:author="Vannieuwenhuyze Jorre" w:date="2025-02-18T10:29:00Z" w16du:dateUtc="2025-02-18T09:29:00Z">
                          <w:r w:rsidDel="004F7DBA">
                            <w:rPr>
                              <w:i/>
                              <w:color w:val="344449"/>
                              <w:sz w:val="20"/>
                            </w:rPr>
                            <w:delText xml:space="preserve">‐ </w:delText>
                          </w:r>
                        </w:del>
                        <w:r>
                          <w:rPr>
                            <w:i/>
                            <w:color w:val="344449"/>
                            <w:sz w:val="20"/>
                          </w:rPr>
                          <w:t xml:space="preserve">beoordeling van deze statistieken momenteel </w:t>
                        </w:r>
                        <w:ins w:id="972" w:author="Vannieuwenhuyze Jorre" w:date="2025-03-27T14:31:00Z" w16du:dateUtc="2025-03-27T13:31:00Z">
                          <w:r w:rsidR="009972F7">
                            <w:rPr>
                              <w:i/>
                              <w:color w:val="344449"/>
                              <w:sz w:val="20"/>
                            </w:rPr>
                            <w:t>moeilijk</w:t>
                          </w:r>
                        </w:ins>
                        <w:del w:id="973" w:author="Vannieuwenhuyze Jorre" w:date="2025-03-27T14:31:00Z" w16du:dateUtc="2025-03-27T13:31:00Z">
                          <w:r w:rsidDel="009972F7">
                            <w:rPr>
                              <w:i/>
                              <w:color w:val="344449"/>
                              <w:sz w:val="20"/>
                            </w:rPr>
                            <w:delText>niet mogelijk</w:delText>
                          </w:r>
                        </w:del>
                        <w:r>
                          <w:rPr>
                            <w:i/>
                            <w:color w:val="344449"/>
                            <w:sz w:val="20"/>
                          </w:rPr>
                          <w:t>.</w:t>
                        </w:r>
                        <w:r>
                          <w:rPr>
                            <w:i/>
                            <w:color w:val="344449"/>
                            <w:spacing w:val="40"/>
                            <w:sz w:val="20"/>
                          </w:rPr>
                          <w:t xml:space="preserve"> </w:t>
                        </w:r>
                        <w:r>
                          <w:rPr>
                            <w:i/>
                            <w:color w:val="344449"/>
                            <w:sz w:val="20"/>
                          </w:rPr>
                          <w:t>Onderzoek naar gebrui</w:t>
                        </w:r>
                        <w:del w:id="974" w:author="Vannieuwenhuyze Jorre" w:date="2025-02-18T10:29:00Z" w16du:dateUtc="2025-02-18T09:29:00Z">
                          <w:r w:rsidDel="004F7DBA">
                            <w:rPr>
                              <w:i/>
                              <w:color w:val="344449"/>
                              <w:sz w:val="20"/>
                            </w:rPr>
                            <w:delText xml:space="preserve">‐ </w:delText>
                          </w:r>
                        </w:del>
                        <w:r>
                          <w:rPr>
                            <w:i/>
                            <w:color w:val="344449"/>
                            <w:sz w:val="20"/>
                          </w:rPr>
                          <w:t>kersbehoeften dringt zich op bij deze statistieken.</w:t>
                        </w:r>
                      </w:p>
                    </w:txbxContent>
                  </v:textbox>
                </v:shape>
                <w10:wrap type="topAndBottom" anchorx="page"/>
              </v:group>
            </w:pict>
          </mc:Fallback>
        </mc:AlternateContent>
      </w:r>
      <w:r w:rsidRPr="001A436D">
        <w:rPr>
          <w:noProof/>
          <w:sz w:val="11"/>
        </w:rPr>
        <mc:AlternateContent>
          <mc:Choice Requires="wps">
            <w:drawing>
              <wp:anchor distT="0" distB="0" distL="0" distR="0" simplePos="0" relativeHeight="251658250" behindDoc="1" locked="0" layoutInCell="1" allowOverlap="1" wp14:anchorId="25B31B2E" wp14:editId="25B31B2F">
                <wp:simplePos x="0" y="0"/>
                <wp:positionH relativeFrom="page">
                  <wp:posOffset>1260005</wp:posOffset>
                </wp:positionH>
                <wp:positionV relativeFrom="paragraph">
                  <wp:posOffset>1064568</wp:posOffset>
                </wp:positionV>
                <wp:extent cx="201612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6125" cy="1270"/>
                        </a:xfrm>
                        <a:custGeom>
                          <a:avLst/>
                          <a:gdLst/>
                          <a:ahLst/>
                          <a:cxnLst/>
                          <a:rect l="l" t="t" r="r" b="b"/>
                          <a:pathLst>
                            <a:path w="2016125">
                              <a:moveTo>
                                <a:pt x="0" y="0"/>
                              </a:moveTo>
                              <a:lnTo>
                                <a:pt x="2015959" y="0"/>
                              </a:lnTo>
                            </a:path>
                          </a:pathLst>
                        </a:custGeom>
                        <a:ln w="5060">
                          <a:solidFill>
                            <a:srgbClr val="344449"/>
                          </a:solidFill>
                          <a:prstDash val="solid"/>
                        </a:ln>
                      </wps:spPr>
                      <wps:bodyPr wrap="square" lIns="0" tIns="0" rIns="0" bIns="0" rtlCol="0">
                        <a:prstTxWarp prst="textNoShape">
                          <a:avLst/>
                        </a:prstTxWarp>
                        <a:noAutofit/>
                      </wps:bodyPr>
                    </wps:wsp>
                  </a:graphicData>
                </a:graphic>
              </wp:anchor>
            </w:drawing>
          </mc:Choice>
          <mc:Fallback>
            <w:pict>
              <v:shape w14:anchorId="68D0C02A" id="Graphic 27" o:spid="_x0000_s1026" style="position:absolute;margin-left:99.2pt;margin-top:83.8pt;width:158.75pt;height:.1pt;z-index:-251658230;visibility:visible;mso-wrap-style:square;mso-wrap-distance-left:0;mso-wrap-distance-top:0;mso-wrap-distance-right:0;mso-wrap-distance-bottom:0;mso-position-horizontal:absolute;mso-position-horizontal-relative:page;mso-position-vertical:absolute;mso-position-vertical-relative:text;v-text-anchor:top" coordsize="2016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" path="m,l2015959,e" filled="f" strokecolor="#344449" strokeweight=".14056mm">
                <v:path arrowok="t"/>
                <w10:wrap type="topAndBottom" anchorx="page"/>
              </v:shape>
            </w:pict>
          </mc:Fallback>
        </mc:AlternateContent>
      </w:r>
      <w:commentRangeEnd w:id="946"/>
      <w:r w:rsidR="00CE1A7F" w:rsidRPr="001A436D">
        <w:rPr>
          <w:rStyle w:val="CommentReference"/>
        </w:rPr>
        <w:commentReference w:id="946"/>
      </w:r>
      <w:commentRangeEnd w:id="947"/>
      <w:r w:rsidR="00CE1A7F" w:rsidRPr="001A436D">
        <w:rPr>
          <w:rStyle w:val="CommentReference"/>
        </w:rPr>
        <w:commentReference w:id="947"/>
      </w:r>
    </w:p>
    <w:p w14:paraId="79686DC8" w14:textId="73670407" w:rsidR="001E3564" w:rsidRPr="001A436D" w:rsidDel="001C73A6" w:rsidRDefault="2A152D60" w:rsidP="36DF244D">
      <w:pPr>
        <w:pStyle w:val="BodyText"/>
        <w:spacing w:before="8"/>
        <w:rPr>
          <w:ins w:id="975" w:author="Noppe Jo" w:date="2025-01-20T10:07:00Z" w16du:dateUtc="2025-01-20T10:07:09Z"/>
          <w:del w:id="976" w:author="Vannieuwenhuyze Jorre" w:date="2025-02-18T10:09:00Z" w16du:dateUtc="2025-02-18T09:09:00Z"/>
          <w:sz w:val="22"/>
          <w:szCs w:val="22"/>
          <w:rPrChange w:id="977" w:author="Vannieuwenhuyze Jorre" w:date="2025-03-27T14:21:00Z" w16du:dateUtc="2025-03-27T13:21:00Z">
            <w:rPr>
              <w:ins w:id="978" w:author="Noppe Jo" w:date="2025-01-20T10:07:00Z" w16du:dateUtc="2025-01-20T10:07:09Z"/>
              <w:del w:id="979" w:author="Vannieuwenhuyze Jorre" w:date="2025-02-18T10:09:00Z" w16du:dateUtc="2025-02-18T09:09:00Z"/>
              <w:sz w:val="11"/>
              <w:szCs w:val="11"/>
            </w:rPr>
          </w:rPrChange>
        </w:rPr>
      </w:pPr>
      <w:commentRangeStart w:id="980"/>
      <w:ins w:id="981" w:author="Noppe Jo" w:date="2025-01-20T10:07:00Z">
        <w:del w:id="982" w:author="Vannieuwenhuyze Jorre" w:date="2025-02-18T10:26:00Z" w16du:dateUtc="2025-02-18T09:26:00Z">
          <w:r w:rsidRPr="001A436D" w:rsidDel="00CE1A7F">
            <w:delText>De VOS’en zijn vastgelegd in de beginjaren van de VSA in overleg met de gebruikers in themagroepen. Zij vo</w:delText>
          </w:r>
        </w:del>
      </w:ins>
      <w:ins w:id="983" w:author="Noppe Jo" w:date="2025-01-20T10:08:00Z">
        <w:del w:id="984" w:author="Vannieuwenhuyze Jorre" w:date="2025-02-18T10:26:00Z" w16du:dateUtc="2025-02-18T09:26:00Z">
          <w:r w:rsidRPr="001A436D" w:rsidDel="00CE1A7F">
            <w:delText>ldoen dus wel aan gebruikersbeho</w:delText>
          </w:r>
          <w:r w:rsidR="43665FBE" w:rsidRPr="001A436D" w:rsidDel="00CE1A7F">
            <w:delText>eften. Ook nu wordt met de bepaling van de nieuwe VSP-lijst volop rekening gehouden met gebruikersbehoeften.</w:delText>
          </w:r>
        </w:del>
      </w:ins>
      <w:commentRangeEnd w:id="980"/>
      <w:r w:rsidR="000D2BFB" w:rsidRPr="001A436D">
        <w:rPr>
          <w:rStyle w:val="CommentReference"/>
        </w:rPr>
        <w:commentReference w:id="980"/>
      </w:r>
    </w:p>
    <w:p w14:paraId="16FF1082" w14:textId="77777777" w:rsidR="36DF244D" w:rsidRPr="001A436D" w:rsidDel="001C73A6" w:rsidRDefault="36DF244D" w:rsidP="36DF244D">
      <w:pPr>
        <w:pStyle w:val="BodyText"/>
        <w:spacing w:before="8"/>
        <w:rPr>
          <w:del w:id="985" w:author="Vannieuwenhuyze Jorre" w:date="2025-02-18T10:09:00Z" w16du:dateUtc="2025-02-18T09:09:00Z"/>
          <w:sz w:val="11"/>
          <w:szCs w:val="11"/>
        </w:rPr>
      </w:pPr>
    </w:p>
    <w:p w14:paraId="25B31925" w14:textId="77777777" w:rsidR="001E3564" w:rsidRPr="001A436D" w:rsidDel="001C73A6" w:rsidRDefault="001E3564">
      <w:pPr>
        <w:pStyle w:val="BodyText"/>
        <w:spacing w:before="1"/>
        <w:rPr>
          <w:del w:id="986" w:author="Vannieuwenhuyze Jorre" w:date="2025-02-18T10:09:00Z" w16du:dateUtc="2025-02-18T09:09:00Z"/>
          <w:sz w:val="11"/>
        </w:rPr>
      </w:pPr>
    </w:p>
    <w:p w14:paraId="25B31926" w14:textId="59AE44BC" w:rsidR="001E3564" w:rsidRPr="001A436D" w:rsidRDefault="002F5345">
      <w:pPr>
        <w:pStyle w:val="BodyText"/>
        <w:spacing w:before="8"/>
        <w:rPr>
          <w:sz w:val="20"/>
        </w:rPr>
        <w:pPrChange w:id="987" w:author="Vannieuwenhuyze Jorre" w:date="2025-02-18T10:09:00Z" w16du:dateUtc="2025-02-18T09:09:00Z">
          <w:pPr>
            <w:spacing w:before="28"/>
            <w:ind w:left="758"/>
          </w:pPr>
        </w:pPrChange>
      </w:pPr>
      <w:del w:id="988" w:author="Vannieuwenhuyze Jorre" w:date="2025-02-18T10:09:00Z" w16du:dateUtc="2025-02-18T09:09:00Z">
        <w:r w:rsidRPr="001A436D" w:rsidDel="001C73A6">
          <w:rPr>
            <w:color w:val="344449"/>
            <w:sz w:val="20"/>
            <w:vertAlign w:val="superscript"/>
          </w:rPr>
          <w:delText>1</w:delText>
        </w:r>
        <w:r w:rsidRPr="001A436D" w:rsidDel="001C73A6">
          <w:rPr>
            <w:color w:val="344449"/>
            <w:sz w:val="20"/>
            <w:rPrChange w:id="989" w:author="Vannieuwenhuyze Jorre" w:date="2025-03-27T14:21:00Z" w16du:dateUtc="2025-03-27T13:21:00Z">
              <w:rPr>
                <w:color w:val="344449"/>
                <w:spacing w:val="44"/>
                <w:sz w:val="20"/>
              </w:rPr>
            </w:rPrChange>
          </w:rPr>
          <w:delText xml:space="preserve">  </w:delText>
        </w:r>
        <w:bookmarkStart w:id="990" w:name="_bookmark0"/>
        <w:bookmarkEnd w:id="990"/>
        <w:r w:rsidRPr="001A436D" w:rsidDel="001C73A6">
          <w:rPr>
            <w:color w:val="344449"/>
            <w:sz w:val="20"/>
          </w:rPr>
          <w:delText xml:space="preserve">zie </w:delText>
        </w:r>
        <w:r w:rsidR="001E3564" w:rsidRPr="001A436D" w:rsidDel="001C73A6">
          <w:fldChar w:fldCharType="begin"/>
        </w:r>
        <w:r w:rsidR="001E3564" w:rsidRPr="001A436D" w:rsidDel="001C73A6">
          <w:delInstrText>HYPERLINK "https://ec.europa.eu/eurostat/documents/4031688/9394211/KS-02-18-142-NL-N.pdf" \h</w:delInstrText>
        </w:r>
        <w:r w:rsidR="001E3564" w:rsidRPr="001A436D" w:rsidDel="001C73A6">
          <w:fldChar w:fldCharType="separate"/>
        </w:r>
        <w:r w:rsidR="001E3564" w:rsidRPr="001A436D" w:rsidDel="001C73A6">
          <w:rPr>
            <w:color w:val="344449"/>
            <w:sz w:val="20"/>
            <w:rPrChange w:id="991" w:author="Vannieuwenhuyze Jorre" w:date="2025-03-27T14:21:00Z" w16du:dateUtc="2025-03-27T13:21:00Z">
              <w:rPr>
                <w:color w:val="344449"/>
                <w:spacing w:val="-2"/>
                <w:sz w:val="20"/>
              </w:rPr>
            </w:rPrChange>
          </w:rPr>
          <w:delText>ec.europa.eu/eurostat/documents/4031688/9394211/KS‐02‐18‐142‐NL‐N.pdf</w:delText>
        </w:r>
        <w:r w:rsidR="001E3564" w:rsidRPr="001A436D" w:rsidDel="001C73A6">
          <w:rPr>
            <w:color w:val="344449"/>
            <w:sz w:val="20"/>
            <w:rPrChange w:id="992" w:author="Vannieuwenhuyze Jorre" w:date="2025-03-27T14:21:00Z" w16du:dateUtc="2025-03-27T13:21:00Z">
              <w:rPr>
                <w:color w:val="344449"/>
                <w:spacing w:val="-2"/>
                <w:sz w:val="20"/>
              </w:rPr>
            </w:rPrChange>
          </w:rPr>
          <w:fldChar w:fldCharType="end"/>
        </w:r>
      </w:del>
    </w:p>
    <w:p w14:paraId="25B31927" w14:textId="77777777" w:rsidR="001E3564" w:rsidRPr="001A436D" w:rsidRDefault="001E3564">
      <w:pPr>
        <w:rPr>
          <w:sz w:val="20"/>
        </w:rPr>
        <w:sectPr w:rsidR="001E3564" w:rsidRPr="001A436D">
          <w:pgSz w:w="11910" w:h="16840"/>
          <w:pgMar w:top="1920" w:right="850" w:bottom="1680" w:left="1275" w:header="0" w:footer="1480" w:gutter="0"/>
          <w:cols w:space="708"/>
        </w:sectPr>
      </w:pPr>
    </w:p>
    <w:p w14:paraId="25B31928" w14:textId="5DE562E1" w:rsidR="001E3564" w:rsidRPr="001A436D" w:rsidRDefault="002F5345" w:rsidP="36DF244D">
      <w:pPr>
        <w:spacing w:before="126" w:line="249" w:lineRule="auto"/>
        <w:ind w:left="709" w:right="1132"/>
        <w:jc w:val="both"/>
        <w:rPr>
          <w:rFonts w:ascii="Arial"/>
          <w:i/>
          <w:iCs/>
          <w:sz w:val="20"/>
          <w:szCs w:val="20"/>
        </w:rPr>
      </w:pPr>
      <w:bookmarkStart w:id="993" w:name="Wat_is_een_statistiekreeks?"/>
      <w:bookmarkEnd w:id="993"/>
      <w:r w:rsidRPr="001A436D">
        <w:rPr>
          <w:rFonts w:ascii="Arial"/>
          <w:b/>
          <w:bCs/>
          <w:i/>
          <w:iCs/>
          <w:color w:val="344449"/>
          <w:sz w:val="20"/>
          <w:szCs w:val="20"/>
        </w:rPr>
        <w:lastRenderedPageBreak/>
        <w:t>Tabel 1:</w:t>
      </w:r>
      <w:r w:rsidRPr="001A436D">
        <w:rPr>
          <w:rFonts w:ascii="Arial"/>
          <w:b/>
          <w:bCs/>
          <w:i/>
          <w:iCs/>
          <w:color w:val="344449"/>
          <w:sz w:val="20"/>
          <w:szCs w:val="20"/>
          <w:rPrChange w:id="994" w:author="Vannieuwenhuyze Jorre" w:date="2025-03-27T14:21:00Z" w16du:dateUtc="2025-03-27T13:21:00Z">
            <w:rPr>
              <w:rFonts w:ascii="Arial"/>
              <w:b/>
              <w:bCs/>
              <w:i/>
              <w:iCs/>
              <w:color w:val="344449"/>
              <w:spacing w:val="40"/>
              <w:sz w:val="20"/>
              <w:szCs w:val="20"/>
            </w:rPr>
          </w:rPrChange>
        </w:rPr>
        <w:t xml:space="preserve"> </w:t>
      </w:r>
      <w:r w:rsidRPr="001A436D">
        <w:rPr>
          <w:rFonts w:ascii="Arial"/>
          <w:i/>
          <w:iCs/>
          <w:color w:val="344449"/>
          <w:sz w:val="20"/>
          <w:szCs w:val="20"/>
        </w:rPr>
        <w:t xml:space="preserve">Een statistiek bestaat uit een cijfer, een conceptuele definitie die voortvloeit uit </w:t>
      </w:r>
      <w:r w:rsidRPr="001A436D">
        <w:rPr>
          <w:rFonts w:ascii="Arial"/>
          <w:i/>
          <w:iCs/>
          <w:color w:val="344449"/>
          <w:w w:val="90"/>
          <w:sz w:val="20"/>
          <w:szCs w:val="20"/>
        </w:rPr>
        <w:t xml:space="preserve">gebruikersbehoeften, en een operationele definitie die vertelt hoe het cijfer exact wordt gemeten. Een wanverhouding tussen gebruikersbehoeften en de operationele definitie </w:t>
      </w:r>
      <w:commentRangeStart w:id="995"/>
      <w:commentRangeStart w:id="996"/>
      <w:commentRangeStart w:id="997"/>
      <w:r w:rsidRPr="001A436D">
        <w:rPr>
          <w:rFonts w:ascii="Arial"/>
          <w:i/>
          <w:iCs/>
          <w:color w:val="344449"/>
          <w:w w:val="90"/>
          <w:sz w:val="20"/>
          <w:szCs w:val="20"/>
        </w:rPr>
        <w:t xml:space="preserve">bepaalt </w:t>
      </w:r>
      <w:commentRangeStart w:id="998"/>
      <w:commentRangeStart w:id="999"/>
      <w:r w:rsidRPr="001A436D">
        <w:rPr>
          <w:rFonts w:ascii="Arial"/>
          <w:i/>
          <w:iCs/>
          <w:color w:val="344449"/>
          <w:w w:val="90"/>
          <w:sz w:val="20"/>
          <w:szCs w:val="20"/>
        </w:rPr>
        <w:t xml:space="preserve">de kwaliteit </w:t>
      </w:r>
      <w:bookmarkStart w:id="1000" w:name="_bookmark1"/>
      <w:bookmarkEnd w:id="1000"/>
      <w:r w:rsidRPr="001A436D">
        <w:rPr>
          <w:rFonts w:ascii="Arial"/>
          <w:i/>
          <w:iCs/>
          <w:color w:val="344449"/>
          <w:sz w:val="20"/>
          <w:szCs w:val="20"/>
        </w:rPr>
        <w:t>van de statistiek.</w:t>
      </w:r>
      <w:commentRangeEnd w:id="995"/>
      <w:r w:rsidRPr="001A436D">
        <w:rPr>
          <w:rStyle w:val="CommentReference"/>
        </w:rPr>
        <w:commentReference w:id="995"/>
      </w:r>
      <w:commentRangeEnd w:id="996"/>
      <w:r w:rsidR="00A535A5" w:rsidRPr="001A436D">
        <w:rPr>
          <w:rStyle w:val="CommentReference"/>
        </w:rPr>
        <w:commentReference w:id="996"/>
      </w:r>
      <w:commentRangeEnd w:id="997"/>
      <w:r w:rsidR="00104239" w:rsidRPr="001A436D">
        <w:rPr>
          <w:rStyle w:val="CommentReference"/>
        </w:rPr>
        <w:commentReference w:id="997"/>
      </w:r>
      <w:commentRangeEnd w:id="998"/>
      <w:r w:rsidR="00B564DF" w:rsidRPr="001A436D">
        <w:rPr>
          <w:rStyle w:val="CommentReference"/>
        </w:rPr>
        <w:commentReference w:id="998"/>
      </w:r>
      <w:commentRangeEnd w:id="999"/>
      <w:r w:rsidR="005A51CE" w:rsidRPr="001A436D">
        <w:rPr>
          <w:rStyle w:val="CommentReference"/>
        </w:rPr>
        <w:commentReference w:id="999"/>
      </w:r>
    </w:p>
    <w:p w14:paraId="25B31929" w14:textId="77777777" w:rsidR="001E3564" w:rsidRPr="001A436D" w:rsidRDefault="001E3564">
      <w:pPr>
        <w:pStyle w:val="BodyText"/>
        <w:spacing w:before="8"/>
        <w:rPr>
          <w:rFonts w:ascii="Arial"/>
          <w:i/>
          <w:sz w:val="6"/>
        </w:rPr>
      </w:pPr>
    </w:p>
    <w:tbl>
      <w:tblPr>
        <w:tblStyle w:val="TableNormal1"/>
        <w:tblW w:w="0" w:type="auto"/>
        <w:tblInd w:w="719" w:type="dxa"/>
        <w:tblBorders>
          <w:top w:val="single" w:sz="4" w:space="0" w:color="4A6C79"/>
          <w:left w:val="single" w:sz="4" w:space="0" w:color="4A6C79"/>
          <w:bottom w:val="single" w:sz="4" w:space="0" w:color="4A6C79"/>
          <w:right w:val="single" w:sz="4" w:space="0" w:color="4A6C79"/>
          <w:insideH w:val="single" w:sz="4" w:space="0" w:color="4A6C79"/>
          <w:insideV w:val="single" w:sz="4" w:space="0" w:color="4A6C79"/>
        </w:tblBorders>
        <w:tblLayout w:type="fixed"/>
        <w:tblLook w:val="01E0" w:firstRow="1" w:lastRow="1" w:firstColumn="1" w:lastColumn="1" w:noHBand="0" w:noVBand="0"/>
      </w:tblPr>
      <w:tblGrid>
        <w:gridCol w:w="2076"/>
        <w:gridCol w:w="5853"/>
      </w:tblGrid>
      <w:tr w:rsidR="001E3564" w:rsidRPr="001A436D" w14:paraId="25B3192F" w14:textId="77777777" w:rsidTr="648813BB">
        <w:trPr>
          <w:trHeight w:val="1799"/>
        </w:trPr>
        <w:tc>
          <w:tcPr>
            <w:tcW w:w="2076" w:type="dxa"/>
            <w:tcBorders>
              <w:bottom w:val="single" w:sz="4" w:space="0" w:color="FFFFFF" w:themeColor="background1"/>
              <w:right w:val="nil"/>
            </w:tcBorders>
            <w:shd w:val="clear" w:color="auto" w:fill="70A2B8"/>
          </w:tcPr>
          <w:p w14:paraId="25B3192A" w14:textId="77777777" w:rsidR="001E3564" w:rsidRPr="001A436D" w:rsidRDefault="002F5345">
            <w:pPr>
              <w:pStyle w:val="TableParagraph"/>
              <w:spacing w:before="78"/>
              <w:ind w:left="122"/>
              <w:jc w:val="left"/>
              <w:rPr>
                <w:sz w:val="20"/>
              </w:rPr>
            </w:pPr>
            <w:r w:rsidRPr="001A436D">
              <w:rPr>
                <w:color w:val="FFFFFF"/>
                <w:sz w:val="20"/>
                <w:rPrChange w:id="1001" w:author="Vannieuwenhuyze Jorre" w:date="2025-03-27T14:21:00Z" w16du:dateUtc="2025-03-27T13:21:00Z">
                  <w:rPr>
                    <w:color w:val="FFFFFF"/>
                    <w:spacing w:val="-2"/>
                    <w:sz w:val="20"/>
                  </w:rPr>
                </w:rPrChange>
              </w:rPr>
              <w:t>Gebruikersbehoeften:</w:t>
            </w:r>
          </w:p>
        </w:tc>
        <w:tc>
          <w:tcPr>
            <w:tcW w:w="5853" w:type="dxa"/>
            <w:tcBorders>
              <w:left w:val="nil"/>
              <w:bottom w:val="single" w:sz="4" w:space="0" w:color="FFFFFF" w:themeColor="background1"/>
            </w:tcBorders>
            <w:shd w:val="clear" w:color="auto" w:fill="8ED2ED"/>
          </w:tcPr>
          <w:p w14:paraId="25B3192B" w14:textId="77777777" w:rsidR="001E3564" w:rsidRPr="001A436D" w:rsidRDefault="002F5345">
            <w:pPr>
              <w:pStyle w:val="TableParagraph"/>
              <w:spacing w:before="78" w:line="249" w:lineRule="auto"/>
              <w:ind w:left="477" w:right="110" w:hanging="354"/>
              <w:jc w:val="left"/>
              <w:rPr>
                <w:sz w:val="20"/>
              </w:rPr>
            </w:pPr>
            <w:r w:rsidRPr="001A436D">
              <w:rPr>
                <w:rFonts w:ascii="Times New Roman" w:hAnsi="Times New Roman"/>
                <w:i/>
                <w:color w:val="344449"/>
                <w:sz w:val="20"/>
                <w:rPrChange w:id="1002" w:author="Vannieuwenhuyze Jorre" w:date="2025-03-27T14:21:00Z" w16du:dateUtc="2025-03-27T13:21:00Z">
                  <w:rPr>
                    <w:rFonts w:ascii="Times New Roman" w:hAnsi="Times New Roman"/>
                    <w:i/>
                    <w:color w:val="344449"/>
                    <w:spacing w:val="-2"/>
                    <w:sz w:val="20"/>
                  </w:rPr>
                </w:rPrChange>
              </w:rPr>
              <w:t>→</w:t>
            </w:r>
            <w:r w:rsidRPr="001A436D">
              <w:rPr>
                <w:rFonts w:ascii="Times New Roman" w:hAnsi="Times New Roman"/>
                <w:i/>
                <w:color w:val="344449"/>
                <w:sz w:val="20"/>
                <w:rPrChange w:id="1003" w:author="Vannieuwenhuyze Jorre" w:date="2025-03-27T14:21:00Z" w16du:dateUtc="2025-03-27T13:21:00Z">
                  <w:rPr>
                    <w:rFonts w:ascii="Times New Roman" w:hAnsi="Times New Roman"/>
                    <w:i/>
                    <w:color w:val="344449"/>
                    <w:spacing w:val="52"/>
                    <w:sz w:val="20"/>
                  </w:rPr>
                </w:rPrChange>
              </w:rPr>
              <w:t xml:space="preserve"> </w:t>
            </w:r>
            <w:r w:rsidRPr="001A436D">
              <w:rPr>
                <w:color w:val="344449"/>
                <w:sz w:val="20"/>
                <w:rPrChange w:id="1004" w:author="Vannieuwenhuyze Jorre" w:date="2025-03-27T14:21:00Z" w16du:dateUtc="2025-03-27T13:21:00Z">
                  <w:rPr>
                    <w:color w:val="344449"/>
                    <w:spacing w:val="-2"/>
                    <w:sz w:val="20"/>
                  </w:rPr>
                </w:rPrChange>
              </w:rPr>
              <w:t>Decreet</w:t>
            </w:r>
            <w:r w:rsidRPr="001A436D">
              <w:rPr>
                <w:color w:val="344449"/>
                <w:sz w:val="20"/>
                <w:rPrChange w:id="1005" w:author="Vannieuwenhuyze Jorre" w:date="2025-03-27T14:21:00Z" w16du:dateUtc="2025-03-27T13:21:00Z">
                  <w:rPr>
                    <w:color w:val="344449"/>
                    <w:spacing w:val="1"/>
                    <w:sz w:val="20"/>
                  </w:rPr>
                </w:rPrChange>
              </w:rPr>
              <w:t xml:space="preserve"> </w:t>
            </w:r>
            <w:r w:rsidRPr="001A436D">
              <w:rPr>
                <w:color w:val="344449"/>
                <w:sz w:val="20"/>
                <w:rPrChange w:id="1006" w:author="Vannieuwenhuyze Jorre" w:date="2025-03-27T14:21:00Z" w16du:dateUtc="2025-03-27T13:21:00Z">
                  <w:rPr>
                    <w:color w:val="344449"/>
                    <w:spacing w:val="-2"/>
                    <w:sz w:val="20"/>
                  </w:rPr>
                </w:rPrChange>
              </w:rPr>
              <w:t>XX.XX</w:t>
            </w:r>
            <w:r w:rsidRPr="001A436D">
              <w:rPr>
                <w:color w:val="344449"/>
                <w:sz w:val="20"/>
                <w:rPrChange w:id="1007" w:author="Vannieuwenhuyze Jorre" w:date="2025-03-27T14:21:00Z" w16du:dateUtc="2025-03-27T13:21:00Z">
                  <w:rPr>
                    <w:color w:val="344449"/>
                    <w:spacing w:val="1"/>
                    <w:sz w:val="20"/>
                  </w:rPr>
                </w:rPrChange>
              </w:rPr>
              <w:t xml:space="preserve"> </w:t>
            </w:r>
            <w:r w:rsidRPr="001A436D">
              <w:rPr>
                <w:color w:val="344449"/>
                <w:sz w:val="20"/>
                <w:rPrChange w:id="1008" w:author="Vannieuwenhuyze Jorre" w:date="2025-03-27T14:21:00Z" w16du:dateUtc="2025-03-27T13:21:00Z">
                  <w:rPr>
                    <w:color w:val="344449"/>
                    <w:spacing w:val="-2"/>
                    <w:sz w:val="20"/>
                  </w:rPr>
                </w:rPrChange>
              </w:rPr>
              <w:t>verwijst</w:t>
            </w:r>
            <w:r w:rsidRPr="001A436D">
              <w:rPr>
                <w:color w:val="344449"/>
                <w:sz w:val="20"/>
                <w:rPrChange w:id="1009" w:author="Vannieuwenhuyze Jorre" w:date="2025-03-27T14:21:00Z" w16du:dateUtc="2025-03-27T13:21:00Z">
                  <w:rPr>
                    <w:color w:val="344449"/>
                    <w:spacing w:val="1"/>
                    <w:sz w:val="20"/>
                  </w:rPr>
                </w:rPrChange>
              </w:rPr>
              <w:t xml:space="preserve"> </w:t>
            </w:r>
            <w:r w:rsidRPr="001A436D">
              <w:rPr>
                <w:color w:val="344449"/>
                <w:sz w:val="20"/>
                <w:rPrChange w:id="1010" w:author="Vannieuwenhuyze Jorre" w:date="2025-03-27T14:21:00Z" w16du:dateUtc="2025-03-27T13:21:00Z">
                  <w:rPr>
                    <w:color w:val="344449"/>
                    <w:spacing w:val="-2"/>
                    <w:sz w:val="20"/>
                  </w:rPr>
                </w:rPrChange>
              </w:rPr>
              <w:t>naar</w:t>
            </w:r>
            <w:r w:rsidRPr="001A436D">
              <w:rPr>
                <w:color w:val="344449"/>
                <w:sz w:val="20"/>
                <w:rPrChange w:id="1011" w:author="Vannieuwenhuyze Jorre" w:date="2025-03-27T14:21:00Z" w16du:dateUtc="2025-03-27T13:21:00Z">
                  <w:rPr>
                    <w:color w:val="344449"/>
                    <w:spacing w:val="1"/>
                    <w:sz w:val="20"/>
                  </w:rPr>
                </w:rPrChange>
              </w:rPr>
              <w:t xml:space="preserve"> </w:t>
            </w:r>
            <w:r w:rsidRPr="001A436D">
              <w:rPr>
                <w:color w:val="344449"/>
                <w:sz w:val="20"/>
                <w:rPrChange w:id="1012" w:author="Vannieuwenhuyze Jorre" w:date="2025-03-27T14:21:00Z" w16du:dateUtc="2025-03-27T13:21:00Z">
                  <w:rPr>
                    <w:color w:val="344449"/>
                    <w:spacing w:val="-2"/>
                    <w:sz w:val="20"/>
                  </w:rPr>
                </w:rPrChange>
              </w:rPr>
              <w:t>het</w:t>
            </w:r>
            <w:r w:rsidRPr="001A436D">
              <w:rPr>
                <w:color w:val="344449"/>
                <w:sz w:val="20"/>
                <w:rPrChange w:id="1013" w:author="Vannieuwenhuyze Jorre" w:date="2025-03-27T14:21:00Z" w16du:dateUtc="2025-03-27T13:21:00Z">
                  <w:rPr>
                    <w:color w:val="344449"/>
                    <w:spacing w:val="1"/>
                    <w:sz w:val="20"/>
                  </w:rPr>
                </w:rPrChange>
              </w:rPr>
              <w:t xml:space="preserve"> </w:t>
            </w:r>
            <w:r w:rsidRPr="001A436D">
              <w:rPr>
                <w:color w:val="344449"/>
                <w:sz w:val="20"/>
                <w:rPrChange w:id="1014" w:author="Vannieuwenhuyze Jorre" w:date="2025-03-27T14:21:00Z" w16du:dateUtc="2025-03-27T13:21:00Z">
                  <w:rPr>
                    <w:color w:val="344449"/>
                    <w:spacing w:val="-2"/>
                    <w:sz w:val="20"/>
                  </w:rPr>
                </w:rPrChange>
              </w:rPr>
              <w:t>aantal</w:t>
            </w:r>
            <w:r w:rsidRPr="001A436D">
              <w:rPr>
                <w:color w:val="344449"/>
                <w:sz w:val="20"/>
                <w:rPrChange w:id="1015" w:author="Vannieuwenhuyze Jorre" w:date="2025-03-27T14:21:00Z" w16du:dateUtc="2025-03-27T13:21:00Z">
                  <w:rPr>
                    <w:color w:val="344449"/>
                    <w:spacing w:val="1"/>
                    <w:sz w:val="20"/>
                  </w:rPr>
                </w:rPrChange>
              </w:rPr>
              <w:t xml:space="preserve"> </w:t>
            </w:r>
            <w:r w:rsidRPr="001A436D">
              <w:rPr>
                <w:color w:val="344449"/>
                <w:sz w:val="20"/>
                <w:rPrChange w:id="1016" w:author="Vannieuwenhuyze Jorre" w:date="2025-03-27T14:21:00Z" w16du:dateUtc="2025-03-27T13:21:00Z">
                  <w:rPr>
                    <w:color w:val="344449"/>
                    <w:spacing w:val="-2"/>
                    <w:sz w:val="20"/>
                  </w:rPr>
                </w:rPrChange>
              </w:rPr>
              <w:t>inwoners</w:t>
            </w:r>
            <w:r w:rsidRPr="001A436D">
              <w:rPr>
                <w:color w:val="344449"/>
                <w:sz w:val="20"/>
                <w:rPrChange w:id="1017" w:author="Vannieuwenhuyze Jorre" w:date="2025-03-27T14:21:00Z" w16du:dateUtc="2025-03-27T13:21:00Z">
                  <w:rPr>
                    <w:color w:val="344449"/>
                    <w:spacing w:val="1"/>
                    <w:sz w:val="20"/>
                  </w:rPr>
                </w:rPrChange>
              </w:rPr>
              <w:t xml:space="preserve"> </w:t>
            </w:r>
            <w:r w:rsidRPr="001A436D">
              <w:rPr>
                <w:color w:val="344449"/>
                <w:sz w:val="20"/>
                <w:rPrChange w:id="1018" w:author="Vannieuwenhuyze Jorre" w:date="2025-03-27T14:21:00Z" w16du:dateUtc="2025-03-27T13:21:00Z">
                  <w:rPr>
                    <w:color w:val="344449"/>
                    <w:spacing w:val="-2"/>
                    <w:sz w:val="20"/>
                  </w:rPr>
                </w:rPrChange>
              </w:rPr>
              <w:t>in</w:t>
            </w:r>
            <w:r w:rsidRPr="001A436D">
              <w:rPr>
                <w:color w:val="344449"/>
                <w:sz w:val="20"/>
                <w:rPrChange w:id="1019" w:author="Vannieuwenhuyze Jorre" w:date="2025-03-27T14:21:00Z" w16du:dateUtc="2025-03-27T13:21:00Z">
                  <w:rPr>
                    <w:color w:val="344449"/>
                    <w:spacing w:val="1"/>
                    <w:sz w:val="20"/>
                  </w:rPr>
                </w:rPrChange>
              </w:rPr>
              <w:t xml:space="preserve"> </w:t>
            </w:r>
            <w:r w:rsidRPr="001A436D">
              <w:rPr>
                <w:color w:val="344449"/>
                <w:sz w:val="20"/>
                <w:rPrChange w:id="1020" w:author="Vannieuwenhuyze Jorre" w:date="2025-03-27T14:21:00Z" w16du:dateUtc="2025-03-27T13:21:00Z">
                  <w:rPr>
                    <w:color w:val="344449"/>
                    <w:spacing w:val="-2"/>
                    <w:sz w:val="20"/>
                  </w:rPr>
                </w:rPrChange>
              </w:rPr>
              <w:t xml:space="preserve">Vlaamse </w:t>
            </w:r>
            <w:r w:rsidRPr="001A436D">
              <w:rPr>
                <w:color w:val="344449"/>
                <w:sz w:val="20"/>
              </w:rPr>
              <w:t>gemeenten</w:t>
            </w:r>
            <w:r w:rsidRPr="001A436D">
              <w:rPr>
                <w:color w:val="344449"/>
                <w:sz w:val="20"/>
                <w:rPrChange w:id="1021" w:author="Vannieuwenhuyze Jorre" w:date="2025-03-27T14:21:00Z" w16du:dateUtc="2025-03-27T13:21:00Z">
                  <w:rPr>
                    <w:color w:val="344449"/>
                    <w:spacing w:val="-13"/>
                    <w:sz w:val="20"/>
                  </w:rPr>
                </w:rPrChange>
              </w:rPr>
              <w:t xml:space="preserve"> </w:t>
            </w:r>
            <w:r w:rsidRPr="001A436D">
              <w:rPr>
                <w:color w:val="344449"/>
                <w:sz w:val="20"/>
              </w:rPr>
              <w:t>in</w:t>
            </w:r>
            <w:r w:rsidRPr="001A436D">
              <w:rPr>
                <w:color w:val="344449"/>
                <w:sz w:val="20"/>
                <w:rPrChange w:id="1022" w:author="Vannieuwenhuyze Jorre" w:date="2025-03-27T14:21:00Z" w16du:dateUtc="2025-03-27T13:21:00Z">
                  <w:rPr>
                    <w:color w:val="344449"/>
                    <w:spacing w:val="-13"/>
                    <w:sz w:val="20"/>
                  </w:rPr>
                </w:rPrChange>
              </w:rPr>
              <w:t xml:space="preserve"> </w:t>
            </w:r>
            <w:r w:rsidRPr="001A436D">
              <w:rPr>
                <w:color w:val="344449"/>
                <w:sz w:val="20"/>
              </w:rPr>
              <w:t>de</w:t>
            </w:r>
            <w:r w:rsidRPr="001A436D">
              <w:rPr>
                <w:color w:val="344449"/>
                <w:sz w:val="20"/>
                <w:rPrChange w:id="1023" w:author="Vannieuwenhuyze Jorre" w:date="2025-03-27T14:21:00Z" w16du:dateUtc="2025-03-27T13:21:00Z">
                  <w:rPr>
                    <w:color w:val="344449"/>
                    <w:spacing w:val="-13"/>
                    <w:sz w:val="20"/>
                  </w:rPr>
                </w:rPrChange>
              </w:rPr>
              <w:t xml:space="preserve"> </w:t>
            </w:r>
            <w:r w:rsidRPr="001A436D">
              <w:rPr>
                <w:color w:val="344449"/>
                <w:sz w:val="20"/>
              </w:rPr>
              <w:t>context</w:t>
            </w:r>
            <w:r w:rsidRPr="001A436D">
              <w:rPr>
                <w:color w:val="344449"/>
                <w:sz w:val="20"/>
                <w:rPrChange w:id="1024" w:author="Vannieuwenhuyze Jorre" w:date="2025-03-27T14:21:00Z" w16du:dateUtc="2025-03-27T13:21:00Z">
                  <w:rPr>
                    <w:color w:val="344449"/>
                    <w:spacing w:val="-13"/>
                    <w:sz w:val="20"/>
                  </w:rPr>
                </w:rPrChange>
              </w:rPr>
              <w:t xml:space="preserve"> </w:t>
            </w:r>
            <w:r w:rsidRPr="001A436D">
              <w:rPr>
                <w:color w:val="344449"/>
                <w:sz w:val="20"/>
              </w:rPr>
              <w:t>van</w:t>
            </w:r>
            <w:r w:rsidRPr="001A436D">
              <w:rPr>
                <w:color w:val="344449"/>
                <w:sz w:val="20"/>
                <w:rPrChange w:id="1025" w:author="Vannieuwenhuyze Jorre" w:date="2025-03-27T14:21:00Z" w16du:dateUtc="2025-03-27T13:21:00Z">
                  <w:rPr>
                    <w:color w:val="344449"/>
                    <w:spacing w:val="-13"/>
                    <w:sz w:val="20"/>
                  </w:rPr>
                </w:rPrChange>
              </w:rPr>
              <w:t xml:space="preserve"> </w:t>
            </w:r>
            <w:r w:rsidRPr="001A436D">
              <w:rPr>
                <w:color w:val="344449"/>
                <w:sz w:val="20"/>
              </w:rPr>
              <w:t>…</w:t>
            </w:r>
          </w:p>
          <w:p w14:paraId="25B3192C" w14:textId="73F5DEE5" w:rsidR="001E3564" w:rsidRPr="001A436D" w:rsidRDefault="002F5345">
            <w:pPr>
              <w:pStyle w:val="TableParagraph"/>
              <w:spacing w:before="0" w:line="249" w:lineRule="auto"/>
              <w:ind w:left="477" w:right="110" w:hanging="354"/>
              <w:jc w:val="left"/>
              <w:rPr>
                <w:sz w:val="20"/>
              </w:rPr>
            </w:pPr>
            <w:r w:rsidRPr="001A436D">
              <w:rPr>
                <w:rFonts w:ascii="Times New Roman" w:hAnsi="Times New Roman"/>
                <w:i/>
                <w:color w:val="344449"/>
                <w:sz w:val="20"/>
                <w:rPrChange w:id="1026" w:author="Vannieuwenhuyze Jorre" w:date="2025-03-27T14:21:00Z" w16du:dateUtc="2025-03-27T13:21:00Z">
                  <w:rPr>
                    <w:rFonts w:ascii="Times New Roman" w:hAnsi="Times New Roman"/>
                    <w:i/>
                    <w:color w:val="344449"/>
                    <w:spacing w:val="-6"/>
                    <w:sz w:val="20"/>
                  </w:rPr>
                </w:rPrChange>
              </w:rPr>
              <w:t>→</w:t>
            </w:r>
            <w:r w:rsidRPr="001A436D">
              <w:rPr>
                <w:rFonts w:ascii="Times New Roman" w:hAnsi="Times New Roman"/>
                <w:i/>
                <w:color w:val="344449"/>
                <w:sz w:val="20"/>
                <w:rPrChange w:id="1027" w:author="Vannieuwenhuyze Jorre" w:date="2025-03-27T14:21:00Z" w16du:dateUtc="2025-03-27T13:21:00Z">
                  <w:rPr>
                    <w:rFonts w:ascii="Times New Roman" w:hAnsi="Times New Roman"/>
                    <w:i/>
                    <w:color w:val="344449"/>
                    <w:spacing w:val="50"/>
                    <w:sz w:val="20"/>
                  </w:rPr>
                </w:rPrChange>
              </w:rPr>
              <w:t xml:space="preserve"> </w:t>
            </w:r>
            <w:r w:rsidRPr="001A436D">
              <w:rPr>
                <w:color w:val="344449"/>
                <w:sz w:val="20"/>
                <w:rPrChange w:id="1028" w:author="Vannieuwenhuyze Jorre" w:date="2025-03-27T14:21:00Z" w16du:dateUtc="2025-03-27T13:21:00Z">
                  <w:rPr>
                    <w:color w:val="344449"/>
                    <w:spacing w:val="-6"/>
                    <w:sz w:val="20"/>
                  </w:rPr>
                </w:rPrChange>
              </w:rPr>
              <w:t>Agentschap</w:t>
            </w:r>
            <w:r w:rsidRPr="001A436D">
              <w:rPr>
                <w:color w:val="344449"/>
                <w:sz w:val="20"/>
                <w:rPrChange w:id="1029" w:author="Vannieuwenhuyze Jorre" w:date="2025-03-27T14:21:00Z" w16du:dateUtc="2025-03-27T13:21:00Z">
                  <w:rPr>
                    <w:color w:val="344449"/>
                    <w:spacing w:val="-8"/>
                    <w:sz w:val="20"/>
                  </w:rPr>
                </w:rPrChange>
              </w:rPr>
              <w:t xml:space="preserve"> </w:t>
            </w:r>
            <w:r w:rsidRPr="001A436D">
              <w:rPr>
                <w:color w:val="344449"/>
                <w:sz w:val="20"/>
                <w:rPrChange w:id="1030" w:author="Vannieuwenhuyze Jorre" w:date="2025-03-27T14:21:00Z" w16du:dateUtc="2025-03-27T13:21:00Z">
                  <w:rPr>
                    <w:color w:val="344449"/>
                    <w:spacing w:val="-6"/>
                    <w:sz w:val="20"/>
                  </w:rPr>
                </w:rPrChange>
              </w:rPr>
              <w:t>Binnenlands</w:t>
            </w:r>
            <w:r w:rsidRPr="001A436D">
              <w:rPr>
                <w:color w:val="344449"/>
                <w:sz w:val="20"/>
                <w:rPrChange w:id="1031" w:author="Vannieuwenhuyze Jorre" w:date="2025-03-27T14:21:00Z" w16du:dateUtc="2025-03-27T13:21:00Z">
                  <w:rPr>
                    <w:color w:val="344449"/>
                    <w:spacing w:val="-8"/>
                    <w:sz w:val="20"/>
                  </w:rPr>
                </w:rPrChange>
              </w:rPr>
              <w:t xml:space="preserve"> </w:t>
            </w:r>
            <w:r w:rsidRPr="001A436D">
              <w:rPr>
                <w:color w:val="344449"/>
                <w:sz w:val="20"/>
                <w:rPrChange w:id="1032" w:author="Vannieuwenhuyze Jorre" w:date="2025-03-27T14:21:00Z" w16du:dateUtc="2025-03-27T13:21:00Z">
                  <w:rPr>
                    <w:color w:val="344449"/>
                    <w:spacing w:val="-6"/>
                    <w:sz w:val="20"/>
                  </w:rPr>
                </w:rPrChange>
              </w:rPr>
              <w:t>Bestuur</w:t>
            </w:r>
            <w:r w:rsidRPr="001A436D">
              <w:rPr>
                <w:color w:val="344449"/>
                <w:sz w:val="20"/>
                <w:rPrChange w:id="1033" w:author="Vannieuwenhuyze Jorre" w:date="2025-03-27T14:21:00Z" w16du:dateUtc="2025-03-27T13:21:00Z">
                  <w:rPr>
                    <w:color w:val="344449"/>
                    <w:spacing w:val="-8"/>
                    <w:sz w:val="20"/>
                  </w:rPr>
                </w:rPrChange>
              </w:rPr>
              <w:t xml:space="preserve"> </w:t>
            </w:r>
            <w:r w:rsidRPr="001A436D">
              <w:rPr>
                <w:color w:val="344449"/>
                <w:sz w:val="20"/>
                <w:rPrChange w:id="1034" w:author="Vannieuwenhuyze Jorre" w:date="2025-03-27T14:21:00Z" w16du:dateUtc="2025-03-27T13:21:00Z">
                  <w:rPr>
                    <w:color w:val="344449"/>
                    <w:spacing w:val="-6"/>
                    <w:sz w:val="20"/>
                  </w:rPr>
                </w:rPrChange>
              </w:rPr>
              <w:t>publiceert</w:t>
            </w:r>
            <w:r w:rsidRPr="001A436D">
              <w:rPr>
                <w:color w:val="344449"/>
                <w:sz w:val="20"/>
                <w:rPrChange w:id="1035" w:author="Vannieuwenhuyze Jorre" w:date="2025-03-27T14:21:00Z" w16du:dateUtc="2025-03-27T13:21:00Z">
                  <w:rPr>
                    <w:color w:val="344449"/>
                    <w:spacing w:val="-8"/>
                    <w:sz w:val="20"/>
                  </w:rPr>
                </w:rPrChange>
              </w:rPr>
              <w:t xml:space="preserve"> </w:t>
            </w:r>
            <w:r w:rsidRPr="001A436D">
              <w:rPr>
                <w:color w:val="344449"/>
                <w:sz w:val="20"/>
                <w:rPrChange w:id="1036" w:author="Vannieuwenhuyze Jorre" w:date="2025-03-27T14:21:00Z" w16du:dateUtc="2025-03-27T13:21:00Z">
                  <w:rPr>
                    <w:color w:val="344449"/>
                    <w:spacing w:val="-6"/>
                    <w:sz w:val="20"/>
                  </w:rPr>
                </w:rPrChange>
              </w:rPr>
              <w:t>cijfers</w:t>
            </w:r>
            <w:r w:rsidRPr="001A436D">
              <w:rPr>
                <w:color w:val="344449"/>
                <w:sz w:val="20"/>
                <w:rPrChange w:id="1037" w:author="Vannieuwenhuyze Jorre" w:date="2025-03-27T14:21:00Z" w16du:dateUtc="2025-03-27T13:21:00Z">
                  <w:rPr>
                    <w:color w:val="344449"/>
                    <w:spacing w:val="-8"/>
                    <w:sz w:val="20"/>
                  </w:rPr>
                </w:rPrChange>
              </w:rPr>
              <w:t xml:space="preserve"> </w:t>
            </w:r>
            <w:r w:rsidRPr="001A436D">
              <w:rPr>
                <w:color w:val="344449"/>
                <w:sz w:val="20"/>
                <w:rPrChange w:id="1038" w:author="Vannieuwenhuyze Jorre" w:date="2025-03-27T14:21:00Z" w16du:dateUtc="2025-03-27T13:21:00Z">
                  <w:rPr>
                    <w:color w:val="344449"/>
                    <w:spacing w:val="-6"/>
                    <w:sz w:val="20"/>
                  </w:rPr>
                </w:rPrChange>
              </w:rPr>
              <w:t>over</w:t>
            </w:r>
            <w:r w:rsidRPr="001A436D">
              <w:rPr>
                <w:color w:val="344449"/>
                <w:sz w:val="20"/>
                <w:rPrChange w:id="1039" w:author="Vannieuwenhuyze Jorre" w:date="2025-03-27T14:21:00Z" w16du:dateUtc="2025-03-27T13:21:00Z">
                  <w:rPr>
                    <w:color w:val="344449"/>
                    <w:spacing w:val="-8"/>
                    <w:sz w:val="20"/>
                  </w:rPr>
                </w:rPrChange>
              </w:rPr>
              <w:t xml:space="preserve"> </w:t>
            </w:r>
            <w:r w:rsidRPr="001A436D">
              <w:rPr>
                <w:color w:val="344449"/>
                <w:sz w:val="20"/>
                <w:rPrChange w:id="1040" w:author="Vannieuwenhuyze Jorre" w:date="2025-03-27T14:21:00Z" w16du:dateUtc="2025-03-27T13:21:00Z">
                  <w:rPr>
                    <w:color w:val="344449"/>
                    <w:spacing w:val="-6"/>
                    <w:sz w:val="20"/>
                  </w:rPr>
                </w:rPrChange>
              </w:rPr>
              <w:t>het</w:t>
            </w:r>
            <w:r w:rsidRPr="001A436D">
              <w:rPr>
                <w:color w:val="344449"/>
                <w:sz w:val="20"/>
                <w:rPrChange w:id="1041" w:author="Vannieuwenhuyze Jorre" w:date="2025-03-27T14:21:00Z" w16du:dateUtc="2025-03-27T13:21:00Z">
                  <w:rPr>
                    <w:color w:val="344449"/>
                    <w:spacing w:val="-8"/>
                    <w:sz w:val="20"/>
                  </w:rPr>
                </w:rPrChange>
              </w:rPr>
              <w:t xml:space="preserve"> </w:t>
            </w:r>
            <w:r w:rsidRPr="001A436D">
              <w:rPr>
                <w:color w:val="344449"/>
                <w:sz w:val="20"/>
                <w:rPrChange w:id="1042" w:author="Vannieuwenhuyze Jorre" w:date="2025-03-27T14:21:00Z" w16du:dateUtc="2025-03-27T13:21:00Z">
                  <w:rPr>
                    <w:color w:val="344449"/>
                    <w:spacing w:val="-6"/>
                    <w:sz w:val="20"/>
                  </w:rPr>
                </w:rPrChange>
              </w:rPr>
              <w:t xml:space="preserve">aan- </w:t>
            </w:r>
            <w:r w:rsidRPr="001A436D">
              <w:rPr>
                <w:color w:val="344449"/>
                <w:sz w:val="20"/>
                <w:rPrChange w:id="1043" w:author="Vannieuwenhuyze Jorre" w:date="2025-03-27T14:21:00Z" w16du:dateUtc="2025-03-27T13:21:00Z">
                  <w:rPr>
                    <w:color w:val="344449"/>
                    <w:spacing w:val="-2"/>
                    <w:sz w:val="20"/>
                  </w:rPr>
                </w:rPrChange>
              </w:rPr>
              <w:t>tal</w:t>
            </w:r>
            <w:r w:rsidRPr="001A436D">
              <w:rPr>
                <w:color w:val="344449"/>
                <w:sz w:val="20"/>
                <w:rPrChange w:id="1044" w:author="Vannieuwenhuyze Jorre" w:date="2025-03-27T14:21:00Z" w16du:dateUtc="2025-03-27T13:21:00Z">
                  <w:rPr>
                    <w:color w:val="344449"/>
                    <w:spacing w:val="-10"/>
                    <w:sz w:val="20"/>
                  </w:rPr>
                </w:rPrChange>
              </w:rPr>
              <w:t xml:space="preserve"> </w:t>
            </w:r>
            <w:r w:rsidRPr="001A436D">
              <w:rPr>
                <w:color w:val="344449"/>
                <w:sz w:val="20"/>
                <w:rPrChange w:id="1045" w:author="Vannieuwenhuyze Jorre" w:date="2025-03-27T14:21:00Z" w16du:dateUtc="2025-03-27T13:21:00Z">
                  <w:rPr>
                    <w:color w:val="344449"/>
                    <w:spacing w:val="-2"/>
                    <w:sz w:val="20"/>
                  </w:rPr>
                </w:rPrChange>
              </w:rPr>
              <w:t>inwoners</w:t>
            </w:r>
            <w:r w:rsidRPr="001A436D">
              <w:rPr>
                <w:color w:val="344449"/>
                <w:sz w:val="20"/>
                <w:rPrChange w:id="1046" w:author="Vannieuwenhuyze Jorre" w:date="2025-03-27T14:21:00Z" w16du:dateUtc="2025-03-27T13:21:00Z">
                  <w:rPr>
                    <w:color w:val="344449"/>
                    <w:spacing w:val="-10"/>
                    <w:sz w:val="20"/>
                  </w:rPr>
                </w:rPrChange>
              </w:rPr>
              <w:t xml:space="preserve"> </w:t>
            </w:r>
            <w:r w:rsidRPr="001A436D">
              <w:rPr>
                <w:color w:val="344449"/>
                <w:sz w:val="20"/>
                <w:rPrChange w:id="1047" w:author="Vannieuwenhuyze Jorre" w:date="2025-03-27T14:21:00Z" w16du:dateUtc="2025-03-27T13:21:00Z">
                  <w:rPr>
                    <w:color w:val="344449"/>
                    <w:spacing w:val="-2"/>
                    <w:sz w:val="20"/>
                  </w:rPr>
                </w:rPrChange>
              </w:rPr>
              <w:t>in</w:t>
            </w:r>
            <w:r w:rsidRPr="001A436D">
              <w:rPr>
                <w:color w:val="344449"/>
                <w:sz w:val="20"/>
                <w:rPrChange w:id="1048" w:author="Vannieuwenhuyze Jorre" w:date="2025-03-27T14:21:00Z" w16du:dateUtc="2025-03-27T13:21:00Z">
                  <w:rPr>
                    <w:color w:val="344449"/>
                    <w:spacing w:val="-10"/>
                    <w:sz w:val="20"/>
                  </w:rPr>
                </w:rPrChange>
              </w:rPr>
              <w:t xml:space="preserve"> </w:t>
            </w:r>
            <w:r w:rsidRPr="001A436D">
              <w:rPr>
                <w:color w:val="344449"/>
                <w:sz w:val="20"/>
                <w:rPrChange w:id="1049" w:author="Vannieuwenhuyze Jorre" w:date="2025-03-27T14:21:00Z" w16du:dateUtc="2025-03-27T13:21:00Z">
                  <w:rPr>
                    <w:color w:val="344449"/>
                    <w:spacing w:val="-2"/>
                    <w:sz w:val="20"/>
                  </w:rPr>
                </w:rPrChange>
              </w:rPr>
              <w:t>gemeenten</w:t>
            </w:r>
            <w:r w:rsidRPr="001A436D">
              <w:rPr>
                <w:color w:val="344449"/>
                <w:sz w:val="20"/>
                <w:rPrChange w:id="1050" w:author="Vannieuwenhuyze Jorre" w:date="2025-03-27T14:21:00Z" w16du:dateUtc="2025-03-27T13:21:00Z">
                  <w:rPr>
                    <w:color w:val="344449"/>
                    <w:spacing w:val="-10"/>
                    <w:sz w:val="20"/>
                  </w:rPr>
                </w:rPrChange>
              </w:rPr>
              <w:t xml:space="preserve"> </w:t>
            </w:r>
            <w:del w:id="1051" w:author="Vannieuwenhuyze Jorre" w:date="2025-02-18T12:06:00Z" w16du:dateUtc="2025-02-18T11:06:00Z">
              <w:r w:rsidRPr="001A436D" w:rsidDel="00500AC7">
                <w:rPr>
                  <w:color w:val="344449"/>
                  <w:sz w:val="20"/>
                  <w:rPrChange w:id="1052" w:author="Vannieuwenhuyze Jorre" w:date="2025-03-27T14:21:00Z" w16du:dateUtc="2025-03-27T13:21:00Z">
                    <w:rPr>
                      <w:color w:val="344449"/>
                      <w:spacing w:val="-2"/>
                      <w:sz w:val="20"/>
                    </w:rPr>
                  </w:rPrChange>
                </w:rPr>
                <w:delText>als</w:delText>
              </w:r>
              <w:r w:rsidRPr="001A436D" w:rsidDel="00500AC7">
                <w:rPr>
                  <w:color w:val="344449"/>
                  <w:sz w:val="20"/>
                  <w:rPrChange w:id="1053" w:author="Vannieuwenhuyze Jorre" w:date="2025-03-27T14:21:00Z" w16du:dateUtc="2025-03-27T13:21:00Z">
                    <w:rPr>
                      <w:color w:val="344449"/>
                      <w:spacing w:val="-10"/>
                      <w:sz w:val="20"/>
                    </w:rPr>
                  </w:rPrChange>
                </w:rPr>
                <w:delText xml:space="preserve"> </w:delText>
              </w:r>
            </w:del>
            <w:ins w:id="1054" w:author="Vannieuwenhuyze Jorre" w:date="2025-02-18T12:06:00Z" w16du:dateUtc="2025-02-18T11:06:00Z">
              <w:r w:rsidR="00500AC7" w:rsidRPr="001A436D">
                <w:rPr>
                  <w:color w:val="344449"/>
                  <w:sz w:val="20"/>
                  <w:rPrChange w:id="1055" w:author="Vannieuwenhuyze Jorre" w:date="2025-03-27T14:21:00Z" w16du:dateUtc="2025-03-27T13:21:00Z">
                    <w:rPr>
                      <w:color w:val="344449"/>
                      <w:spacing w:val="-2"/>
                      <w:sz w:val="20"/>
                    </w:rPr>
                  </w:rPrChange>
                </w:rPr>
                <w:t>om informatie te geven over</w:t>
              </w:r>
              <w:r w:rsidR="00500AC7" w:rsidRPr="001A436D">
                <w:rPr>
                  <w:color w:val="344449"/>
                  <w:sz w:val="20"/>
                  <w:rPrChange w:id="1056" w:author="Vannieuwenhuyze Jorre" w:date="2025-03-27T14:21:00Z" w16du:dateUtc="2025-03-27T13:21:00Z">
                    <w:rPr>
                      <w:color w:val="344449"/>
                      <w:spacing w:val="-10"/>
                      <w:sz w:val="20"/>
                    </w:rPr>
                  </w:rPrChange>
                </w:rPr>
                <w:t xml:space="preserve"> </w:t>
              </w:r>
            </w:ins>
            <w:r w:rsidRPr="001A436D">
              <w:rPr>
                <w:color w:val="344449"/>
                <w:sz w:val="20"/>
                <w:rPrChange w:id="1057" w:author="Vannieuwenhuyze Jorre" w:date="2025-03-27T14:21:00Z" w16du:dateUtc="2025-03-27T13:21:00Z">
                  <w:rPr>
                    <w:color w:val="344449"/>
                    <w:spacing w:val="-2"/>
                    <w:sz w:val="20"/>
                  </w:rPr>
                </w:rPrChange>
              </w:rPr>
              <w:t>…</w:t>
            </w:r>
          </w:p>
          <w:p w14:paraId="25B3192D" w14:textId="77777777" w:rsidR="001E3564" w:rsidRPr="001A436D" w:rsidRDefault="002F5345">
            <w:pPr>
              <w:pStyle w:val="TableParagraph"/>
              <w:spacing w:before="0" w:line="249" w:lineRule="auto"/>
              <w:ind w:left="477" w:right="110" w:hanging="354"/>
              <w:jc w:val="left"/>
              <w:rPr>
                <w:sz w:val="20"/>
              </w:rPr>
            </w:pPr>
            <w:r w:rsidRPr="001A436D">
              <w:rPr>
                <w:rFonts w:ascii="Times New Roman" w:hAnsi="Times New Roman"/>
                <w:i/>
                <w:color w:val="344449"/>
                <w:sz w:val="20"/>
                <w:rPrChange w:id="1058" w:author="Vannieuwenhuyze Jorre" w:date="2025-03-27T14:21:00Z" w16du:dateUtc="2025-03-27T13:21:00Z">
                  <w:rPr>
                    <w:rFonts w:ascii="Times New Roman" w:hAnsi="Times New Roman"/>
                    <w:i/>
                    <w:color w:val="344449"/>
                    <w:spacing w:val="-6"/>
                    <w:sz w:val="20"/>
                  </w:rPr>
                </w:rPrChange>
              </w:rPr>
              <w:t>→</w:t>
            </w:r>
            <w:r w:rsidRPr="001A436D">
              <w:rPr>
                <w:rFonts w:ascii="Times New Roman" w:hAnsi="Times New Roman"/>
                <w:i/>
                <w:color w:val="344449"/>
                <w:sz w:val="20"/>
                <w:rPrChange w:id="1059" w:author="Vannieuwenhuyze Jorre" w:date="2025-03-27T14:21:00Z" w16du:dateUtc="2025-03-27T13:21:00Z">
                  <w:rPr>
                    <w:rFonts w:ascii="Times New Roman" w:hAnsi="Times New Roman"/>
                    <w:i/>
                    <w:color w:val="344449"/>
                    <w:spacing w:val="56"/>
                    <w:sz w:val="20"/>
                  </w:rPr>
                </w:rPrChange>
              </w:rPr>
              <w:t xml:space="preserve"> </w:t>
            </w:r>
            <w:r w:rsidRPr="001A436D">
              <w:rPr>
                <w:color w:val="344449"/>
                <w:sz w:val="20"/>
                <w:rPrChange w:id="1060" w:author="Vannieuwenhuyze Jorre" w:date="2025-03-27T14:21:00Z" w16du:dateUtc="2025-03-27T13:21:00Z">
                  <w:rPr>
                    <w:color w:val="344449"/>
                    <w:spacing w:val="-6"/>
                    <w:sz w:val="20"/>
                  </w:rPr>
                </w:rPrChange>
              </w:rPr>
              <w:t xml:space="preserve">Academische onderzoekers vragen cijfers over het aantal </w:t>
            </w:r>
            <w:proofErr w:type="spellStart"/>
            <w:r w:rsidRPr="001A436D">
              <w:rPr>
                <w:color w:val="344449"/>
                <w:sz w:val="20"/>
                <w:rPrChange w:id="1061" w:author="Vannieuwenhuyze Jorre" w:date="2025-03-27T14:21:00Z" w16du:dateUtc="2025-03-27T13:21:00Z">
                  <w:rPr>
                    <w:color w:val="344449"/>
                    <w:spacing w:val="-6"/>
                    <w:sz w:val="20"/>
                  </w:rPr>
                </w:rPrChange>
              </w:rPr>
              <w:t>inwo</w:t>
            </w:r>
            <w:proofErr w:type="spellEnd"/>
            <w:r w:rsidRPr="001A436D">
              <w:rPr>
                <w:color w:val="344449"/>
                <w:sz w:val="20"/>
                <w:rPrChange w:id="1062" w:author="Vannieuwenhuyze Jorre" w:date="2025-03-27T14:21:00Z" w16du:dateUtc="2025-03-27T13:21:00Z">
                  <w:rPr>
                    <w:color w:val="344449"/>
                    <w:spacing w:val="-6"/>
                    <w:sz w:val="20"/>
                  </w:rPr>
                </w:rPrChange>
              </w:rPr>
              <w:t xml:space="preserve">- </w:t>
            </w:r>
            <w:proofErr w:type="spellStart"/>
            <w:r w:rsidRPr="001A436D">
              <w:rPr>
                <w:color w:val="344449"/>
                <w:sz w:val="20"/>
                <w:rPrChange w:id="1063" w:author="Vannieuwenhuyze Jorre" w:date="2025-03-27T14:21:00Z" w16du:dateUtc="2025-03-27T13:21:00Z">
                  <w:rPr>
                    <w:color w:val="344449"/>
                    <w:spacing w:val="-4"/>
                    <w:sz w:val="20"/>
                  </w:rPr>
                </w:rPrChange>
              </w:rPr>
              <w:t>ners</w:t>
            </w:r>
            <w:proofErr w:type="spellEnd"/>
            <w:r w:rsidRPr="001A436D">
              <w:rPr>
                <w:color w:val="344449"/>
                <w:sz w:val="20"/>
                <w:rPrChange w:id="1064" w:author="Vannieuwenhuyze Jorre" w:date="2025-03-27T14:21:00Z" w16du:dateUtc="2025-03-27T13:21:00Z">
                  <w:rPr>
                    <w:color w:val="344449"/>
                    <w:spacing w:val="-10"/>
                    <w:sz w:val="20"/>
                  </w:rPr>
                </w:rPrChange>
              </w:rPr>
              <w:t xml:space="preserve"> </w:t>
            </w:r>
            <w:r w:rsidRPr="001A436D">
              <w:rPr>
                <w:color w:val="344449"/>
                <w:sz w:val="20"/>
                <w:rPrChange w:id="1065" w:author="Vannieuwenhuyze Jorre" w:date="2025-03-27T14:21:00Z" w16du:dateUtc="2025-03-27T13:21:00Z">
                  <w:rPr>
                    <w:color w:val="344449"/>
                    <w:spacing w:val="-4"/>
                    <w:sz w:val="20"/>
                  </w:rPr>
                </w:rPrChange>
              </w:rPr>
              <w:t>in</w:t>
            </w:r>
            <w:r w:rsidRPr="001A436D">
              <w:rPr>
                <w:color w:val="344449"/>
                <w:sz w:val="20"/>
                <w:rPrChange w:id="1066" w:author="Vannieuwenhuyze Jorre" w:date="2025-03-27T14:21:00Z" w16du:dateUtc="2025-03-27T13:21:00Z">
                  <w:rPr>
                    <w:color w:val="344449"/>
                    <w:spacing w:val="-10"/>
                    <w:sz w:val="20"/>
                  </w:rPr>
                </w:rPrChange>
              </w:rPr>
              <w:t xml:space="preserve"> </w:t>
            </w:r>
            <w:r w:rsidRPr="001A436D">
              <w:rPr>
                <w:color w:val="344449"/>
                <w:sz w:val="20"/>
                <w:rPrChange w:id="1067" w:author="Vannieuwenhuyze Jorre" w:date="2025-03-27T14:21:00Z" w16du:dateUtc="2025-03-27T13:21:00Z">
                  <w:rPr>
                    <w:color w:val="344449"/>
                    <w:spacing w:val="-4"/>
                    <w:sz w:val="20"/>
                  </w:rPr>
                </w:rPrChange>
              </w:rPr>
              <w:t>gemeenten</w:t>
            </w:r>
            <w:r w:rsidRPr="001A436D">
              <w:rPr>
                <w:color w:val="344449"/>
                <w:sz w:val="20"/>
                <w:rPrChange w:id="1068" w:author="Vannieuwenhuyze Jorre" w:date="2025-03-27T14:21:00Z" w16du:dateUtc="2025-03-27T13:21:00Z">
                  <w:rPr>
                    <w:color w:val="344449"/>
                    <w:spacing w:val="-10"/>
                    <w:sz w:val="20"/>
                  </w:rPr>
                </w:rPrChange>
              </w:rPr>
              <w:t xml:space="preserve"> </w:t>
            </w:r>
            <w:r w:rsidRPr="001A436D">
              <w:rPr>
                <w:color w:val="344449"/>
                <w:sz w:val="20"/>
                <w:rPrChange w:id="1069" w:author="Vannieuwenhuyze Jorre" w:date="2025-03-27T14:21:00Z" w16du:dateUtc="2025-03-27T13:21:00Z">
                  <w:rPr>
                    <w:color w:val="344449"/>
                    <w:spacing w:val="-4"/>
                    <w:sz w:val="20"/>
                  </w:rPr>
                </w:rPrChange>
              </w:rPr>
              <w:t>om</w:t>
            </w:r>
            <w:r w:rsidRPr="001A436D">
              <w:rPr>
                <w:color w:val="344449"/>
                <w:sz w:val="20"/>
                <w:rPrChange w:id="1070" w:author="Vannieuwenhuyze Jorre" w:date="2025-03-27T14:21:00Z" w16du:dateUtc="2025-03-27T13:21:00Z">
                  <w:rPr>
                    <w:color w:val="344449"/>
                    <w:spacing w:val="-10"/>
                    <w:sz w:val="20"/>
                  </w:rPr>
                </w:rPrChange>
              </w:rPr>
              <w:t xml:space="preserve"> </w:t>
            </w:r>
            <w:r w:rsidRPr="001A436D">
              <w:rPr>
                <w:color w:val="344449"/>
                <w:sz w:val="20"/>
                <w:rPrChange w:id="1071" w:author="Vannieuwenhuyze Jorre" w:date="2025-03-27T14:21:00Z" w16du:dateUtc="2025-03-27T13:21:00Z">
                  <w:rPr>
                    <w:color w:val="344449"/>
                    <w:spacing w:val="-4"/>
                    <w:sz w:val="20"/>
                  </w:rPr>
                </w:rPrChange>
              </w:rPr>
              <w:t>onderzoek</w:t>
            </w:r>
            <w:r w:rsidRPr="001A436D">
              <w:rPr>
                <w:color w:val="344449"/>
                <w:sz w:val="20"/>
                <w:rPrChange w:id="1072" w:author="Vannieuwenhuyze Jorre" w:date="2025-03-27T14:21:00Z" w16du:dateUtc="2025-03-27T13:21:00Z">
                  <w:rPr>
                    <w:color w:val="344449"/>
                    <w:spacing w:val="-10"/>
                    <w:sz w:val="20"/>
                  </w:rPr>
                </w:rPrChange>
              </w:rPr>
              <w:t xml:space="preserve"> </w:t>
            </w:r>
            <w:r w:rsidRPr="001A436D">
              <w:rPr>
                <w:color w:val="344449"/>
                <w:sz w:val="20"/>
                <w:rPrChange w:id="1073" w:author="Vannieuwenhuyze Jorre" w:date="2025-03-27T14:21:00Z" w16du:dateUtc="2025-03-27T13:21:00Z">
                  <w:rPr>
                    <w:color w:val="344449"/>
                    <w:spacing w:val="-4"/>
                    <w:sz w:val="20"/>
                  </w:rPr>
                </w:rPrChange>
              </w:rPr>
              <w:t>te</w:t>
            </w:r>
            <w:r w:rsidRPr="001A436D">
              <w:rPr>
                <w:color w:val="344449"/>
                <w:sz w:val="20"/>
                <w:rPrChange w:id="1074" w:author="Vannieuwenhuyze Jorre" w:date="2025-03-27T14:21:00Z" w16du:dateUtc="2025-03-27T13:21:00Z">
                  <w:rPr>
                    <w:color w:val="344449"/>
                    <w:spacing w:val="-10"/>
                    <w:sz w:val="20"/>
                  </w:rPr>
                </w:rPrChange>
              </w:rPr>
              <w:t xml:space="preserve"> </w:t>
            </w:r>
            <w:r w:rsidRPr="001A436D">
              <w:rPr>
                <w:color w:val="344449"/>
                <w:sz w:val="20"/>
                <w:rPrChange w:id="1075" w:author="Vannieuwenhuyze Jorre" w:date="2025-03-27T14:21:00Z" w16du:dateUtc="2025-03-27T13:21:00Z">
                  <w:rPr>
                    <w:color w:val="344449"/>
                    <w:spacing w:val="-4"/>
                    <w:sz w:val="20"/>
                  </w:rPr>
                </w:rPrChange>
              </w:rPr>
              <w:t>voeren</w:t>
            </w:r>
            <w:r w:rsidRPr="001A436D">
              <w:rPr>
                <w:color w:val="344449"/>
                <w:sz w:val="20"/>
                <w:rPrChange w:id="1076" w:author="Vannieuwenhuyze Jorre" w:date="2025-03-27T14:21:00Z" w16du:dateUtc="2025-03-27T13:21:00Z">
                  <w:rPr>
                    <w:color w:val="344449"/>
                    <w:spacing w:val="-10"/>
                    <w:sz w:val="20"/>
                  </w:rPr>
                </w:rPrChange>
              </w:rPr>
              <w:t xml:space="preserve"> </w:t>
            </w:r>
            <w:r w:rsidRPr="001A436D">
              <w:rPr>
                <w:color w:val="344449"/>
                <w:sz w:val="20"/>
                <w:rPrChange w:id="1077" w:author="Vannieuwenhuyze Jorre" w:date="2025-03-27T14:21:00Z" w16du:dateUtc="2025-03-27T13:21:00Z">
                  <w:rPr>
                    <w:color w:val="344449"/>
                    <w:spacing w:val="-4"/>
                    <w:sz w:val="20"/>
                  </w:rPr>
                </w:rPrChange>
              </w:rPr>
              <w:t>over</w:t>
            </w:r>
            <w:r w:rsidRPr="001A436D">
              <w:rPr>
                <w:color w:val="344449"/>
                <w:sz w:val="20"/>
                <w:rPrChange w:id="1078" w:author="Vannieuwenhuyze Jorre" w:date="2025-03-27T14:21:00Z" w16du:dateUtc="2025-03-27T13:21:00Z">
                  <w:rPr>
                    <w:color w:val="344449"/>
                    <w:spacing w:val="-9"/>
                    <w:sz w:val="20"/>
                  </w:rPr>
                </w:rPrChange>
              </w:rPr>
              <w:t xml:space="preserve"> </w:t>
            </w:r>
            <w:r w:rsidRPr="001A436D">
              <w:rPr>
                <w:color w:val="344449"/>
                <w:sz w:val="20"/>
                <w:rPrChange w:id="1079" w:author="Vannieuwenhuyze Jorre" w:date="2025-03-27T14:21:00Z" w16du:dateUtc="2025-03-27T13:21:00Z">
                  <w:rPr>
                    <w:color w:val="344449"/>
                    <w:spacing w:val="-4"/>
                    <w:sz w:val="20"/>
                  </w:rPr>
                </w:rPrChange>
              </w:rPr>
              <w:t>…</w:t>
            </w:r>
          </w:p>
          <w:p w14:paraId="25B3192E" w14:textId="77777777" w:rsidR="001E3564" w:rsidRPr="001A436D" w:rsidRDefault="002F5345">
            <w:pPr>
              <w:pStyle w:val="TableParagraph"/>
              <w:spacing w:before="0" w:line="230" w:lineRule="exact"/>
              <w:ind w:left="123"/>
              <w:jc w:val="left"/>
              <w:rPr>
                <w:sz w:val="20"/>
              </w:rPr>
            </w:pPr>
            <w:r w:rsidRPr="001A436D">
              <w:rPr>
                <w:rFonts w:ascii="Times New Roman" w:hAnsi="Times New Roman"/>
                <w:i/>
                <w:color w:val="344449"/>
                <w:w w:val="90"/>
                <w:sz w:val="20"/>
              </w:rPr>
              <w:t>→</w:t>
            </w:r>
            <w:r w:rsidRPr="001A436D">
              <w:rPr>
                <w:rFonts w:ascii="Times New Roman" w:hAnsi="Times New Roman"/>
                <w:i/>
                <w:color w:val="344449"/>
                <w:sz w:val="20"/>
                <w:rPrChange w:id="1080" w:author="Vannieuwenhuyze Jorre" w:date="2025-03-27T14:21:00Z" w16du:dateUtc="2025-03-27T13:21:00Z">
                  <w:rPr>
                    <w:rFonts w:ascii="Times New Roman" w:hAnsi="Times New Roman"/>
                    <w:i/>
                    <w:color w:val="344449"/>
                    <w:spacing w:val="36"/>
                    <w:sz w:val="20"/>
                  </w:rPr>
                </w:rPrChange>
              </w:rPr>
              <w:t xml:space="preserve">  </w:t>
            </w:r>
            <w:r w:rsidRPr="001A436D">
              <w:rPr>
                <w:color w:val="344449"/>
                <w:w w:val="90"/>
                <w:sz w:val="20"/>
                <w:rPrChange w:id="1081" w:author="Vannieuwenhuyze Jorre" w:date="2025-03-27T14:21:00Z" w16du:dateUtc="2025-03-27T13:21:00Z">
                  <w:rPr>
                    <w:color w:val="344449"/>
                    <w:spacing w:val="-10"/>
                    <w:w w:val="90"/>
                    <w:sz w:val="20"/>
                  </w:rPr>
                </w:rPrChange>
              </w:rPr>
              <w:t>…</w:t>
            </w:r>
          </w:p>
        </w:tc>
      </w:tr>
      <w:tr w:rsidR="001E3564" w:rsidRPr="001A436D" w14:paraId="25B31932" w14:textId="77777777" w:rsidTr="648813BB">
        <w:trPr>
          <w:trHeight w:val="436"/>
        </w:trPr>
        <w:tc>
          <w:tcPr>
            <w:tcW w:w="2076" w:type="dxa"/>
            <w:tcBorders>
              <w:top w:val="single" w:sz="4" w:space="0" w:color="FFFFFF" w:themeColor="background1"/>
              <w:bottom w:val="single" w:sz="4" w:space="0" w:color="FFFFFF" w:themeColor="background1"/>
              <w:right w:val="nil"/>
            </w:tcBorders>
            <w:shd w:val="clear" w:color="auto" w:fill="70A2B8"/>
          </w:tcPr>
          <w:p w14:paraId="25B31930" w14:textId="77777777" w:rsidR="001E3564" w:rsidRPr="001A436D" w:rsidRDefault="002F5345">
            <w:pPr>
              <w:pStyle w:val="TableParagraph"/>
              <w:spacing w:before="78"/>
              <w:ind w:left="122"/>
              <w:jc w:val="left"/>
              <w:rPr>
                <w:sz w:val="20"/>
              </w:rPr>
            </w:pPr>
            <w:r w:rsidRPr="001A436D">
              <w:rPr>
                <w:color w:val="FFFFFF"/>
                <w:w w:val="90"/>
                <w:sz w:val="20"/>
              </w:rPr>
              <w:t>Conceptuele</w:t>
            </w:r>
            <w:r w:rsidRPr="001A436D">
              <w:rPr>
                <w:color w:val="FFFFFF"/>
                <w:sz w:val="20"/>
                <w:rPrChange w:id="1082" w:author="Vannieuwenhuyze Jorre" w:date="2025-03-27T14:21:00Z" w16du:dateUtc="2025-03-27T13:21:00Z">
                  <w:rPr>
                    <w:color w:val="FFFFFF"/>
                    <w:spacing w:val="-2"/>
                    <w:sz w:val="20"/>
                  </w:rPr>
                </w:rPrChange>
              </w:rPr>
              <w:t xml:space="preserve"> definitie:</w:t>
            </w:r>
          </w:p>
        </w:tc>
        <w:tc>
          <w:tcPr>
            <w:tcW w:w="5853" w:type="dxa"/>
            <w:tcBorders>
              <w:top w:val="single" w:sz="4" w:space="0" w:color="FFFFFF" w:themeColor="background1"/>
              <w:left w:val="nil"/>
              <w:bottom w:val="single" w:sz="4" w:space="0" w:color="FFFFFF" w:themeColor="background1"/>
            </w:tcBorders>
            <w:shd w:val="clear" w:color="auto" w:fill="8ED2ED"/>
          </w:tcPr>
          <w:p w14:paraId="25B31931" w14:textId="77777777" w:rsidR="001E3564" w:rsidRPr="001A436D" w:rsidRDefault="002F5345">
            <w:pPr>
              <w:pStyle w:val="TableParagraph"/>
              <w:spacing w:before="78"/>
              <w:ind w:left="123"/>
              <w:jc w:val="left"/>
              <w:rPr>
                <w:sz w:val="20"/>
              </w:rPr>
            </w:pPr>
            <w:r w:rsidRPr="001A436D">
              <w:rPr>
                <w:color w:val="344449"/>
                <w:sz w:val="20"/>
                <w:rPrChange w:id="1083" w:author="Vannieuwenhuyze Jorre" w:date="2025-03-27T14:21:00Z" w16du:dateUtc="2025-03-27T13:21:00Z">
                  <w:rPr>
                    <w:color w:val="344449"/>
                    <w:spacing w:val="-8"/>
                    <w:sz w:val="20"/>
                  </w:rPr>
                </w:rPrChange>
              </w:rPr>
              <w:t>Aantal</w:t>
            </w:r>
            <w:r w:rsidRPr="001A436D">
              <w:rPr>
                <w:color w:val="344449"/>
                <w:sz w:val="20"/>
                <w:rPrChange w:id="1084" w:author="Vannieuwenhuyze Jorre" w:date="2025-03-27T14:21:00Z" w16du:dateUtc="2025-03-27T13:21:00Z">
                  <w:rPr>
                    <w:color w:val="344449"/>
                    <w:spacing w:val="2"/>
                    <w:sz w:val="20"/>
                  </w:rPr>
                </w:rPrChange>
              </w:rPr>
              <w:t xml:space="preserve"> </w:t>
            </w:r>
            <w:r w:rsidRPr="001A436D">
              <w:rPr>
                <w:color w:val="344449"/>
                <w:sz w:val="20"/>
                <w:rPrChange w:id="1085" w:author="Vannieuwenhuyze Jorre" w:date="2025-03-27T14:21:00Z" w16du:dateUtc="2025-03-27T13:21:00Z">
                  <w:rPr>
                    <w:color w:val="344449"/>
                    <w:spacing w:val="-8"/>
                    <w:sz w:val="20"/>
                  </w:rPr>
                </w:rPrChange>
              </w:rPr>
              <w:t>inwoners</w:t>
            </w:r>
            <w:r w:rsidRPr="001A436D">
              <w:rPr>
                <w:color w:val="344449"/>
                <w:sz w:val="20"/>
                <w:rPrChange w:id="1086" w:author="Vannieuwenhuyze Jorre" w:date="2025-03-27T14:21:00Z" w16du:dateUtc="2025-03-27T13:21:00Z">
                  <w:rPr>
                    <w:color w:val="344449"/>
                    <w:spacing w:val="2"/>
                    <w:sz w:val="20"/>
                  </w:rPr>
                </w:rPrChange>
              </w:rPr>
              <w:t xml:space="preserve"> </w:t>
            </w:r>
            <w:r w:rsidRPr="001A436D">
              <w:rPr>
                <w:color w:val="344449"/>
                <w:sz w:val="20"/>
                <w:rPrChange w:id="1087" w:author="Vannieuwenhuyze Jorre" w:date="2025-03-27T14:21:00Z" w16du:dateUtc="2025-03-27T13:21:00Z">
                  <w:rPr>
                    <w:color w:val="344449"/>
                    <w:spacing w:val="-8"/>
                    <w:sz w:val="20"/>
                  </w:rPr>
                </w:rPrChange>
              </w:rPr>
              <w:t>van</w:t>
            </w:r>
            <w:r w:rsidRPr="001A436D">
              <w:rPr>
                <w:color w:val="344449"/>
                <w:sz w:val="20"/>
                <w:rPrChange w:id="1088" w:author="Vannieuwenhuyze Jorre" w:date="2025-03-27T14:21:00Z" w16du:dateUtc="2025-03-27T13:21:00Z">
                  <w:rPr>
                    <w:color w:val="344449"/>
                    <w:spacing w:val="2"/>
                    <w:sz w:val="20"/>
                  </w:rPr>
                </w:rPrChange>
              </w:rPr>
              <w:t xml:space="preserve"> </w:t>
            </w:r>
            <w:r w:rsidRPr="001A436D">
              <w:rPr>
                <w:color w:val="344449"/>
                <w:sz w:val="20"/>
                <w:rPrChange w:id="1089" w:author="Vannieuwenhuyze Jorre" w:date="2025-03-27T14:21:00Z" w16du:dateUtc="2025-03-27T13:21:00Z">
                  <w:rPr>
                    <w:color w:val="344449"/>
                    <w:spacing w:val="-8"/>
                    <w:sz w:val="20"/>
                  </w:rPr>
                </w:rPrChange>
              </w:rPr>
              <w:t>de</w:t>
            </w:r>
            <w:r w:rsidRPr="001A436D">
              <w:rPr>
                <w:color w:val="344449"/>
                <w:sz w:val="20"/>
                <w:rPrChange w:id="1090" w:author="Vannieuwenhuyze Jorre" w:date="2025-03-27T14:21:00Z" w16du:dateUtc="2025-03-27T13:21:00Z">
                  <w:rPr>
                    <w:color w:val="344449"/>
                    <w:spacing w:val="3"/>
                    <w:sz w:val="20"/>
                  </w:rPr>
                </w:rPrChange>
              </w:rPr>
              <w:t xml:space="preserve"> </w:t>
            </w:r>
            <w:r w:rsidRPr="001A436D">
              <w:rPr>
                <w:color w:val="344449"/>
                <w:sz w:val="20"/>
                <w:rPrChange w:id="1091" w:author="Vannieuwenhuyze Jorre" w:date="2025-03-27T14:21:00Z" w16du:dateUtc="2025-03-27T13:21:00Z">
                  <w:rPr>
                    <w:color w:val="344449"/>
                    <w:spacing w:val="-8"/>
                    <w:sz w:val="20"/>
                  </w:rPr>
                </w:rPrChange>
              </w:rPr>
              <w:t>gemeente</w:t>
            </w:r>
            <w:r w:rsidRPr="001A436D">
              <w:rPr>
                <w:color w:val="344449"/>
                <w:sz w:val="20"/>
                <w:rPrChange w:id="1092" w:author="Vannieuwenhuyze Jorre" w:date="2025-03-27T14:21:00Z" w16du:dateUtc="2025-03-27T13:21:00Z">
                  <w:rPr>
                    <w:color w:val="344449"/>
                    <w:spacing w:val="2"/>
                    <w:sz w:val="20"/>
                  </w:rPr>
                </w:rPrChange>
              </w:rPr>
              <w:t xml:space="preserve"> </w:t>
            </w:r>
            <w:r w:rsidRPr="001A436D">
              <w:rPr>
                <w:color w:val="344449"/>
                <w:sz w:val="20"/>
                <w:rPrChange w:id="1093" w:author="Vannieuwenhuyze Jorre" w:date="2025-03-27T14:21:00Z" w16du:dateUtc="2025-03-27T13:21:00Z">
                  <w:rPr>
                    <w:color w:val="344449"/>
                    <w:spacing w:val="-8"/>
                    <w:sz w:val="20"/>
                  </w:rPr>
                </w:rPrChange>
              </w:rPr>
              <w:t>Antwerpen</w:t>
            </w:r>
            <w:r w:rsidRPr="001A436D">
              <w:rPr>
                <w:color w:val="344449"/>
                <w:sz w:val="20"/>
                <w:rPrChange w:id="1094" w:author="Vannieuwenhuyze Jorre" w:date="2025-03-27T14:21:00Z" w16du:dateUtc="2025-03-27T13:21:00Z">
                  <w:rPr>
                    <w:color w:val="344449"/>
                    <w:spacing w:val="2"/>
                    <w:sz w:val="20"/>
                  </w:rPr>
                </w:rPrChange>
              </w:rPr>
              <w:t xml:space="preserve"> </w:t>
            </w:r>
            <w:r w:rsidRPr="001A436D">
              <w:rPr>
                <w:color w:val="344449"/>
                <w:sz w:val="20"/>
                <w:rPrChange w:id="1095" w:author="Vannieuwenhuyze Jorre" w:date="2025-03-27T14:21:00Z" w16du:dateUtc="2025-03-27T13:21:00Z">
                  <w:rPr>
                    <w:color w:val="344449"/>
                    <w:spacing w:val="-8"/>
                    <w:sz w:val="20"/>
                  </w:rPr>
                </w:rPrChange>
              </w:rPr>
              <w:t>in</w:t>
            </w:r>
            <w:r w:rsidRPr="001A436D">
              <w:rPr>
                <w:color w:val="344449"/>
                <w:sz w:val="20"/>
                <w:rPrChange w:id="1096" w:author="Vannieuwenhuyze Jorre" w:date="2025-03-27T14:21:00Z" w16du:dateUtc="2025-03-27T13:21:00Z">
                  <w:rPr>
                    <w:color w:val="344449"/>
                    <w:spacing w:val="3"/>
                    <w:sz w:val="20"/>
                  </w:rPr>
                </w:rPrChange>
              </w:rPr>
              <w:t xml:space="preserve"> </w:t>
            </w:r>
            <w:r w:rsidRPr="001A436D">
              <w:rPr>
                <w:color w:val="344449"/>
                <w:sz w:val="20"/>
                <w:rPrChange w:id="1097" w:author="Vannieuwenhuyze Jorre" w:date="2025-03-27T14:21:00Z" w16du:dateUtc="2025-03-27T13:21:00Z">
                  <w:rPr>
                    <w:color w:val="344449"/>
                    <w:spacing w:val="-8"/>
                    <w:sz w:val="20"/>
                  </w:rPr>
                </w:rPrChange>
              </w:rPr>
              <w:t>2019</w:t>
            </w:r>
          </w:p>
        </w:tc>
      </w:tr>
      <w:tr w:rsidR="001E3564" w:rsidRPr="001A436D" w14:paraId="25B31935" w14:textId="77777777" w:rsidTr="648813BB">
        <w:trPr>
          <w:trHeight w:val="1153"/>
        </w:trPr>
        <w:tc>
          <w:tcPr>
            <w:tcW w:w="2076" w:type="dxa"/>
            <w:tcBorders>
              <w:top w:val="single" w:sz="4" w:space="0" w:color="FFFFFF" w:themeColor="background1"/>
              <w:bottom w:val="single" w:sz="4" w:space="0" w:color="FFFFFF" w:themeColor="background1"/>
              <w:right w:val="nil"/>
            </w:tcBorders>
            <w:shd w:val="clear" w:color="auto" w:fill="70A2B8"/>
          </w:tcPr>
          <w:p w14:paraId="25B31933" w14:textId="77777777" w:rsidR="001E3564" w:rsidRPr="001A436D" w:rsidRDefault="002F5345">
            <w:pPr>
              <w:pStyle w:val="TableParagraph"/>
              <w:spacing w:before="78"/>
              <w:ind w:left="122"/>
              <w:jc w:val="left"/>
              <w:rPr>
                <w:sz w:val="20"/>
              </w:rPr>
            </w:pPr>
            <w:r w:rsidRPr="001A436D">
              <w:rPr>
                <w:color w:val="FFFFFF"/>
                <w:w w:val="90"/>
                <w:sz w:val="20"/>
              </w:rPr>
              <w:t>Operationele</w:t>
            </w:r>
            <w:r w:rsidRPr="001A436D">
              <w:rPr>
                <w:color w:val="FFFFFF"/>
                <w:sz w:val="20"/>
                <w:rPrChange w:id="1098" w:author="Vannieuwenhuyze Jorre" w:date="2025-03-27T14:21:00Z" w16du:dateUtc="2025-03-27T13:21:00Z">
                  <w:rPr>
                    <w:color w:val="FFFFFF"/>
                    <w:spacing w:val="23"/>
                    <w:sz w:val="20"/>
                  </w:rPr>
                </w:rPrChange>
              </w:rPr>
              <w:t xml:space="preserve"> </w:t>
            </w:r>
            <w:r w:rsidRPr="001A436D">
              <w:rPr>
                <w:color w:val="FFFFFF"/>
                <w:sz w:val="20"/>
                <w:rPrChange w:id="1099" w:author="Vannieuwenhuyze Jorre" w:date="2025-03-27T14:21:00Z" w16du:dateUtc="2025-03-27T13:21:00Z">
                  <w:rPr>
                    <w:color w:val="FFFFFF"/>
                    <w:spacing w:val="-2"/>
                    <w:sz w:val="20"/>
                  </w:rPr>
                </w:rPrChange>
              </w:rPr>
              <w:t>definitie:</w:t>
            </w:r>
          </w:p>
        </w:tc>
        <w:tc>
          <w:tcPr>
            <w:tcW w:w="5853" w:type="dxa"/>
            <w:tcBorders>
              <w:top w:val="single" w:sz="4" w:space="0" w:color="FFFFFF" w:themeColor="background1"/>
              <w:left w:val="nil"/>
              <w:bottom w:val="single" w:sz="4" w:space="0" w:color="FFFFFF" w:themeColor="background1"/>
            </w:tcBorders>
            <w:shd w:val="clear" w:color="auto" w:fill="8ED2ED"/>
          </w:tcPr>
          <w:p w14:paraId="25B31934" w14:textId="6B833110" w:rsidR="001E3564" w:rsidRPr="001A436D" w:rsidRDefault="002F5345">
            <w:pPr>
              <w:pStyle w:val="TableParagraph"/>
              <w:spacing w:before="78" w:line="249" w:lineRule="auto"/>
              <w:ind w:left="123" w:right="110"/>
              <w:jc w:val="left"/>
              <w:rPr>
                <w:sz w:val="20"/>
              </w:rPr>
            </w:pPr>
            <w:r w:rsidRPr="001A436D">
              <w:rPr>
                <w:color w:val="344449"/>
                <w:sz w:val="20"/>
              </w:rPr>
              <w:t>De</w:t>
            </w:r>
            <w:r w:rsidRPr="001A436D">
              <w:rPr>
                <w:color w:val="344449"/>
                <w:sz w:val="20"/>
                <w:rPrChange w:id="1100" w:author="Vannieuwenhuyze Jorre" w:date="2025-03-27T14:21:00Z" w16du:dateUtc="2025-03-27T13:21:00Z">
                  <w:rPr>
                    <w:color w:val="344449"/>
                    <w:spacing w:val="-9"/>
                    <w:sz w:val="20"/>
                  </w:rPr>
                </w:rPrChange>
              </w:rPr>
              <w:t xml:space="preserve"> </w:t>
            </w:r>
            <w:r w:rsidRPr="001A436D">
              <w:rPr>
                <w:color w:val="344449"/>
                <w:sz w:val="20"/>
              </w:rPr>
              <w:t>grootte</w:t>
            </w:r>
            <w:r w:rsidRPr="001A436D">
              <w:rPr>
                <w:color w:val="344449"/>
                <w:sz w:val="20"/>
                <w:rPrChange w:id="1101" w:author="Vannieuwenhuyze Jorre" w:date="2025-03-27T14:21:00Z" w16du:dateUtc="2025-03-27T13:21:00Z">
                  <w:rPr>
                    <w:color w:val="344449"/>
                    <w:spacing w:val="-9"/>
                    <w:sz w:val="20"/>
                  </w:rPr>
                </w:rPrChange>
              </w:rPr>
              <w:t xml:space="preserve"> </w:t>
            </w:r>
            <w:r w:rsidRPr="001A436D">
              <w:rPr>
                <w:color w:val="344449"/>
                <w:sz w:val="20"/>
              </w:rPr>
              <w:t>van</w:t>
            </w:r>
            <w:r w:rsidRPr="001A436D">
              <w:rPr>
                <w:color w:val="344449"/>
                <w:sz w:val="20"/>
                <w:rPrChange w:id="1102" w:author="Vannieuwenhuyze Jorre" w:date="2025-03-27T14:21:00Z" w16du:dateUtc="2025-03-27T13:21:00Z">
                  <w:rPr>
                    <w:color w:val="344449"/>
                    <w:spacing w:val="-9"/>
                    <w:sz w:val="20"/>
                  </w:rPr>
                </w:rPrChange>
              </w:rPr>
              <w:t xml:space="preserve"> </w:t>
            </w:r>
            <w:r w:rsidRPr="001A436D">
              <w:rPr>
                <w:color w:val="344449"/>
                <w:sz w:val="20"/>
              </w:rPr>
              <w:t>de</w:t>
            </w:r>
            <w:r w:rsidRPr="001A436D">
              <w:rPr>
                <w:color w:val="344449"/>
                <w:sz w:val="20"/>
                <w:rPrChange w:id="1103" w:author="Vannieuwenhuyze Jorre" w:date="2025-03-27T14:21:00Z" w16du:dateUtc="2025-03-27T13:21:00Z">
                  <w:rPr>
                    <w:color w:val="344449"/>
                    <w:spacing w:val="-9"/>
                    <w:sz w:val="20"/>
                  </w:rPr>
                </w:rPrChange>
              </w:rPr>
              <w:t xml:space="preserve"> </w:t>
            </w:r>
            <w:r w:rsidRPr="001A436D">
              <w:rPr>
                <w:color w:val="344449"/>
                <w:sz w:val="20"/>
              </w:rPr>
              <w:t>wettelijke</w:t>
            </w:r>
            <w:r w:rsidRPr="001A436D">
              <w:rPr>
                <w:color w:val="344449"/>
                <w:sz w:val="20"/>
                <w:rPrChange w:id="1104" w:author="Vannieuwenhuyze Jorre" w:date="2025-03-27T14:21:00Z" w16du:dateUtc="2025-03-27T13:21:00Z">
                  <w:rPr>
                    <w:color w:val="344449"/>
                    <w:spacing w:val="-9"/>
                    <w:sz w:val="20"/>
                  </w:rPr>
                </w:rPrChange>
              </w:rPr>
              <w:t xml:space="preserve"> </w:t>
            </w:r>
            <w:r w:rsidRPr="001A436D">
              <w:rPr>
                <w:color w:val="344449"/>
                <w:sz w:val="20"/>
              </w:rPr>
              <w:t>bevolking</w:t>
            </w:r>
            <w:r w:rsidRPr="001A436D">
              <w:rPr>
                <w:color w:val="344449"/>
                <w:sz w:val="20"/>
                <w:rPrChange w:id="1105" w:author="Vannieuwenhuyze Jorre" w:date="2025-03-27T14:21:00Z" w16du:dateUtc="2025-03-27T13:21:00Z">
                  <w:rPr>
                    <w:color w:val="344449"/>
                    <w:spacing w:val="-9"/>
                    <w:sz w:val="20"/>
                  </w:rPr>
                </w:rPrChange>
              </w:rPr>
              <w:t xml:space="preserve"> </w:t>
            </w:r>
            <w:r w:rsidRPr="001A436D">
              <w:rPr>
                <w:color w:val="344449"/>
                <w:sz w:val="20"/>
              </w:rPr>
              <w:t>op</w:t>
            </w:r>
            <w:r w:rsidRPr="001A436D">
              <w:rPr>
                <w:color w:val="344449"/>
                <w:sz w:val="20"/>
                <w:rPrChange w:id="1106" w:author="Vannieuwenhuyze Jorre" w:date="2025-03-27T14:21:00Z" w16du:dateUtc="2025-03-27T13:21:00Z">
                  <w:rPr>
                    <w:color w:val="344449"/>
                    <w:spacing w:val="-9"/>
                    <w:sz w:val="20"/>
                  </w:rPr>
                </w:rPrChange>
              </w:rPr>
              <w:t xml:space="preserve"> </w:t>
            </w:r>
            <w:r w:rsidRPr="001A436D">
              <w:rPr>
                <w:color w:val="344449"/>
                <w:sz w:val="20"/>
              </w:rPr>
              <w:t>1</w:t>
            </w:r>
            <w:r w:rsidRPr="001A436D">
              <w:rPr>
                <w:color w:val="344449"/>
                <w:sz w:val="20"/>
                <w:rPrChange w:id="1107" w:author="Vannieuwenhuyze Jorre" w:date="2025-03-27T14:21:00Z" w16du:dateUtc="2025-03-27T13:21:00Z">
                  <w:rPr>
                    <w:color w:val="344449"/>
                    <w:spacing w:val="-9"/>
                    <w:sz w:val="20"/>
                  </w:rPr>
                </w:rPrChange>
              </w:rPr>
              <w:t xml:space="preserve"> </w:t>
            </w:r>
            <w:r w:rsidRPr="001A436D">
              <w:rPr>
                <w:color w:val="344449"/>
                <w:sz w:val="20"/>
              </w:rPr>
              <w:t>januari</w:t>
            </w:r>
            <w:r w:rsidRPr="001A436D">
              <w:rPr>
                <w:color w:val="344449"/>
                <w:sz w:val="20"/>
                <w:rPrChange w:id="1108" w:author="Vannieuwenhuyze Jorre" w:date="2025-03-27T14:21:00Z" w16du:dateUtc="2025-03-27T13:21:00Z">
                  <w:rPr>
                    <w:color w:val="344449"/>
                    <w:spacing w:val="-9"/>
                    <w:sz w:val="20"/>
                  </w:rPr>
                </w:rPrChange>
              </w:rPr>
              <w:t xml:space="preserve"> </w:t>
            </w:r>
            <w:r w:rsidRPr="001A436D">
              <w:rPr>
                <w:color w:val="344449"/>
                <w:sz w:val="20"/>
              </w:rPr>
              <w:t>2019</w:t>
            </w:r>
            <w:r w:rsidRPr="001A436D">
              <w:rPr>
                <w:color w:val="344449"/>
                <w:sz w:val="20"/>
                <w:rPrChange w:id="1109" w:author="Vannieuwenhuyze Jorre" w:date="2025-03-27T14:21:00Z" w16du:dateUtc="2025-03-27T13:21:00Z">
                  <w:rPr>
                    <w:color w:val="344449"/>
                    <w:spacing w:val="-9"/>
                    <w:sz w:val="20"/>
                  </w:rPr>
                </w:rPrChange>
              </w:rPr>
              <w:t xml:space="preserve"> </w:t>
            </w:r>
            <w:ins w:id="1110" w:author="Vannieuwenhuyze Jorre" w:date="2025-02-18T12:06:00Z" w16du:dateUtc="2025-02-18T11:06:00Z">
              <w:r w:rsidR="000927AB" w:rsidRPr="001A436D">
                <w:rPr>
                  <w:color w:val="344449"/>
                  <w:sz w:val="20"/>
                  <w:rPrChange w:id="1111" w:author="Vannieuwenhuyze Jorre" w:date="2025-03-27T14:21:00Z" w16du:dateUtc="2025-03-27T13:21:00Z">
                    <w:rPr>
                      <w:color w:val="344449"/>
                      <w:spacing w:val="-9"/>
                      <w:sz w:val="20"/>
                    </w:rPr>
                  </w:rPrChange>
                </w:rPr>
                <w:t xml:space="preserve">0.00 uur </w:t>
              </w:r>
            </w:ins>
            <w:r w:rsidRPr="001A436D">
              <w:rPr>
                <w:color w:val="344449"/>
                <w:sz w:val="20"/>
              </w:rPr>
              <w:t>in</w:t>
            </w:r>
            <w:r w:rsidRPr="001A436D">
              <w:rPr>
                <w:color w:val="344449"/>
                <w:sz w:val="20"/>
                <w:rPrChange w:id="1112" w:author="Vannieuwenhuyze Jorre" w:date="2025-03-27T14:21:00Z" w16du:dateUtc="2025-03-27T13:21:00Z">
                  <w:rPr>
                    <w:color w:val="344449"/>
                    <w:spacing w:val="-9"/>
                    <w:sz w:val="20"/>
                  </w:rPr>
                </w:rPrChange>
              </w:rPr>
              <w:t xml:space="preserve"> </w:t>
            </w:r>
            <w:r w:rsidRPr="001A436D">
              <w:rPr>
                <w:color w:val="344449"/>
                <w:sz w:val="20"/>
              </w:rPr>
              <w:t xml:space="preserve">de </w:t>
            </w:r>
            <w:r w:rsidRPr="001A436D">
              <w:rPr>
                <w:color w:val="344449"/>
                <w:sz w:val="20"/>
                <w:rPrChange w:id="1113" w:author="Vannieuwenhuyze Jorre" w:date="2025-03-27T14:21:00Z" w16du:dateUtc="2025-03-27T13:21:00Z">
                  <w:rPr>
                    <w:color w:val="344449"/>
                    <w:spacing w:val="-4"/>
                    <w:sz w:val="20"/>
                  </w:rPr>
                </w:rPrChange>
              </w:rPr>
              <w:t>gemeente</w:t>
            </w:r>
            <w:r w:rsidRPr="001A436D">
              <w:rPr>
                <w:color w:val="344449"/>
                <w:sz w:val="20"/>
                <w:rPrChange w:id="1114" w:author="Vannieuwenhuyze Jorre" w:date="2025-03-27T14:21:00Z" w16du:dateUtc="2025-03-27T13:21:00Z">
                  <w:rPr>
                    <w:color w:val="344449"/>
                    <w:spacing w:val="-10"/>
                    <w:sz w:val="20"/>
                  </w:rPr>
                </w:rPrChange>
              </w:rPr>
              <w:t xml:space="preserve"> </w:t>
            </w:r>
            <w:r w:rsidRPr="001A436D">
              <w:rPr>
                <w:color w:val="344449"/>
                <w:sz w:val="20"/>
                <w:rPrChange w:id="1115" w:author="Vannieuwenhuyze Jorre" w:date="2025-03-27T14:21:00Z" w16du:dateUtc="2025-03-27T13:21:00Z">
                  <w:rPr>
                    <w:color w:val="344449"/>
                    <w:spacing w:val="-4"/>
                    <w:sz w:val="20"/>
                  </w:rPr>
                </w:rPrChange>
              </w:rPr>
              <w:t>Antwerpen</w:t>
            </w:r>
            <w:r w:rsidRPr="001A436D">
              <w:rPr>
                <w:color w:val="344449"/>
                <w:sz w:val="20"/>
                <w:rPrChange w:id="1116" w:author="Vannieuwenhuyze Jorre" w:date="2025-03-27T14:21:00Z" w16du:dateUtc="2025-03-27T13:21:00Z">
                  <w:rPr>
                    <w:color w:val="344449"/>
                    <w:spacing w:val="-10"/>
                    <w:sz w:val="20"/>
                  </w:rPr>
                </w:rPrChange>
              </w:rPr>
              <w:t xml:space="preserve"> </w:t>
            </w:r>
            <w:r w:rsidRPr="001A436D">
              <w:rPr>
                <w:color w:val="344449"/>
                <w:sz w:val="20"/>
                <w:rPrChange w:id="1117" w:author="Vannieuwenhuyze Jorre" w:date="2025-03-27T14:21:00Z" w16du:dateUtc="2025-03-27T13:21:00Z">
                  <w:rPr>
                    <w:color w:val="344449"/>
                    <w:spacing w:val="-4"/>
                    <w:sz w:val="20"/>
                  </w:rPr>
                </w:rPrChange>
              </w:rPr>
              <w:t>(</w:t>
            </w:r>
            <w:proofErr w:type="spellStart"/>
            <w:r w:rsidRPr="001A436D">
              <w:rPr>
                <w:color w:val="344449"/>
                <w:sz w:val="20"/>
                <w:rPrChange w:id="1118" w:author="Vannieuwenhuyze Jorre" w:date="2025-03-27T14:21:00Z" w16du:dateUtc="2025-03-27T13:21:00Z">
                  <w:rPr>
                    <w:color w:val="344449"/>
                    <w:spacing w:val="-4"/>
                    <w:sz w:val="20"/>
                  </w:rPr>
                </w:rPrChange>
              </w:rPr>
              <w:t>Statbel</w:t>
            </w:r>
            <w:proofErr w:type="spellEnd"/>
            <w:r w:rsidRPr="001A436D">
              <w:rPr>
                <w:color w:val="344449"/>
                <w:sz w:val="20"/>
                <w:rPrChange w:id="1119" w:author="Vannieuwenhuyze Jorre" w:date="2025-03-27T14:21:00Z" w16du:dateUtc="2025-03-27T13:21:00Z">
                  <w:rPr>
                    <w:color w:val="344449"/>
                    <w:spacing w:val="-10"/>
                    <w:sz w:val="20"/>
                  </w:rPr>
                </w:rPrChange>
              </w:rPr>
              <w:t xml:space="preserve"> </w:t>
            </w:r>
            <w:r w:rsidRPr="001A436D">
              <w:rPr>
                <w:color w:val="344449"/>
                <w:sz w:val="20"/>
                <w:rPrChange w:id="1120" w:author="Vannieuwenhuyze Jorre" w:date="2025-03-27T14:21:00Z" w16du:dateUtc="2025-03-27T13:21:00Z">
                  <w:rPr>
                    <w:color w:val="344449"/>
                    <w:spacing w:val="-4"/>
                    <w:sz w:val="20"/>
                  </w:rPr>
                </w:rPrChange>
              </w:rPr>
              <w:t>NIS-code</w:t>
            </w:r>
            <w:r w:rsidRPr="001A436D">
              <w:rPr>
                <w:color w:val="344449"/>
                <w:sz w:val="20"/>
                <w:rPrChange w:id="1121" w:author="Vannieuwenhuyze Jorre" w:date="2025-03-27T14:21:00Z" w16du:dateUtc="2025-03-27T13:21:00Z">
                  <w:rPr>
                    <w:color w:val="344449"/>
                    <w:spacing w:val="-10"/>
                    <w:sz w:val="20"/>
                  </w:rPr>
                </w:rPrChange>
              </w:rPr>
              <w:t xml:space="preserve"> </w:t>
            </w:r>
            <w:r w:rsidRPr="001A436D">
              <w:rPr>
                <w:color w:val="344449"/>
                <w:sz w:val="20"/>
                <w:rPrChange w:id="1122" w:author="Vannieuwenhuyze Jorre" w:date="2025-03-27T14:21:00Z" w16du:dateUtc="2025-03-27T13:21:00Z">
                  <w:rPr>
                    <w:color w:val="344449"/>
                    <w:spacing w:val="-4"/>
                    <w:sz w:val="20"/>
                  </w:rPr>
                </w:rPrChange>
              </w:rPr>
              <w:t>11002</w:t>
            </w:r>
            <w:r w:rsidRPr="001A436D">
              <w:rPr>
                <w:color w:val="344449"/>
                <w:sz w:val="20"/>
                <w:rPrChange w:id="1123" w:author="Vannieuwenhuyze Jorre" w:date="2025-03-27T14:21:00Z" w16du:dateUtc="2025-03-27T13:21:00Z">
                  <w:rPr>
                    <w:color w:val="344449"/>
                    <w:spacing w:val="-10"/>
                    <w:sz w:val="20"/>
                  </w:rPr>
                </w:rPrChange>
              </w:rPr>
              <w:t xml:space="preserve"> </w:t>
            </w:r>
            <w:r w:rsidRPr="001A436D">
              <w:rPr>
                <w:color w:val="344449"/>
                <w:sz w:val="20"/>
                <w:rPrChange w:id="1124" w:author="Vannieuwenhuyze Jorre" w:date="2025-03-27T14:21:00Z" w16du:dateUtc="2025-03-27T13:21:00Z">
                  <w:rPr>
                    <w:color w:val="344449"/>
                    <w:spacing w:val="-4"/>
                    <w:sz w:val="20"/>
                  </w:rPr>
                </w:rPrChange>
              </w:rPr>
              <w:t>in</w:t>
            </w:r>
            <w:r w:rsidRPr="001A436D">
              <w:rPr>
                <w:color w:val="344449"/>
                <w:sz w:val="20"/>
                <w:rPrChange w:id="1125" w:author="Vannieuwenhuyze Jorre" w:date="2025-03-27T14:21:00Z" w16du:dateUtc="2025-03-27T13:21:00Z">
                  <w:rPr>
                    <w:color w:val="344449"/>
                    <w:spacing w:val="-10"/>
                    <w:sz w:val="20"/>
                  </w:rPr>
                </w:rPrChange>
              </w:rPr>
              <w:t xml:space="preserve"> </w:t>
            </w:r>
            <w:r w:rsidRPr="001A436D">
              <w:rPr>
                <w:color w:val="344449"/>
                <w:sz w:val="20"/>
                <w:rPrChange w:id="1126" w:author="Vannieuwenhuyze Jorre" w:date="2025-03-27T14:21:00Z" w16du:dateUtc="2025-03-27T13:21:00Z">
                  <w:rPr>
                    <w:color w:val="344449"/>
                    <w:spacing w:val="-4"/>
                    <w:sz w:val="20"/>
                  </w:rPr>
                </w:rPrChange>
              </w:rPr>
              <w:t>2019).</w:t>
            </w:r>
            <w:r w:rsidRPr="001A436D">
              <w:rPr>
                <w:color w:val="344449"/>
                <w:sz w:val="20"/>
                <w:rPrChange w:id="1127" w:author="Vannieuwenhuyze Jorre" w:date="2025-03-27T14:21:00Z" w16du:dateUtc="2025-03-27T13:21:00Z">
                  <w:rPr>
                    <w:color w:val="344449"/>
                    <w:spacing w:val="6"/>
                    <w:sz w:val="20"/>
                  </w:rPr>
                </w:rPrChange>
              </w:rPr>
              <w:t xml:space="preserve"> </w:t>
            </w:r>
            <w:r w:rsidRPr="001A436D">
              <w:rPr>
                <w:color w:val="344449"/>
                <w:sz w:val="20"/>
                <w:rPrChange w:id="1128" w:author="Vannieuwenhuyze Jorre" w:date="2025-03-27T14:21:00Z" w16du:dateUtc="2025-03-27T13:21:00Z">
                  <w:rPr>
                    <w:color w:val="344449"/>
                    <w:spacing w:val="-4"/>
                    <w:sz w:val="20"/>
                  </w:rPr>
                </w:rPrChange>
              </w:rPr>
              <w:t>De</w:t>
            </w:r>
            <w:r w:rsidRPr="001A436D">
              <w:rPr>
                <w:color w:val="344449"/>
                <w:sz w:val="20"/>
                <w:rPrChange w:id="1129" w:author="Vannieuwenhuyze Jorre" w:date="2025-03-27T14:21:00Z" w16du:dateUtc="2025-03-27T13:21:00Z">
                  <w:rPr>
                    <w:color w:val="344449"/>
                    <w:spacing w:val="-10"/>
                    <w:sz w:val="20"/>
                  </w:rPr>
                </w:rPrChange>
              </w:rPr>
              <w:t xml:space="preserve"> </w:t>
            </w:r>
            <w:r w:rsidRPr="001A436D">
              <w:rPr>
                <w:color w:val="344449"/>
                <w:sz w:val="20"/>
                <w:rPrChange w:id="1130" w:author="Vannieuwenhuyze Jorre" w:date="2025-03-27T14:21:00Z" w16du:dateUtc="2025-03-27T13:21:00Z">
                  <w:rPr>
                    <w:color w:val="344449"/>
                    <w:spacing w:val="-4"/>
                    <w:sz w:val="20"/>
                  </w:rPr>
                </w:rPrChange>
              </w:rPr>
              <w:t xml:space="preserve">data </w:t>
            </w:r>
            <w:r w:rsidRPr="001A436D">
              <w:rPr>
                <w:color w:val="344449"/>
                <w:sz w:val="20"/>
                <w:rPrChange w:id="1131" w:author="Vannieuwenhuyze Jorre" w:date="2025-03-27T14:21:00Z" w16du:dateUtc="2025-03-27T13:21:00Z">
                  <w:rPr>
                    <w:color w:val="344449"/>
                    <w:spacing w:val="-6"/>
                    <w:sz w:val="20"/>
                  </w:rPr>
                </w:rPrChange>
              </w:rPr>
              <w:t>worden</w:t>
            </w:r>
            <w:r w:rsidRPr="001A436D">
              <w:rPr>
                <w:color w:val="344449"/>
                <w:sz w:val="20"/>
                <w:rPrChange w:id="1132" w:author="Vannieuwenhuyze Jorre" w:date="2025-03-27T14:21:00Z" w16du:dateUtc="2025-03-27T13:21:00Z">
                  <w:rPr>
                    <w:color w:val="344449"/>
                    <w:spacing w:val="-8"/>
                    <w:sz w:val="20"/>
                  </w:rPr>
                </w:rPrChange>
              </w:rPr>
              <w:t xml:space="preserve"> </w:t>
            </w:r>
            <w:r w:rsidRPr="001A436D">
              <w:rPr>
                <w:color w:val="344449"/>
                <w:sz w:val="20"/>
                <w:rPrChange w:id="1133" w:author="Vannieuwenhuyze Jorre" w:date="2025-03-27T14:21:00Z" w16du:dateUtc="2025-03-27T13:21:00Z">
                  <w:rPr>
                    <w:color w:val="344449"/>
                    <w:spacing w:val="-6"/>
                    <w:sz w:val="20"/>
                  </w:rPr>
                </w:rPrChange>
              </w:rPr>
              <w:t>aangeleverd</w:t>
            </w:r>
            <w:r w:rsidRPr="001A436D">
              <w:rPr>
                <w:color w:val="344449"/>
                <w:sz w:val="20"/>
                <w:rPrChange w:id="1134" w:author="Vannieuwenhuyze Jorre" w:date="2025-03-27T14:21:00Z" w16du:dateUtc="2025-03-27T13:21:00Z">
                  <w:rPr>
                    <w:color w:val="344449"/>
                    <w:spacing w:val="-8"/>
                    <w:sz w:val="20"/>
                  </w:rPr>
                </w:rPrChange>
              </w:rPr>
              <w:t xml:space="preserve"> </w:t>
            </w:r>
            <w:r w:rsidRPr="001A436D">
              <w:rPr>
                <w:color w:val="344449"/>
                <w:sz w:val="20"/>
                <w:rPrChange w:id="1135" w:author="Vannieuwenhuyze Jorre" w:date="2025-03-27T14:21:00Z" w16du:dateUtc="2025-03-27T13:21:00Z">
                  <w:rPr>
                    <w:color w:val="344449"/>
                    <w:spacing w:val="-6"/>
                    <w:sz w:val="20"/>
                  </w:rPr>
                </w:rPrChange>
              </w:rPr>
              <w:t>door</w:t>
            </w:r>
            <w:r w:rsidRPr="001A436D">
              <w:rPr>
                <w:color w:val="344449"/>
                <w:sz w:val="20"/>
                <w:rPrChange w:id="1136" w:author="Vannieuwenhuyze Jorre" w:date="2025-03-27T14:21:00Z" w16du:dateUtc="2025-03-27T13:21:00Z">
                  <w:rPr>
                    <w:color w:val="344449"/>
                    <w:spacing w:val="-8"/>
                    <w:sz w:val="20"/>
                  </w:rPr>
                </w:rPrChange>
              </w:rPr>
              <w:t xml:space="preserve"> </w:t>
            </w:r>
            <w:proofErr w:type="spellStart"/>
            <w:r w:rsidRPr="001A436D">
              <w:rPr>
                <w:color w:val="344449"/>
                <w:sz w:val="20"/>
                <w:rPrChange w:id="1137" w:author="Vannieuwenhuyze Jorre" w:date="2025-03-27T14:21:00Z" w16du:dateUtc="2025-03-27T13:21:00Z">
                  <w:rPr>
                    <w:color w:val="344449"/>
                    <w:spacing w:val="-6"/>
                    <w:sz w:val="20"/>
                  </w:rPr>
                </w:rPrChange>
              </w:rPr>
              <w:t>Statbel</w:t>
            </w:r>
            <w:proofErr w:type="spellEnd"/>
            <w:r w:rsidRPr="001A436D">
              <w:rPr>
                <w:color w:val="344449"/>
                <w:sz w:val="20"/>
                <w:rPrChange w:id="1138" w:author="Vannieuwenhuyze Jorre" w:date="2025-03-27T14:21:00Z" w16du:dateUtc="2025-03-27T13:21:00Z">
                  <w:rPr>
                    <w:color w:val="344449"/>
                    <w:spacing w:val="-8"/>
                    <w:sz w:val="20"/>
                  </w:rPr>
                </w:rPrChange>
              </w:rPr>
              <w:t xml:space="preserve"> </w:t>
            </w:r>
            <w:r w:rsidRPr="001A436D">
              <w:rPr>
                <w:color w:val="344449"/>
                <w:sz w:val="20"/>
                <w:rPrChange w:id="1139" w:author="Vannieuwenhuyze Jorre" w:date="2025-03-27T14:21:00Z" w16du:dateUtc="2025-03-27T13:21:00Z">
                  <w:rPr>
                    <w:color w:val="344449"/>
                    <w:spacing w:val="-6"/>
                    <w:sz w:val="20"/>
                  </w:rPr>
                </w:rPrChange>
              </w:rPr>
              <w:t>op</w:t>
            </w:r>
            <w:r w:rsidRPr="001A436D">
              <w:rPr>
                <w:color w:val="344449"/>
                <w:sz w:val="20"/>
                <w:rPrChange w:id="1140" w:author="Vannieuwenhuyze Jorre" w:date="2025-03-27T14:21:00Z" w16du:dateUtc="2025-03-27T13:21:00Z">
                  <w:rPr>
                    <w:color w:val="344449"/>
                    <w:spacing w:val="-8"/>
                    <w:sz w:val="20"/>
                  </w:rPr>
                </w:rPrChange>
              </w:rPr>
              <w:t xml:space="preserve"> </w:t>
            </w:r>
            <w:r w:rsidRPr="001A436D">
              <w:rPr>
                <w:color w:val="344449"/>
                <w:sz w:val="20"/>
                <w:rPrChange w:id="1141" w:author="Vannieuwenhuyze Jorre" w:date="2025-03-27T14:21:00Z" w16du:dateUtc="2025-03-27T13:21:00Z">
                  <w:rPr>
                    <w:color w:val="344449"/>
                    <w:spacing w:val="-6"/>
                    <w:sz w:val="20"/>
                  </w:rPr>
                </w:rPrChange>
              </w:rPr>
              <w:t>basis</w:t>
            </w:r>
            <w:r w:rsidRPr="001A436D">
              <w:rPr>
                <w:color w:val="344449"/>
                <w:sz w:val="20"/>
                <w:rPrChange w:id="1142" w:author="Vannieuwenhuyze Jorre" w:date="2025-03-27T14:21:00Z" w16du:dateUtc="2025-03-27T13:21:00Z">
                  <w:rPr>
                    <w:color w:val="344449"/>
                    <w:spacing w:val="-8"/>
                    <w:sz w:val="20"/>
                  </w:rPr>
                </w:rPrChange>
              </w:rPr>
              <w:t xml:space="preserve"> </w:t>
            </w:r>
            <w:r w:rsidRPr="001A436D">
              <w:rPr>
                <w:color w:val="344449"/>
                <w:sz w:val="20"/>
                <w:rPrChange w:id="1143" w:author="Vannieuwenhuyze Jorre" w:date="2025-03-27T14:21:00Z" w16du:dateUtc="2025-03-27T13:21:00Z">
                  <w:rPr>
                    <w:color w:val="344449"/>
                    <w:spacing w:val="-6"/>
                    <w:sz w:val="20"/>
                  </w:rPr>
                </w:rPrChange>
              </w:rPr>
              <w:t>van</w:t>
            </w:r>
            <w:r w:rsidRPr="001A436D">
              <w:rPr>
                <w:color w:val="344449"/>
                <w:sz w:val="20"/>
                <w:rPrChange w:id="1144" w:author="Vannieuwenhuyze Jorre" w:date="2025-03-27T14:21:00Z" w16du:dateUtc="2025-03-27T13:21:00Z">
                  <w:rPr>
                    <w:color w:val="344449"/>
                    <w:spacing w:val="-8"/>
                    <w:sz w:val="20"/>
                  </w:rPr>
                </w:rPrChange>
              </w:rPr>
              <w:t xml:space="preserve"> </w:t>
            </w:r>
            <w:r w:rsidRPr="001A436D">
              <w:rPr>
                <w:color w:val="344449"/>
                <w:sz w:val="20"/>
                <w:rPrChange w:id="1145" w:author="Vannieuwenhuyze Jorre" w:date="2025-03-27T14:21:00Z" w16du:dateUtc="2025-03-27T13:21:00Z">
                  <w:rPr>
                    <w:color w:val="344449"/>
                    <w:spacing w:val="-6"/>
                    <w:sz w:val="20"/>
                  </w:rPr>
                </w:rPrChange>
              </w:rPr>
              <w:t>het</w:t>
            </w:r>
            <w:r w:rsidRPr="001A436D">
              <w:rPr>
                <w:color w:val="344449"/>
                <w:sz w:val="20"/>
                <w:rPrChange w:id="1146" w:author="Vannieuwenhuyze Jorre" w:date="2025-03-27T14:21:00Z" w16du:dateUtc="2025-03-27T13:21:00Z">
                  <w:rPr>
                    <w:color w:val="344449"/>
                    <w:spacing w:val="-8"/>
                    <w:sz w:val="20"/>
                  </w:rPr>
                </w:rPrChange>
              </w:rPr>
              <w:t xml:space="preserve"> </w:t>
            </w:r>
            <w:r w:rsidRPr="001A436D">
              <w:rPr>
                <w:color w:val="344449"/>
                <w:sz w:val="20"/>
                <w:rPrChange w:id="1147" w:author="Vannieuwenhuyze Jorre" w:date="2025-03-27T14:21:00Z" w16du:dateUtc="2025-03-27T13:21:00Z">
                  <w:rPr>
                    <w:color w:val="344449"/>
                    <w:spacing w:val="-6"/>
                    <w:sz w:val="20"/>
                  </w:rPr>
                </w:rPrChange>
              </w:rPr>
              <w:t>Rijkregister</w:t>
            </w:r>
            <w:r w:rsidRPr="001A436D">
              <w:rPr>
                <w:color w:val="344449"/>
                <w:sz w:val="20"/>
                <w:rPrChange w:id="1148" w:author="Vannieuwenhuyze Jorre" w:date="2025-03-27T14:21:00Z" w16du:dateUtc="2025-03-27T13:21:00Z">
                  <w:rPr>
                    <w:color w:val="344449"/>
                    <w:spacing w:val="-8"/>
                    <w:sz w:val="20"/>
                  </w:rPr>
                </w:rPrChange>
              </w:rPr>
              <w:t xml:space="preserve"> </w:t>
            </w:r>
            <w:r w:rsidRPr="001A436D">
              <w:rPr>
                <w:color w:val="344449"/>
                <w:sz w:val="20"/>
                <w:rPrChange w:id="1149" w:author="Vannieuwenhuyze Jorre" w:date="2025-03-27T14:21:00Z" w16du:dateUtc="2025-03-27T13:21:00Z">
                  <w:rPr>
                    <w:color w:val="344449"/>
                    <w:spacing w:val="-6"/>
                    <w:sz w:val="20"/>
                  </w:rPr>
                </w:rPrChange>
              </w:rPr>
              <w:t xml:space="preserve">van </w:t>
            </w:r>
            <w:r w:rsidRPr="001A436D">
              <w:rPr>
                <w:color w:val="344449"/>
                <w:sz w:val="20"/>
                <w:rPrChange w:id="1150" w:author="Vannieuwenhuyze Jorre" w:date="2025-03-27T14:21:00Z" w16du:dateUtc="2025-03-27T13:21:00Z">
                  <w:rPr>
                    <w:color w:val="344449"/>
                    <w:spacing w:val="-2"/>
                    <w:sz w:val="20"/>
                  </w:rPr>
                </w:rPrChange>
              </w:rPr>
              <w:t>de</w:t>
            </w:r>
            <w:r w:rsidRPr="001A436D">
              <w:rPr>
                <w:color w:val="344449"/>
                <w:sz w:val="20"/>
                <w:rPrChange w:id="1151" w:author="Vannieuwenhuyze Jorre" w:date="2025-03-27T14:21:00Z" w16du:dateUtc="2025-03-27T13:21:00Z">
                  <w:rPr>
                    <w:color w:val="344449"/>
                    <w:spacing w:val="-12"/>
                    <w:sz w:val="20"/>
                  </w:rPr>
                </w:rPrChange>
              </w:rPr>
              <w:t xml:space="preserve"> </w:t>
            </w:r>
            <w:r w:rsidRPr="001A436D">
              <w:rPr>
                <w:color w:val="344449"/>
                <w:sz w:val="20"/>
                <w:rPrChange w:id="1152" w:author="Vannieuwenhuyze Jorre" w:date="2025-03-27T14:21:00Z" w16du:dateUtc="2025-03-27T13:21:00Z">
                  <w:rPr>
                    <w:color w:val="344449"/>
                    <w:spacing w:val="-2"/>
                    <w:sz w:val="20"/>
                  </w:rPr>
                </w:rPrChange>
              </w:rPr>
              <w:t>natuurlijke</w:t>
            </w:r>
            <w:r w:rsidRPr="001A436D">
              <w:rPr>
                <w:color w:val="344449"/>
                <w:sz w:val="20"/>
                <w:rPrChange w:id="1153" w:author="Vannieuwenhuyze Jorre" w:date="2025-03-27T14:21:00Z" w16du:dateUtc="2025-03-27T13:21:00Z">
                  <w:rPr>
                    <w:color w:val="344449"/>
                    <w:spacing w:val="-12"/>
                    <w:sz w:val="20"/>
                  </w:rPr>
                </w:rPrChange>
              </w:rPr>
              <w:t xml:space="preserve"> </w:t>
            </w:r>
            <w:r w:rsidRPr="001A436D">
              <w:rPr>
                <w:color w:val="344449"/>
                <w:sz w:val="20"/>
                <w:rPrChange w:id="1154" w:author="Vannieuwenhuyze Jorre" w:date="2025-03-27T14:21:00Z" w16du:dateUtc="2025-03-27T13:21:00Z">
                  <w:rPr>
                    <w:color w:val="344449"/>
                    <w:spacing w:val="-2"/>
                    <w:sz w:val="20"/>
                  </w:rPr>
                </w:rPrChange>
              </w:rPr>
              <w:t>personen.</w:t>
            </w:r>
            <w:r w:rsidRPr="001A436D">
              <w:rPr>
                <w:color w:val="344449"/>
                <w:sz w:val="20"/>
                <w:rPrChange w:id="1155" w:author="Vannieuwenhuyze Jorre" w:date="2025-03-27T14:21:00Z" w16du:dateUtc="2025-03-27T13:21:00Z">
                  <w:rPr>
                    <w:color w:val="344449"/>
                    <w:spacing w:val="2"/>
                    <w:sz w:val="20"/>
                  </w:rPr>
                </w:rPrChange>
              </w:rPr>
              <w:t xml:space="preserve"> </w:t>
            </w:r>
            <w:r w:rsidRPr="001A436D">
              <w:rPr>
                <w:color w:val="344449"/>
                <w:sz w:val="20"/>
                <w:rPrChange w:id="1156" w:author="Vannieuwenhuyze Jorre" w:date="2025-03-27T14:21:00Z" w16du:dateUtc="2025-03-27T13:21:00Z">
                  <w:rPr>
                    <w:color w:val="344449"/>
                    <w:spacing w:val="-2"/>
                    <w:sz w:val="20"/>
                  </w:rPr>
                </w:rPrChange>
              </w:rPr>
              <w:t>De</w:t>
            </w:r>
            <w:r w:rsidRPr="001A436D">
              <w:rPr>
                <w:color w:val="344449"/>
                <w:sz w:val="20"/>
                <w:rPrChange w:id="1157" w:author="Vannieuwenhuyze Jorre" w:date="2025-03-27T14:21:00Z" w16du:dateUtc="2025-03-27T13:21:00Z">
                  <w:rPr>
                    <w:color w:val="344449"/>
                    <w:spacing w:val="-12"/>
                    <w:sz w:val="20"/>
                  </w:rPr>
                </w:rPrChange>
              </w:rPr>
              <w:t xml:space="preserve"> </w:t>
            </w:r>
            <w:r w:rsidRPr="001A436D">
              <w:rPr>
                <w:color w:val="344449"/>
                <w:sz w:val="20"/>
                <w:rPrChange w:id="1158" w:author="Vannieuwenhuyze Jorre" w:date="2025-03-27T14:21:00Z" w16du:dateUtc="2025-03-27T13:21:00Z">
                  <w:rPr>
                    <w:color w:val="344449"/>
                    <w:spacing w:val="-2"/>
                    <w:sz w:val="20"/>
                  </w:rPr>
                </w:rPrChange>
              </w:rPr>
              <w:t>wettelijke</w:t>
            </w:r>
            <w:r w:rsidRPr="001A436D">
              <w:rPr>
                <w:color w:val="344449"/>
                <w:sz w:val="20"/>
                <w:rPrChange w:id="1159" w:author="Vannieuwenhuyze Jorre" w:date="2025-03-27T14:21:00Z" w16du:dateUtc="2025-03-27T13:21:00Z">
                  <w:rPr>
                    <w:color w:val="344449"/>
                    <w:spacing w:val="-12"/>
                    <w:sz w:val="20"/>
                  </w:rPr>
                </w:rPrChange>
              </w:rPr>
              <w:t xml:space="preserve"> </w:t>
            </w:r>
            <w:r w:rsidRPr="001A436D">
              <w:rPr>
                <w:color w:val="344449"/>
                <w:sz w:val="20"/>
                <w:rPrChange w:id="1160" w:author="Vannieuwenhuyze Jorre" w:date="2025-03-27T14:21:00Z" w16du:dateUtc="2025-03-27T13:21:00Z">
                  <w:rPr>
                    <w:color w:val="344449"/>
                    <w:spacing w:val="-2"/>
                    <w:sz w:val="20"/>
                  </w:rPr>
                </w:rPrChange>
              </w:rPr>
              <w:t>bevolking</w:t>
            </w:r>
            <w:r w:rsidRPr="001A436D">
              <w:rPr>
                <w:color w:val="344449"/>
                <w:sz w:val="20"/>
                <w:rPrChange w:id="1161" w:author="Vannieuwenhuyze Jorre" w:date="2025-03-27T14:21:00Z" w16du:dateUtc="2025-03-27T13:21:00Z">
                  <w:rPr>
                    <w:color w:val="344449"/>
                    <w:spacing w:val="-11"/>
                    <w:sz w:val="20"/>
                  </w:rPr>
                </w:rPrChange>
              </w:rPr>
              <w:t xml:space="preserve"> </w:t>
            </w:r>
            <w:r w:rsidRPr="001A436D">
              <w:rPr>
                <w:color w:val="344449"/>
                <w:sz w:val="20"/>
                <w:rPrChange w:id="1162" w:author="Vannieuwenhuyze Jorre" w:date="2025-03-27T14:21:00Z" w16du:dateUtc="2025-03-27T13:21:00Z">
                  <w:rPr>
                    <w:color w:val="344449"/>
                    <w:spacing w:val="-2"/>
                    <w:sz w:val="20"/>
                  </w:rPr>
                </w:rPrChange>
              </w:rPr>
              <w:t>verwijst</w:t>
            </w:r>
            <w:r w:rsidRPr="001A436D">
              <w:rPr>
                <w:color w:val="344449"/>
                <w:sz w:val="20"/>
                <w:rPrChange w:id="1163" w:author="Vannieuwenhuyze Jorre" w:date="2025-03-27T14:21:00Z" w16du:dateUtc="2025-03-27T13:21:00Z">
                  <w:rPr>
                    <w:color w:val="344449"/>
                    <w:spacing w:val="-12"/>
                    <w:sz w:val="20"/>
                  </w:rPr>
                </w:rPrChange>
              </w:rPr>
              <w:t xml:space="preserve"> </w:t>
            </w:r>
            <w:r w:rsidRPr="001A436D">
              <w:rPr>
                <w:color w:val="344449"/>
                <w:sz w:val="20"/>
                <w:rPrChange w:id="1164" w:author="Vannieuwenhuyze Jorre" w:date="2025-03-27T14:21:00Z" w16du:dateUtc="2025-03-27T13:21:00Z">
                  <w:rPr>
                    <w:color w:val="344449"/>
                    <w:spacing w:val="-2"/>
                    <w:sz w:val="20"/>
                  </w:rPr>
                </w:rPrChange>
              </w:rPr>
              <w:t>naar</w:t>
            </w:r>
            <w:r w:rsidRPr="001A436D">
              <w:rPr>
                <w:color w:val="344449"/>
                <w:sz w:val="20"/>
                <w:rPrChange w:id="1165" w:author="Vannieuwenhuyze Jorre" w:date="2025-03-27T14:21:00Z" w16du:dateUtc="2025-03-27T13:21:00Z">
                  <w:rPr>
                    <w:color w:val="344449"/>
                    <w:spacing w:val="-12"/>
                    <w:sz w:val="20"/>
                  </w:rPr>
                </w:rPrChange>
              </w:rPr>
              <w:t xml:space="preserve"> </w:t>
            </w:r>
            <w:r w:rsidRPr="001A436D">
              <w:rPr>
                <w:color w:val="344449"/>
                <w:sz w:val="20"/>
                <w:rPrChange w:id="1166" w:author="Vannieuwenhuyze Jorre" w:date="2025-03-27T14:21:00Z" w16du:dateUtc="2025-03-27T13:21:00Z">
                  <w:rPr>
                    <w:color w:val="344449"/>
                    <w:spacing w:val="-2"/>
                    <w:sz w:val="20"/>
                  </w:rPr>
                </w:rPrChange>
              </w:rPr>
              <w:t>…</w:t>
            </w:r>
          </w:p>
        </w:tc>
      </w:tr>
      <w:tr w:rsidR="001E3564" w:rsidRPr="001A436D" w14:paraId="25B31938" w14:textId="77777777" w:rsidTr="648813BB">
        <w:trPr>
          <w:trHeight w:val="436"/>
        </w:trPr>
        <w:tc>
          <w:tcPr>
            <w:tcW w:w="2076" w:type="dxa"/>
            <w:tcBorders>
              <w:top w:val="single" w:sz="4" w:space="0" w:color="FFFFFF" w:themeColor="background1"/>
              <w:bottom w:val="single" w:sz="4" w:space="0" w:color="FFFFFF" w:themeColor="background1"/>
              <w:right w:val="nil"/>
            </w:tcBorders>
            <w:shd w:val="clear" w:color="auto" w:fill="70A2B8"/>
          </w:tcPr>
          <w:p w14:paraId="25B31936" w14:textId="77777777" w:rsidR="001E3564" w:rsidRPr="001A436D" w:rsidRDefault="002F5345">
            <w:pPr>
              <w:pStyle w:val="TableParagraph"/>
              <w:spacing w:before="78"/>
              <w:ind w:left="122"/>
              <w:jc w:val="left"/>
              <w:rPr>
                <w:sz w:val="20"/>
              </w:rPr>
            </w:pPr>
            <w:r w:rsidRPr="001A436D">
              <w:rPr>
                <w:color w:val="FFFFFF"/>
                <w:sz w:val="20"/>
                <w:rPrChange w:id="1167" w:author="Vannieuwenhuyze Jorre" w:date="2025-03-27T14:21:00Z" w16du:dateUtc="2025-03-27T13:21:00Z">
                  <w:rPr>
                    <w:color w:val="FFFFFF"/>
                    <w:spacing w:val="-2"/>
                    <w:sz w:val="20"/>
                  </w:rPr>
                </w:rPrChange>
              </w:rPr>
              <w:t>Cijfer:</w:t>
            </w:r>
          </w:p>
        </w:tc>
        <w:tc>
          <w:tcPr>
            <w:tcW w:w="5853" w:type="dxa"/>
            <w:tcBorders>
              <w:top w:val="single" w:sz="4" w:space="0" w:color="FFFFFF" w:themeColor="background1"/>
              <w:left w:val="nil"/>
              <w:bottom w:val="single" w:sz="4" w:space="0" w:color="FFFFFF" w:themeColor="background1"/>
            </w:tcBorders>
          </w:tcPr>
          <w:p w14:paraId="25B31937" w14:textId="525A4F27" w:rsidR="001E3564" w:rsidRPr="001A436D" w:rsidRDefault="002F5345" w:rsidP="648813BB">
            <w:pPr>
              <w:pStyle w:val="TableParagraph"/>
              <w:spacing w:before="78"/>
              <w:ind w:left="123"/>
              <w:jc w:val="left"/>
              <w:rPr>
                <w:sz w:val="20"/>
                <w:szCs w:val="20"/>
              </w:rPr>
            </w:pPr>
            <w:r w:rsidRPr="648813BB">
              <w:rPr>
                <w:color w:val="344449"/>
                <w:w w:val="85"/>
                <w:sz w:val="20"/>
                <w:szCs w:val="20"/>
              </w:rPr>
              <w:t>525</w:t>
            </w:r>
            <w:ins w:id="1168" w:author="Van Landschoot Lisa" w:date="2025-03-27T16:02:00Z">
              <w:r w:rsidR="0A95E7D0" w:rsidRPr="648813BB">
                <w:rPr>
                  <w:color w:val="344449"/>
                  <w:w w:val="85"/>
                  <w:sz w:val="20"/>
                  <w:szCs w:val="20"/>
                </w:rPr>
                <w:t>.</w:t>
              </w:r>
            </w:ins>
            <w:del w:id="1169" w:author="Van Landschoot Lisa" w:date="2025-03-27T16:02:00Z">
              <w:r w:rsidRPr="648813BB" w:rsidDel="002F5345">
                <w:rPr>
                  <w:color w:val="344449"/>
                  <w:sz w:val="20"/>
                  <w:szCs w:val="20"/>
                </w:rPr>
                <w:delText xml:space="preserve"> </w:delText>
              </w:r>
            </w:del>
            <w:r w:rsidRPr="648813BB">
              <w:rPr>
                <w:color w:val="344449"/>
                <w:sz w:val="20"/>
                <w:szCs w:val="20"/>
                <w:rPrChange w:id="1170" w:author="Vannieuwenhuyze Jorre" w:date="2025-03-27T14:21:00Z">
                  <w:rPr>
                    <w:color w:val="344449"/>
                    <w:spacing w:val="-5"/>
                    <w:sz w:val="20"/>
                    <w:szCs w:val="20"/>
                  </w:rPr>
                </w:rPrChange>
              </w:rPr>
              <w:t>935</w:t>
            </w:r>
          </w:p>
        </w:tc>
      </w:tr>
      <w:tr w:rsidR="001E3564" w:rsidRPr="001A436D" w14:paraId="25B3193B" w14:textId="77777777" w:rsidTr="648813BB">
        <w:trPr>
          <w:trHeight w:val="675"/>
        </w:trPr>
        <w:tc>
          <w:tcPr>
            <w:tcW w:w="2076" w:type="dxa"/>
            <w:tcBorders>
              <w:top w:val="single" w:sz="4" w:space="0" w:color="FFFFFF" w:themeColor="background1"/>
              <w:right w:val="nil"/>
            </w:tcBorders>
            <w:shd w:val="clear" w:color="auto" w:fill="70A2B8"/>
          </w:tcPr>
          <w:p w14:paraId="25B31939" w14:textId="77777777" w:rsidR="001E3564" w:rsidRPr="001A436D" w:rsidRDefault="002F5345">
            <w:pPr>
              <w:pStyle w:val="TableParagraph"/>
              <w:spacing w:before="78"/>
              <w:ind w:left="122"/>
              <w:jc w:val="left"/>
              <w:rPr>
                <w:sz w:val="20"/>
              </w:rPr>
            </w:pPr>
            <w:r w:rsidRPr="001A436D">
              <w:rPr>
                <w:color w:val="FFFFFF"/>
                <w:sz w:val="20"/>
                <w:rPrChange w:id="1171" w:author="Vannieuwenhuyze Jorre" w:date="2025-03-27T14:21:00Z" w16du:dateUtc="2025-03-27T13:21:00Z">
                  <w:rPr>
                    <w:color w:val="FFFFFF"/>
                    <w:spacing w:val="-2"/>
                    <w:sz w:val="20"/>
                  </w:rPr>
                </w:rPrChange>
              </w:rPr>
              <w:t>Kwaliteitsevaluatie:</w:t>
            </w:r>
          </w:p>
        </w:tc>
        <w:tc>
          <w:tcPr>
            <w:tcW w:w="5853" w:type="dxa"/>
            <w:tcBorders>
              <w:top w:val="single" w:sz="4" w:space="0" w:color="FFFFFF" w:themeColor="background1"/>
              <w:left w:val="nil"/>
            </w:tcBorders>
            <w:shd w:val="clear" w:color="auto" w:fill="8ED2ED"/>
          </w:tcPr>
          <w:p w14:paraId="25B3193A" w14:textId="04C39E40" w:rsidR="001E3564" w:rsidRPr="001A436D" w:rsidRDefault="002F5345" w:rsidP="36DF244D">
            <w:pPr>
              <w:pStyle w:val="TableParagraph"/>
              <w:spacing w:before="78" w:line="249" w:lineRule="auto"/>
              <w:ind w:left="123" w:right="110"/>
              <w:jc w:val="left"/>
              <w:rPr>
                <w:sz w:val="20"/>
                <w:szCs w:val="20"/>
              </w:rPr>
            </w:pPr>
            <w:r w:rsidRPr="001A436D">
              <w:rPr>
                <w:color w:val="344449"/>
                <w:sz w:val="20"/>
                <w:szCs w:val="20"/>
                <w:rPrChange w:id="1172" w:author="Vannieuwenhuyze Jorre" w:date="2025-03-27T14:21:00Z" w16du:dateUtc="2025-03-27T13:21:00Z">
                  <w:rPr>
                    <w:color w:val="344449"/>
                    <w:spacing w:val="-4"/>
                    <w:sz w:val="20"/>
                    <w:szCs w:val="20"/>
                  </w:rPr>
                </w:rPrChange>
              </w:rPr>
              <w:t>De</w:t>
            </w:r>
            <w:r w:rsidRPr="001A436D">
              <w:rPr>
                <w:color w:val="344449"/>
                <w:sz w:val="20"/>
                <w:szCs w:val="20"/>
                <w:rPrChange w:id="1173" w:author="Vannieuwenhuyze Jorre" w:date="2025-03-27T14:21:00Z" w16du:dateUtc="2025-03-27T13:21:00Z">
                  <w:rPr>
                    <w:color w:val="344449"/>
                    <w:spacing w:val="-6"/>
                    <w:sz w:val="20"/>
                    <w:szCs w:val="20"/>
                  </w:rPr>
                </w:rPrChange>
              </w:rPr>
              <w:t xml:space="preserve"> </w:t>
            </w:r>
            <w:r w:rsidRPr="001A436D">
              <w:rPr>
                <w:color w:val="344449"/>
                <w:sz w:val="20"/>
                <w:szCs w:val="20"/>
                <w:rPrChange w:id="1174" w:author="Vannieuwenhuyze Jorre" w:date="2025-03-27T14:21:00Z" w16du:dateUtc="2025-03-27T13:21:00Z">
                  <w:rPr>
                    <w:color w:val="344449"/>
                    <w:spacing w:val="-4"/>
                    <w:sz w:val="20"/>
                    <w:szCs w:val="20"/>
                  </w:rPr>
                </w:rPrChange>
              </w:rPr>
              <w:t>gebruikers</w:t>
            </w:r>
            <w:r w:rsidRPr="001A436D">
              <w:rPr>
                <w:color w:val="344449"/>
                <w:sz w:val="20"/>
                <w:szCs w:val="20"/>
                <w:rPrChange w:id="1175" w:author="Vannieuwenhuyze Jorre" w:date="2025-03-27T14:21:00Z" w16du:dateUtc="2025-03-27T13:21:00Z">
                  <w:rPr>
                    <w:color w:val="344449"/>
                    <w:spacing w:val="-6"/>
                    <w:sz w:val="20"/>
                    <w:szCs w:val="20"/>
                  </w:rPr>
                </w:rPrChange>
              </w:rPr>
              <w:t xml:space="preserve"> </w:t>
            </w:r>
            <w:r w:rsidRPr="001A436D">
              <w:rPr>
                <w:color w:val="344449"/>
                <w:sz w:val="20"/>
                <w:szCs w:val="20"/>
                <w:rPrChange w:id="1176" w:author="Vannieuwenhuyze Jorre" w:date="2025-03-27T14:21:00Z" w16du:dateUtc="2025-03-27T13:21:00Z">
                  <w:rPr>
                    <w:color w:val="344449"/>
                    <w:spacing w:val="-4"/>
                    <w:sz w:val="20"/>
                    <w:szCs w:val="20"/>
                  </w:rPr>
                </w:rPrChange>
              </w:rPr>
              <w:t>hebben</w:t>
            </w:r>
            <w:r w:rsidRPr="001A436D">
              <w:rPr>
                <w:color w:val="344449"/>
                <w:sz w:val="20"/>
                <w:szCs w:val="20"/>
                <w:rPrChange w:id="1177" w:author="Vannieuwenhuyze Jorre" w:date="2025-03-27T14:21:00Z" w16du:dateUtc="2025-03-27T13:21:00Z">
                  <w:rPr>
                    <w:color w:val="344449"/>
                    <w:spacing w:val="-6"/>
                    <w:sz w:val="20"/>
                    <w:szCs w:val="20"/>
                  </w:rPr>
                </w:rPrChange>
              </w:rPr>
              <w:t xml:space="preserve"> </w:t>
            </w:r>
            <w:ins w:id="1178" w:author="Noppe Jo" w:date="2025-01-20T10:10:00Z">
              <w:r w:rsidR="73CC4F04" w:rsidRPr="001A436D">
                <w:rPr>
                  <w:color w:val="344449"/>
                  <w:sz w:val="20"/>
                  <w:szCs w:val="20"/>
                  <w:rPrChange w:id="1179" w:author="Vannieuwenhuyze Jorre" w:date="2025-03-27T14:21:00Z" w16du:dateUtc="2025-03-27T13:21:00Z">
                    <w:rPr>
                      <w:color w:val="344449"/>
                      <w:spacing w:val="-6"/>
                      <w:sz w:val="20"/>
                      <w:szCs w:val="20"/>
                    </w:rPr>
                  </w:rPrChange>
                </w:rPr>
                <w:t>ook</w:t>
              </w:r>
            </w:ins>
            <w:del w:id="1180" w:author="Noppe Jo" w:date="2025-01-20T10:10:00Z">
              <w:r w:rsidRPr="001A436D" w:rsidDel="002F5345">
                <w:rPr>
                  <w:color w:val="344449"/>
                  <w:sz w:val="20"/>
                  <w:szCs w:val="20"/>
                </w:rPr>
                <w:delText>eerder</w:delText>
              </w:r>
            </w:del>
            <w:r w:rsidRPr="001A436D">
              <w:rPr>
                <w:color w:val="344449"/>
                <w:sz w:val="20"/>
                <w:szCs w:val="20"/>
                <w:rPrChange w:id="1181" w:author="Vannieuwenhuyze Jorre" w:date="2025-03-27T14:21:00Z" w16du:dateUtc="2025-03-27T13:21:00Z">
                  <w:rPr>
                    <w:color w:val="344449"/>
                    <w:spacing w:val="-6"/>
                    <w:sz w:val="20"/>
                    <w:szCs w:val="20"/>
                  </w:rPr>
                </w:rPrChange>
              </w:rPr>
              <w:t xml:space="preserve"> </w:t>
            </w:r>
            <w:r w:rsidRPr="001A436D">
              <w:rPr>
                <w:color w:val="344449"/>
                <w:sz w:val="20"/>
                <w:szCs w:val="20"/>
                <w:rPrChange w:id="1182" w:author="Vannieuwenhuyze Jorre" w:date="2025-03-27T14:21:00Z" w16du:dateUtc="2025-03-27T13:21:00Z">
                  <w:rPr>
                    <w:color w:val="344449"/>
                    <w:spacing w:val="-4"/>
                    <w:sz w:val="20"/>
                    <w:szCs w:val="20"/>
                  </w:rPr>
                </w:rPrChange>
              </w:rPr>
              <w:t>nood</w:t>
            </w:r>
            <w:r w:rsidRPr="001A436D">
              <w:rPr>
                <w:color w:val="344449"/>
                <w:sz w:val="20"/>
                <w:szCs w:val="20"/>
                <w:rPrChange w:id="1183" w:author="Vannieuwenhuyze Jorre" w:date="2025-03-27T14:21:00Z" w16du:dateUtc="2025-03-27T13:21:00Z">
                  <w:rPr>
                    <w:color w:val="344449"/>
                    <w:spacing w:val="-6"/>
                    <w:sz w:val="20"/>
                    <w:szCs w:val="20"/>
                  </w:rPr>
                </w:rPrChange>
              </w:rPr>
              <w:t xml:space="preserve"> </w:t>
            </w:r>
            <w:r w:rsidRPr="001A436D">
              <w:rPr>
                <w:color w:val="344449"/>
                <w:sz w:val="20"/>
                <w:szCs w:val="20"/>
                <w:rPrChange w:id="1184" w:author="Vannieuwenhuyze Jorre" w:date="2025-03-27T14:21:00Z" w16du:dateUtc="2025-03-27T13:21:00Z">
                  <w:rPr>
                    <w:color w:val="344449"/>
                    <w:spacing w:val="-4"/>
                    <w:sz w:val="20"/>
                    <w:szCs w:val="20"/>
                  </w:rPr>
                </w:rPrChange>
              </w:rPr>
              <w:t>aan</w:t>
            </w:r>
            <w:r w:rsidRPr="001A436D">
              <w:rPr>
                <w:color w:val="344449"/>
                <w:sz w:val="20"/>
                <w:szCs w:val="20"/>
                <w:rPrChange w:id="1185" w:author="Vannieuwenhuyze Jorre" w:date="2025-03-27T14:21:00Z" w16du:dateUtc="2025-03-27T13:21:00Z">
                  <w:rPr>
                    <w:color w:val="344449"/>
                    <w:spacing w:val="-6"/>
                    <w:sz w:val="20"/>
                    <w:szCs w:val="20"/>
                  </w:rPr>
                </w:rPrChange>
              </w:rPr>
              <w:t xml:space="preserve"> </w:t>
            </w:r>
            <w:r w:rsidRPr="001A436D">
              <w:rPr>
                <w:color w:val="344449"/>
                <w:sz w:val="20"/>
                <w:szCs w:val="20"/>
                <w:rPrChange w:id="1186" w:author="Vannieuwenhuyze Jorre" w:date="2025-03-27T14:21:00Z" w16du:dateUtc="2025-03-27T13:21:00Z">
                  <w:rPr>
                    <w:color w:val="344449"/>
                    <w:spacing w:val="-4"/>
                    <w:sz w:val="20"/>
                    <w:szCs w:val="20"/>
                  </w:rPr>
                </w:rPrChange>
              </w:rPr>
              <w:t>de</w:t>
            </w:r>
            <w:r w:rsidRPr="001A436D">
              <w:rPr>
                <w:color w:val="344449"/>
                <w:sz w:val="20"/>
                <w:szCs w:val="20"/>
                <w:rPrChange w:id="1187" w:author="Vannieuwenhuyze Jorre" w:date="2025-03-27T14:21:00Z" w16du:dateUtc="2025-03-27T13:21:00Z">
                  <w:rPr>
                    <w:color w:val="344449"/>
                    <w:spacing w:val="-6"/>
                    <w:sz w:val="20"/>
                    <w:szCs w:val="20"/>
                  </w:rPr>
                </w:rPrChange>
              </w:rPr>
              <w:t xml:space="preserve"> </w:t>
            </w:r>
            <w:r w:rsidRPr="001A436D">
              <w:rPr>
                <w:color w:val="344449"/>
                <w:sz w:val="20"/>
                <w:szCs w:val="20"/>
                <w:rPrChange w:id="1188" w:author="Vannieuwenhuyze Jorre" w:date="2025-03-27T14:21:00Z" w16du:dateUtc="2025-03-27T13:21:00Z">
                  <w:rPr>
                    <w:color w:val="344449"/>
                    <w:spacing w:val="-4"/>
                    <w:sz w:val="20"/>
                    <w:szCs w:val="20"/>
                  </w:rPr>
                </w:rPrChange>
              </w:rPr>
              <w:t>grootte</w:t>
            </w:r>
            <w:r w:rsidRPr="001A436D">
              <w:rPr>
                <w:color w:val="344449"/>
                <w:sz w:val="20"/>
                <w:szCs w:val="20"/>
                <w:rPrChange w:id="1189" w:author="Vannieuwenhuyze Jorre" w:date="2025-03-27T14:21:00Z" w16du:dateUtc="2025-03-27T13:21:00Z">
                  <w:rPr>
                    <w:color w:val="344449"/>
                    <w:spacing w:val="-6"/>
                    <w:sz w:val="20"/>
                    <w:szCs w:val="20"/>
                  </w:rPr>
                </w:rPrChange>
              </w:rPr>
              <w:t xml:space="preserve"> </w:t>
            </w:r>
            <w:r w:rsidRPr="001A436D">
              <w:rPr>
                <w:color w:val="344449"/>
                <w:sz w:val="20"/>
                <w:szCs w:val="20"/>
                <w:rPrChange w:id="1190" w:author="Vannieuwenhuyze Jorre" w:date="2025-03-27T14:21:00Z" w16du:dateUtc="2025-03-27T13:21:00Z">
                  <w:rPr>
                    <w:color w:val="344449"/>
                    <w:spacing w:val="-4"/>
                    <w:sz w:val="20"/>
                    <w:szCs w:val="20"/>
                  </w:rPr>
                </w:rPrChange>
              </w:rPr>
              <w:t>van</w:t>
            </w:r>
            <w:r w:rsidRPr="001A436D">
              <w:rPr>
                <w:color w:val="344449"/>
                <w:sz w:val="20"/>
                <w:szCs w:val="20"/>
                <w:rPrChange w:id="1191" w:author="Vannieuwenhuyze Jorre" w:date="2025-03-27T14:21:00Z" w16du:dateUtc="2025-03-27T13:21:00Z">
                  <w:rPr>
                    <w:color w:val="344449"/>
                    <w:spacing w:val="-6"/>
                    <w:sz w:val="20"/>
                    <w:szCs w:val="20"/>
                  </w:rPr>
                </w:rPrChange>
              </w:rPr>
              <w:t xml:space="preserve"> </w:t>
            </w:r>
            <w:r w:rsidRPr="001A436D">
              <w:rPr>
                <w:color w:val="344449"/>
                <w:sz w:val="20"/>
                <w:szCs w:val="20"/>
                <w:rPrChange w:id="1192" w:author="Vannieuwenhuyze Jorre" w:date="2025-03-27T14:21:00Z" w16du:dateUtc="2025-03-27T13:21:00Z">
                  <w:rPr>
                    <w:color w:val="344449"/>
                    <w:spacing w:val="-4"/>
                    <w:sz w:val="20"/>
                    <w:szCs w:val="20"/>
                  </w:rPr>
                </w:rPrChange>
              </w:rPr>
              <w:t xml:space="preserve">de </w:t>
            </w:r>
            <w:r w:rsidRPr="001A436D">
              <w:rPr>
                <w:color w:val="344449"/>
                <w:sz w:val="20"/>
                <w:szCs w:val="20"/>
                <w:rPrChange w:id="1193" w:author="Vannieuwenhuyze Jorre" w:date="2025-03-27T14:21:00Z" w16du:dateUtc="2025-03-27T13:21:00Z">
                  <w:rPr>
                    <w:color w:val="344449"/>
                    <w:spacing w:val="-6"/>
                    <w:sz w:val="20"/>
                    <w:szCs w:val="20"/>
                  </w:rPr>
                </w:rPrChange>
              </w:rPr>
              <w:t xml:space="preserve">verblijvende bevolking </w:t>
            </w:r>
            <w:ins w:id="1194" w:author="Noppe Jo" w:date="2025-01-20T10:10:00Z">
              <w:r w:rsidR="2AFA81A8" w:rsidRPr="001A436D">
                <w:rPr>
                  <w:color w:val="344449"/>
                  <w:sz w:val="20"/>
                  <w:szCs w:val="20"/>
                  <w:rPrChange w:id="1195" w:author="Vannieuwenhuyze Jorre" w:date="2025-03-27T14:21:00Z" w16du:dateUtc="2025-03-27T13:21:00Z">
                    <w:rPr>
                      <w:color w:val="344449"/>
                      <w:spacing w:val="-6"/>
                      <w:sz w:val="20"/>
                      <w:szCs w:val="20"/>
                    </w:rPr>
                  </w:rPrChange>
                </w:rPr>
                <w:t>naast</w:t>
              </w:r>
            </w:ins>
            <w:del w:id="1196" w:author="Noppe Jo" w:date="2025-01-20T10:10:00Z">
              <w:r w:rsidRPr="001A436D" w:rsidDel="002F5345">
                <w:rPr>
                  <w:color w:val="344449"/>
                  <w:sz w:val="20"/>
                  <w:szCs w:val="20"/>
                </w:rPr>
                <w:delText>in plaats van</w:delText>
              </w:r>
            </w:del>
            <w:r w:rsidRPr="001A436D">
              <w:rPr>
                <w:color w:val="344449"/>
                <w:sz w:val="20"/>
                <w:szCs w:val="20"/>
                <w:rPrChange w:id="1197" w:author="Vannieuwenhuyze Jorre" w:date="2025-03-27T14:21:00Z" w16du:dateUtc="2025-03-27T13:21:00Z">
                  <w:rPr>
                    <w:color w:val="344449"/>
                    <w:spacing w:val="-6"/>
                    <w:sz w:val="20"/>
                    <w:szCs w:val="20"/>
                  </w:rPr>
                </w:rPrChange>
              </w:rPr>
              <w:t xml:space="preserve"> de wettelijke bevolking</w:t>
            </w:r>
          </w:p>
        </w:tc>
      </w:tr>
    </w:tbl>
    <w:p w14:paraId="25B3193C" w14:textId="77777777" w:rsidR="001E3564" w:rsidRPr="001A436D" w:rsidRDefault="001E3564">
      <w:pPr>
        <w:pStyle w:val="BodyText"/>
        <w:rPr>
          <w:rFonts w:ascii="Arial"/>
          <w:i/>
          <w:sz w:val="20"/>
        </w:rPr>
      </w:pPr>
    </w:p>
    <w:p w14:paraId="25B3193D" w14:textId="77777777" w:rsidR="001E3564" w:rsidRPr="001A436D" w:rsidRDefault="001E3564">
      <w:pPr>
        <w:pStyle w:val="BodyText"/>
        <w:spacing w:before="143"/>
        <w:rPr>
          <w:rFonts w:ascii="Arial"/>
          <w:i/>
          <w:sz w:val="20"/>
        </w:rPr>
      </w:pPr>
    </w:p>
    <w:p w14:paraId="25B3193E" w14:textId="77777777" w:rsidR="001E3564" w:rsidRPr="001A436D" w:rsidRDefault="002F5345">
      <w:pPr>
        <w:pStyle w:val="Heading2"/>
        <w:numPr>
          <w:ilvl w:val="1"/>
          <w:numId w:val="7"/>
        </w:numPr>
        <w:tabs>
          <w:tab w:val="left" w:pos="1345"/>
        </w:tabs>
        <w:ind w:hanging="636"/>
      </w:pPr>
      <w:r w:rsidRPr="001A436D">
        <w:rPr>
          <w:color w:val="70A2B8"/>
          <w:rPrChange w:id="1198" w:author="Vannieuwenhuyze Jorre" w:date="2025-03-27T14:21:00Z" w16du:dateUtc="2025-03-27T13:21:00Z">
            <w:rPr>
              <w:color w:val="70A2B8"/>
              <w:spacing w:val="-2"/>
            </w:rPr>
          </w:rPrChange>
        </w:rPr>
        <w:t>SAMENGEVAT</w:t>
      </w:r>
    </w:p>
    <w:p w14:paraId="25B3193F" w14:textId="77777777" w:rsidR="001E3564" w:rsidRPr="001A436D" w:rsidRDefault="002F5345">
      <w:pPr>
        <w:pStyle w:val="BodyText"/>
        <w:spacing w:before="154" w:line="237" w:lineRule="auto"/>
        <w:ind w:left="709" w:right="1131"/>
      </w:pPr>
      <w:r w:rsidRPr="001A436D">
        <w:rPr>
          <w:color w:val="344449"/>
          <w:rPrChange w:id="1199" w:author="Vannieuwenhuyze Jorre" w:date="2025-03-27T14:21:00Z" w16du:dateUtc="2025-03-27T13:21:00Z">
            <w:rPr>
              <w:color w:val="344449"/>
              <w:spacing w:val="-2"/>
            </w:rPr>
          </w:rPrChange>
        </w:rPr>
        <w:t>Samengevat,</w:t>
      </w:r>
      <w:r w:rsidRPr="001A436D">
        <w:rPr>
          <w:color w:val="344449"/>
          <w:rPrChange w:id="1200" w:author="Vannieuwenhuyze Jorre" w:date="2025-03-27T14:21:00Z" w16du:dateUtc="2025-03-27T13:21:00Z">
            <w:rPr>
              <w:color w:val="344449"/>
              <w:spacing w:val="-7"/>
            </w:rPr>
          </w:rPrChange>
        </w:rPr>
        <w:t xml:space="preserve"> </w:t>
      </w:r>
      <w:r w:rsidRPr="001A436D">
        <w:rPr>
          <w:color w:val="344449"/>
          <w:rPrChange w:id="1201" w:author="Vannieuwenhuyze Jorre" w:date="2025-03-27T14:21:00Z" w16du:dateUtc="2025-03-27T13:21:00Z">
            <w:rPr>
              <w:color w:val="344449"/>
              <w:spacing w:val="-2"/>
            </w:rPr>
          </w:rPrChange>
        </w:rPr>
        <w:t>voor</w:t>
      </w:r>
      <w:r w:rsidRPr="001A436D">
        <w:rPr>
          <w:color w:val="344449"/>
          <w:rPrChange w:id="1202" w:author="Vannieuwenhuyze Jorre" w:date="2025-03-27T14:21:00Z" w16du:dateUtc="2025-03-27T13:21:00Z">
            <w:rPr>
              <w:color w:val="344449"/>
              <w:spacing w:val="-9"/>
            </w:rPr>
          </w:rPrChange>
        </w:rPr>
        <w:t xml:space="preserve"> </w:t>
      </w:r>
      <w:r w:rsidRPr="001A436D">
        <w:rPr>
          <w:color w:val="344449"/>
          <w:rPrChange w:id="1203" w:author="Vannieuwenhuyze Jorre" w:date="2025-03-27T14:21:00Z" w16du:dateUtc="2025-03-27T13:21:00Z">
            <w:rPr>
              <w:color w:val="344449"/>
              <w:spacing w:val="-2"/>
            </w:rPr>
          </w:rPrChange>
        </w:rPr>
        <w:t>elke</w:t>
      </w:r>
      <w:r w:rsidRPr="001A436D">
        <w:rPr>
          <w:color w:val="344449"/>
          <w:rPrChange w:id="1204" w:author="Vannieuwenhuyze Jorre" w:date="2025-03-27T14:21:00Z" w16du:dateUtc="2025-03-27T13:21:00Z">
            <w:rPr>
              <w:color w:val="344449"/>
              <w:spacing w:val="-10"/>
            </w:rPr>
          </w:rPrChange>
        </w:rPr>
        <w:t xml:space="preserve"> </w:t>
      </w:r>
      <w:r w:rsidRPr="001A436D">
        <w:rPr>
          <w:color w:val="344449"/>
          <w:rPrChange w:id="1205" w:author="Vannieuwenhuyze Jorre" w:date="2025-03-27T14:21:00Z" w16du:dateUtc="2025-03-27T13:21:00Z">
            <w:rPr>
              <w:color w:val="344449"/>
              <w:spacing w:val="-2"/>
            </w:rPr>
          </w:rPrChange>
        </w:rPr>
        <w:t>statistiek</w:t>
      </w:r>
      <w:r w:rsidRPr="001A436D">
        <w:rPr>
          <w:color w:val="344449"/>
          <w:rPrChange w:id="1206" w:author="Vannieuwenhuyze Jorre" w:date="2025-03-27T14:21:00Z" w16du:dateUtc="2025-03-27T13:21:00Z">
            <w:rPr>
              <w:color w:val="344449"/>
              <w:spacing w:val="-9"/>
            </w:rPr>
          </w:rPrChange>
        </w:rPr>
        <w:t xml:space="preserve"> </w:t>
      </w:r>
      <w:r w:rsidRPr="001A436D">
        <w:rPr>
          <w:color w:val="344449"/>
          <w:rPrChange w:id="1207" w:author="Vannieuwenhuyze Jorre" w:date="2025-03-27T14:21:00Z" w16du:dateUtc="2025-03-27T13:21:00Z">
            <w:rPr>
              <w:color w:val="344449"/>
              <w:spacing w:val="-2"/>
            </w:rPr>
          </w:rPrChange>
        </w:rPr>
        <w:t>die</w:t>
      </w:r>
      <w:r w:rsidRPr="001A436D">
        <w:rPr>
          <w:color w:val="344449"/>
          <w:rPrChange w:id="1208" w:author="Vannieuwenhuyze Jorre" w:date="2025-03-27T14:21:00Z" w16du:dateUtc="2025-03-27T13:21:00Z">
            <w:rPr>
              <w:color w:val="344449"/>
              <w:spacing w:val="-9"/>
            </w:rPr>
          </w:rPrChange>
        </w:rPr>
        <w:t xml:space="preserve"> </w:t>
      </w:r>
      <w:r w:rsidRPr="001A436D">
        <w:rPr>
          <w:color w:val="344449"/>
          <w:rPrChange w:id="1209" w:author="Vannieuwenhuyze Jorre" w:date="2025-03-27T14:21:00Z" w16du:dateUtc="2025-03-27T13:21:00Z">
            <w:rPr>
              <w:color w:val="344449"/>
              <w:spacing w:val="-2"/>
            </w:rPr>
          </w:rPrChange>
        </w:rPr>
        <w:t>we</w:t>
      </w:r>
      <w:r w:rsidRPr="001A436D">
        <w:rPr>
          <w:color w:val="344449"/>
          <w:rPrChange w:id="1210" w:author="Vannieuwenhuyze Jorre" w:date="2025-03-27T14:21:00Z" w16du:dateUtc="2025-03-27T13:21:00Z">
            <w:rPr>
              <w:color w:val="344449"/>
              <w:spacing w:val="-10"/>
            </w:rPr>
          </w:rPrChange>
        </w:rPr>
        <w:t xml:space="preserve"> </w:t>
      </w:r>
      <w:r w:rsidRPr="001A436D">
        <w:rPr>
          <w:color w:val="344449"/>
          <w:rPrChange w:id="1211" w:author="Vannieuwenhuyze Jorre" w:date="2025-03-27T14:21:00Z" w16du:dateUtc="2025-03-27T13:21:00Z">
            <w:rPr>
              <w:color w:val="344449"/>
              <w:spacing w:val="-2"/>
            </w:rPr>
          </w:rPrChange>
        </w:rPr>
        <w:t>produceren</w:t>
      </w:r>
      <w:r w:rsidRPr="001A436D">
        <w:rPr>
          <w:color w:val="344449"/>
          <w:rPrChange w:id="1212" w:author="Vannieuwenhuyze Jorre" w:date="2025-03-27T14:21:00Z" w16du:dateUtc="2025-03-27T13:21:00Z">
            <w:rPr>
              <w:color w:val="344449"/>
              <w:spacing w:val="-10"/>
            </w:rPr>
          </w:rPrChange>
        </w:rPr>
        <w:t xml:space="preserve"> </w:t>
      </w:r>
      <w:r w:rsidRPr="001A436D">
        <w:rPr>
          <w:color w:val="344449"/>
          <w:rPrChange w:id="1213" w:author="Vannieuwenhuyze Jorre" w:date="2025-03-27T14:21:00Z" w16du:dateUtc="2025-03-27T13:21:00Z">
            <w:rPr>
              <w:color w:val="344449"/>
              <w:spacing w:val="-2"/>
            </w:rPr>
          </w:rPrChange>
        </w:rPr>
        <w:t>en</w:t>
      </w:r>
      <w:r w:rsidRPr="001A436D">
        <w:rPr>
          <w:color w:val="344449"/>
          <w:rPrChange w:id="1214" w:author="Vannieuwenhuyze Jorre" w:date="2025-03-27T14:21:00Z" w16du:dateUtc="2025-03-27T13:21:00Z">
            <w:rPr>
              <w:color w:val="344449"/>
              <w:spacing w:val="-10"/>
            </w:rPr>
          </w:rPrChange>
        </w:rPr>
        <w:t xml:space="preserve"> </w:t>
      </w:r>
      <w:r w:rsidRPr="001A436D">
        <w:rPr>
          <w:color w:val="344449"/>
          <w:rPrChange w:id="1215" w:author="Vannieuwenhuyze Jorre" w:date="2025-03-27T14:21:00Z" w16du:dateUtc="2025-03-27T13:21:00Z">
            <w:rPr>
              <w:color w:val="344449"/>
              <w:spacing w:val="-2"/>
            </w:rPr>
          </w:rPrChange>
        </w:rPr>
        <w:t>publiceren</w:t>
      </w:r>
      <w:r w:rsidRPr="001A436D">
        <w:rPr>
          <w:color w:val="344449"/>
          <w:rPrChange w:id="1216" w:author="Vannieuwenhuyze Jorre" w:date="2025-03-27T14:21:00Z" w16du:dateUtc="2025-03-27T13:21:00Z">
            <w:rPr>
              <w:color w:val="344449"/>
              <w:spacing w:val="-10"/>
            </w:rPr>
          </w:rPrChange>
        </w:rPr>
        <w:t xml:space="preserve"> </w:t>
      </w:r>
      <w:r w:rsidRPr="001A436D">
        <w:rPr>
          <w:color w:val="344449"/>
          <w:rPrChange w:id="1217" w:author="Vannieuwenhuyze Jorre" w:date="2025-03-27T14:21:00Z" w16du:dateUtc="2025-03-27T13:21:00Z">
            <w:rPr>
              <w:color w:val="344449"/>
              <w:spacing w:val="-2"/>
            </w:rPr>
          </w:rPrChange>
        </w:rPr>
        <w:t>hebben</w:t>
      </w:r>
      <w:r w:rsidRPr="001A436D">
        <w:rPr>
          <w:color w:val="344449"/>
          <w:rPrChange w:id="1218" w:author="Vannieuwenhuyze Jorre" w:date="2025-03-27T14:21:00Z" w16du:dateUtc="2025-03-27T13:21:00Z">
            <w:rPr>
              <w:color w:val="344449"/>
              <w:spacing w:val="-10"/>
            </w:rPr>
          </w:rPrChange>
        </w:rPr>
        <w:t xml:space="preserve"> </w:t>
      </w:r>
      <w:r w:rsidRPr="001A436D">
        <w:rPr>
          <w:color w:val="344449"/>
          <w:rPrChange w:id="1219" w:author="Vannieuwenhuyze Jorre" w:date="2025-03-27T14:21:00Z" w16du:dateUtc="2025-03-27T13:21:00Z">
            <w:rPr>
              <w:color w:val="344449"/>
              <w:spacing w:val="-2"/>
            </w:rPr>
          </w:rPrChange>
        </w:rPr>
        <w:t>we</w:t>
      </w:r>
      <w:r w:rsidRPr="001A436D">
        <w:rPr>
          <w:color w:val="344449"/>
          <w:rPrChange w:id="1220" w:author="Vannieuwenhuyze Jorre" w:date="2025-03-27T14:21:00Z" w16du:dateUtc="2025-03-27T13:21:00Z">
            <w:rPr>
              <w:color w:val="344449"/>
              <w:spacing w:val="-10"/>
            </w:rPr>
          </w:rPrChange>
        </w:rPr>
        <w:t xml:space="preserve"> </w:t>
      </w:r>
      <w:r w:rsidRPr="001A436D">
        <w:rPr>
          <w:color w:val="344449"/>
          <w:rPrChange w:id="1221" w:author="Vannieuwenhuyze Jorre" w:date="2025-03-27T14:21:00Z" w16du:dateUtc="2025-03-27T13:21:00Z">
            <w:rPr>
              <w:color w:val="344449"/>
              <w:spacing w:val="-2"/>
            </w:rPr>
          </w:rPrChange>
        </w:rPr>
        <w:t xml:space="preserve">nood </w:t>
      </w:r>
      <w:r w:rsidRPr="001A436D">
        <w:rPr>
          <w:color w:val="344449"/>
          <w:rPrChange w:id="1222" w:author="Vannieuwenhuyze Jorre" w:date="2025-03-27T14:21:00Z" w16du:dateUtc="2025-03-27T13:21:00Z">
            <w:rPr>
              <w:color w:val="344449"/>
              <w:spacing w:val="-4"/>
            </w:rPr>
          </w:rPrChange>
        </w:rPr>
        <w:t>aan:</w:t>
      </w:r>
    </w:p>
    <w:p w14:paraId="25B31940" w14:textId="77777777" w:rsidR="001E3564" w:rsidRPr="001A436D" w:rsidRDefault="002F5345">
      <w:pPr>
        <w:pStyle w:val="ListParagraph"/>
        <w:numPr>
          <w:ilvl w:val="0"/>
          <w:numId w:val="6"/>
        </w:numPr>
        <w:tabs>
          <w:tab w:val="left" w:pos="1373"/>
        </w:tabs>
        <w:spacing w:before="140" w:line="291" w:lineRule="exact"/>
        <w:ind w:left="1373" w:hanging="331"/>
        <w:rPr>
          <w:sz w:val="24"/>
        </w:rPr>
      </w:pPr>
      <w:r w:rsidRPr="001A436D">
        <w:rPr>
          <w:color w:val="344449"/>
          <w:sz w:val="24"/>
        </w:rPr>
        <w:t>de</w:t>
      </w:r>
      <w:r w:rsidRPr="001A436D">
        <w:rPr>
          <w:color w:val="344449"/>
          <w:sz w:val="24"/>
          <w:rPrChange w:id="1223" w:author="Vannieuwenhuyze Jorre" w:date="2025-03-27T14:21:00Z" w16du:dateUtc="2025-03-27T13:21:00Z">
            <w:rPr>
              <w:color w:val="344449"/>
              <w:spacing w:val="-4"/>
              <w:sz w:val="24"/>
            </w:rPr>
          </w:rPrChange>
        </w:rPr>
        <w:t xml:space="preserve"> </w:t>
      </w:r>
      <w:r w:rsidRPr="001A436D">
        <w:rPr>
          <w:color w:val="344449"/>
          <w:sz w:val="24"/>
          <w:rPrChange w:id="1224" w:author="Vannieuwenhuyze Jorre" w:date="2025-03-27T14:21:00Z" w16du:dateUtc="2025-03-27T13:21:00Z">
            <w:rPr>
              <w:color w:val="344449"/>
              <w:spacing w:val="-2"/>
              <w:sz w:val="24"/>
            </w:rPr>
          </w:rPrChange>
        </w:rPr>
        <w:t>gebruikersbehoeften,</w:t>
      </w:r>
    </w:p>
    <w:p w14:paraId="25B31941" w14:textId="77777777" w:rsidR="001E3564" w:rsidRPr="001A436D" w:rsidRDefault="002F5345">
      <w:pPr>
        <w:pStyle w:val="ListParagraph"/>
        <w:numPr>
          <w:ilvl w:val="0"/>
          <w:numId w:val="6"/>
        </w:numPr>
        <w:tabs>
          <w:tab w:val="left" w:pos="1373"/>
        </w:tabs>
        <w:spacing w:line="289" w:lineRule="exact"/>
        <w:ind w:left="1373" w:hanging="331"/>
        <w:rPr>
          <w:sz w:val="24"/>
        </w:rPr>
      </w:pPr>
      <w:r w:rsidRPr="001A436D">
        <w:rPr>
          <w:color w:val="344449"/>
          <w:sz w:val="24"/>
        </w:rPr>
        <w:t>een</w:t>
      </w:r>
      <w:r w:rsidRPr="001A436D">
        <w:rPr>
          <w:color w:val="344449"/>
          <w:sz w:val="24"/>
          <w:rPrChange w:id="1225" w:author="Vannieuwenhuyze Jorre" w:date="2025-03-27T14:21:00Z" w16du:dateUtc="2025-03-27T13:21:00Z">
            <w:rPr>
              <w:color w:val="344449"/>
              <w:spacing w:val="-10"/>
              <w:sz w:val="24"/>
            </w:rPr>
          </w:rPrChange>
        </w:rPr>
        <w:t xml:space="preserve"> </w:t>
      </w:r>
      <w:r w:rsidRPr="001A436D">
        <w:rPr>
          <w:color w:val="344449"/>
          <w:sz w:val="24"/>
        </w:rPr>
        <w:t>conceptuele</w:t>
      </w:r>
      <w:r w:rsidRPr="001A436D">
        <w:rPr>
          <w:color w:val="344449"/>
          <w:sz w:val="24"/>
          <w:rPrChange w:id="1226" w:author="Vannieuwenhuyze Jorre" w:date="2025-03-27T14:21:00Z" w16du:dateUtc="2025-03-27T13:21:00Z">
            <w:rPr>
              <w:color w:val="344449"/>
              <w:spacing w:val="-9"/>
              <w:sz w:val="24"/>
            </w:rPr>
          </w:rPrChange>
        </w:rPr>
        <w:t xml:space="preserve"> </w:t>
      </w:r>
      <w:r w:rsidRPr="001A436D">
        <w:rPr>
          <w:color w:val="344449"/>
          <w:sz w:val="24"/>
        </w:rPr>
        <w:t>definitie</w:t>
      </w:r>
      <w:r w:rsidRPr="001A436D">
        <w:rPr>
          <w:color w:val="344449"/>
          <w:sz w:val="24"/>
          <w:rPrChange w:id="1227" w:author="Vannieuwenhuyze Jorre" w:date="2025-03-27T14:21:00Z" w16du:dateUtc="2025-03-27T13:21:00Z">
            <w:rPr>
              <w:color w:val="344449"/>
              <w:spacing w:val="-10"/>
              <w:sz w:val="24"/>
            </w:rPr>
          </w:rPrChange>
        </w:rPr>
        <w:t xml:space="preserve"> </w:t>
      </w:r>
      <w:r w:rsidRPr="001A436D">
        <w:rPr>
          <w:color w:val="344449"/>
          <w:sz w:val="24"/>
        </w:rPr>
        <w:t>op</w:t>
      </w:r>
      <w:r w:rsidRPr="001A436D">
        <w:rPr>
          <w:color w:val="344449"/>
          <w:sz w:val="24"/>
          <w:rPrChange w:id="1228" w:author="Vannieuwenhuyze Jorre" w:date="2025-03-27T14:21:00Z" w16du:dateUtc="2025-03-27T13:21:00Z">
            <w:rPr>
              <w:color w:val="344449"/>
              <w:spacing w:val="-9"/>
              <w:sz w:val="24"/>
            </w:rPr>
          </w:rPrChange>
        </w:rPr>
        <w:t xml:space="preserve"> </w:t>
      </w:r>
      <w:r w:rsidRPr="001A436D">
        <w:rPr>
          <w:color w:val="344449"/>
          <w:sz w:val="24"/>
        </w:rPr>
        <w:t>basis</w:t>
      </w:r>
      <w:r w:rsidRPr="001A436D">
        <w:rPr>
          <w:color w:val="344449"/>
          <w:sz w:val="24"/>
          <w:rPrChange w:id="1229" w:author="Vannieuwenhuyze Jorre" w:date="2025-03-27T14:21:00Z" w16du:dateUtc="2025-03-27T13:21:00Z">
            <w:rPr>
              <w:color w:val="344449"/>
              <w:spacing w:val="-10"/>
              <w:sz w:val="24"/>
            </w:rPr>
          </w:rPrChange>
        </w:rPr>
        <w:t xml:space="preserve"> </w:t>
      </w:r>
      <w:r w:rsidRPr="001A436D">
        <w:rPr>
          <w:color w:val="344449"/>
          <w:sz w:val="24"/>
        </w:rPr>
        <w:t>van</w:t>
      </w:r>
      <w:r w:rsidRPr="001A436D">
        <w:rPr>
          <w:color w:val="344449"/>
          <w:sz w:val="24"/>
          <w:rPrChange w:id="1230" w:author="Vannieuwenhuyze Jorre" w:date="2025-03-27T14:21:00Z" w16du:dateUtc="2025-03-27T13:21:00Z">
            <w:rPr>
              <w:color w:val="344449"/>
              <w:spacing w:val="-9"/>
              <w:sz w:val="24"/>
            </w:rPr>
          </w:rPrChange>
        </w:rPr>
        <w:t xml:space="preserve"> </w:t>
      </w:r>
      <w:r w:rsidRPr="001A436D">
        <w:rPr>
          <w:color w:val="344449"/>
          <w:sz w:val="24"/>
        </w:rPr>
        <w:t>de</w:t>
      </w:r>
      <w:r w:rsidRPr="001A436D">
        <w:rPr>
          <w:color w:val="344449"/>
          <w:sz w:val="24"/>
          <w:rPrChange w:id="1231" w:author="Vannieuwenhuyze Jorre" w:date="2025-03-27T14:21:00Z" w16du:dateUtc="2025-03-27T13:21:00Z">
            <w:rPr>
              <w:color w:val="344449"/>
              <w:spacing w:val="-10"/>
              <w:sz w:val="24"/>
            </w:rPr>
          </w:rPrChange>
        </w:rPr>
        <w:t xml:space="preserve"> </w:t>
      </w:r>
      <w:r w:rsidRPr="001A436D">
        <w:rPr>
          <w:color w:val="344449"/>
          <w:sz w:val="24"/>
          <w:rPrChange w:id="1232" w:author="Vannieuwenhuyze Jorre" w:date="2025-03-27T14:21:00Z" w16du:dateUtc="2025-03-27T13:21:00Z">
            <w:rPr>
              <w:color w:val="344449"/>
              <w:spacing w:val="-2"/>
              <w:sz w:val="24"/>
            </w:rPr>
          </w:rPrChange>
        </w:rPr>
        <w:t>gebruikersbehoeften,</w:t>
      </w:r>
    </w:p>
    <w:p w14:paraId="25B31942" w14:textId="77777777" w:rsidR="001E3564" w:rsidRPr="001A436D" w:rsidRDefault="002F5345">
      <w:pPr>
        <w:pStyle w:val="ListParagraph"/>
        <w:numPr>
          <w:ilvl w:val="0"/>
          <w:numId w:val="6"/>
        </w:numPr>
        <w:tabs>
          <w:tab w:val="left" w:pos="1373"/>
        </w:tabs>
        <w:spacing w:line="289" w:lineRule="exact"/>
        <w:ind w:left="1373" w:hanging="331"/>
        <w:rPr>
          <w:sz w:val="24"/>
        </w:rPr>
      </w:pPr>
      <w:r w:rsidRPr="001A436D">
        <w:rPr>
          <w:color w:val="344449"/>
          <w:sz w:val="24"/>
          <w:rPrChange w:id="1233" w:author="Vannieuwenhuyze Jorre" w:date="2025-03-27T14:21:00Z" w16du:dateUtc="2025-03-27T13:21:00Z">
            <w:rPr>
              <w:color w:val="344449"/>
              <w:spacing w:val="-2"/>
              <w:sz w:val="24"/>
            </w:rPr>
          </w:rPrChange>
        </w:rPr>
        <w:t>een</w:t>
      </w:r>
      <w:r w:rsidRPr="001A436D">
        <w:rPr>
          <w:color w:val="344449"/>
          <w:sz w:val="24"/>
        </w:rPr>
        <w:t xml:space="preserve"> </w:t>
      </w:r>
      <w:r w:rsidRPr="001A436D">
        <w:rPr>
          <w:color w:val="344449"/>
          <w:sz w:val="24"/>
          <w:rPrChange w:id="1234" w:author="Vannieuwenhuyze Jorre" w:date="2025-03-27T14:21:00Z" w16du:dateUtc="2025-03-27T13:21:00Z">
            <w:rPr>
              <w:color w:val="344449"/>
              <w:spacing w:val="-2"/>
              <w:sz w:val="24"/>
            </w:rPr>
          </w:rPrChange>
        </w:rPr>
        <w:t>operationele</w:t>
      </w:r>
      <w:r w:rsidRPr="001A436D">
        <w:rPr>
          <w:color w:val="344449"/>
          <w:sz w:val="24"/>
          <w:rPrChange w:id="1235" w:author="Vannieuwenhuyze Jorre" w:date="2025-03-27T14:21:00Z" w16du:dateUtc="2025-03-27T13:21:00Z">
            <w:rPr>
              <w:color w:val="344449"/>
              <w:spacing w:val="1"/>
              <w:sz w:val="24"/>
            </w:rPr>
          </w:rPrChange>
        </w:rPr>
        <w:t xml:space="preserve"> </w:t>
      </w:r>
      <w:r w:rsidRPr="001A436D">
        <w:rPr>
          <w:color w:val="344449"/>
          <w:sz w:val="24"/>
          <w:rPrChange w:id="1236" w:author="Vannieuwenhuyze Jorre" w:date="2025-03-27T14:21:00Z" w16du:dateUtc="2025-03-27T13:21:00Z">
            <w:rPr>
              <w:color w:val="344449"/>
              <w:spacing w:val="-2"/>
              <w:sz w:val="24"/>
            </w:rPr>
          </w:rPrChange>
        </w:rPr>
        <w:t>definitie,</w:t>
      </w:r>
    </w:p>
    <w:p w14:paraId="25B31943" w14:textId="77777777" w:rsidR="001E3564" w:rsidRPr="001A436D" w:rsidRDefault="002F5345">
      <w:pPr>
        <w:pStyle w:val="ListParagraph"/>
        <w:numPr>
          <w:ilvl w:val="0"/>
          <w:numId w:val="6"/>
        </w:numPr>
        <w:tabs>
          <w:tab w:val="left" w:pos="1373"/>
        </w:tabs>
        <w:spacing w:line="289" w:lineRule="exact"/>
        <w:ind w:left="1373" w:hanging="331"/>
        <w:rPr>
          <w:sz w:val="24"/>
        </w:rPr>
      </w:pPr>
      <w:r w:rsidRPr="001A436D">
        <w:rPr>
          <w:color w:val="344449"/>
          <w:sz w:val="24"/>
          <w:rPrChange w:id="1237" w:author="Vannieuwenhuyze Jorre" w:date="2025-03-27T14:21:00Z" w16du:dateUtc="2025-03-27T13:21:00Z">
            <w:rPr>
              <w:color w:val="344449"/>
              <w:spacing w:val="-2"/>
              <w:sz w:val="24"/>
            </w:rPr>
          </w:rPrChange>
        </w:rPr>
        <w:t>het</w:t>
      </w:r>
      <w:r w:rsidRPr="001A436D">
        <w:rPr>
          <w:color w:val="344449"/>
          <w:sz w:val="24"/>
          <w:rPrChange w:id="1238" w:author="Vannieuwenhuyze Jorre" w:date="2025-03-27T14:21:00Z" w16du:dateUtc="2025-03-27T13:21:00Z">
            <w:rPr>
              <w:color w:val="344449"/>
              <w:spacing w:val="-12"/>
              <w:sz w:val="24"/>
            </w:rPr>
          </w:rPrChange>
        </w:rPr>
        <w:t xml:space="preserve"> </w:t>
      </w:r>
      <w:r w:rsidRPr="001A436D">
        <w:rPr>
          <w:color w:val="344449"/>
          <w:sz w:val="24"/>
          <w:rPrChange w:id="1239" w:author="Vannieuwenhuyze Jorre" w:date="2025-03-27T14:21:00Z" w16du:dateUtc="2025-03-27T13:21:00Z">
            <w:rPr>
              <w:color w:val="344449"/>
              <w:spacing w:val="-2"/>
              <w:sz w:val="24"/>
            </w:rPr>
          </w:rPrChange>
        </w:rPr>
        <w:t>cijfer,</w:t>
      </w:r>
      <w:r w:rsidRPr="001A436D">
        <w:rPr>
          <w:color w:val="344449"/>
          <w:sz w:val="24"/>
          <w:rPrChange w:id="1240" w:author="Vannieuwenhuyze Jorre" w:date="2025-03-27T14:21:00Z" w16du:dateUtc="2025-03-27T13:21:00Z">
            <w:rPr>
              <w:color w:val="344449"/>
              <w:spacing w:val="-11"/>
              <w:sz w:val="24"/>
            </w:rPr>
          </w:rPrChange>
        </w:rPr>
        <w:t xml:space="preserve"> </w:t>
      </w:r>
      <w:r w:rsidRPr="001A436D">
        <w:rPr>
          <w:color w:val="344449"/>
          <w:sz w:val="24"/>
          <w:rPrChange w:id="1241" w:author="Vannieuwenhuyze Jorre" w:date="2025-03-27T14:21:00Z" w16du:dateUtc="2025-03-27T13:21:00Z">
            <w:rPr>
              <w:color w:val="344449"/>
              <w:spacing w:val="-5"/>
              <w:sz w:val="24"/>
            </w:rPr>
          </w:rPrChange>
        </w:rPr>
        <w:t>en</w:t>
      </w:r>
    </w:p>
    <w:p w14:paraId="25B31944" w14:textId="77777777" w:rsidR="001E3564" w:rsidRPr="001A436D" w:rsidRDefault="002F5345">
      <w:pPr>
        <w:pStyle w:val="ListParagraph"/>
        <w:numPr>
          <w:ilvl w:val="0"/>
          <w:numId w:val="6"/>
        </w:numPr>
        <w:tabs>
          <w:tab w:val="left" w:pos="1372"/>
          <w:tab w:val="left" w:pos="1375"/>
        </w:tabs>
        <w:spacing w:line="237" w:lineRule="auto"/>
        <w:ind w:right="1129"/>
        <w:rPr>
          <w:sz w:val="24"/>
        </w:rPr>
      </w:pPr>
      <w:r w:rsidRPr="001A436D">
        <w:rPr>
          <w:color w:val="344449"/>
          <w:sz w:val="24"/>
        </w:rPr>
        <w:t xml:space="preserve">een kwaliteitsevaluatie van de operationele definitie in functie van de ge‐ </w:t>
      </w:r>
      <w:proofErr w:type="spellStart"/>
      <w:r w:rsidRPr="001A436D">
        <w:rPr>
          <w:color w:val="344449"/>
          <w:sz w:val="24"/>
          <w:rPrChange w:id="1242" w:author="Vannieuwenhuyze Jorre" w:date="2025-03-27T14:21:00Z" w16du:dateUtc="2025-03-27T13:21:00Z">
            <w:rPr>
              <w:color w:val="344449"/>
              <w:spacing w:val="-2"/>
              <w:sz w:val="24"/>
            </w:rPr>
          </w:rPrChange>
        </w:rPr>
        <w:t>bruikersbehoeften</w:t>
      </w:r>
      <w:proofErr w:type="spellEnd"/>
      <w:r w:rsidRPr="001A436D">
        <w:rPr>
          <w:color w:val="344449"/>
          <w:sz w:val="24"/>
          <w:rPrChange w:id="1243" w:author="Vannieuwenhuyze Jorre" w:date="2025-03-27T14:21:00Z" w16du:dateUtc="2025-03-27T13:21:00Z">
            <w:rPr>
              <w:color w:val="344449"/>
              <w:spacing w:val="-2"/>
              <w:sz w:val="24"/>
            </w:rPr>
          </w:rPrChange>
        </w:rPr>
        <w:t>.</w:t>
      </w:r>
    </w:p>
    <w:p w14:paraId="25B31945" w14:textId="59545C96" w:rsidR="001E3564" w:rsidRPr="001A436D" w:rsidRDefault="002F5345" w:rsidP="36DF244D">
      <w:pPr>
        <w:pStyle w:val="BodyText"/>
        <w:spacing w:before="142" w:line="237" w:lineRule="auto"/>
        <w:ind w:left="709" w:right="1130"/>
        <w:jc w:val="both"/>
        <w:rPr>
          <w:color w:val="344449"/>
        </w:rPr>
      </w:pPr>
      <w:r w:rsidRPr="001A436D">
        <w:rPr>
          <w:color w:val="344449"/>
        </w:rPr>
        <w:t>Tabel</w:t>
      </w:r>
      <w:r w:rsidRPr="001A436D">
        <w:rPr>
          <w:color w:val="344449"/>
          <w:rPrChange w:id="1244" w:author="Vannieuwenhuyze Jorre" w:date="2025-03-27T14:21:00Z" w16du:dateUtc="2025-03-27T13:21:00Z">
            <w:rPr>
              <w:color w:val="344449"/>
              <w:spacing w:val="-6"/>
            </w:rPr>
          </w:rPrChange>
        </w:rPr>
        <w:t xml:space="preserve"> </w:t>
      </w:r>
      <w:hyperlink w:anchor="_bookmark1" w:history="1">
        <w:r w:rsidR="001E3564" w:rsidRPr="001A436D">
          <w:rPr>
            <w:color w:val="344449"/>
          </w:rPr>
          <w:t>1</w:t>
        </w:r>
      </w:hyperlink>
      <w:r w:rsidRPr="001A436D">
        <w:rPr>
          <w:color w:val="344449"/>
          <w:rPrChange w:id="1245" w:author="Vannieuwenhuyze Jorre" w:date="2025-03-27T14:21:00Z" w16du:dateUtc="2025-03-27T13:21:00Z">
            <w:rPr>
              <w:color w:val="344449"/>
              <w:spacing w:val="-7"/>
            </w:rPr>
          </w:rPrChange>
        </w:rPr>
        <w:t xml:space="preserve"> </w:t>
      </w:r>
      <w:r w:rsidRPr="001A436D">
        <w:rPr>
          <w:color w:val="344449"/>
        </w:rPr>
        <w:t>vat</w:t>
      </w:r>
      <w:r w:rsidRPr="001A436D">
        <w:rPr>
          <w:color w:val="344449"/>
          <w:rPrChange w:id="1246" w:author="Vannieuwenhuyze Jorre" w:date="2025-03-27T14:21:00Z" w16du:dateUtc="2025-03-27T13:21:00Z">
            <w:rPr>
              <w:color w:val="344449"/>
              <w:spacing w:val="-7"/>
            </w:rPr>
          </w:rPrChange>
        </w:rPr>
        <w:t xml:space="preserve"> </w:t>
      </w:r>
      <w:r w:rsidRPr="001A436D">
        <w:rPr>
          <w:color w:val="344449"/>
        </w:rPr>
        <w:t>deze</w:t>
      </w:r>
      <w:r w:rsidRPr="001A436D">
        <w:rPr>
          <w:color w:val="344449"/>
          <w:rPrChange w:id="1247" w:author="Vannieuwenhuyze Jorre" w:date="2025-03-27T14:21:00Z" w16du:dateUtc="2025-03-27T13:21:00Z">
            <w:rPr>
              <w:color w:val="344449"/>
              <w:spacing w:val="-7"/>
            </w:rPr>
          </w:rPrChange>
        </w:rPr>
        <w:t xml:space="preserve"> </w:t>
      </w:r>
      <w:r w:rsidRPr="001A436D">
        <w:rPr>
          <w:color w:val="344449"/>
        </w:rPr>
        <w:t>basisinformatie</w:t>
      </w:r>
      <w:r w:rsidRPr="001A436D">
        <w:rPr>
          <w:color w:val="344449"/>
          <w:rPrChange w:id="1248" w:author="Vannieuwenhuyze Jorre" w:date="2025-03-27T14:21:00Z" w16du:dateUtc="2025-03-27T13:21:00Z">
            <w:rPr>
              <w:color w:val="344449"/>
              <w:spacing w:val="-7"/>
            </w:rPr>
          </w:rPrChange>
        </w:rPr>
        <w:t xml:space="preserve"> </w:t>
      </w:r>
      <w:r w:rsidRPr="001A436D">
        <w:rPr>
          <w:color w:val="344449"/>
        </w:rPr>
        <w:t>samen</w:t>
      </w:r>
      <w:r w:rsidRPr="001A436D">
        <w:rPr>
          <w:color w:val="344449"/>
          <w:rPrChange w:id="1249" w:author="Vannieuwenhuyze Jorre" w:date="2025-03-27T14:21:00Z" w16du:dateUtc="2025-03-27T13:21:00Z">
            <w:rPr>
              <w:color w:val="344449"/>
              <w:spacing w:val="-7"/>
            </w:rPr>
          </w:rPrChange>
        </w:rPr>
        <w:t xml:space="preserve"> </w:t>
      </w:r>
      <w:r w:rsidRPr="001A436D">
        <w:rPr>
          <w:color w:val="344449"/>
        </w:rPr>
        <w:t>aan</w:t>
      </w:r>
      <w:r w:rsidRPr="001A436D">
        <w:rPr>
          <w:color w:val="344449"/>
          <w:rPrChange w:id="1250" w:author="Vannieuwenhuyze Jorre" w:date="2025-03-27T14:21:00Z" w16du:dateUtc="2025-03-27T13:21:00Z">
            <w:rPr>
              <w:color w:val="344449"/>
              <w:spacing w:val="-7"/>
            </w:rPr>
          </w:rPrChange>
        </w:rPr>
        <w:t xml:space="preserve"> </w:t>
      </w:r>
      <w:r w:rsidRPr="001A436D">
        <w:rPr>
          <w:color w:val="344449"/>
        </w:rPr>
        <w:t>de</w:t>
      </w:r>
      <w:r w:rsidRPr="001A436D">
        <w:rPr>
          <w:color w:val="344449"/>
          <w:rPrChange w:id="1251" w:author="Vannieuwenhuyze Jorre" w:date="2025-03-27T14:21:00Z" w16du:dateUtc="2025-03-27T13:21:00Z">
            <w:rPr>
              <w:color w:val="344449"/>
              <w:spacing w:val="-7"/>
            </w:rPr>
          </w:rPrChange>
        </w:rPr>
        <w:t xml:space="preserve"> </w:t>
      </w:r>
      <w:r w:rsidRPr="001A436D">
        <w:rPr>
          <w:color w:val="344449"/>
        </w:rPr>
        <w:t>hand</w:t>
      </w:r>
      <w:r w:rsidRPr="001A436D">
        <w:rPr>
          <w:color w:val="344449"/>
          <w:rPrChange w:id="1252" w:author="Vannieuwenhuyze Jorre" w:date="2025-03-27T14:21:00Z" w16du:dateUtc="2025-03-27T13:21:00Z">
            <w:rPr>
              <w:color w:val="344449"/>
              <w:spacing w:val="-7"/>
            </w:rPr>
          </w:rPrChange>
        </w:rPr>
        <w:t xml:space="preserve"> </w:t>
      </w:r>
      <w:r w:rsidRPr="001A436D">
        <w:rPr>
          <w:color w:val="344449"/>
        </w:rPr>
        <w:t>van</w:t>
      </w:r>
      <w:r w:rsidRPr="001A436D">
        <w:rPr>
          <w:color w:val="344449"/>
          <w:rPrChange w:id="1253" w:author="Vannieuwenhuyze Jorre" w:date="2025-03-27T14:21:00Z" w16du:dateUtc="2025-03-27T13:21:00Z">
            <w:rPr>
              <w:color w:val="344449"/>
              <w:spacing w:val="-7"/>
            </w:rPr>
          </w:rPrChange>
        </w:rPr>
        <w:t xml:space="preserve"> </w:t>
      </w:r>
      <w:r w:rsidRPr="001A436D">
        <w:rPr>
          <w:color w:val="344449"/>
        </w:rPr>
        <w:t>het</w:t>
      </w:r>
      <w:r w:rsidRPr="001A436D">
        <w:rPr>
          <w:color w:val="344449"/>
          <w:rPrChange w:id="1254" w:author="Vannieuwenhuyze Jorre" w:date="2025-03-27T14:21:00Z" w16du:dateUtc="2025-03-27T13:21:00Z">
            <w:rPr>
              <w:color w:val="344449"/>
              <w:spacing w:val="-7"/>
            </w:rPr>
          </w:rPrChange>
        </w:rPr>
        <w:t xml:space="preserve"> </w:t>
      </w:r>
      <w:r w:rsidRPr="001A436D">
        <w:rPr>
          <w:color w:val="344449"/>
        </w:rPr>
        <w:t>Antwerps</w:t>
      </w:r>
      <w:r w:rsidRPr="001A436D">
        <w:rPr>
          <w:color w:val="344449"/>
          <w:rPrChange w:id="1255" w:author="Vannieuwenhuyze Jorre" w:date="2025-03-27T14:21:00Z" w16du:dateUtc="2025-03-27T13:21:00Z">
            <w:rPr>
              <w:color w:val="344449"/>
              <w:spacing w:val="-7"/>
            </w:rPr>
          </w:rPrChange>
        </w:rPr>
        <w:t xml:space="preserve"> </w:t>
      </w:r>
      <w:r w:rsidRPr="001A436D">
        <w:rPr>
          <w:color w:val="344449"/>
        </w:rPr>
        <w:t xml:space="preserve">voorbeeld. </w:t>
      </w:r>
      <w:commentRangeStart w:id="1256"/>
      <w:r w:rsidRPr="001A436D">
        <w:rPr>
          <w:color w:val="344449"/>
        </w:rPr>
        <w:t>Als</w:t>
      </w:r>
      <w:r w:rsidRPr="001A436D">
        <w:rPr>
          <w:color w:val="344449"/>
          <w:rPrChange w:id="1257" w:author="Vannieuwenhuyze Jorre" w:date="2025-03-27T14:21:00Z" w16du:dateUtc="2025-03-27T13:21:00Z">
            <w:rPr>
              <w:color w:val="344449"/>
              <w:spacing w:val="-5"/>
            </w:rPr>
          </w:rPrChange>
        </w:rPr>
        <w:t xml:space="preserve"> </w:t>
      </w:r>
      <w:r w:rsidRPr="001A436D">
        <w:rPr>
          <w:color w:val="344449"/>
        </w:rPr>
        <w:t>de</w:t>
      </w:r>
      <w:r w:rsidRPr="001A436D">
        <w:rPr>
          <w:color w:val="344449"/>
          <w:rPrChange w:id="1258" w:author="Vannieuwenhuyze Jorre" w:date="2025-03-27T14:21:00Z" w16du:dateUtc="2025-03-27T13:21:00Z">
            <w:rPr>
              <w:color w:val="344449"/>
              <w:spacing w:val="-5"/>
            </w:rPr>
          </w:rPrChange>
        </w:rPr>
        <w:t xml:space="preserve"> </w:t>
      </w:r>
      <w:r w:rsidRPr="001A436D">
        <w:rPr>
          <w:color w:val="344449"/>
        </w:rPr>
        <w:t>gebruikersbehoeften</w:t>
      </w:r>
      <w:r w:rsidRPr="001A436D">
        <w:rPr>
          <w:color w:val="344449"/>
          <w:rPrChange w:id="1259" w:author="Vannieuwenhuyze Jorre" w:date="2025-03-27T14:21:00Z" w16du:dateUtc="2025-03-27T13:21:00Z">
            <w:rPr>
              <w:color w:val="344449"/>
              <w:spacing w:val="-6"/>
            </w:rPr>
          </w:rPrChange>
        </w:rPr>
        <w:t xml:space="preserve"> </w:t>
      </w:r>
      <w:r w:rsidRPr="001A436D">
        <w:rPr>
          <w:color w:val="344449"/>
        </w:rPr>
        <w:t>van</w:t>
      </w:r>
      <w:r w:rsidRPr="001A436D">
        <w:rPr>
          <w:color w:val="344449"/>
          <w:rPrChange w:id="1260" w:author="Vannieuwenhuyze Jorre" w:date="2025-03-27T14:21:00Z" w16du:dateUtc="2025-03-27T13:21:00Z">
            <w:rPr>
              <w:color w:val="344449"/>
              <w:spacing w:val="-6"/>
            </w:rPr>
          </w:rPrChange>
        </w:rPr>
        <w:t xml:space="preserve"> </w:t>
      </w:r>
      <w:r w:rsidRPr="001A436D">
        <w:rPr>
          <w:color w:val="344449"/>
        </w:rPr>
        <w:t>een</w:t>
      </w:r>
      <w:r w:rsidRPr="001A436D">
        <w:rPr>
          <w:color w:val="344449"/>
          <w:rPrChange w:id="1261" w:author="Vannieuwenhuyze Jorre" w:date="2025-03-27T14:21:00Z" w16du:dateUtc="2025-03-27T13:21:00Z">
            <w:rPr>
              <w:color w:val="344449"/>
              <w:spacing w:val="-5"/>
            </w:rPr>
          </w:rPrChange>
        </w:rPr>
        <w:t xml:space="preserve"> </w:t>
      </w:r>
      <w:r w:rsidRPr="001A436D">
        <w:rPr>
          <w:color w:val="344449"/>
        </w:rPr>
        <w:t>statistiek</w:t>
      </w:r>
      <w:r w:rsidRPr="001A436D">
        <w:rPr>
          <w:color w:val="344449"/>
          <w:rPrChange w:id="1262" w:author="Vannieuwenhuyze Jorre" w:date="2025-03-27T14:21:00Z" w16du:dateUtc="2025-03-27T13:21:00Z">
            <w:rPr>
              <w:color w:val="344449"/>
              <w:spacing w:val="-6"/>
            </w:rPr>
          </w:rPrChange>
        </w:rPr>
        <w:t xml:space="preserve"> </w:t>
      </w:r>
      <w:r w:rsidRPr="001A436D">
        <w:rPr>
          <w:color w:val="344449"/>
        </w:rPr>
        <w:t>nog</w:t>
      </w:r>
      <w:r w:rsidRPr="001A436D">
        <w:rPr>
          <w:color w:val="344449"/>
          <w:rPrChange w:id="1263" w:author="Vannieuwenhuyze Jorre" w:date="2025-03-27T14:21:00Z" w16du:dateUtc="2025-03-27T13:21:00Z">
            <w:rPr>
              <w:color w:val="344449"/>
              <w:spacing w:val="-5"/>
            </w:rPr>
          </w:rPrChange>
        </w:rPr>
        <w:t xml:space="preserve"> </w:t>
      </w:r>
      <w:r w:rsidRPr="001A436D">
        <w:rPr>
          <w:color w:val="344449"/>
        </w:rPr>
        <w:t>niet</w:t>
      </w:r>
      <w:r w:rsidRPr="001A436D">
        <w:rPr>
          <w:color w:val="344449"/>
          <w:rPrChange w:id="1264" w:author="Vannieuwenhuyze Jorre" w:date="2025-03-27T14:21:00Z" w16du:dateUtc="2025-03-27T13:21:00Z">
            <w:rPr>
              <w:color w:val="344449"/>
              <w:spacing w:val="-5"/>
            </w:rPr>
          </w:rPrChange>
        </w:rPr>
        <w:t xml:space="preserve"> </w:t>
      </w:r>
      <w:r w:rsidRPr="001A436D">
        <w:rPr>
          <w:color w:val="344449"/>
        </w:rPr>
        <w:t>in</w:t>
      </w:r>
      <w:r w:rsidRPr="001A436D">
        <w:rPr>
          <w:color w:val="344449"/>
          <w:rPrChange w:id="1265" w:author="Vannieuwenhuyze Jorre" w:date="2025-03-27T14:21:00Z" w16du:dateUtc="2025-03-27T13:21:00Z">
            <w:rPr>
              <w:color w:val="344449"/>
              <w:spacing w:val="-5"/>
            </w:rPr>
          </w:rPrChange>
        </w:rPr>
        <w:t xml:space="preserve"> </w:t>
      </w:r>
      <w:r w:rsidRPr="001A436D">
        <w:rPr>
          <w:color w:val="344449"/>
        </w:rPr>
        <w:t>kaart</w:t>
      </w:r>
      <w:r w:rsidRPr="001A436D">
        <w:rPr>
          <w:color w:val="344449"/>
          <w:rPrChange w:id="1266" w:author="Vannieuwenhuyze Jorre" w:date="2025-03-27T14:21:00Z" w16du:dateUtc="2025-03-27T13:21:00Z">
            <w:rPr>
              <w:color w:val="344449"/>
              <w:spacing w:val="-6"/>
            </w:rPr>
          </w:rPrChange>
        </w:rPr>
        <w:t xml:space="preserve"> </w:t>
      </w:r>
      <w:r w:rsidRPr="001A436D">
        <w:rPr>
          <w:color w:val="344449"/>
        </w:rPr>
        <w:t>zijn</w:t>
      </w:r>
      <w:r w:rsidRPr="001A436D">
        <w:rPr>
          <w:color w:val="344449"/>
          <w:rPrChange w:id="1267" w:author="Vannieuwenhuyze Jorre" w:date="2025-03-27T14:21:00Z" w16du:dateUtc="2025-03-27T13:21:00Z">
            <w:rPr>
              <w:color w:val="344449"/>
              <w:spacing w:val="-5"/>
            </w:rPr>
          </w:rPrChange>
        </w:rPr>
        <w:t xml:space="preserve"> </w:t>
      </w:r>
      <w:r w:rsidRPr="001A436D">
        <w:rPr>
          <w:color w:val="344449"/>
        </w:rPr>
        <w:t>gebracht</w:t>
      </w:r>
      <w:ins w:id="1268" w:author="Vannieuwenhuyze Jorre" w:date="2025-02-18T12:09:00Z" w16du:dateUtc="2025-02-18T11:09:00Z">
        <w:r w:rsidR="002C7A45" w:rsidRPr="001A436D">
          <w:rPr>
            <w:color w:val="344449"/>
          </w:rPr>
          <w:t xml:space="preserve"> en er daardoor ook geen kwaliteitsevaluatie kan worden uitgevoerd</w:t>
        </w:r>
      </w:ins>
      <w:r w:rsidRPr="001A436D">
        <w:rPr>
          <w:color w:val="344449"/>
        </w:rPr>
        <w:t>,</w:t>
      </w:r>
      <w:r w:rsidRPr="001A436D">
        <w:rPr>
          <w:color w:val="344449"/>
          <w:rPrChange w:id="1269" w:author="Vannieuwenhuyze Jorre" w:date="2025-03-27T14:21:00Z" w16du:dateUtc="2025-03-27T13:21:00Z">
            <w:rPr>
              <w:color w:val="344449"/>
              <w:spacing w:val="-4"/>
            </w:rPr>
          </w:rPrChange>
        </w:rPr>
        <w:t xml:space="preserve"> </w:t>
      </w:r>
      <w:r w:rsidRPr="001A436D">
        <w:rPr>
          <w:color w:val="344449"/>
        </w:rPr>
        <w:t>is</w:t>
      </w:r>
      <w:r w:rsidRPr="001A436D">
        <w:rPr>
          <w:color w:val="344449"/>
          <w:rPrChange w:id="1270" w:author="Vannieuwenhuyze Jorre" w:date="2025-03-27T14:21:00Z" w16du:dateUtc="2025-03-27T13:21:00Z">
            <w:rPr>
              <w:color w:val="344449"/>
              <w:spacing w:val="-5"/>
            </w:rPr>
          </w:rPrChange>
        </w:rPr>
        <w:t xml:space="preserve"> </w:t>
      </w:r>
      <w:r w:rsidRPr="001A436D">
        <w:rPr>
          <w:color w:val="344449"/>
        </w:rPr>
        <w:t>de statistiek een experimentele statistiek.</w:t>
      </w:r>
      <w:commentRangeEnd w:id="1256"/>
      <w:r w:rsidRPr="001A436D">
        <w:rPr>
          <w:rStyle w:val="CommentReference"/>
        </w:rPr>
        <w:commentReference w:id="1256"/>
      </w:r>
    </w:p>
    <w:p w14:paraId="25B31946" w14:textId="77777777" w:rsidR="001E3564" w:rsidRPr="001A436D" w:rsidRDefault="001E3564">
      <w:pPr>
        <w:pStyle w:val="BodyText"/>
      </w:pPr>
    </w:p>
    <w:p w14:paraId="25B31947" w14:textId="77777777" w:rsidR="001E3564" w:rsidRPr="001A436D" w:rsidRDefault="001E3564">
      <w:pPr>
        <w:pStyle w:val="BodyText"/>
      </w:pPr>
    </w:p>
    <w:p w14:paraId="25B31948" w14:textId="77777777" w:rsidR="001E3564" w:rsidRPr="001A436D" w:rsidRDefault="001E3564">
      <w:pPr>
        <w:pStyle w:val="BodyText"/>
        <w:spacing w:before="129"/>
      </w:pPr>
    </w:p>
    <w:p w14:paraId="25B31949" w14:textId="77777777" w:rsidR="001E3564" w:rsidRPr="001A436D" w:rsidRDefault="002F5345">
      <w:pPr>
        <w:pStyle w:val="Heading1"/>
        <w:numPr>
          <w:ilvl w:val="0"/>
          <w:numId w:val="7"/>
        </w:numPr>
        <w:tabs>
          <w:tab w:val="left" w:pos="1305"/>
        </w:tabs>
        <w:ind w:left="1305" w:hanging="596"/>
      </w:pPr>
      <w:r w:rsidRPr="001A436D">
        <w:rPr>
          <w:color w:val="70A2B8"/>
          <w:rPrChange w:id="1271" w:author="Vannieuwenhuyze Jorre" w:date="2025-03-27T14:21:00Z" w16du:dateUtc="2025-03-27T13:21:00Z">
            <w:rPr>
              <w:color w:val="70A2B8"/>
              <w:spacing w:val="-2"/>
            </w:rPr>
          </w:rPrChange>
        </w:rPr>
        <w:t>STATISTIEKREEKSEN</w:t>
      </w:r>
    </w:p>
    <w:p w14:paraId="25B3194A" w14:textId="77777777" w:rsidR="001E3564" w:rsidRPr="001A436D" w:rsidRDefault="001E3564">
      <w:pPr>
        <w:pStyle w:val="Heading1"/>
        <w:sectPr w:rsidR="001E3564" w:rsidRPr="001A436D">
          <w:pgSz w:w="11910" w:h="16840"/>
          <w:pgMar w:top="1820" w:right="850" w:bottom="1680" w:left="1275" w:header="0" w:footer="1480" w:gutter="0"/>
          <w:cols w:space="708"/>
        </w:sectPr>
      </w:pPr>
    </w:p>
    <w:p w14:paraId="25B3194B" w14:textId="77777777" w:rsidR="001E3564" w:rsidRPr="001A436D" w:rsidRDefault="002F5345">
      <w:pPr>
        <w:spacing w:before="126"/>
        <w:ind w:left="709"/>
        <w:jc w:val="both"/>
        <w:rPr>
          <w:rFonts w:ascii="Arial"/>
          <w:i/>
          <w:sz w:val="20"/>
        </w:rPr>
      </w:pPr>
      <w:bookmarkStart w:id="1272" w:name="_bookmark2"/>
      <w:bookmarkEnd w:id="1272"/>
      <w:r w:rsidRPr="001A436D">
        <w:rPr>
          <w:rFonts w:ascii="Arial"/>
          <w:b/>
          <w:i/>
          <w:color w:val="344449"/>
          <w:sz w:val="20"/>
          <w:rPrChange w:id="1273" w:author="Vannieuwenhuyze Jorre" w:date="2025-03-27T14:21:00Z" w16du:dateUtc="2025-03-27T13:21:00Z">
            <w:rPr>
              <w:rFonts w:ascii="Arial"/>
              <w:b/>
              <w:i/>
              <w:color w:val="344449"/>
              <w:spacing w:val="-6"/>
              <w:sz w:val="20"/>
            </w:rPr>
          </w:rPrChange>
        </w:rPr>
        <w:lastRenderedPageBreak/>
        <w:t>Tabel</w:t>
      </w:r>
      <w:r w:rsidRPr="001A436D">
        <w:rPr>
          <w:rFonts w:ascii="Arial"/>
          <w:b/>
          <w:i/>
          <w:color w:val="344449"/>
          <w:sz w:val="20"/>
          <w:rPrChange w:id="1274" w:author="Vannieuwenhuyze Jorre" w:date="2025-03-27T14:21:00Z" w16du:dateUtc="2025-03-27T13:21:00Z">
            <w:rPr>
              <w:rFonts w:ascii="Arial"/>
              <w:b/>
              <w:i/>
              <w:color w:val="344449"/>
              <w:spacing w:val="-3"/>
              <w:sz w:val="20"/>
            </w:rPr>
          </w:rPrChange>
        </w:rPr>
        <w:t xml:space="preserve"> </w:t>
      </w:r>
      <w:r w:rsidRPr="001A436D">
        <w:rPr>
          <w:rFonts w:ascii="Arial"/>
          <w:b/>
          <w:i/>
          <w:color w:val="344449"/>
          <w:sz w:val="20"/>
          <w:rPrChange w:id="1275" w:author="Vannieuwenhuyze Jorre" w:date="2025-03-27T14:21:00Z" w16du:dateUtc="2025-03-27T13:21:00Z">
            <w:rPr>
              <w:rFonts w:ascii="Arial"/>
              <w:b/>
              <w:i/>
              <w:color w:val="344449"/>
              <w:spacing w:val="-6"/>
              <w:sz w:val="20"/>
            </w:rPr>
          </w:rPrChange>
        </w:rPr>
        <w:t>2:</w:t>
      </w:r>
      <w:r w:rsidRPr="001A436D">
        <w:rPr>
          <w:rFonts w:ascii="Arial"/>
          <w:b/>
          <w:i/>
          <w:color w:val="344449"/>
          <w:sz w:val="20"/>
          <w:rPrChange w:id="1276" w:author="Vannieuwenhuyze Jorre" w:date="2025-03-27T14:21:00Z" w16du:dateUtc="2025-03-27T13:21:00Z">
            <w:rPr>
              <w:rFonts w:ascii="Arial"/>
              <w:b/>
              <w:i/>
              <w:color w:val="344449"/>
              <w:spacing w:val="16"/>
              <w:sz w:val="20"/>
            </w:rPr>
          </w:rPrChange>
        </w:rPr>
        <w:t xml:space="preserve"> </w:t>
      </w:r>
      <w:r w:rsidRPr="001A436D">
        <w:rPr>
          <w:rFonts w:ascii="Arial"/>
          <w:i/>
          <w:color w:val="344449"/>
          <w:sz w:val="20"/>
          <w:rPrChange w:id="1277" w:author="Vannieuwenhuyze Jorre" w:date="2025-03-27T14:21:00Z" w16du:dateUtc="2025-03-27T13:21:00Z">
            <w:rPr>
              <w:rFonts w:ascii="Arial"/>
              <w:i/>
              <w:color w:val="344449"/>
              <w:spacing w:val="-6"/>
              <w:sz w:val="20"/>
            </w:rPr>
          </w:rPrChange>
        </w:rPr>
        <w:t>We</w:t>
      </w:r>
      <w:r w:rsidRPr="001A436D">
        <w:rPr>
          <w:rFonts w:ascii="Arial"/>
          <w:i/>
          <w:color w:val="344449"/>
          <w:sz w:val="20"/>
          <w:rPrChange w:id="1278" w:author="Vannieuwenhuyze Jorre" w:date="2025-03-27T14:21:00Z" w16du:dateUtc="2025-03-27T13:21:00Z">
            <w:rPr>
              <w:rFonts w:ascii="Arial"/>
              <w:i/>
              <w:color w:val="344449"/>
              <w:spacing w:val="-8"/>
              <w:sz w:val="20"/>
            </w:rPr>
          </w:rPrChange>
        </w:rPr>
        <w:t xml:space="preserve"> </w:t>
      </w:r>
      <w:r w:rsidRPr="001A436D">
        <w:rPr>
          <w:rFonts w:ascii="Arial"/>
          <w:i/>
          <w:color w:val="344449"/>
          <w:sz w:val="20"/>
          <w:rPrChange w:id="1279" w:author="Vannieuwenhuyze Jorre" w:date="2025-03-27T14:21:00Z" w16du:dateUtc="2025-03-27T13:21:00Z">
            <w:rPr>
              <w:rFonts w:ascii="Arial"/>
              <w:i/>
              <w:color w:val="344449"/>
              <w:spacing w:val="-6"/>
              <w:sz w:val="20"/>
            </w:rPr>
          </w:rPrChange>
        </w:rPr>
        <w:t>publiceren</w:t>
      </w:r>
      <w:r w:rsidRPr="001A436D">
        <w:rPr>
          <w:rFonts w:ascii="Arial"/>
          <w:i/>
          <w:color w:val="344449"/>
          <w:sz w:val="20"/>
          <w:rPrChange w:id="1280" w:author="Vannieuwenhuyze Jorre" w:date="2025-03-27T14:21:00Z" w16du:dateUtc="2025-03-27T13:21:00Z">
            <w:rPr>
              <w:rFonts w:ascii="Arial"/>
              <w:i/>
              <w:color w:val="344449"/>
              <w:spacing w:val="-7"/>
              <w:sz w:val="20"/>
            </w:rPr>
          </w:rPrChange>
        </w:rPr>
        <w:t xml:space="preserve"> </w:t>
      </w:r>
      <w:r w:rsidRPr="001A436D">
        <w:rPr>
          <w:rFonts w:ascii="Arial"/>
          <w:i/>
          <w:color w:val="344449"/>
          <w:sz w:val="20"/>
          <w:rPrChange w:id="1281" w:author="Vannieuwenhuyze Jorre" w:date="2025-03-27T14:21:00Z" w16du:dateUtc="2025-03-27T13:21:00Z">
            <w:rPr>
              <w:rFonts w:ascii="Arial"/>
              <w:i/>
              <w:color w:val="344449"/>
              <w:spacing w:val="-6"/>
              <w:sz w:val="20"/>
            </w:rPr>
          </w:rPrChange>
        </w:rPr>
        <w:t>doorgaans</w:t>
      </w:r>
      <w:r w:rsidRPr="001A436D">
        <w:rPr>
          <w:rFonts w:ascii="Arial"/>
          <w:i/>
          <w:color w:val="344449"/>
          <w:sz w:val="20"/>
          <w:rPrChange w:id="1282" w:author="Vannieuwenhuyze Jorre" w:date="2025-03-27T14:21:00Z" w16du:dateUtc="2025-03-27T13:21:00Z">
            <w:rPr>
              <w:rFonts w:ascii="Arial"/>
              <w:i/>
              <w:color w:val="344449"/>
              <w:spacing w:val="-7"/>
              <w:sz w:val="20"/>
            </w:rPr>
          </w:rPrChange>
        </w:rPr>
        <w:t xml:space="preserve"> </w:t>
      </w:r>
      <w:r w:rsidRPr="001A436D">
        <w:rPr>
          <w:rFonts w:ascii="Arial"/>
          <w:i/>
          <w:color w:val="344449"/>
          <w:sz w:val="20"/>
          <w:rPrChange w:id="1283" w:author="Vannieuwenhuyze Jorre" w:date="2025-03-27T14:21:00Z" w16du:dateUtc="2025-03-27T13:21:00Z">
            <w:rPr>
              <w:rFonts w:ascii="Arial"/>
              <w:i/>
              <w:color w:val="344449"/>
              <w:spacing w:val="-6"/>
              <w:sz w:val="20"/>
            </w:rPr>
          </w:rPrChange>
        </w:rPr>
        <w:t>geen</w:t>
      </w:r>
      <w:r w:rsidRPr="001A436D">
        <w:rPr>
          <w:rFonts w:ascii="Arial"/>
          <w:i/>
          <w:color w:val="344449"/>
          <w:sz w:val="20"/>
          <w:rPrChange w:id="1284" w:author="Vannieuwenhuyze Jorre" w:date="2025-03-27T14:21:00Z" w16du:dateUtc="2025-03-27T13:21:00Z">
            <w:rPr>
              <w:rFonts w:ascii="Arial"/>
              <w:i/>
              <w:color w:val="344449"/>
              <w:spacing w:val="-8"/>
              <w:sz w:val="20"/>
            </w:rPr>
          </w:rPrChange>
        </w:rPr>
        <w:t xml:space="preserve"> </w:t>
      </w:r>
      <w:r w:rsidRPr="001A436D">
        <w:rPr>
          <w:rFonts w:ascii="Arial"/>
          <w:i/>
          <w:color w:val="344449"/>
          <w:sz w:val="20"/>
          <w:rPrChange w:id="1285" w:author="Vannieuwenhuyze Jorre" w:date="2025-03-27T14:21:00Z" w16du:dateUtc="2025-03-27T13:21:00Z">
            <w:rPr>
              <w:rFonts w:ascii="Arial"/>
              <w:i/>
              <w:color w:val="344449"/>
              <w:spacing w:val="-6"/>
              <w:sz w:val="20"/>
            </w:rPr>
          </w:rPrChange>
        </w:rPr>
        <w:t>individuele</w:t>
      </w:r>
      <w:r w:rsidRPr="001A436D">
        <w:rPr>
          <w:rFonts w:ascii="Arial"/>
          <w:i/>
          <w:color w:val="344449"/>
          <w:sz w:val="20"/>
          <w:rPrChange w:id="1286" w:author="Vannieuwenhuyze Jorre" w:date="2025-03-27T14:21:00Z" w16du:dateUtc="2025-03-27T13:21:00Z">
            <w:rPr>
              <w:rFonts w:ascii="Arial"/>
              <w:i/>
              <w:color w:val="344449"/>
              <w:spacing w:val="-7"/>
              <w:sz w:val="20"/>
            </w:rPr>
          </w:rPrChange>
        </w:rPr>
        <w:t xml:space="preserve"> </w:t>
      </w:r>
      <w:r w:rsidRPr="001A436D">
        <w:rPr>
          <w:rFonts w:ascii="Arial"/>
          <w:i/>
          <w:color w:val="344449"/>
          <w:sz w:val="20"/>
          <w:rPrChange w:id="1287" w:author="Vannieuwenhuyze Jorre" w:date="2025-03-27T14:21:00Z" w16du:dateUtc="2025-03-27T13:21:00Z">
            <w:rPr>
              <w:rFonts w:ascii="Arial"/>
              <w:i/>
              <w:color w:val="344449"/>
              <w:spacing w:val="-6"/>
              <w:sz w:val="20"/>
            </w:rPr>
          </w:rPrChange>
        </w:rPr>
        <w:t>statistieken</w:t>
      </w:r>
      <w:r w:rsidRPr="001A436D">
        <w:rPr>
          <w:rFonts w:ascii="Arial"/>
          <w:i/>
          <w:color w:val="344449"/>
          <w:sz w:val="20"/>
          <w:rPrChange w:id="1288" w:author="Vannieuwenhuyze Jorre" w:date="2025-03-27T14:21:00Z" w16du:dateUtc="2025-03-27T13:21:00Z">
            <w:rPr>
              <w:rFonts w:ascii="Arial"/>
              <w:i/>
              <w:color w:val="344449"/>
              <w:spacing w:val="-7"/>
              <w:sz w:val="20"/>
            </w:rPr>
          </w:rPrChange>
        </w:rPr>
        <w:t xml:space="preserve"> </w:t>
      </w:r>
      <w:r w:rsidRPr="001A436D">
        <w:rPr>
          <w:rFonts w:ascii="Arial"/>
          <w:i/>
          <w:color w:val="344449"/>
          <w:sz w:val="20"/>
          <w:rPrChange w:id="1289" w:author="Vannieuwenhuyze Jorre" w:date="2025-03-27T14:21:00Z" w16du:dateUtc="2025-03-27T13:21:00Z">
            <w:rPr>
              <w:rFonts w:ascii="Arial"/>
              <w:i/>
              <w:color w:val="344449"/>
              <w:spacing w:val="-6"/>
              <w:sz w:val="20"/>
            </w:rPr>
          </w:rPrChange>
        </w:rPr>
        <w:t>maar</w:t>
      </w:r>
      <w:r w:rsidRPr="001A436D">
        <w:rPr>
          <w:rFonts w:ascii="Arial"/>
          <w:i/>
          <w:color w:val="344449"/>
          <w:sz w:val="20"/>
          <w:rPrChange w:id="1290" w:author="Vannieuwenhuyze Jorre" w:date="2025-03-27T14:21:00Z" w16du:dateUtc="2025-03-27T13:21:00Z">
            <w:rPr>
              <w:rFonts w:ascii="Arial"/>
              <w:i/>
              <w:color w:val="344449"/>
              <w:spacing w:val="-8"/>
              <w:sz w:val="20"/>
            </w:rPr>
          </w:rPrChange>
        </w:rPr>
        <w:t xml:space="preserve"> </w:t>
      </w:r>
      <w:r w:rsidRPr="001A436D">
        <w:rPr>
          <w:rFonts w:ascii="Arial"/>
          <w:i/>
          <w:color w:val="344449"/>
          <w:sz w:val="20"/>
          <w:rPrChange w:id="1291" w:author="Vannieuwenhuyze Jorre" w:date="2025-03-27T14:21:00Z" w16du:dateUtc="2025-03-27T13:21:00Z">
            <w:rPr>
              <w:rFonts w:ascii="Arial"/>
              <w:i/>
              <w:color w:val="344449"/>
              <w:spacing w:val="-6"/>
              <w:sz w:val="20"/>
            </w:rPr>
          </w:rPrChange>
        </w:rPr>
        <w:t>statistiekreeksen.</w:t>
      </w:r>
    </w:p>
    <w:p w14:paraId="25B3194C" w14:textId="77777777" w:rsidR="001E3564" w:rsidRPr="001A436D" w:rsidRDefault="001E3564">
      <w:pPr>
        <w:pStyle w:val="BodyText"/>
        <w:spacing w:before="6" w:after="1"/>
        <w:rPr>
          <w:rFonts w:ascii="Arial"/>
          <w:i/>
          <w:sz w:val="7"/>
        </w:rPr>
      </w:pPr>
    </w:p>
    <w:tbl>
      <w:tblPr>
        <w:tblStyle w:val="TableNormal1"/>
        <w:tblW w:w="0" w:type="auto"/>
        <w:tblInd w:w="719" w:type="dxa"/>
        <w:tblLayout w:type="fixed"/>
        <w:tblLook w:val="01E0" w:firstRow="1" w:lastRow="1" w:firstColumn="1" w:lastColumn="1" w:noHBand="0" w:noVBand="0"/>
      </w:tblPr>
      <w:tblGrid>
        <w:gridCol w:w="3965"/>
        <w:gridCol w:w="3965"/>
      </w:tblGrid>
      <w:tr w:rsidR="001E3564" w:rsidRPr="001A436D" w14:paraId="25B3194F" w14:textId="77777777" w:rsidTr="4FF31174">
        <w:trPr>
          <w:trHeight w:val="317"/>
        </w:trPr>
        <w:tc>
          <w:tcPr>
            <w:tcW w:w="3965" w:type="dxa"/>
            <w:tcBorders>
              <w:top w:val="single" w:sz="4" w:space="0" w:color="4A6C79"/>
              <w:left w:val="single" w:sz="4" w:space="0" w:color="4A6C79"/>
            </w:tcBorders>
            <w:shd w:val="clear" w:color="auto" w:fill="70A2B8"/>
          </w:tcPr>
          <w:p w14:paraId="25B3194D" w14:textId="77777777" w:rsidR="001E3564" w:rsidRPr="001A436D" w:rsidRDefault="002F5345">
            <w:pPr>
              <w:pStyle w:val="TableParagraph"/>
              <w:spacing w:before="18"/>
              <w:ind w:left="122"/>
              <w:jc w:val="left"/>
              <w:rPr>
                <w:sz w:val="20"/>
              </w:rPr>
            </w:pPr>
            <w:r w:rsidRPr="001A436D">
              <w:rPr>
                <w:color w:val="FFFFFF"/>
                <w:w w:val="90"/>
                <w:sz w:val="20"/>
              </w:rPr>
              <w:t>Conceptuele</w:t>
            </w:r>
            <w:r w:rsidRPr="001A436D">
              <w:rPr>
                <w:color w:val="FFFFFF"/>
                <w:sz w:val="20"/>
                <w:rPrChange w:id="1292" w:author="Vannieuwenhuyze Jorre" w:date="2025-03-27T14:21:00Z" w16du:dateUtc="2025-03-27T13:21:00Z">
                  <w:rPr>
                    <w:color w:val="FFFFFF"/>
                    <w:spacing w:val="-2"/>
                    <w:sz w:val="20"/>
                  </w:rPr>
                </w:rPrChange>
              </w:rPr>
              <w:t xml:space="preserve"> definitie</w:t>
            </w:r>
          </w:p>
        </w:tc>
        <w:tc>
          <w:tcPr>
            <w:tcW w:w="3965" w:type="dxa"/>
            <w:tcBorders>
              <w:top w:val="single" w:sz="4" w:space="0" w:color="4A6C79"/>
              <w:right w:val="single" w:sz="4" w:space="0" w:color="4A6C79"/>
            </w:tcBorders>
            <w:shd w:val="clear" w:color="auto" w:fill="70A2B8"/>
          </w:tcPr>
          <w:p w14:paraId="25B3194E" w14:textId="77777777" w:rsidR="001E3564" w:rsidRPr="001A436D" w:rsidRDefault="002F5345">
            <w:pPr>
              <w:pStyle w:val="TableParagraph"/>
              <w:spacing w:before="18"/>
              <w:ind w:left="7"/>
              <w:rPr>
                <w:sz w:val="20"/>
              </w:rPr>
            </w:pPr>
            <w:r w:rsidRPr="001A436D">
              <w:rPr>
                <w:color w:val="FFFFFF"/>
                <w:sz w:val="20"/>
                <w:rPrChange w:id="1293" w:author="Vannieuwenhuyze Jorre" w:date="2025-03-27T14:21:00Z" w16du:dateUtc="2025-03-27T13:21:00Z">
                  <w:rPr>
                    <w:color w:val="FFFFFF"/>
                    <w:spacing w:val="-2"/>
                    <w:sz w:val="20"/>
                  </w:rPr>
                </w:rPrChange>
              </w:rPr>
              <w:t>Cijfer</w:t>
            </w:r>
          </w:p>
        </w:tc>
      </w:tr>
      <w:tr w:rsidR="001E3564" w:rsidRPr="001A436D" w14:paraId="25B31952" w14:textId="77777777" w:rsidTr="4FF31174">
        <w:trPr>
          <w:trHeight w:val="282"/>
        </w:trPr>
        <w:tc>
          <w:tcPr>
            <w:tcW w:w="3965" w:type="dxa"/>
            <w:tcBorders>
              <w:left w:val="single" w:sz="4" w:space="0" w:color="4A6C79"/>
            </w:tcBorders>
            <w:shd w:val="clear" w:color="auto" w:fill="8ED2ED"/>
          </w:tcPr>
          <w:p w14:paraId="25B31950" w14:textId="77777777" w:rsidR="001E3564" w:rsidRPr="001A436D" w:rsidRDefault="002F5345">
            <w:pPr>
              <w:pStyle w:val="TableParagraph"/>
              <w:spacing w:before="19"/>
              <w:ind w:left="122"/>
              <w:jc w:val="left"/>
              <w:rPr>
                <w:sz w:val="20"/>
              </w:rPr>
            </w:pPr>
            <w:r w:rsidRPr="001A436D">
              <w:rPr>
                <w:color w:val="344449"/>
                <w:sz w:val="20"/>
                <w:rPrChange w:id="1294" w:author="Vannieuwenhuyze Jorre" w:date="2025-03-27T14:21:00Z" w16du:dateUtc="2025-03-27T13:21:00Z">
                  <w:rPr>
                    <w:color w:val="344449"/>
                    <w:spacing w:val="-2"/>
                    <w:sz w:val="20"/>
                  </w:rPr>
                </w:rPrChange>
              </w:rPr>
              <w:t>Aantal</w:t>
            </w:r>
            <w:r w:rsidRPr="001A436D">
              <w:rPr>
                <w:color w:val="344449"/>
                <w:sz w:val="20"/>
                <w:rPrChange w:id="1295" w:author="Vannieuwenhuyze Jorre" w:date="2025-03-27T14:21:00Z" w16du:dateUtc="2025-03-27T13:21:00Z">
                  <w:rPr>
                    <w:color w:val="344449"/>
                    <w:spacing w:val="-10"/>
                    <w:sz w:val="20"/>
                  </w:rPr>
                </w:rPrChange>
              </w:rPr>
              <w:t xml:space="preserve"> </w:t>
            </w:r>
            <w:r w:rsidRPr="001A436D">
              <w:rPr>
                <w:color w:val="344449"/>
                <w:sz w:val="20"/>
                <w:rPrChange w:id="1296" w:author="Vannieuwenhuyze Jorre" w:date="2025-03-27T14:21:00Z" w16du:dateUtc="2025-03-27T13:21:00Z">
                  <w:rPr>
                    <w:color w:val="344449"/>
                    <w:spacing w:val="-2"/>
                    <w:sz w:val="20"/>
                  </w:rPr>
                </w:rPrChange>
              </w:rPr>
              <w:t>inwoners</w:t>
            </w:r>
            <w:r w:rsidRPr="001A436D">
              <w:rPr>
                <w:color w:val="344449"/>
                <w:sz w:val="20"/>
                <w:rPrChange w:id="1297" w:author="Vannieuwenhuyze Jorre" w:date="2025-03-27T14:21:00Z" w16du:dateUtc="2025-03-27T13:21:00Z">
                  <w:rPr>
                    <w:color w:val="344449"/>
                    <w:spacing w:val="-9"/>
                    <w:sz w:val="20"/>
                  </w:rPr>
                </w:rPrChange>
              </w:rPr>
              <w:t xml:space="preserve"> </w:t>
            </w:r>
            <w:r w:rsidRPr="001A436D">
              <w:rPr>
                <w:color w:val="344449"/>
                <w:sz w:val="20"/>
                <w:rPrChange w:id="1298" w:author="Vannieuwenhuyze Jorre" w:date="2025-03-27T14:21:00Z" w16du:dateUtc="2025-03-27T13:21:00Z">
                  <w:rPr>
                    <w:color w:val="344449"/>
                    <w:spacing w:val="-2"/>
                    <w:sz w:val="20"/>
                  </w:rPr>
                </w:rPrChange>
              </w:rPr>
              <w:t>in</w:t>
            </w:r>
            <w:r w:rsidRPr="001A436D">
              <w:rPr>
                <w:color w:val="344449"/>
                <w:sz w:val="20"/>
                <w:rPrChange w:id="1299" w:author="Vannieuwenhuyze Jorre" w:date="2025-03-27T14:21:00Z" w16du:dateUtc="2025-03-27T13:21:00Z">
                  <w:rPr>
                    <w:color w:val="344449"/>
                    <w:spacing w:val="-10"/>
                    <w:sz w:val="20"/>
                  </w:rPr>
                </w:rPrChange>
              </w:rPr>
              <w:t xml:space="preserve"> </w:t>
            </w:r>
            <w:r w:rsidRPr="001A436D">
              <w:rPr>
                <w:color w:val="344449"/>
                <w:sz w:val="20"/>
                <w:rPrChange w:id="1300" w:author="Vannieuwenhuyze Jorre" w:date="2025-03-27T14:21:00Z" w16du:dateUtc="2025-03-27T13:21:00Z">
                  <w:rPr>
                    <w:color w:val="344449"/>
                    <w:spacing w:val="-2"/>
                    <w:sz w:val="20"/>
                  </w:rPr>
                </w:rPrChange>
              </w:rPr>
              <w:t>Aalst</w:t>
            </w:r>
            <w:r w:rsidRPr="001A436D">
              <w:rPr>
                <w:color w:val="344449"/>
                <w:sz w:val="20"/>
                <w:rPrChange w:id="1301" w:author="Vannieuwenhuyze Jorre" w:date="2025-03-27T14:21:00Z" w16du:dateUtc="2025-03-27T13:21:00Z">
                  <w:rPr>
                    <w:color w:val="344449"/>
                    <w:spacing w:val="-9"/>
                    <w:sz w:val="20"/>
                  </w:rPr>
                </w:rPrChange>
              </w:rPr>
              <w:t xml:space="preserve"> </w:t>
            </w:r>
            <w:r w:rsidRPr="001A436D">
              <w:rPr>
                <w:color w:val="344449"/>
                <w:sz w:val="20"/>
                <w:rPrChange w:id="1302" w:author="Vannieuwenhuyze Jorre" w:date="2025-03-27T14:21:00Z" w16du:dateUtc="2025-03-27T13:21:00Z">
                  <w:rPr>
                    <w:color w:val="344449"/>
                    <w:spacing w:val="-2"/>
                    <w:sz w:val="20"/>
                  </w:rPr>
                </w:rPrChange>
              </w:rPr>
              <w:t>in</w:t>
            </w:r>
            <w:r w:rsidRPr="001A436D">
              <w:rPr>
                <w:color w:val="344449"/>
                <w:sz w:val="20"/>
                <w:rPrChange w:id="1303" w:author="Vannieuwenhuyze Jorre" w:date="2025-03-27T14:21:00Z" w16du:dateUtc="2025-03-27T13:21:00Z">
                  <w:rPr>
                    <w:color w:val="344449"/>
                    <w:spacing w:val="-10"/>
                    <w:sz w:val="20"/>
                  </w:rPr>
                </w:rPrChange>
              </w:rPr>
              <w:t xml:space="preserve"> </w:t>
            </w:r>
            <w:r w:rsidRPr="001A436D">
              <w:rPr>
                <w:color w:val="344449"/>
                <w:sz w:val="20"/>
                <w:rPrChange w:id="1304" w:author="Vannieuwenhuyze Jorre" w:date="2025-03-27T14:21:00Z" w16du:dateUtc="2025-03-27T13:21:00Z">
                  <w:rPr>
                    <w:color w:val="344449"/>
                    <w:spacing w:val="-4"/>
                    <w:sz w:val="20"/>
                  </w:rPr>
                </w:rPrChange>
              </w:rPr>
              <w:t>2019</w:t>
            </w:r>
          </w:p>
        </w:tc>
        <w:tc>
          <w:tcPr>
            <w:tcW w:w="3965" w:type="dxa"/>
            <w:tcBorders>
              <w:right w:val="single" w:sz="4" w:space="0" w:color="4A6C79"/>
            </w:tcBorders>
          </w:tcPr>
          <w:p w14:paraId="25B31951" w14:textId="77777777" w:rsidR="001E3564" w:rsidRPr="001A436D" w:rsidRDefault="002F5345">
            <w:pPr>
              <w:pStyle w:val="TableParagraph"/>
              <w:spacing w:before="19"/>
              <w:ind w:left="7"/>
              <w:rPr>
                <w:sz w:val="20"/>
              </w:rPr>
            </w:pPr>
            <w:r w:rsidRPr="001A436D">
              <w:rPr>
                <w:color w:val="344449"/>
                <w:w w:val="85"/>
                <w:sz w:val="20"/>
              </w:rPr>
              <w:t>86</w:t>
            </w:r>
            <w:r w:rsidRPr="001A436D">
              <w:rPr>
                <w:color w:val="344449"/>
                <w:w w:val="85"/>
                <w:sz w:val="20"/>
                <w:rPrChange w:id="1305" w:author="Vannieuwenhuyze Jorre" w:date="2025-03-27T14:21:00Z" w16du:dateUtc="2025-03-27T13:21:00Z">
                  <w:rPr>
                    <w:color w:val="344449"/>
                    <w:spacing w:val="-6"/>
                    <w:w w:val="85"/>
                    <w:sz w:val="20"/>
                  </w:rPr>
                </w:rPrChange>
              </w:rPr>
              <w:t xml:space="preserve"> </w:t>
            </w:r>
            <w:r w:rsidRPr="001A436D">
              <w:rPr>
                <w:color w:val="344449"/>
                <w:sz w:val="20"/>
                <w:rPrChange w:id="1306" w:author="Vannieuwenhuyze Jorre" w:date="2025-03-27T14:21:00Z" w16du:dateUtc="2025-03-27T13:21:00Z">
                  <w:rPr>
                    <w:color w:val="344449"/>
                    <w:spacing w:val="-5"/>
                    <w:sz w:val="20"/>
                  </w:rPr>
                </w:rPrChange>
              </w:rPr>
              <w:t>445</w:t>
            </w:r>
          </w:p>
        </w:tc>
      </w:tr>
      <w:tr w:rsidR="001E3564" w:rsidRPr="001A436D" w14:paraId="25B31955" w14:textId="77777777" w:rsidTr="4FF31174">
        <w:trPr>
          <w:trHeight w:val="318"/>
        </w:trPr>
        <w:tc>
          <w:tcPr>
            <w:tcW w:w="3965" w:type="dxa"/>
            <w:tcBorders>
              <w:left w:val="single" w:sz="4" w:space="0" w:color="4A6C79"/>
            </w:tcBorders>
            <w:shd w:val="clear" w:color="auto" w:fill="8ED2ED"/>
          </w:tcPr>
          <w:p w14:paraId="25B31953" w14:textId="77777777" w:rsidR="001E3564" w:rsidRPr="001A436D" w:rsidRDefault="002F5345">
            <w:pPr>
              <w:pStyle w:val="TableParagraph"/>
              <w:spacing w:before="56"/>
              <w:ind w:left="122"/>
              <w:jc w:val="left"/>
              <w:rPr>
                <w:sz w:val="20"/>
              </w:rPr>
            </w:pPr>
            <w:r w:rsidRPr="001A436D">
              <w:rPr>
                <w:color w:val="344449"/>
                <w:sz w:val="20"/>
                <w:rPrChange w:id="1307" w:author="Vannieuwenhuyze Jorre" w:date="2025-03-27T14:21:00Z" w16du:dateUtc="2025-03-27T13:21:00Z">
                  <w:rPr>
                    <w:color w:val="344449"/>
                    <w:spacing w:val="-2"/>
                    <w:sz w:val="20"/>
                  </w:rPr>
                </w:rPrChange>
              </w:rPr>
              <w:t>Aantal</w:t>
            </w:r>
            <w:r w:rsidRPr="001A436D">
              <w:rPr>
                <w:color w:val="344449"/>
                <w:sz w:val="20"/>
                <w:rPrChange w:id="1308" w:author="Vannieuwenhuyze Jorre" w:date="2025-03-27T14:21:00Z" w16du:dateUtc="2025-03-27T13:21:00Z">
                  <w:rPr>
                    <w:color w:val="344449"/>
                    <w:spacing w:val="-9"/>
                    <w:sz w:val="20"/>
                  </w:rPr>
                </w:rPrChange>
              </w:rPr>
              <w:t xml:space="preserve"> </w:t>
            </w:r>
            <w:r w:rsidRPr="001A436D">
              <w:rPr>
                <w:color w:val="344449"/>
                <w:sz w:val="20"/>
                <w:rPrChange w:id="1309" w:author="Vannieuwenhuyze Jorre" w:date="2025-03-27T14:21:00Z" w16du:dateUtc="2025-03-27T13:21:00Z">
                  <w:rPr>
                    <w:color w:val="344449"/>
                    <w:spacing w:val="-2"/>
                    <w:sz w:val="20"/>
                  </w:rPr>
                </w:rPrChange>
              </w:rPr>
              <w:t>inwoners</w:t>
            </w:r>
            <w:r w:rsidRPr="001A436D">
              <w:rPr>
                <w:color w:val="344449"/>
                <w:sz w:val="20"/>
                <w:rPrChange w:id="1310" w:author="Vannieuwenhuyze Jorre" w:date="2025-03-27T14:21:00Z" w16du:dateUtc="2025-03-27T13:21:00Z">
                  <w:rPr>
                    <w:color w:val="344449"/>
                    <w:spacing w:val="-9"/>
                    <w:sz w:val="20"/>
                  </w:rPr>
                </w:rPrChange>
              </w:rPr>
              <w:t xml:space="preserve"> </w:t>
            </w:r>
            <w:r w:rsidRPr="001A436D">
              <w:rPr>
                <w:color w:val="344449"/>
                <w:sz w:val="20"/>
                <w:rPrChange w:id="1311" w:author="Vannieuwenhuyze Jorre" w:date="2025-03-27T14:21:00Z" w16du:dateUtc="2025-03-27T13:21:00Z">
                  <w:rPr>
                    <w:color w:val="344449"/>
                    <w:spacing w:val="-2"/>
                    <w:sz w:val="20"/>
                  </w:rPr>
                </w:rPrChange>
              </w:rPr>
              <w:t>in</w:t>
            </w:r>
            <w:r w:rsidRPr="001A436D">
              <w:rPr>
                <w:color w:val="344449"/>
                <w:sz w:val="20"/>
                <w:rPrChange w:id="1312" w:author="Vannieuwenhuyze Jorre" w:date="2025-03-27T14:21:00Z" w16du:dateUtc="2025-03-27T13:21:00Z">
                  <w:rPr>
                    <w:color w:val="344449"/>
                    <w:spacing w:val="-9"/>
                    <w:sz w:val="20"/>
                  </w:rPr>
                </w:rPrChange>
              </w:rPr>
              <w:t xml:space="preserve"> </w:t>
            </w:r>
            <w:r w:rsidRPr="001A436D">
              <w:rPr>
                <w:color w:val="344449"/>
                <w:sz w:val="20"/>
                <w:rPrChange w:id="1313" w:author="Vannieuwenhuyze Jorre" w:date="2025-03-27T14:21:00Z" w16du:dateUtc="2025-03-27T13:21:00Z">
                  <w:rPr>
                    <w:color w:val="344449"/>
                    <w:spacing w:val="-2"/>
                    <w:sz w:val="20"/>
                  </w:rPr>
                </w:rPrChange>
              </w:rPr>
              <w:t>Aalter</w:t>
            </w:r>
            <w:r w:rsidRPr="001A436D">
              <w:rPr>
                <w:color w:val="344449"/>
                <w:sz w:val="20"/>
                <w:rPrChange w:id="1314" w:author="Vannieuwenhuyze Jorre" w:date="2025-03-27T14:21:00Z" w16du:dateUtc="2025-03-27T13:21:00Z">
                  <w:rPr>
                    <w:color w:val="344449"/>
                    <w:spacing w:val="-9"/>
                    <w:sz w:val="20"/>
                  </w:rPr>
                </w:rPrChange>
              </w:rPr>
              <w:t xml:space="preserve"> </w:t>
            </w:r>
            <w:r w:rsidRPr="001A436D">
              <w:rPr>
                <w:color w:val="344449"/>
                <w:sz w:val="20"/>
                <w:rPrChange w:id="1315" w:author="Vannieuwenhuyze Jorre" w:date="2025-03-27T14:21:00Z" w16du:dateUtc="2025-03-27T13:21:00Z">
                  <w:rPr>
                    <w:color w:val="344449"/>
                    <w:spacing w:val="-2"/>
                    <w:sz w:val="20"/>
                  </w:rPr>
                </w:rPrChange>
              </w:rPr>
              <w:t>in</w:t>
            </w:r>
            <w:r w:rsidRPr="001A436D">
              <w:rPr>
                <w:color w:val="344449"/>
                <w:sz w:val="20"/>
                <w:rPrChange w:id="1316" w:author="Vannieuwenhuyze Jorre" w:date="2025-03-27T14:21:00Z" w16du:dateUtc="2025-03-27T13:21:00Z">
                  <w:rPr>
                    <w:color w:val="344449"/>
                    <w:spacing w:val="-9"/>
                    <w:sz w:val="20"/>
                  </w:rPr>
                </w:rPrChange>
              </w:rPr>
              <w:t xml:space="preserve"> </w:t>
            </w:r>
            <w:r w:rsidRPr="001A436D">
              <w:rPr>
                <w:color w:val="344449"/>
                <w:sz w:val="20"/>
                <w:rPrChange w:id="1317" w:author="Vannieuwenhuyze Jorre" w:date="2025-03-27T14:21:00Z" w16du:dateUtc="2025-03-27T13:21:00Z">
                  <w:rPr>
                    <w:color w:val="344449"/>
                    <w:spacing w:val="-4"/>
                    <w:sz w:val="20"/>
                  </w:rPr>
                </w:rPrChange>
              </w:rPr>
              <w:t>2019</w:t>
            </w:r>
          </w:p>
        </w:tc>
        <w:tc>
          <w:tcPr>
            <w:tcW w:w="3965" w:type="dxa"/>
            <w:tcBorders>
              <w:right w:val="single" w:sz="4" w:space="0" w:color="4A6C79"/>
            </w:tcBorders>
          </w:tcPr>
          <w:p w14:paraId="25B31954" w14:textId="77777777" w:rsidR="001E3564" w:rsidRPr="001A436D" w:rsidRDefault="002F5345">
            <w:pPr>
              <w:pStyle w:val="TableParagraph"/>
              <w:spacing w:before="56"/>
              <w:ind w:left="7"/>
              <w:rPr>
                <w:sz w:val="20"/>
              </w:rPr>
            </w:pPr>
            <w:r w:rsidRPr="001A436D">
              <w:rPr>
                <w:color w:val="344449"/>
                <w:w w:val="85"/>
                <w:sz w:val="20"/>
              </w:rPr>
              <w:t>28</w:t>
            </w:r>
            <w:r w:rsidRPr="001A436D">
              <w:rPr>
                <w:color w:val="344449"/>
                <w:w w:val="85"/>
                <w:sz w:val="20"/>
                <w:rPrChange w:id="1318" w:author="Vannieuwenhuyze Jorre" w:date="2025-03-27T14:21:00Z" w16du:dateUtc="2025-03-27T13:21:00Z">
                  <w:rPr>
                    <w:color w:val="344449"/>
                    <w:spacing w:val="-6"/>
                    <w:w w:val="85"/>
                    <w:sz w:val="20"/>
                  </w:rPr>
                </w:rPrChange>
              </w:rPr>
              <w:t xml:space="preserve"> </w:t>
            </w:r>
            <w:r w:rsidRPr="001A436D">
              <w:rPr>
                <w:color w:val="344449"/>
                <w:sz w:val="20"/>
                <w:rPrChange w:id="1319" w:author="Vannieuwenhuyze Jorre" w:date="2025-03-27T14:21:00Z" w16du:dateUtc="2025-03-27T13:21:00Z">
                  <w:rPr>
                    <w:color w:val="344449"/>
                    <w:spacing w:val="-5"/>
                    <w:sz w:val="20"/>
                  </w:rPr>
                </w:rPrChange>
              </w:rPr>
              <w:t>906</w:t>
            </w:r>
          </w:p>
        </w:tc>
      </w:tr>
      <w:tr w:rsidR="001E3564" w:rsidRPr="001A436D" w14:paraId="25B31958" w14:textId="77777777" w:rsidTr="4FF31174">
        <w:trPr>
          <w:trHeight w:val="318"/>
        </w:trPr>
        <w:tc>
          <w:tcPr>
            <w:tcW w:w="3965" w:type="dxa"/>
            <w:tcBorders>
              <w:left w:val="single" w:sz="4" w:space="0" w:color="4A6C79"/>
            </w:tcBorders>
            <w:shd w:val="clear" w:color="auto" w:fill="8ED2ED"/>
          </w:tcPr>
          <w:p w14:paraId="25B31956" w14:textId="77777777" w:rsidR="001E3564" w:rsidRPr="001A436D" w:rsidRDefault="002F5345">
            <w:pPr>
              <w:pStyle w:val="TableParagraph"/>
              <w:spacing w:before="56"/>
              <w:ind w:left="122"/>
              <w:jc w:val="left"/>
              <w:rPr>
                <w:sz w:val="20"/>
              </w:rPr>
            </w:pPr>
            <w:r w:rsidRPr="001A436D">
              <w:rPr>
                <w:color w:val="344449"/>
                <w:sz w:val="20"/>
                <w:rPrChange w:id="1320" w:author="Vannieuwenhuyze Jorre" w:date="2025-03-27T14:21:00Z" w16du:dateUtc="2025-03-27T13:21:00Z">
                  <w:rPr>
                    <w:color w:val="344449"/>
                    <w:spacing w:val="-4"/>
                    <w:sz w:val="20"/>
                  </w:rPr>
                </w:rPrChange>
              </w:rPr>
              <w:t>Aantal</w:t>
            </w:r>
            <w:r w:rsidRPr="001A436D">
              <w:rPr>
                <w:color w:val="344449"/>
                <w:sz w:val="20"/>
                <w:rPrChange w:id="1321" w:author="Vannieuwenhuyze Jorre" w:date="2025-03-27T14:21:00Z" w16du:dateUtc="2025-03-27T13:21:00Z">
                  <w:rPr>
                    <w:color w:val="344449"/>
                    <w:spacing w:val="-6"/>
                    <w:sz w:val="20"/>
                  </w:rPr>
                </w:rPrChange>
              </w:rPr>
              <w:t xml:space="preserve"> </w:t>
            </w:r>
            <w:r w:rsidRPr="001A436D">
              <w:rPr>
                <w:color w:val="344449"/>
                <w:sz w:val="20"/>
                <w:rPrChange w:id="1322" w:author="Vannieuwenhuyze Jorre" w:date="2025-03-27T14:21:00Z" w16du:dateUtc="2025-03-27T13:21:00Z">
                  <w:rPr>
                    <w:color w:val="344449"/>
                    <w:spacing w:val="-4"/>
                    <w:sz w:val="20"/>
                  </w:rPr>
                </w:rPrChange>
              </w:rPr>
              <w:t>inwoners</w:t>
            </w:r>
            <w:r w:rsidRPr="001A436D">
              <w:rPr>
                <w:color w:val="344449"/>
                <w:sz w:val="20"/>
                <w:rPrChange w:id="1323" w:author="Vannieuwenhuyze Jorre" w:date="2025-03-27T14:21:00Z" w16du:dateUtc="2025-03-27T13:21:00Z">
                  <w:rPr>
                    <w:color w:val="344449"/>
                    <w:spacing w:val="-6"/>
                    <w:sz w:val="20"/>
                  </w:rPr>
                </w:rPrChange>
              </w:rPr>
              <w:t xml:space="preserve"> </w:t>
            </w:r>
            <w:r w:rsidRPr="001A436D">
              <w:rPr>
                <w:color w:val="344449"/>
                <w:sz w:val="20"/>
                <w:rPrChange w:id="1324" w:author="Vannieuwenhuyze Jorre" w:date="2025-03-27T14:21:00Z" w16du:dateUtc="2025-03-27T13:21:00Z">
                  <w:rPr>
                    <w:color w:val="344449"/>
                    <w:spacing w:val="-4"/>
                    <w:sz w:val="20"/>
                  </w:rPr>
                </w:rPrChange>
              </w:rPr>
              <w:t>in</w:t>
            </w:r>
            <w:r w:rsidRPr="001A436D">
              <w:rPr>
                <w:color w:val="344449"/>
                <w:sz w:val="20"/>
                <w:rPrChange w:id="1325" w:author="Vannieuwenhuyze Jorre" w:date="2025-03-27T14:21:00Z" w16du:dateUtc="2025-03-27T13:21:00Z">
                  <w:rPr>
                    <w:color w:val="344449"/>
                    <w:spacing w:val="-6"/>
                    <w:sz w:val="20"/>
                  </w:rPr>
                </w:rPrChange>
              </w:rPr>
              <w:t xml:space="preserve"> </w:t>
            </w:r>
            <w:r w:rsidRPr="001A436D">
              <w:rPr>
                <w:color w:val="344449"/>
                <w:sz w:val="20"/>
                <w:rPrChange w:id="1326" w:author="Vannieuwenhuyze Jorre" w:date="2025-03-27T14:21:00Z" w16du:dateUtc="2025-03-27T13:21:00Z">
                  <w:rPr>
                    <w:color w:val="344449"/>
                    <w:spacing w:val="-4"/>
                    <w:sz w:val="20"/>
                  </w:rPr>
                </w:rPrChange>
              </w:rPr>
              <w:t>Aarschot</w:t>
            </w:r>
            <w:r w:rsidRPr="001A436D">
              <w:rPr>
                <w:color w:val="344449"/>
                <w:sz w:val="20"/>
                <w:rPrChange w:id="1327" w:author="Vannieuwenhuyze Jorre" w:date="2025-03-27T14:21:00Z" w16du:dateUtc="2025-03-27T13:21:00Z">
                  <w:rPr>
                    <w:color w:val="344449"/>
                    <w:spacing w:val="-5"/>
                    <w:sz w:val="20"/>
                  </w:rPr>
                </w:rPrChange>
              </w:rPr>
              <w:t xml:space="preserve"> </w:t>
            </w:r>
            <w:r w:rsidRPr="001A436D">
              <w:rPr>
                <w:color w:val="344449"/>
                <w:sz w:val="20"/>
                <w:rPrChange w:id="1328" w:author="Vannieuwenhuyze Jorre" w:date="2025-03-27T14:21:00Z" w16du:dateUtc="2025-03-27T13:21:00Z">
                  <w:rPr>
                    <w:color w:val="344449"/>
                    <w:spacing w:val="-4"/>
                    <w:sz w:val="20"/>
                  </w:rPr>
                </w:rPrChange>
              </w:rPr>
              <w:t>in</w:t>
            </w:r>
            <w:r w:rsidRPr="001A436D">
              <w:rPr>
                <w:color w:val="344449"/>
                <w:sz w:val="20"/>
                <w:rPrChange w:id="1329" w:author="Vannieuwenhuyze Jorre" w:date="2025-03-27T14:21:00Z" w16du:dateUtc="2025-03-27T13:21:00Z">
                  <w:rPr>
                    <w:color w:val="344449"/>
                    <w:spacing w:val="-6"/>
                    <w:sz w:val="20"/>
                  </w:rPr>
                </w:rPrChange>
              </w:rPr>
              <w:t xml:space="preserve"> </w:t>
            </w:r>
            <w:r w:rsidRPr="001A436D">
              <w:rPr>
                <w:color w:val="344449"/>
                <w:sz w:val="20"/>
                <w:rPrChange w:id="1330" w:author="Vannieuwenhuyze Jorre" w:date="2025-03-27T14:21:00Z" w16du:dateUtc="2025-03-27T13:21:00Z">
                  <w:rPr>
                    <w:color w:val="344449"/>
                    <w:spacing w:val="-4"/>
                    <w:sz w:val="20"/>
                  </w:rPr>
                </w:rPrChange>
              </w:rPr>
              <w:t>2019</w:t>
            </w:r>
          </w:p>
        </w:tc>
        <w:tc>
          <w:tcPr>
            <w:tcW w:w="3965" w:type="dxa"/>
            <w:tcBorders>
              <w:right w:val="single" w:sz="4" w:space="0" w:color="4A6C79"/>
            </w:tcBorders>
          </w:tcPr>
          <w:p w14:paraId="25B31957" w14:textId="77777777" w:rsidR="001E3564" w:rsidRPr="001A436D" w:rsidRDefault="002F5345">
            <w:pPr>
              <w:pStyle w:val="TableParagraph"/>
              <w:spacing w:before="56"/>
              <w:ind w:left="7"/>
              <w:rPr>
                <w:sz w:val="20"/>
              </w:rPr>
            </w:pPr>
            <w:r w:rsidRPr="001A436D">
              <w:rPr>
                <w:color w:val="344449"/>
                <w:w w:val="85"/>
                <w:sz w:val="20"/>
              </w:rPr>
              <w:t>30</w:t>
            </w:r>
            <w:r w:rsidRPr="001A436D">
              <w:rPr>
                <w:color w:val="344449"/>
                <w:w w:val="85"/>
                <w:sz w:val="20"/>
                <w:rPrChange w:id="1331" w:author="Vannieuwenhuyze Jorre" w:date="2025-03-27T14:21:00Z" w16du:dateUtc="2025-03-27T13:21:00Z">
                  <w:rPr>
                    <w:color w:val="344449"/>
                    <w:spacing w:val="-6"/>
                    <w:w w:val="85"/>
                    <w:sz w:val="20"/>
                  </w:rPr>
                </w:rPrChange>
              </w:rPr>
              <w:t xml:space="preserve"> </w:t>
            </w:r>
            <w:r w:rsidRPr="001A436D">
              <w:rPr>
                <w:color w:val="344449"/>
                <w:sz w:val="20"/>
                <w:rPrChange w:id="1332" w:author="Vannieuwenhuyze Jorre" w:date="2025-03-27T14:21:00Z" w16du:dateUtc="2025-03-27T13:21:00Z">
                  <w:rPr>
                    <w:color w:val="344449"/>
                    <w:spacing w:val="-5"/>
                    <w:sz w:val="20"/>
                  </w:rPr>
                </w:rPrChange>
              </w:rPr>
              <w:t>115</w:t>
            </w:r>
          </w:p>
        </w:tc>
      </w:tr>
      <w:tr w:rsidR="001E3564" w:rsidRPr="001A436D" w14:paraId="25B3195B" w14:textId="77777777" w:rsidTr="4FF31174">
        <w:trPr>
          <w:trHeight w:val="318"/>
        </w:trPr>
        <w:tc>
          <w:tcPr>
            <w:tcW w:w="3965" w:type="dxa"/>
            <w:tcBorders>
              <w:left w:val="single" w:sz="4" w:space="0" w:color="4A6C79"/>
            </w:tcBorders>
            <w:shd w:val="clear" w:color="auto" w:fill="8ED2ED"/>
          </w:tcPr>
          <w:p w14:paraId="25B31959" w14:textId="189F1BCB" w:rsidR="001E3564" w:rsidRPr="001A436D" w:rsidRDefault="002F5345">
            <w:pPr>
              <w:pStyle w:val="TableParagraph"/>
              <w:spacing w:before="56"/>
              <w:ind w:left="122"/>
              <w:jc w:val="left"/>
              <w:rPr>
                <w:sz w:val="20"/>
              </w:rPr>
            </w:pPr>
            <w:commentRangeStart w:id="1333"/>
            <w:commentRangeStart w:id="1334"/>
            <w:commentRangeStart w:id="1335"/>
            <w:r w:rsidRPr="001A436D">
              <w:rPr>
                <w:color w:val="344449"/>
                <w:sz w:val="20"/>
                <w:rPrChange w:id="1336" w:author="Vannieuwenhuyze Jorre" w:date="2025-03-27T14:21:00Z" w16du:dateUtc="2025-03-27T13:21:00Z">
                  <w:rPr>
                    <w:color w:val="344449"/>
                    <w:spacing w:val="-4"/>
                    <w:sz w:val="20"/>
                  </w:rPr>
                </w:rPrChange>
              </w:rPr>
              <w:t>Aantal</w:t>
            </w:r>
            <w:r w:rsidRPr="001A436D">
              <w:rPr>
                <w:color w:val="344449"/>
                <w:sz w:val="20"/>
                <w:rPrChange w:id="1337" w:author="Vannieuwenhuyze Jorre" w:date="2025-03-27T14:21:00Z" w16du:dateUtc="2025-03-27T13:21:00Z">
                  <w:rPr>
                    <w:color w:val="344449"/>
                    <w:spacing w:val="-12"/>
                    <w:sz w:val="20"/>
                  </w:rPr>
                </w:rPrChange>
              </w:rPr>
              <w:t xml:space="preserve"> </w:t>
            </w:r>
            <w:r w:rsidRPr="001A436D">
              <w:rPr>
                <w:color w:val="344449"/>
                <w:sz w:val="20"/>
                <w:rPrChange w:id="1338" w:author="Vannieuwenhuyze Jorre" w:date="2025-03-27T14:21:00Z" w16du:dateUtc="2025-03-27T13:21:00Z">
                  <w:rPr>
                    <w:color w:val="344449"/>
                    <w:spacing w:val="-4"/>
                    <w:sz w:val="20"/>
                  </w:rPr>
                </w:rPrChange>
              </w:rPr>
              <w:t>inwoners</w:t>
            </w:r>
            <w:r w:rsidRPr="001A436D">
              <w:rPr>
                <w:color w:val="344449"/>
                <w:sz w:val="20"/>
                <w:rPrChange w:id="1339" w:author="Vannieuwenhuyze Jorre" w:date="2025-03-27T14:21:00Z" w16du:dateUtc="2025-03-27T13:21:00Z">
                  <w:rPr>
                    <w:color w:val="344449"/>
                    <w:spacing w:val="-9"/>
                    <w:sz w:val="20"/>
                  </w:rPr>
                </w:rPrChange>
              </w:rPr>
              <w:t xml:space="preserve"> </w:t>
            </w:r>
            <w:r w:rsidRPr="001A436D">
              <w:rPr>
                <w:color w:val="344449"/>
                <w:sz w:val="20"/>
                <w:rPrChange w:id="1340" w:author="Vannieuwenhuyze Jorre" w:date="2025-03-27T14:21:00Z" w16du:dateUtc="2025-03-27T13:21:00Z">
                  <w:rPr>
                    <w:color w:val="344449"/>
                    <w:spacing w:val="-4"/>
                    <w:sz w:val="20"/>
                  </w:rPr>
                </w:rPrChange>
              </w:rPr>
              <w:t>in</w:t>
            </w:r>
            <w:r w:rsidRPr="001A436D">
              <w:rPr>
                <w:color w:val="344449"/>
                <w:sz w:val="20"/>
                <w:rPrChange w:id="1341" w:author="Vannieuwenhuyze Jorre" w:date="2025-03-27T14:21:00Z" w16du:dateUtc="2025-03-27T13:21:00Z">
                  <w:rPr>
                    <w:color w:val="344449"/>
                    <w:spacing w:val="-10"/>
                    <w:sz w:val="20"/>
                  </w:rPr>
                </w:rPrChange>
              </w:rPr>
              <w:t xml:space="preserve"> </w:t>
            </w:r>
            <w:r w:rsidRPr="001A436D">
              <w:rPr>
                <w:color w:val="344449"/>
                <w:sz w:val="20"/>
                <w:rPrChange w:id="1342" w:author="Vannieuwenhuyze Jorre" w:date="2025-03-27T14:21:00Z" w16du:dateUtc="2025-03-27T13:21:00Z">
                  <w:rPr>
                    <w:color w:val="344449"/>
                    <w:spacing w:val="-4"/>
                    <w:sz w:val="20"/>
                  </w:rPr>
                </w:rPrChange>
              </w:rPr>
              <w:t>Aartselaar</w:t>
            </w:r>
            <w:commentRangeEnd w:id="1333"/>
            <w:r w:rsidR="007E03B9" w:rsidRPr="001A436D">
              <w:rPr>
                <w:rStyle w:val="CommentReference"/>
                <w:rFonts w:ascii="Calibri" w:eastAsia="Calibri" w:hAnsi="Calibri" w:cs="Calibri"/>
              </w:rPr>
              <w:commentReference w:id="1333"/>
            </w:r>
            <w:commentRangeEnd w:id="1334"/>
            <w:r w:rsidR="005930FD" w:rsidRPr="001A436D">
              <w:rPr>
                <w:rStyle w:val="CommentReference"/>
                <w:rFonts w:ascii="Calibri" w:eastAsia="Calibri" w:hAnsi="Calibri" w:cs="Calibri"/>
              </w:rPr>
              <w:commentReference w:id="1334"/>
            </w:r>
            <w:commentRangeEnd w:id="1335"/>
            <w:r w:rsidR="009950C5" w:rsidRPr="001A436D">
              <w:rPr>
                <w:rStyle w:val="CommentReference"/>
                <w:rFonts w:ascii="Calibri" w:eastAsia="Calibri" w:hAnsi="Calibri" w:cs="Calibri"/>
              </w:rPr>
              <w:commentReference w:id="1335"/>
            </w:r>
            <w:r w:rsidRPr="001A436D">
              <w:rPr>
                <w:color w:val="344449"/>
                <w:sz w:val="20"/>
                <w:rPrChange w:id="1343" w:author="Vannieuwenhuyze Jorre" w:date="2025-03-27T14:21:00Z" w16du:dateUtc="2025-03-27T13:21:00Z">
                  <w:rPr>
                    <w:color w:val="344449"/>
                    <w:spacing w:val="-9"/>
                    <w:sz w:val="20"/>
                  </w:rPr>
                </w:rPrChange>
              </w:rPr>
              <w:t xml:space="preserve"> </w:t>
            </w:r>
            <w:r w:rsidRPr="001A436D">
              <w:rPr>
                <w:color w:val="344449"/>
                <w:sz w:val="20"/>
                <w:rPrChange w:id="1344" w:author="Vannieuwenhuyze Jorre" w:date="2025-03-27T14:21:00Z" w16du:dateUtc="2025-03-27T13:21:00Z">
                  <w:rPr>
                    <w:color w:val="344449"/>
                    <w:spacing w:val="-4"/>
                    <w:sz w:val="20"/>
                  </w:rPr>
                </w:rPrChange>
              </w:rPr>
              <w:t>in</w:t>
            </w:r>
            <w:r w:rsidRPr="001A436D">
              <w:rPr>
                <w:color w:val="344449"/>
                <w:sz w:val="20"/>
                <w:rPrChange w:id="1345" w:author="Vannieuwenhuyze Jorre" w:date="2025-03-27T14:21:00Z" w16du:dateUtc="2025-03-27T13:21:00Z">
                  <w:rPr>
                    <w:color w:val="344449"/>
                    <w:spacing w:val="-9"/>
                    <w:sz w:val="20"/>
                  </w:rPr>
                </w:rPrChange>
              </w:rPr>
              <w:t xml:space="preserve"> </w:t>
            </w:r>
            <w:r w:rsidRPr="001A436D">
              <w:rPr>
                <w:color w:val="344449"/>
                <w:sz w:val="20"/>
                <w:rPrChange w:id="1346" w:author="Vannieuwenhuyze Jorre" w:date="2025-03-27T14:21:00Z" w16du:dateUtc="2025-03-27T13:21:00Z">
                  <w:rPr>
                    <w:color w:val="344449"/>
                    <w:spacing w:val="-4"/>
                    <w:sz w:val="20"/>
                  </w:rPr>
                </w:rPrChange>
              </w:rPr>
              <w:t>2019</w:t>
            </w:r>
          </w:p>
        </w:tc>
        <w:tc>
          <w:tcPr>
            <w:tcW w:w="3965" w:type="dxa"/>
            <w:tcBorders>
              <w:right w:val="single" w:sz="4" w:space="0" w:color="4A6C79"/>
            </w:tcBorders>
          </w:tcPr>
          <w:p w14:paraId="25B3195A" w14:textId="77777777" w:rsidR="001E3564" w:rsidRPr="001A436D" w:rsidRDefault="002F5345">
            <w:pPr>
              <w:pStyle w:val="TableParagraph"/>
              <w:spacing w:before="56"/>
              <w:ind w:left="7"/>
              <w:rPr>
                <w:sz w:val="20"/>
              </w:rPr>
            </w:pPr>
            <w:r w:rsidRPr="001A436D">
              <w:rPr>
                <w:color w:val="344449"/>
                <w:w w:val="85"/>
                <w:sz w:val="20"/>
              </w:rPr>
              <w:t>14</w:t>
            </w:r>
            <w:r w:rsidRPr="001A436D">
              <w:rPr>
                <w:color w:val="344449"/>
                <w:w w:val="85"/>
                <w:sz w:val="20"/>
                <w:rPrChange w:id="1347" w:author="Vannieuwenhuyze Jorre" w:date="2025-03-27T14:21:00Z" w16du:dateUtc="2025-03-27T13:21:00Z">
                  <w:rPr>
                    <w:color w:val="344449"/>
                    <w:spacing w:val="-6"/>
                    <w:w w:val="85"/>
                    <w:sz w:val="20"/>
                  </w:rPr>
                </w:rPrChange>
              </w:rPr>
              <w:t xml:space="preserve"> </w:t>
            </w:r>
            <w:r w:rsidRPr="001A436D">
              <w:rPr>
                <w:color w:val="344449"/>
                <w:sz w:val="20"/>
                <w:rPrChange w:id="1348" w:author="Vannieuwenhuyze Jorre" w:date="2025-03-27T14:21:00Z" w16du:dateUtc="2025-03-27T13:21:00Z">
                  <w:rPr>
                    <w:color w:val="344449"/>
                    <w:spacing w:val="-5"/>
                    <w:sz w:val="20"/>
                  </w:rPr>
                </w:rPrChange>
              </w:rPr>
              <w:t>293</w:t>
            </w:r>
          </w:p>
        </w:tc>
      </w:tr>
      <w:tr w:rsidR="001E3564" w:rsidRPr="001A436D" w14:paraId="25B3195E" w14:textId="77777777" w:rsidTr="4FF31174">
        <w:trPr>
          <w:trHeight w:val="318"/>
        </w:trPr>
        <w:tc>
          <w:tcPr>
            <w:tcW w:w="3965" w:type="dxa"/>
            <w:tcBorders>
              <w:left w:val="single" w:sz="4" w:space="0" w:color="4A6C79"/>
            </w:tcBorders>
            <w:shd w:val="clear" w:color="auto" w:fill="8ED2ED"/>
          </w:tcPr>
          <w:p w14:paraId="25B3195C" w14:textId="77777777" w:rsidR="001E3564" w:rsidRPr="001A436D" w:rsidRDefault="002F5345">
            <w:pPr>
              <w:pStyle w:val="TableParagraph"/>
              <w:spacing w:before="56"/>
              <w:ind w:left="122"/>
              <w:jc w:val="left"/>
              <w:rPr>
                <w:sz w:val="20"/>
              </w:rPr>
            </w:pPr>
            <w:r w:rsidRPr="001A436D">
              <w:rPr>
                <w:color w:val="344449"/>
                <w:sz w:val="20"/>
                <w:rPrChange w:id="1349" w:author="Vannieuwenhuyze Jorre" w:date="2025-03-27T14:21:00Z" w16du:dateUtc="2025-03-27T13:21:00Z">
                  <w:rPr>
                    <w:color w:val="344449"/>
                    <w:spacing w:val="-2"/>
                    <w:sz w:val="20"/>
                  </w:rPr>
                </w:rPrChange>
              </w:rPr>
              <w:t>Aantal</w:t>
            </w:r>
            <w:r w:rsidRPr="001A436D">
              <w:rPr>
                <w:color w:val="344449"/>
                <w:sz w:val="20"/>
                <w:rPrChange w:id="1350" w:author="Vannieuwenhuyze Jorre" w:date="2025-03-27T14:21:00Z" w16du:dateUtc="2025-03-27T13:21:00Z">
                  <w:rPr>
                    <w:color w:val="344449"/>
                    <w:spacing w:val="-12"/>
                    <w:sz w:val="20"/>
                  </w:rPr>
                </w:rPrChange>
              </w:rPr>
              <w:t xml:space="preserve"> </w:t>
            </w:r>
            <w:r w:rsidRPr="001A436D">
              <w:rPr>
                <w:color w:val="344449"/>
                <w:sz w:val="20"/>
                <w:rPrChange w:id="1351" w:author="Vannieuwenhuyze Jorre" w:date="2025-03-27T14:21:00Z" w16du:dateUtc="2025-03-27T13:21:00Z">
                  <w:rPr>
                    <w:color w:val="344449"/>
                    <w:spacing w:val="-2"/>
                    <w:sz w:val="20"/>
                  </w:rPr>
                </w:rPrChange>
              </w:rPr>
              <w:t>inwoners</w:t>
            </w:r>
            <w:r w:rsidRPr="001A436D">
              <w:rPr>
                <w:color w:val="344449"/>
                <w:sz w:val="20"/>
                <w:rPrChange w:id="1352" w:author="Vannieuwenhuyze Jorre" w:date="2025-03-27T14:21:00Z" w16du:dateUtc="2025-03-27T13:21:00Z">
                  <w:rPr>
                    <w:color w:val="344449"/>
                    <w:spacing w:val="-11"/>
                    <w:sz w:val="20"/>
                  </w:rPr>
                </w:rPrChange>
              </w:rPr>
              <w:t xml:space="preserve"> </w:t>
            </w:r>
            <w:r w:rsidRPr="001A436D">
              <w:rPr>
                <w:color w:val="344449"/>
                <w:sz w:val="20"/>
                <w:rPrChange w:id="1353" w:author="Vannieuwenhuyze Jorre" w:date="2025-03-27T14:21:00Z" w16du:dateUtc="2025-03-27T13:21:00Z">
                  <w:rPr>
                    <w:color w:val="344449"/>
                    <w:spacing w:val="-2"/>
                    <w:sz w:val="20"/>
                  </w:rPr>
                </w:rPrChange>
              </w:rPr>
              <w:t>in</w:t>
            </w:r>
            <w:r w:rsidRPr="001A436D">
              <w:rPr>
                <w:color w:val="344449"/>
                <w:sz w:val="20"/>
                <w:rPrChange w:id="1354" w:author="Vannieuwenhuyze Jorre" w:date="2025-03-27T14:21:00Z" w16du:dateUtc="2025-03-27T13:21:00Z">
                  <w:rPr>
                    <w:color w:val="344449"/>
                    <w:spacing w:val="-11"/>
                    <w:sz w:val="20"/>
                  </w:rPr>
                </w:rPrChange>
              </w:rPr>
              <w:t xml:space="preserve"> </w:t>
            </w:r>
            <w:r w:rsidRPr="001A436D">
              <w:rPr>
                <w:color w:val="344449"/>
                <w:sz w:val="20"/>
                <w:rPrChange w:id="1355" w:author="Vannieuwenhuyze Jorre" w:date="2025-03-27T14:21:00Z" w16du:dateUtc="2025-03-27T13:21:00Z">
                  <w:rPr>
                    <w:color w:val="344449"/>
                    <w:spacing w:val="-2"/>
                    <w:sz w:val="20"/>
                  </w:rPr>
                </w:rPrChange>
              </w:rPr>
              <w:t>Affligem</w:t>
            </w:r>
            <w:r w:rsidRPr="001A436D">
              <w:rPr>
                <w:color w:val="344449"/>
                <w:sz w:val="20"/>
                <w:rPrChange w:id="1356" w:author="Vannieuwenhuyze Jorre" w:date="2025-03-27T14:21:00Z" w16du:dateUtc="2025-03-27T13:21:00Z">
                  <w:rPr>
                    <w:color w:val="344449"/>
                    <w:spacing w:val="-11"/>
                    <w:sz w:val="20"/>
                  </w:rPr>
                </w:rPrChange>
              </w:rPr>
              <w:t xml:space="preserve"> </w:t>
            </w:r>
            <w:r w:rsidRPr="001A436D">
              <w:rPr>
                <w:color w:val="344449"/>
                <w:sz w:val="20"/>
                <w:rPrChange w:id="1357" w:author="Vannieuwenhuyze Jorre" w:date="2025-03-27T14:21:00Z" w16du:dateUtc="2025-03-27T13:21:00Z">
                  <w:rPr>
                    <w:color w:val="344449"/>
                    <w:spacing w:val="-2"/>
                    <w:sz w:val="20"/>
                  </w:rPr>
                </w:rPrChange>
              </w:rPr>
              <w:t>in</w:t>
            </w:r>
            <w:r w:rsidRPr="001A436D">
              <w:rPr>
                <w:color w:val="344449"/>
                <w:sz w:val="20"/>
                <w:rPrChange w:id="1358" w:author="Vannieuwenhuyze Jorre" w:date="2025-03-27T14:21:00Z" w16du:dateUtc="2025-03-27T13:21:00Z">
                  <w:rPr>
                    <w:color w:val="344449"/>
                    <w:spacing w:val="-11"/>
                    <w:sz w:val="20"/>
                  </w:rPr>
                </w:rPrChange>
              </w:rPr>
              <w:t xml:space="preserve"> </w:t>
            </w:r>
            <w:r w:rsidRPr="001A436D">
              <w:rPr>
                <w:color w:val="344449"/>
                <w:sz w:val="20"/>
                <w:rPrChange w:id="1359" w:author="Vannieuwenhuyze Jorre" w:date="2025-03-27T14:21:00Z" w16du:dateUtc="2025-03-27T13:21:00Z">
                  <w:rPr>
                    <w:color w:val="344449"/>
                    <w:spacing w:val="-4"/>
                    <w:sz w:val="20"/>
                  </w:rPr>
                </w:rPrChange>
              </w:rPr>
              <w:t>2019</w:t>
            </w:r>
          </w:p>
        </w:tc>
        <w:tc>
          <w:tcPr>
            <w:tcW w:w="3965" w:type="dxa"/>
            <w:tcBorders>
              <w:right w:val="single" w:sz="4" w:space="0" w:color="4A6C79"/>
            </w:tcBorders>
          </w:tcPr>
          <w:p w14:paraId="25B3195D" w14:textId="77777777" w:rsidR="001E3564" w:rsidRPr="001A436D" w:rsidRDefault="002F5345">
            <w:pPr>
              <w:pStyle w:val="TableParagraph"/>
              <w:spacing w:before="56"/>
              <w:ind w:left="7"/>
              <w:rPr>
                <w:sz w:val="20"/>
              </w:rPr>
            </w:pPr>
            <w:r w:rsidRPr="001A436D">
              <w:rPr>
                <w:color w:val="344449"/>
                <w:w w:val="85"/>
                <w:sz w:val="20"/>
              </w:rPr>
              <w:t>13</w:t>
            </w:r>
            <w:r w:rsidRPr="001A436D">
              <w:rPr>
                <w:color w:val="344449"/>
                <w:w w:val="85"/>
                <w:sz w:val="20"/>
                <w:rPrChange w:id="1360" w:author="Vannieuwenhuyze Jorre" w:date="2025-03-27T14:21:00Z" w16du:dateUtc="2025-03-27T13:21:00Z">
                  <w:rPr>
                    <w:color w:val="344449"/>
                    <w:spacing w:val="-6"/>
                    <w:w w:val="85"/>
                    <w:sz w:val="20"/>
                  </w:rPr>
                </w:rPrChange>
              </w:rPr>
              <w:t xml:space="preserve"> </w:t>
            </w:r>
            <w:r w:rsidRPr="001A436D">
              <w:rPr>
                <w:color w:val="344449"/>
                <w:sz w:val="20"/>
                <w:rPrChange w:id="1361" w:author="Vannieuwenhuyze Jorre" w:date="2025-03-27T14:21:00Z" w16du:dateUtc="2025-03-27T13:21:00Z">
                  <w:rPr>
                    <w:color w:val="344449"/>
                    <w:spacing w:val="-5"/>
                    <w:sz w:val="20"/>
                  </w:rPr>
                </w:rPrChange>
              </w:rPr>
              <w:t>228</w:t>
            </w:r>
          </w:p>
        </w:tc>
      </w:tr>
      <w:tr w:rsidR="001E3564" w:rsidRPr="001A436D" w14:paraId="25B31961" w14:textId="77777777" w:rsidTr="4FF31174">
        <w:trPr>
          <w:trHeight w:val="318"/>
        </w:trPr>
        <w:tc>
          <w:tcPr>
            <w:tcW w:w="3965" w:type="dxa"/>
            <w:tcBorders>
              <w:left w:val="single" w:sz="4" w:space="0" w:color="4A6C79"/>
            </w:tcBorders>
            <w:shd w:val="clear" w:color="auto" w:fill="8ED2ED"/>
          </w:tcPr>
          <w:p w14:paraId="25B3195F" w14:textId="77777777" w:rsidR="001E3564" w:rsidRPr="001A436D" w:rsidRDefault="002F5345">
            <w:pPr>
              <w:pStyle w:val="TableParagraph"/>
              <w:spacing w:before="56"/>
              <w:ind w:left="122"/>
              <w:jc w:val="left"/>
              <w:rPr>
                <w:sz w:val="20"/>
              </w:rPr>
            </w:pPr>
            <w:r w:rsidRPr="001A436D">
              <w:rPr>
                <w:color w:val="344449"/>
                <w:sz w:val="20"/>
                <w:rPrChange w:id="1362" w:author="Vannieuwenhuyze Jorre" w:date="2025-03-27T14:21:00Z" w16du:dateUtc="2025-03-27T13:21:00Z">
                  <w:rPr>
                    <w:color w:val="344449"/>
                    <w:spacing w:val="-4"/>
                    <w:sz w:val="20"/>
                  </w:rPr>
                </w:rPrChange>
              </w:rPr>
              <w:t>Aantal inwoners</w:t>
            </w:r>
            <w:r w:rsidRPr="001A436D">
              <w:rPr>
                <w:color w:val="344449"/>
                <w:sz w:val="20"/>
                <w:rPrChange w:id="1363" w:author="Vannieuwenhuyze Jorre" w:date="2025-03-27T14:21:00Z" w16du:dateUtc="2025-03-27T13:21:00Z">
                  <w:rPr>
                    <w:color w:val="344449"/>
                    <w:spacing w:val="-3"/>
                    <w:sz w:val="20"/>
                  </w:rPr>
                </w:rPrChange>
              </w:rPr>
              <w:t xml:space="preserve"> </w:t>
            </w:r>
            <w:r w:rsidRPr="001A436D">
              <w:rPr>
                <w:color w:val="344449"/>
                <w:sz w:val="20"/>
                <w:rPrChange w:id="1364" w:author="Vannieuwenhuyze Jorre" w:date="2025-03-27T14:21:00Z" w16du:dateUtc="2025-03-27T13:21:00Z">
                  <w:rPr>
                    <w:color w:val="344449"/>
                    <w:spacing w:val="-4"/>
                    <w:sz w:val="20"/>
                  </w:rPr>
                </w:rPrChange>
              </w:rPr>
              <w:t>in</w:t>
            </w:r>
            <w:r w:rsidRPr="001A436D">
              <w:rPr>
                <w:color w:val="344449"/>
                <w:sz w:val="20"/>
                <w:rPrChange w:id="1365" w:author="Vannieuwenhuyze Jorre" w:date="2025-03-27T14:21:00Z" w16du:dateUtc="2025-03-27T13:21:00Z">
                  <w:rPr>
                    <w:color w:val="344449"/>
                    <w:spacing w:val="-3"/>
                    <w:sz w:val="20"/>
                  </w:rPr>
                </w:rPrChange>
              </w:rPr>
              <w:t xml:space="preserve"> </w:t>
            </w:r>
            <w:r w:rsidRPr="001A436D">
              <w:rPr>
                <w:color w:val="344449"/>
                <w:sz w:val="20"/>
                <w:rPrChange w:id="1366" w:author="Vannieuwenhuyze Jorre" w:date="2025-03-27T14:21:00Z" w16du:dateUtc="2025-03-27T13:21:00Z">
                  <w:rPr>
                    <w:color w:val="344449"/>
                    <w:spacing w:val="-4"/>
                    <w:sz w:val="20"/>
                  </w:rPr>
                </w:rPrChange>
              </w:rPr>
              <w:t>Alken in</w:t>
            </w:r>
            <w:r w:rsidRPr="001A436D">
              <w:rPr>
                <w:color w:val="344449"/>
                <w:sz w:val="20"/>
                <w:rPrChange w:id="1367" w:author="Vannieuwenhuyze Jorre" w:date="2025-03-27T14:21:00Z" w16du:dateUtc="2025-03-27T13:21:00Z">
                  <w:rPr>
                    <w:color w:val="344449"/>
                    <w:spacing w:val="-3"/>
                    <w:sz w:val="20"/>
                  </w:rPr>
                </w:rPrChange>
              </w:rPr>
              <w:t xml:space="preserve"> </w:t>
            </w:r>
            <w:r w:rsidRPr="001A436D">
              <w:rPr>
                <w:color w:val="344449"/>
                <w:sz w:val="20"/>
                <w:rPrChange w:id="1368" w:author="Vannieuwenhuyze Jorre" w:date="2025-03-27T14:21:00Z" w16du:dateUtc="2025-03-27T13:21:00Z">
                  <w:rPr>
                    <w:color w:val="344449"/>
                    <w:spacing w:val="-4"/>
                    <w:sz w:val="20"/>
                  </w:rPr>
                </w:rPrChange>
              </w:rPr>
              <w:t>2019</w:t>
            </w:r>
          </w:p>
        </w:tc>
        <w:tc>
          <w:tcPr>
            <w:tcW w:w="3965" w:type="dxa"/>
            <w:tcBorders>
              <w:right w:val="single" w:sz="4" w:space="0" w:color="4A6C79"/>
            </w:tcBorders>
          </w:tcPr>
          <w:p w14:paraId="25B31960" w14:textId="77777777" w:rsidR="001E3564" w:rsidRPr="001A436D" w:rsidRDefault="002F5345">
            <w:pPr>
              <w:pStyle w:val="TableParagraph"/>
              <w:spacing w:before="56"/>
              <w:ind w:left="7"/>
              <w:rPr>
                <w:sz w:val="20"/>
              </w:rPr>
            </w:pPr>
            <w:r w:rsidRPr="001A436D">
              <w:rPr>
                <w:color w:val="344449"/>
                <w:w w:val="85"/>
                <w:sz w:val="20"/>
              </w:rPr>
              <w:t>11</w:t>
            </w:r>
            <w:r w:rsidRPr="001A436D">
              <w:rPr>
                <w:color w:val="344449"/>
                <w:w w:val="85"/>
                <w:sz w:val="20"/>
                <w:rPrChange w:id="1369" w:author="Vannieuwenhuyze Jorre" w:date="2025-03-27T14:21:00Z" w16du:dateUtc="2025-03-27T13:21:00Z">
                  <w:rPr>
                    <w:color w:val="344449"/>
                    <w:spacing w:val="-6"/>
                    <w:w w:val="85"/>
                    <w:sz w:val="20"/>
                  </w:rPr>
                </w:rPrChange>
              </w:rPr>
              <w:t xml:space="preserve"> </w:t>
            </w:r>
            <w:r w:rsidRPr="001A436D">
              <w:rPr>
                <w:color w:val="344449"/>
                <w:sz w:val="20"/>
                <w:rPrChange w:id="1370" w:author="Vannieuwenhuyze Jorre" w:date="2025-03-27T14:21:00Z" w16du:dateUtc="2025-03-27T13:21:00Z">
                  <w:rPr>
                    <w:color w:val="344449"/>
                    <w:spacing w:val="-5"/>
                    <w:sz w:val="20"/>
                  </w:rPr>
                </w:rPrChange>
              </w:rPr>
              <w:t>499</w:t>
            </w:r>
          </w:p>
        </w:tc>
      </w:tr>
      <w:tr w:rsidR="001E3564" w:rsidRPr="001A436D" w14:paraId="25B31964" w14:textId="77777777" w:rsidTr="4FF31174">
        <w:trPr>
          <w:trHeight w:val="318"/>
        </w:trPr>
        <w:tc>
          <w:tcPr>
            <w:tcW w:w="3965" w:type="dxa"/>
            <w:tcBorders>
              <w:left w:val="single" w:sz="4" w:space="0" w:color="4A6C79"/>
            </w:tcBorders>
            <w:shd w:val="clear" w:color="auto" w:fill="8ED2ED"/>
          </w:tcPr>
          <w:p w14:paraId="25B31962" w14:textId="77777777" w:rsidR="001E3564" w:rsidRPr="001A436D" w:rsidRDefault="002F5345">
            <w:pPr>
              <w:pStyle w:val="TableParagraph"/>
              <w:spacing w:before="56"/>
              <w:ind w:left="122"/>
              <w:jc w:val="left"/>
              <w:rPr>
                <w:sz w:val="20"/>
              </w:rPr>
            </w:pPr>
            <w:r w:rsidRPr="001A436D">
              <w:rPr>
                <w:color w:val="344449"/>
                <w:sz w:val="20"/>
                <w:rPrChange w:id="1371" w:author="Vannieuwenhuyze Jorre" w:date="2025-03-27T14:21:00Z" w16du:dateUtc="2025-03-27T13:21:00Z">
                  <w:rPr>
                    <w:color w:val="344449"/>
                    <w:spacing w:val="-4"/>
                    <w:sz w:val="20"/>
                  </w:rPr>
                </w:rPrChange>
              </w:rPr>
              <w:t>Aantal</w:t>
            </w:r>
            <w:r w:rsidRPr="001A436D">
              <w:rPr>
                <w:color w:val="344449"/>
                <w:sz w:val="20"/>
                <w:rPrChange w:id="1372" w:author="Vannieuwenhuyze Jorre" w:date="2025-03-27T14:21:00Z" w16du:dateUtc="2025-03-27T13:21:00Z">
                  <w:rPr>
                    <w:color w:val="344449"/>
                    <w:spacing w:val="-8"/>
                    <w:sz w:val="20"/>
                  </w:rPr>
                </w:rPrChange>
              </w:rPr>
              <w:t xml:space="preserve"> </w:t>
            </w:r>
            <w:r w:rsidRPr="001A436D">
              <w:rPr>
                <w:color w:val="344449"/>
                <w:sz w:val="20"/>
                <w:rPrChange w:id="1373" w:author="Vannieuwenhuyze Jorre" w:date="2025-03-27T14:21:00Z" w16du:dateUtc="2025-03-27T13:21:00Z">
                  <w:rPr>
                    <w:color w:val="344449"/>
                    <w:spacing w:val="-4"/>
                    <w:sz w:val="20"/>
                  </w:rPr>
                </w:rPrChange>
              </w:rPr>
              <w:t>inwoners</w:t>
            </w:r>
            <w:r w:rsidRPr="001A436D">
              <w:rPr>
                <w:color w:val="344449"/>
                <w:sz w:val="20"/>
                <w:rPrChange w:id="1374" w:author="Vannieuwenhuyze Jorre" w:date="2025-03-27T14:21:00Z" w16du:dateUtc="2025-03-27T13:21:00Z">
                  <w:rPr>
                    <w:color w:val="344449"/>
                    <w:spacing w:val="-8"/>
                    <w:sz w:val="20"/>
                  </w:rPr>
                </w:rPrChange>
              </w:rPr>
              <w:t xml:space="preserve"> </w:t>
            </w:r>
            <w:r w:rsidRPr="001A436D">
              <w:rPr>
                <w:color w:val="344449"/>
                <w:sz w:val="20"/>
                <w:rPrChange w:id="1375" w:author="Vannieuwenhuyze Jorre" w:date="2025-03-27T14:21:00Z" w16du:dateUtc="2025-03-27T13:21:00Z">
                  <w:rPr>
                    <w:color w:val="344449"/>
                    <w:spacing w:val="-4"/>
                    <w:sz w:val="20"/>
                  </w:rPr>
                </w:rPrChange>
              </w:rPr>
              <w:t>in</w:t>
            </w:r>
            <w:r w:rsidRPr="001A436D">
              <w:rPr>
                <w:color w:val="344449"/>
                <w:sz w:val="20"/>
                <w:rPrChange w:id="1376" w:author="Vannieuwenhuyze Jorre" w:date="2025-03-27T14:21:00Z" w16du:dateUtc="2025-03-27T13:21:00Z">
                  <w:rPr>
                    <w:color w:val="344449"/>
                    <w:spacing w:val="-8"/>
                    <w:sz w:val="20"/>
                  </w:rPr>
                </w:rPrChange>
              </w:rPr>
              <w:t xml:space="preserve"> </w:t>
            </w:r>
            <w:r w:rsidRPr="001A436D">
              <w:rPr>
                <w:color w:val="344449"/>
                <w:sz w:val="20"/>
                <w:rPrChange w:id="1377" w:author="Vannieuwenhuyze Jorre" w:date="2025-03-27T14:21:00Z" w16du:dateUtc="2025-03-27T13:21:00Z">
                  <w:rPr>
                    <w:color w:val="344449"/>
                    <w:spacing w:val="-4"/>
                    <w:sz w:val="20"/>
                  </w:rPr>
                </w:rPrChange>
              </w:rPr>
              <w:t>Alveringem</w:t>
            </w:r>
            <w:r w:rsidRPr="001A436D">
              <w:rPr>
                <w:color w:val="344449"/>
                <w:sz w:val="20"/>
                <w:rPrChange w:id="1378" w:author="Vannieuwenhuyze Jorre" w:date="2025-03-27T14:21:00Z" w16du:dateUtc="2025-03-27T13:21:00Z">
                  <w:rPr>
                    <w:color w:val="344449"/>
                    <w:spacing w:val="-8"/>
                    <w:sz w:val="20"/>
                  </w:rPr>
                </w:rPrChange>
              </w:rPr>
              <w:t xml:space="preserve"> </w:t>
            </w:r>
            <w:r w:rsidRPr="001A436D">
              <w:rPr>
                <w:color w:val="344449"/>
                <w:sz w:val="20"/>
                <w:rPrChange w:id="1379" w:author="Vannieuwenhuyze Jorre" w:date="2025-03-27T14:21:00Z" w16du:dateUtc="2025-03-27T13:21:00Z">
                  <w:rPr>
                    <w:color w:val="344449"/>
                    <w:spacing w:val="-4"/>
                    <w:sz w:val="20"/>
                  </w:rPr>
                </w:rPrChange>
              </w:rPr>
              <w:t>in</w:t>
            </w:r>
            <w:r w:rsidRPr="001A436D">
              <w:rPr>
                <w:color w:val="344449"/>
                <w:sz w:val="20"/>
                <w:rPrChange w:id="1380" w:author="Vannieuwenhuyze Jorre" w:date="2025-03-27T14:21:00Z" w16du:dateUtc="2025-03-27T13:21:00Z">
                  <w:rPr>
                    <w:color w:val="344449"/>
                    <w:spacing w:val="-8"/>
                    <w:sz w:val="20"/>
                  </w:rPr>
                </w:rPrChange>
              </w:rPr>
              <w:t xml:space="preserve"> </w:t>
            </w:r>
            <w:r w:rsidRPr="001A436D">
              <w:rPr>
                <w:color w:val="344449"/>
                <w:sz w:val="20"/>
                <w:rPrChange w:id="1381" w:author="Vannieuwenhuyze Jorre" w:date="2025-03-27T14:21:00Z" w16du:dateUtc="2025-03-27T13:21:00Z">
                  <w:rPr>
                    <w:color w:val="344449"/>
                    <w:spacing w:val="-4"/>
                    <w:sz w:val="20"/>
                  </w:rPr>
                </w:rPrChange>
              </w:rPr>
              <w:t>2019</w:t>
            </w:r>
          </w:p>
        </w:tc>
        <w:tc>
          <w:tcPr>
            <w:tcW w:w="3965" w:type="dxa"/>
            <w:tcBorders>
              <w:right w:val="single" w:sz="4" w:space="0" w:color="4A6C79"/>
            </w:tcBorders>
          </w:tcPr>
          <w:p w14:paraId="25B31963" w14:textId="77777777" w:rsidR="001E3564" w:rsidRPr="001A436D" w:rsidRDefault="002F5345">
            <w:pPr>
              <w:pStyle w:val="TableParagraph"/>
              <w:spacing w:before="56"/>
              <w:ind w:left="7"/>
              <w:rPr>
                <w:sz w:val="20"/>
              </w:rPr>
            </w:pPr>
            <w:r w:rsidRPr="001A436D">
              <w:rPr>
                <w:color w:val="344449"/>
                <w:w w:val="85"/>
                <w:sz w:val="20"/>
              </w:rPr>
              <w:t>5</w:t>
            </w:r>
            <w:r w:rsidRPr="001A436D">
              <w:rPr>
                <w:color w:val="344449"/>
                <w:w w:val="85"/>
                <w:sz w:val="20"/>
                <w:rPrChange w:id="1382" w:author="Vannieuwenhuyze Jorre" w:date="2025-03-27T14:21:00Z" w16du:dateUtc="2025-03-27T13:21:00Z">
                  <w:rPr>
                    <w:color w:val="344449"/>
                    <w:spacing w:val="-11"/>
                    <w:w w:val="85"/>
                    <w:sz w:val="20"/>
                  </w:rPr>
                </w:rPrChange>
              </w:rPr>
              <w:t xml:space="preserve"> </w:t>
            </w:r>
            <w:r w:rsidRPr="001A436D">
              <w:rPr>
                <w:color w:val="344449"/>
                <w:w w:val="95"/>
                <w:sz w:val="20"/>
                <w:rPrChange w:id="1383" w:author="Vannieuwenhuyze Jorre" w:date="2025-03-27T14:21:00Z" w16du:dateUtc="2025-03-27T13:21:00Z">
                  <w:rPr>
                    <w:color w:val="344449"/>
                    <w:spacing w:val="-5"/>
                    <w:w w:val="95"/>
                    <w:sz w:val="20"/>
                  </w:rPr>
                </w:rPrChange>
              </w:rPr>
              <w:t>047</w:t>
            </w:r>
          </w:p>
        </w:tc>
      </w:tr>
      <w:tr w:rsidR="001E3564" w:rsidRPr="001A436D" w14:paraId="25B31967" w14:textId="77777777" w:rsidTr="4FF31174">
        <w:trPr>
          <w:trHeight w:val="318"/>
        </w:trPr>
        <w:tc>
          <w:tcPr>
            <w:tcW w:w="3965" w:type="dxa"/>
            <w:tcBorders>
              <w:left w:val="single" w:sz="4" w:space="0" w:color="4A6C79"/>
            </w:tcBorders>
            <w:shd w:val="clear" w:color="auto" w:fill="8ED2ED"/>
          </w:tcPr>
          <w:p w14:paraId="25B31965" w14:textId="154026E0" w:rsidR="001E3564" w:rsidRPr="001A436D" w:rsidRDefault="002F5345" w:rsidP="4FF31174">
            <w:pPr>
              <w:pStyle w:val="TableParagraph"/>
              <w:spacing w:before="56"/>
              <w:ind w:left="122"/>
              <w:jc w:val="left"/>
              <w:rPr>
                <w:sz w:val="20"/>
                <w:szCs w:val="20"/>
              </w:rPr>
            </w:pPr>
            <w:r w:rsidRPr="4FF31174">
              <w:rPr>
                <w:color w:val="344449"/>
                <w:sz w:val="20"/>
                <w:szCs w:val="20"/>
              </w:rPr>
              <w:t>Aantal inwoners in Antwerpen in 20</w:t>
            </w:r>
            <w:ins w:id="1384" w:author="Weekers Karolien" w:date="2025-03-28T08:43:00Z">
              <w:r w:rsidR="03008C7A" w:rsidRPr="4FF31174">
                <w:rPr>
                  <w:color w:val="344449"/>
                  <w:sz w:val="20"/>
                  <w:szCs w:val="20"/>
                </w:rPr>
                <w:t>g</w:t>
              </w:r>
            </w:ins>
            <w:r w:rsidRPr="4FF31174">
              <w:rPr>
                <w:color w:val="344449"/>
                <w:sz w:val="20"/>
                <w:szCs w:val="20"/>
              </w:rPr>
              <w:t>19</w:t>
            </w:r>
          </w:p>
        </w:tc>
        <w:tc>
          <w:tcPr>
            <w:tcW w:w="3965" w:type="dxa"/>
            <w:tcBorders>
              <w:right w:val="single" w:sz="4" w:space="0" w:color="4A6C79"/>
            </w:tcBorders>
          </w:tcPr>
          <w:p w14:paraId="25B31966" w14:textId="77777777" w:rsidR="001E3564" w:rsidRPr="001A436D" w:rsidRDefault="002F5345">
            <w:pPr>
              <w:pStyle w:val="TableParagraph"/>
              <w:spacing w:before="56"/>
              <w:ind w:left="7"/>
              <w:rPr>
                <w:sz w:val="20"/>
              </w:rPr>
            </w:pPr>
            <w:r w:rsidRPr="001A436D">
              <w:rPr>
                <w:color w:val="344449"/>
                <w:w w:val="85"/>
                <w:sz w:val="20"/>
              </w:rPr>
              <w:t>525</w:t>
            </w:r>
            <w:r w:rsidRPr="001A436D">
              <w:rPr>
                <w:color w:val="344449"/>
                <w:w w:val="85"/>
                <w:sz w:val="20"/>
                <w:rPrChange w:id="1385" w:author="Vannieuwenhuyze Jorre" w:date="2025-03-27T14:21:00Z" w16du:dateUtc="2025-03-27T13:21:00Z">
                  <w:rPr>
                    <w:color w:val="344449"/>
                    <w:spacing w:val="-2"/>
                    <w:w w:val="85"/>
                    <w:sz w:val="20"/>
                  </w:rPr>
                </w:rPrChange>
              </w:rPr>
              <w:t xml:space="preserve"> </w:t>
            </w:r>
            <w:r w:rsidRPr="001A436D">
              <w:rPr>
                <w:color w:val="344449"/>
                <w:sz w:val="20"/>
                <w:rPrChange w:id="1386" w:author="Vannieuwenhuyze Jorre" w:date="2025-03-27T14:21:00Z" w16du:dateUtc="2025-03-27T13:21:00Z">
                  <w:rPr>
                    <w:color w:val="344449"/>
                    <w:spacing w:val="-5"/>
                    <w:sz w:val="20"/>
                  </w:rPr>
                </w:rPrChange>
              </w:rPr>
              <w:t>935</w:t>
            </w:r>
          </w:p>
        </w:tc>
      </w:tr>
      <w:tr w:rsidR="001E3564" w:rsidRPr="001A436D" w14:paraId="25B3196A" w14:textId="77777777" w:rsidTr="4FF31174">
        <w:trPr>
          <w:trHeight w:val="318"/>
        </w:trPr>
        <w:tc>
          <w:tcPr>
            <w:tcW w:w="3965" w:type="dxa"/>
            <w:tcBorders>
              <w:left w:val="single" w:sz="4" w:space="0" w:color="4A6C79"/>
            </w:tcBorders>
            <w:shd w:val="clear" w:color="auto" w:fill="8ED2ED"/>
          </w:tcPr>
          <w:p w14:paraId="25B31968" w14:textId="77777777" w:rsidR="001E3564" w:rsidRPr="001A436D" w:rsidRDefault="002F5345">
            <w:pPr>
              <w:pStyle w:val="TableParagraph"/>
              <w:spacing w:before="56"/>
              <w:ind w:left="122"/>
              <w:jc w:val="left"/>
              <w:rPr>
                <w:sz w:val="20"/>
              </w:rPr>
            </w:pPr>
            <w:r w:rsidRPr="001A436D">
              <w:rPr>
                <w:color w:val="344449"/>
                <w:sz w:val="20"/>
                <w:rPrChange w:id="1387" w:author="Vannieuwenhuyze Jorre" w:date="2025-03-27T14:21:00Z" w16du:dateUtc="2025-03-27T13:21:00Z">
                  <w:rPr>
                    <w:color w:val="344449"/>
                    <w:spacing w:val="-6"/>
                    <w:sz w:val="20"/>
                  </w:rPr>
                </w:rPrChange>
              </w:rPr>
              <w:t>Aantal</w:t>
            </w:r>
            <w:r w:rsidRPr="001A436D">
              <w:rPr>
                <w:color w:val="344449"/>
                <w:sz w:val="20"/>
                <w:rPrChange w:id="1388" w:author="Vannieuwenhuyze Jorre" w:date="2025-03-27T14:21:00Z" w16du:dateUtc="2025-03-27T13:21:00Z">
                  <w:rPr>
                    <w:color w:val="344449"/>
                    <w:spacing w:val="-3"/>
                    <w:sz w:val="20"/>
                  </w:rPr>
                </w:rPrChange>
              </w:rPr>
              <w:t xml:space="preserve"> </w:t>
            </w:r>
            <w:r w:rsidRPr="001A436D">
              <w:rPr>
                <w:color w:val="344449"/>
                <w:sz w:val="20"/>
                <w:rPrChange w:id="1389" w:author="Vannieuwenhuyze Jorre" w:date="2025-03-27T14:21:00Z" w16du:dateUtc="2025-03-27T13:21:00Z">
                  <w:rPr>
                    <w:color w:val="344449"/>
                    <w:spacing w:val="-6"/>
                    <w:sz w:val="20"/>
                  </w:rPr>
                </w:rPrChange>
              </w:rPr>
              <w:t>inwoners</w:t>
            </w:r>
            <w:r w:rsidRPr="001A436D">
              <w:rPr>
                <w:color w:val="344449"/>
                <w:sz w:val="20"/>
                <w:rPrChange w:id="1390" w:author="Vannieuwenhuyze Jorre" w:date="2025-03-27T14:21:00Z" w16du:dateUtc="2025-03-27T13:21:00Z">
                  <w:rPr>
                    <w:color w:val="344449"/>
                    <w:spacing w:val="-3"/>
                    <w:sz w:val="20"/>
                  </w:rPr>
                </w:rPrChange>
              </w:rPr>
              <w:t xml:space="preserve"> </w:t>
            </w:r>
            <w:r w:rsidRPr="001A436D">
              <w:rPr>
                <w:color w:val="344449"/>
                <w:sz w:val="20"/>
                <w:rPrChange w:id="1391" w:author="Vannieuwenhuyze Jorre" w:date="2025-03-27T14:21:00Z" w16du:dateUtc="2025-03-27T13:21:00Z">
                  <w:rPr>
                    <w:color w:val="344449"/>
                    <w:spacing w:val="-6"/>
                    <w:sz w:val="20"/>
                  </w:rPr>
                </w:rPrChange>
              </w:rPr>
              <w:t>in</w:t>
            </w:r>
            <w:r w:rsidRPr="001A436D">
              <w:rPr>
                <w:color w:val="344449"/>
                <w:sz w:val="20"/>
                <w:rPrChange w:id="1392" w:author="Vannieuwenhuyze Jorre" w:date="2025-03-27T14:21:00Z" w16du:dateUtc="2025-03-27T13:21:00Z">
                  <w:rPr>
                    <w:color w:val="344449"/>
                    <w:spacing w:val="-3"/>
                    <w:sz w:val="20"/>
                  </w:rPr>
                </w:rPrChange>
              </w:rPr>
              <w:t xml:space="preserve"> </w:t>
            </w:r>
            <w:r w:rsidRPr="001A436D">
              <w:rPr>
                <w:color w:val="344449"/>
                <w:sz w:val="20"/>
                <w:rPrChange w:id="1393" w:author="Vannieuwenhuyze Jorre" w:date="2025-03-27T14:21:00Z" w16du:dateUtc="2025-03-27T13:21:00Z">
                  <w:rPr>
                    <w:color w:val="344449"/>
                    <w:spacing w:val="-6"/>
                    <w:sz w:val="20"/>
                  </w:rPr>
                </w:rPrChange>
              </w:rPr>
              <w:t>Anzegem</w:t>
            </w:r>
            <w:r w:rsidRPr="001A436D">
              <w:rPr>
                <w:color w:val="344449"/>
                <w:sz w:val="20"/>
                <w:rPrChange w:id="1394" w:author="Vannieuwenhuyze Jorre" w:date="2025-03-27T14:21:00Z" w16du:dateUtc="2025-03-27T13:21:00Z">
                  <w:rPr>
                    <w:color w:val="344449"/>
                    <w:spacing w:val="-3"/>
                    <w:sz w:val="20"/>
                  </w:rPr>
                </w:rPrChange>
              </w:rPr>
              <w:t xml:space="preserve"> </w:t>
            </w:r>
            <w:r w:rsidRPr="001A436D">
              <w:rPr>
                <w:color w:val="344449"/>
                <w:sz w:val="20"/>
                <w:rPrChange w:id="1395" w:author="Vannieuwenhuyze Jorre" w:date="2025-03-27T14:21:00Z" w16du:dateUtc="2025-03-27T13:21:00Z">
                  <w:rPr>
                    <w:color w:val="344449"/>
                    <w:spacing w:val="-6"/>
                    <w:sz w:val="20"/>
                  </w:rPr>
                </w:rPrChange>
              </w:rPr>
              <w:t>in</w:t>
            </w:r>
            <w:r w:rsidRPr="001A436D">
              <w:rPr>
                <w:color w:val="344449"/>
                <w:sz w:val="20"/>
                <w:rPrChange w:id="1396" w:author="Vannieuwenhuyze Jorre" w:date="2025-03-27T14:21:00Z" w16du:dateUtc="2025-03-27T13:21:00Z">
                  <w:rPr>
                    <w:color w:val="344449"/>
                    <w:spacing w:val="-3"/>
                    <w:sz w:val="20"/>
                  </w:rPr>
                </w:rPrChange>
              </w:rPr>
              <w:t xml:space="preserve"> </w:t>
            </w:r>
            <w:r w:rsidRPr="001A436D">
              <w:rPr>
                <w:color w:val="344449"/>
                <w:sz w:val="20"/>
                <w:rPrChange w:id="1397" w:author="Vannieuwenhuyze Jorre" w:date="2025-03-27T14:21:00Z" w16du:dateUtc="2025-03-27T13:21:00Z">
                  <w:rPr>
                    <w:color w:val="344449"/>
                    <w:spacing w:val="-6"/>
                    <w:sz w:val="20"/>
                  </w:rPr>
                </w:rPrChange>
              </w:rPr>
              <w:t>2019</w:t>
            </w:r>
          </w:p>
        </w:tc>
        <w:tc>
          <w:tcPr>
            <w:tcW w:w="3965" w:type="dxa"/>
            <w:tcBorders>
              <w:right w:val="single" w:sz="4" w:space="0" w:color="4A6C79"/>
            </w:tcBorders>
          </w:tcPr>
          <w:p w14:paraId="25B31969" w14:textId="77777777" w:rsidR="001E3564" w:rsidRPr="001A436D" w:rsidRDefault="002F5345">
            <w:pPr>
              <w:pStyle w:val="TableParagraph"/>
              <w:spacing w:before="56"/>
              <w:ind w:left="7"/>
              <w:rPr>
                <w:sz w:val="20"/>
              </w:rPr>
            </w:pPr>
            <w:r w:rsidRPr="001A436D">
              <w:rPr>
                <w:color w:val="344449"/>
                <w:w w:val="85"/>
                <w:sz w:val="20"/>
              </w:rPr>
              <w:t>14</w:t>
            </w:r>
            <w:r w:rsidRPr="001A436D">
              <w:rPr>
                <w:color w:val="344449"/>
                <w:w w:val="85"/>
                <w:sz w:val="20"/>
                <w:rPrChange w:id="1398" w:author="Vannieuwenhuyze Jorre" w:date="2025-03-27T14:21:00Z" w16du:dateUtc="2025-03-27T13:21:00Z">
                  <w:rPr>
                    <w:color w:val="344449"/>
                    <w:spacing w:val="-6"/>
                    <w:w w:val="85"/>
                    <w:sz w:val="20"/>
                  </w:rPr>
                </w:rPrChange>
              </w:rPr>
              <w:t xml:space="preserve"> </w:t>
            </w:r>
            <w:r w:rsidRPr="001A436D">
              <w:rPr>
                <w:color w:val="344449"/>
                <w:sz w:val="20"/>
                <w:rPrChange w:id="1399" w:author="Vannieuwenhuyze Jorre" w:date="2025-03-27T14:21:00Z" w16du:dateUtc="2025-03-27T13:21:00Z">
                  <w:rPr>
                    <w:color w:val="344449"/>
                    <w:spacing w:val="-5"/>
                    <w:sz w:val="20"/>
                  </w:rPr>
                </w:rPrChange>
              </w:rPr>
              <w:t>716</w:t>
            </w:r>
          </w:p>
        </w:tc>
      </w:tr>
      <w:tr w:rsidR="001E3564" w:rsidRPr="001A436D" w14:paraId="25B3196D" w14:textId="77777777" w:rsidTr="4FF31174">
        <w:trPr>
          <w:trHeight w:val="318"/>
        </w:trPr>
        <w:tc>
          <w:tcPr>
            <w:tcW w:w="3965" w:type="dxa"/>
            <w:tcBorders>
              <w:left w:val="single" w:sz="4" w:space="0" w:color="4A6C79"/>
            </w:tcBorders>
            <w:shd w:val="clear" w:color="auto" w:fill="8ED2ED"/>
          </w:tcPr>
          <w:p w14:paraId="25B3196B" w14:textId="77777777" w:rsidR="001E3564" w:rsidRPr="001A436D" w:rsidRDefault="002F5345">
            <w:pPr>
              <w:pStyle w:val="TableParagraph"/>
              <w:spacing w:before="56"/>
              <w:ind w:left="122"/>
              <w:jc w:val="left"/>
              <w:rPr>
                <w:sz w:val="20"/>
              </w:rPr>
            </w:pPr>
            <w:r w:rsidRPr="001A436D">
              <w:rPr>
                <w:color w:val="344449"/>
                <w:w w:val="70"/>
                <w:sz w:val="20"/>
                <w:rPrChange w:id="1400" w:author="Vannieuwenhuyze Jorre" w:date="2025-03-27T14:21:00Z" w16du:dateUtc="2025-03-27T13:21:00Z">
                  <w:rPr>
                    <w:color w:val="344449"/>
                    <w:spacing w:val="-10"/>
                    <w:w w:val="70"/>
                    <w:sz w:val="20"/>
                  </w:rPr>
                </w:rPrChange>
              </w:rPr>
              <w:t>…</w:t>
            </w:r>
          </w:p>
        </w:tc>
        <w:tc>
          <w:tcPr>
            <w:tcW w:w="3965" w:type="dxa"/>
            <w:tcBorders>
              <w:right w:val="single" w:sz="4" w:space="0" w:color="4A6C79"/>
            </w:tcBorders>
          </w:tcPr>
          <w:p w14:paraId="25B3196C" w14:textId="77777777" w:rsidR="001E3564" w:rsidRPr="001A436D" w:rsidRDefault="002F5345">
            <w:pPr>
              <w:pStyle w:val="TableParagraph"/>
              <w:spacing w:before="56"/>
              <w:ind w:left="7"/>
              <w:rPr>
                <w:sz w:val="20"/>
              </w:rPr>
            </w:pPr>
            <w:r w:rsidRPr="001A436D">
              <w:rPr>
                <w:color w:val="344449"/>
                <w:w w:val="70"/>
                <w:sz w:val="20"/>
                <w:rPrChange w:id="1401" w:author="Vannieuwenhuyze Jorre" w:date="2025-03-27T14:21:00Z" w16du:dateUtc="2025-03-27T13:21:00Z">
                  <w:rPr>
                    <w:color w:val="344449"/>
                    <w:spacing w:val="-10"/>
                    <w:w w:val="70"/>
                    <w:sz w:val="20"/>
                  </w:rPr>
                </w:rPrChange>
              </w:rPr>
              <w:t>…</w:t>
            </w:r>
          </w:p>
        </w:tc>
      </w:tr>
      <w:tr w:rsidR="001E3564" w:rsidRPr="001A436D" w14:paraId="25B31970" w14:textId="77777777" w:rsidTr="4FF31174">
        <w:trPr>
          <w:trHeight w:val="354"/>
        </w:trPr>
        <w:tc>
          <w:tcPr>
            <w:tcW w:w="3965" w:type="dxa"/>
            <w:tcBorders>
              <w:left w:val="single" w:sz="4" w:space="0" w:color="4A6C79"/>
              <w:bottom w:val="single" w:sz="4" w:space="0" w:color="4A6C79"/>
            </w:tcBorders>
            <w:shd w:val="clear" w:color="auto" w:fill="8ED2ED"/>
          </w:tcPr>
          <w:p w14:paraId="25B3196E" w14:textId="77777777" w:rsidR="001E3564" w:rsidRPr="001A436D" w:rsidRDefault="002F5345">
            <w:pPr>
              <w:pStyle w:val="TableParagraph"/>
              <w:spacing w:before="56"/>
              <w:ind w:left="122"/>
              <w:jc w:val="left"/>
              <w:rPr>
                <w:sz w:val="20"/>
              </w:rPr>
            </w:pPr>
            <w:r w:rsidRPr="001A436D">
              <w:rPr>
                <w:color w:val="344449"/>
                <w:sz w:val="20"/>
                <w:rPrChange w:id="1402" w:author="Vannieuwenhuyze Jorre" w:date="2025-03-27T14:21:00Z" w16du:dateUtc="2025-03-27T13:21:00Z">
                  <w:rPr>
                    <w:color w:val="344449"/>
                    <w:spacing w:val="-2"/>
                    <w:sz w:val="20"/>
                  </w:rPr>
                </w:rPrChange>
              </w:rPr>
              <w:t>Aantal</w:t>
            </w:r>
            <w:r w:rsidRPr="001A436D">
              <w:rPr>
                <w:color w:val="344449"/>
                <w:sz w:val="20"/>
                <w:rPrChange w:id="1403" w:author="Vannieuwenhuyze Jorre" w:date="2025-03-27T14:21:00Z" w16du:dateUtc="2025-03-27T13:21:00Z">
                  <w:rPr>
                    <w:color w:val="344449"/>
                    <w:spacing w:val="-11"/>
                    <w:sz w:val="20"/>
                  </w:rPr>
                </w:rPrChange>
              </w:rPr>
              <w:t xml:space="preserve"> </w:t>
            </w:r>
            <w:r w:rsidRPr="001A436D">
              <w:rPr>
                <w:color w:val="344449"/>
                <w:sz w:val="20"/>
                <w:rPrChange w:id="1404" w:author="Vannieuwenhuyze Jorre" w:date="2025-03-27T14:21:00Z" w16du:dateUtc="2025-03-27T13:21:00Z">
                  <w:rPr>
                    <w:color w:val="344449"/>
                    <w:spacing w:val="-2"/>
                    <w:sz w:val="20"/>
                  </w:rPr>
                </w:rPrChange>
              </w:rPr>
              <w:t>inwoners</w:t>
            </w:r>
            <w:r w:rsidRPr="001A436D">
              <w:rPr>
                <w:color w:val="344449"/>
                <w:sz w:val="20"/>
                <w:rPrChange w:id="1405" w:author="Vannieuwenhuyze Jorre" w:date="2025-03-27T14:21:00Z" w16du:dateUtc="2025-03-27T13:21:00Z">
                  <w:rPr>
                    <w:color w:val="344449"/>
                    <w:spacing w:val="-11"/>
                    <w:sz w:val="20"/>
                  </w:rPr>
                </w:rPrChange>
              </w:rPr>
              <w:t xml:space="preserve"> </w:t>
            </w:r>
            <w:r w:rsidRPr="001A436D">
              <w:rPr>
                <w:color w:val="344449"/>
                <w:sz w:val="20"/>
                <w:rPrChange w:id="1406" w:author="Vannieuwenhuyze Jorre" w:date="2025-03-27T14:21:00Z" w16du:dateUtc="2025-03-27T13:21:00Z">
                  <w:rPr>
                    <w:color w:val="344449"/>
                    <w:spacing w:val="-2"/>
                    <w:sz w:val="20"/>
                  </w:rPr>
                </w:rPrChange>
              </w:rPr>
              <w:t>in</w:t>
            </w:r>
            <w:r w:rsidRPr="001A436D">
              <w:rPr>
                <w:color w:val="344449"/>
                <w:sz w:val="20"/>
                <w:rPrChange w:id="1407" w:author="Vannieuwenhuyze Jorre" w:date="2025-03-27T14:21:00Z" w16du:dateUtc="2025-03-27T13:21:00Z">
                  <w:rPr>
                    <w:color w:val="344449"/>
                    <w:spacing w:val="-11"/>
                    <w:sz w:val="20"/>
                  </w:rPr>
                </w:rPrChange>
              </w:rPr>
              <w:t xml:space="preserve"> </w:t>
            </w:r>
            <w:r w:rsidRPr="001A436D">
              <w:rPr>
                <w:color w:val="344449"/>
                <w:sz w:val="20"/>
                <w:rPrChange w:id="1408" w:author="Vannieuwenhuyze Jorre" w:date="2025-03-27T14:21:00Z" w16du:dateUtc="2025-03-27T13:21:00Z">
                  <w:rPr>
                    <w:color w:val="344449"/>
                    <w:spacing w:val="-2"/>
                    <w:sz w:val="20"/>
                  </w:rPr>
                </w:rPrChange>
              </w:rPr>
              <w:t>Zwijndrecht</w:t>
            </w:r>
            <w:r w:rsidRPr="001A436D">
              <w:rPr>
                <w:color w:val="344449"/>
                <w:sz w:val="20"/>
                <w:rPrChange w:id="1409" w:author="Vannieuwenhuyze Jorre" w:date="2025-03-27T14:21:00Z" w16du:dateUtc="2025-03-27T13:21:00Z">
                  <w:rPr>
                    <w:color w:val="344449"/>
                    <w:spacing w:val="-11"/>
                    <w:sz w:val="20"/>
                  </w:rPr>
                </w:rPrChange>
              </w:rPr>
              <w:t xml:space="preserve"> </w:t>
            </w:r>
            <w:r w:rsidRPr="001A436D">
              <w:rPr>
                <w:color w:val="344449"/>
                <w:sz w:val="20"/>
                <w:rPrChange w:id="1410" w:author="Vannieuwenhuyze Jorre" w:date="2025-03-27T14:21:00Z" w16du:dateUtc="2025-03-27T13:21:00Z">
                  <w:rPr>
                    <w:color w:val="344449"/>
                    <w:spacing w:val="-2"/>
                    <w:sz w:val="20"/>
                  </w:rPr>
                </w:rPrChange>
              </w:rPr>
              <w:t>in</w:t>
            </w:r>
            <w:r w:rsidRPr="001A436D">
              <w:rPr>
                <w:color w:val="344449"/>
                <w:sz w:val="20"/>
                <w:rPrChange w:id="1411" w:author="Vannieuwenhuyze Jorre" w:date="2025-03-27T14:21:00Z" w16du:dateUtc="2025-03-27T13:21:00Z">
                  <w:rPr>
                    <w:color w:val="344449"/>
                    <w:spacing w:val="-11"/>
                    <w:sz w:val="20"/>
                  </w:rPr>
                </w:rPrChange>
              </w:rPr>
              <w:t xml:space="preserve"> </w:t>
            </w:r>
            <w:r w:rsidRPr="001A436D">
              <w:rPr>
                <w:color w:val="344449"/>
                <w:sz w:val="20"/>
                <w:rPrChange w:id="1412" w:author="Vannieuwenhuyze Jorre" w:date="2025-03-27T14:21:00Z" w16du:dateUtc="2025-03-27T13:21:00Z">
                  <w:rPr>
                    <w:color w:val="344449"/>
                    <w:spacing w:val="-4"/>
                    <w:sz w:val="20"/>
                  </w:rPr>
                </w:rPrChange>
              </w:rPr>
              <w:t>2019</w:t>
            </w:r>
          </w:p>
        </w:tc>
        <w:tc>
          <w:tcPr>
            <w:tcW w:w="3965" w:type="dxa"/>
            <w:tcBorders>
              <w:bottom w:val="single" w:sz="4" w:space="0" w:color="4A6C79"/>
              <w:right w:val="single" w:sz="4" w:space="0" w:color="4A6C79"/>
            </w:tcBorders>
          </w:tcPr>
          <w:p w14:paraId="25B3196F" w14:textId="77777777" w:rsidR="001E3564" w:rsidRPr="001A436D" w:rsidRDefault="002F5345">
            <w:pPr>
              <w:pStyle w:val="TableParagraph"/>
              <w:spacing w:before="56"/>
              <w:ind w:left="7"/>
              <w:rPr>
                <w:sz w:val="20"/>
              </w:rPr>
            </w:pPr>
            <w:r w:rsidRPr="001A436D">
              <w:rPr>
                <w:color w:val="344449"/>
                <w:w w:val="85"/>
                <w:sz w:val="20"/>
              </w:rPr>
              <w:t>19</w:t>
            </w:r>
            <w:r w:rsidRPr="001A436D">
              <w:rPr>
                <w:color w:val="344449"/>
                <w:w w:val="85"/>
                <w:sz w:val="20"/>
                <w:rPrChange w:id="1413" w:author="Vannieuwenhuyze Jorre" w:date="2025-03-27T14:21:00Z" w16du:dateUtc="2025-03-27T13:21:00Z">
                  <w:rPr>
                    <w:color w:val="344449"/>
                    <w:spacing w:val="-6"/>
                    <w:w w:val="85"/>
                    <w:sz w:val="20"/>
                  </w:rPr>
                </w:rPrChange>
              </w:rPr>
              <w:t xml:space="preserve"> </w:t>
            </w:r>
            <w:r w:rsidRPr="001A436D">
              <w:rPr>
                <w:color w:val="344449"/>
                <w:sz w:val="20"/>
                <w:rPrChange w:id="1414" w:author="Vannieuwenhuyze Jorre" w:date="2025-03-27T14:21:00Z" w16du:dateUtc="2025-03-27T13:21:00Z">
                  <w:rPr>
                    <w:color w:val="344449"/>
                    <w:spacing w:val="-5"/>
                    <w:sz w:val="20"/>
                  </w:rPr>
                </w:rPrChange>
              </w:rPr>
              <w:t>056</w:t>
            </w:r>
          </w:p>
        </w:tc>
      </w:tr>
    </w:tbl>
    <w:p w14:paraId="25B31971" w14:textId="77777777" w:rsidR="001E3564" w:rsidRPr="001A436D" w:rsidRDefault="001E3564">
      <w:pPr>
        <w:pStyle w:val="BodyText"/>
        <w:rPr>
          <w:rFonts w:ascii="Arial"/>
          <w:i/>
          <w:sz w:val="20"/>
        </w:rPr>
      </w:pPr>
    </w:p>
    <w:p w14:paraId="25B31972" w14:textId="77777777" w:rsidR="001E3564" w:rsidRPr="001A436D" w:rsidRDefault="001E3564">
      <w:pPr>
        <w:pStyle w:val="BodyText"/>
        <w:spacing w:before="148"/>
        <w:rPr>
          <w:rFonts w:ascii="Arial"/>
          <w:i/>
          <w:sz w:val="20"/>
        </w:rPr>
      </w:pPr>
    </w:p>
    <w:p w14:paraId="25B31973" w14:textId="77777777" w:rsidR="001E3564" w:rsidRPr="001A436D" w:rsidRDefault="002F5345">
      <w:pPr>
        <w:pStyle w:val="Heading2"/>
        <w:numPr>
          <w:ilvl w:val="1"/>
          <w:numId w:val="7"/>
        </w:numPr>
        <w:tabs>
          <w:tab w:val="left" w:pos="1345"/>
        </w:tabs>
        <w:ind w:hanging="636"/>
      </w:pPr>
      <w:r w:rsidRPr="001A436D">
        <w:rPr>
          <w:color w:val="70A2B8"/>
        </w:rPr>
        <w:t>WAT</w:t>
      </w:r>
      <w:r w:rsidRPr="001A436D">
        <w:rPr>
          <w:color w:val="70A2B8"/>
          <w:rPrChange w:id="1415" w:author="Vannieuwenhuyze Jorre" w:date="2025-03-27T14:21:00Z" w16du:dateUtc="2025-03-27T13:21:00Z">
            <w:rPr>
              <w:color w:val="70A2B8"/>
              <w:spacing w:val="-4"/>
            </w:rPr>
          </w:rPrChange>
        </w:rPr>
        <w:t xml:space="preserve"> </w:t>
      </w:r>
      <w:r w:rsidRPr="001A436D">
        <w:rPr>
          <w:color w:val="70A2B8"/>
        </w:rPr>
        <w:t>IS</w:t>
      </w:r>
      <w:r w:rsidRPr="001A436D">
        <w:rPr>
          <w:color w:val="70A2B8"/>
          <w:rPrChange w:id="1416" w:author="Vannieuwenhuyze Jorre" w:date="2025-03-27T14:21:00Z" w16du:dateUtc="2025-03-27T13:21:00Z">
            <w:rPr>
              <w:color w:val="70A2B8"/>
              <w:spacing w:val="-3"/>
            </w:rPr>
          </w:rPrChange>
        </w:rPr>
        <w:t xml:space="preserve"> </w:t>
      </w:r>
      <w:r w:rsidRPr="001A436D">
        <w:rPr>
          <w:color w:val="70A2B8"/>
        </w:rPr>
        <w:t>EEN</w:t>
      </w:r>
      <w:r w:rsidRPr="001A436D">
        <w:rPr>
          <w:color w:val="70A2B8"/>
          <w:rPrChange w:id="1417" w:author="Vannieuwenhuyze Jorre" w:date="2025-03-27T14:21:00Z" w16du:dateUtc="2025-03-27T13:21:00Z">
            <w:rPr>
              <w:color w:val="70A2B8"/>
              <w:spacing w:val="-3"/>
            </w:rPr>
          </w:rPrChange>
        </w:rPr>
        <w:t xml:space="preserve"> </w:t>
      </w:r>
      <w:r w:rsidRPr="001A436D">
        <w:rPr>
          <w:color w:val="70A2B8"/>
          <w:rPrChange w:id="1418" w:author="Vannieuwenhuyze Jorre" w:date="2025-03-27T14:21:00Z" w16du:dateUtc="2025-03-27T13:21:00Z">
            <w:rPr>
              <w:color w:val="70A2B8"/>
              <w:spacing w:val="-2"/>
            </w:rPr>
          </w:rPrChange>
        </w:rPr>
        <w:t>STATISTIEKREEKS?</w:t>
      </w:r>
    </w:p>
    <w:p w14:paraId="25B31974" w14:textId="4320F510" w:rsidR="001E3564" w:rsidRPr="001A436D" w:rsidRDefault="002F5345">
      <w:pPr>
        <w:pStyle w:val="BodyText"/>
        <w:spacing w:before="155" w:line="237" w:lineRule="auto"/>
        <w:ind w:left="709" w:right="1129"/>
        <w:jc w:val="both"/>
      </w:pPr>
      <w:r w:rsidRPr="001A436D">
        <w:rPr>
          <w:color w:val="344449"/>
        </w:rPr>
        <w:t>In de vorige paragraaf werd uitgelegd hoe een statistiek verwijst naar één enkel cijfer</w:t>
      </w:r>
      <w:r w:rsidRPr="001A436D">
        <w:rPr>
          <w:color w:val="344449"/>
          <w:rPrChange w:id="1419" w:author="Vannieuwenhuyze Jorre" w:date="2025-03-27T14:21:00Z" w16du:dateUtc="2025-03-27T13:21:00Z">
            <w:rPr>
              <w:color w:val="344449"/>
              <w:spacing w:val="-14"/>
            </w:rPr>
          </w:rPrChange>
        </w:rPr>
        <w:t xml:space="preserve"> </w:t>
      </w:r>
      <w:r w:rsidRPr="001A436D">
        <w:rPr>
          <w:color w:val="344449"/>
        </w:rPr>
        <w:t>met</w:t>
      </w:r>
      <w:r w:rsidRPr="001A436D">
        <w:rPr>
          <w:color w:val="344449"/>
          <w:rPrChange w:id="1420" w:author="Vannieuwenhuyze Jorre" w:date="2025-03-27T14:21:00Z" w16du:dateUtc="2025-03-27T13:21:00Z">
            <w:rPr>
              <w:color w:val="344449"/>
              <w:spacing w:val="-14"/>
            </w:rPr>
          </w:rPrChange>
        </w:rPr>
        <w:t xml:space="preserve"> </w:t>
      </w:r>
      <w:r w:rsidRPr="001A436D">
        <w:rPr>
          <w:color w:val="344449"/>
        </w:rPr>
        <w:t>een</w:t>
      </w:r>
      <w:r w:rsidRPr="001A436D">
        <w:rPr>
          <w:color w:val="344449"/>
          <w:rPrChange w:id="1421" w:author="Vannieuwenhuyze Jorre" w:date="2025-03-27T14:21:00Z" w16du:dateUtc="2025-03-27T13:21:00Z">
            <w:rPr>
              <w:color w:val="344449"/>
              <w:spacing w:val="-13"/>
            </w:rPr>
          </w:rPrChange>
        </w:rPr>
        <w:t xml:space="preserve"> </w:t>
      </w:r>
      <w:r w:rsidRPr="001A436D">
        <w:rPr>
          <w:color w:val="344449"/>
        </w:rPr>
        <w:t>bijbehorende</w:t>
      </w:r>
      <w:r w:rsidRPr="001A436D">
        <w:rPr>
          <w:color w:val="344449"/>
          <w:rPrChange w:id="1422" w:author="Vannieuwenhuyze Jorre" w:date="2025-03-27T14:21:00Z" w16du:dateUtc="2025-03-27T13:21:00Z">
            <w:rPr>
              <w:color w:val="344449"/>
              <w:spacing w:val="-14"/>
            </w:rPr>
          </w:rPrChange>
        </w:rPr>
        <w:t xml:space="preserve"> </w:t>
      </w:r>
      <w:r w:rsidRPr="001A436D">
        <w:rPr>
          <w:color w:val="344449"/>
        </w:rPr>
        <w:t>conceptuele</w:t>
      </w:r>
      <w:r w:rsidRPr="001A436D">
        <w:rPr>
          <w:color w:val="344449"/>
          <w:rPrChange w:id="1423" w:author="Vannieuwenhuyze Jorre" w:date="2025-03-27T14:21:00Z" w16du:dateUtc="2025-03-27T13:21:00Z">
            <w:rPr>
              <w:color w:val="344449"/>
              <w:spacing w:val="-13"/>
            </w:rPr>
          </w:rPrChange>
        </w:rPr>
        <w:t xml:space="preserve"> </w:t>
      </w:r>
      <w:r w:rsidRPr="001A436D">
        <w:rPr>
          <w:color w:val="344449"/>
        </w:rPr>
        <w:t>en</w:t>
      </w:r>
      <w:r w:rsidRPr="001A436D">
        <w:rPr>
          <w:color w:val="344449"/>
          <w:rPrChange w:id="1424" w:author="Vannieuwenhuyze Jorre" w:date="2025-03-27T14:21:00Z" w16du:dateUtc="2025-03-27T13:21:00Z">
            <w:rPr>
              <w:color w:val="344449"/>
              <w:spacing w:val="-14"/>
            </w:rPr>
          </w:rPrChange>
        </w:rPr>
        <w:t xml:space="preserve"> </w:t>
      </w:r>
      <w:r w:rsidRPr="001A436D">
        <w:rPr>
          <w:color w:val="344449"/>
        </w:rPr>
        <w:t>operationele</w:t>
      </w:r>
      <w:r w:rsidRPr="001A436D">
        <w:rPr>
          <w:color w:val="344449"/>
          <w:rPrChange w:id="1425" w:author="Vannieuwenhuyze Jorre" w:date="2025-03-27T14:21:00Z" w16du:dateUtc="2025-03-27T13:21:00Z">
            <w:rPr>
              <w:color w:val="344449"/>
              <w:spacing w:val="-13"/>
            </w:rPr>
          </w:rPrChange>
        </w:rPr>
        <w:t xml:space="preserve"> </w:t>
      </w:r>
      <w:r w:rsidRPr="001A436D">
        <w:rPr>
          <w:color w:val="344449"/>
        </w:rPr>
        <w:t>definitie</w:t>
      </w:r>
      <w:r w:rsidRPr="001A436D">
        <w:rPr>
          <w:color w:val="344449"/>
          <w:rPrChange w:id="1426" w:author="Vannieuwenhuyze Jorre" w:date="2025-03-27T14:21:00Z" w16du:dateUtc="2025-03-27T13:21:00Z">
            <w:rPr>
              <w:color w:val="344449"/>
              <w:spacing w:val="-14"/>
            </w:rPr>
          </w:rPrChange>
        </w:rPr>
        <w:t xml:space="preserve"> </w:t>
      </w:r>
      <w:r w:rsidRPr="001A436D">
        <w:rPr>
          <w:color w:val="344449"/>
        </w:rPr>
        <w:t>ontstaan</w:t>
      </w:r>
      <w:r w:rsidRPr="001A436D">
        <w:rPr>
          <w:color w:val="344449"/>
          <w:rPrChange w:id="1427" w:author="Vannieuwenhuyze Jorre" w:date="2025-03-27T14:21:00Z" w16du:dateUtc="2025-03-27T13:21:00Z">
            <w:rPr>
              <w:color w:val="344449"/>
              <w:spacing w:val="-14"/>
            </w:rPr>
          </w:rPrChange>
        </w:rPr>
        <w:t xml:space="preserve"> </w:t>
      </w:r>
      <w:r w:rsidRPr="001A436D">
        <w:rPr>
          <w:color w:val="344449"/>
        </w:rPr>
        <w:t>vanuit specifieke</w:t>
      </w:r>
      <w:r w:rsidRPr="001A436D">
        <w:rPr>
          <w:color w:val="344449"/>
          <w:rPrChange w:id="1428" w:author="Vannieuwenhuyze Jorre" w:date="2025-03-27T14:21:00Z" w16du:dateUtc="2025-03-27T13:21:00Z">
            <w:rPr>
              <w:color w:val="344449"/>
              <w:spacing w:val="-14"/>
            </w:rPr>
          </w:rPrChange>
        </w:rPr>
        <w:t xml:space="preserve"> </w:t>
      </w:r>
      <w:r w:rsidRPr="001A436D">
        <w:rPr>
          <w:color w:val="344449"/>
        </w:rPr>
        <w:t>gebruikersbehoeften.</w:t>
      </w:r>
      <w:r w:rsidRPr="001A436D">
        <w:rPr>
          <w:color w:val="344449"/>
          <w:rPrChange w:id="1429" w:author="Vannieuwenhuyze Jorre" w:date="2025-03-27T14:21:00Z" w16du:dateUtc="2025-03-27T13:21:00Z">
            <w:rPr>
              <w:color w:val="344449"/>
              <w:spacing w:val="-14"/>
            </w:rPr>
          </w:rPrChange>
        </w:rPr>
        <w:t xml:space="preserve"> </w:t>
      </w:r>
      <w:r w:rsidRPr="001A436D">
        <w:rPr>
          <w:color w:val="344449"/>
        </w:rPr>
        <w:t>In</w:t>
      </w:r>
      <w:r w:rsidRPr="001A436D">
        <w:rPr>
          <w:color w:val="344449"/>
          <w:rPrChange w:id="1430" w:author="Vannieuwenhuyze Jorre" w:date="2025-03-27T14:21:00Z" w16du:dateUtc="2025-03-27T13:21:00Z">
            <w:rPr>
              <w:color w:val="344449"/>
              <w:spacing w:val="-13"/>
            </w:rPr>
          </w:rPrChange>
        </w:rPr>
        <w:t xml:space="preserve"> </w:t>
      </w:r>
      <w:r w:rsidRPr="001A436D">
        <w:rPr>
          <w:color w:val="344449"/>
        </w:rPr>
        <w:t>de</w:t>
      </w:r>
      <w:r w:rsidRPr="001A436D">
        <w:rPr>
          <w:color w:val="344449"/>
          <w:rPrChange w:id="1431" w:author="Vannieuwenhuyze Jorre" w:date="2025-03-27T14:21:00Z" w16du:dateUtc="2025-03-27T13:21:00Z">
            <w:rPr>
              <w:color w:val="344449"/>
              <w:spacing w:val="-14"/>
            </w:rPr>
          </w:rPrChange>
        </w:rPr>
        <w:t xml:space="preserve"> </w:t>
      </w:r>
      <w:r w:rsidRPr="001A436D">
        <w:rPr>
          <w:color w:val="344449"/>
        </w:rPr>
        <w:t>praktijk</w:t>
      </w:r>
      <w:r w:rsidRPr="001A436D">
        <w:rPr>
          <w:color w:val="344449"/>
          <w:rPrChange w:id="1432" w:author="Vannieuwenhuyze Jorre" w:date="2025-03-27T14:21:00Z" w16du:dateUtc="2025-03-27T13:21:00Z">
            <w:rPr>
              <w:color w:val="344449"/>
              <w:spacing w:val="-13"/>
            </w:rPr>
          </w:rPrChange>
        </w:rPr>
        <w:t xml:space="preserve"> </w:t>
      </w:r>
      <w:r w:rsidRPr="001A436D">
        <w:rPr>
          <w:color w:val="344449"/>
        </w:rPr>
        <w:t>produceren</w:t>
      </w:r>
      <w:r w:rsidRPr="001A436D">
        <w:rPr>
          <w:color w:val="344449"/>
          <w:rPrChange w:id="1433" w:author="Vannieuwenhuyze Jorre" w:date="2025-03-27T14:21:00Z" w16du:dateUtc="2025-03-27T13:21:00Z">
            <w:rPr>
              <w:color w:val="344449"/>
              <w:spacing w:val="-14"/>
            </w:rPr>
          </w:rPrChange>
        </w:rPr>
        <w:t xml:space="preserve"> </w:t>
      </w:r>
      <w:r w:rsidRPr="001A436D">
        <w:rPr>
          <w:color w:val="344449"/>
        </w:rPr>
        <w:t>we</w:t>
      </w:r>
      <w:r w:rsidRPr="001A436D">
        <w:rPr>
          <w:color w:val="344449"/>
          <w:rPrChange w:id="1434" w:author="Vannieuwenhuyze Jorre" w:date="2025-03-27T14:21:00Z" w16du:dateUtc="2025-03-27T13:21:00Z">
            <w:rPr>
              <w:color w:val="344449"/>
              <w:spacing w:val="-13"/>
            </w:rPr>
          </w:rPrChange>
        </w:rPr>
        <w:t xml:space="preserve"> </w:t>
      </w:r>
      <w:r w:rsidRPr="001A436D">
        <w:rPr>
          <w:color w:val="344449"/>
        </w:rPr>
        <w:t>echter</w:t>
      </w:r>
      <w:r w:rsidRPr="001A436D">
        <w:rPr>
          <w:color w:val="344449"/>
          <w:rPrChange w:id="1435" w:author="Vannieuwenhuyze Jorre" w:date="2025-03-27T14:21:00Z" w16du:dateUtc="2025-03-27T13:21:00Z">
            <w:rPr>
              <w:color w:val="344449"/>
              <w:spacing w:val="-14"/>
            </w:rPr>
          </w:rPrChange>
        </w:rPr>
        <w:t xml:space="preserve"> </w:t>
      </w:r>
      <w:r w:rsidRPr="001A436D">
        <w:rPr>
          <w:color w:val="344449"/>
        </w:rPr>
        <w:t>veel</w:t>
      </w:r>
      <w:r w:rsidRPr="001A436D">
        <w:rPr>
          <w:color w:val="344449"/>
          <w:rPrChange w:id="1436" w:author="Vannieuwenhuyze Jorre" w:date="2025-03-27T14:21:00Z" w16du:dateUtc="2025-03-27T13:21:00Z">
            <w:rPr>
              <w:color w:val="344449"/>
              <w:spacing w:val="-14"/>
            </w:rPr>
          </w:rPrChange>
        </w:rPr>
        <w:t xml:space="preserve"> </w:t>
      </w:r>
      <w:r w:rsidRPr="001A436D">
        <w:rPr>
          <w:color w:val="344449"/>
        </w:rPr>
        <w:t>statistie</w:t>
      </w:r>
      <w:del w:id="1437" w:author="Vannieuwenhuyze Jorre" w:date="2025-02-18T12:10:00Z" w16du:dateUtc="2025-02-18T11:10:00Z">
        <w:r w:rsidRPr="001A436D" w:rsidDel="00F049EE">
          <w:rPr>
            <w:color w:val="344449"/>
          </w:rPr>
          <w:delText xml:space="preserve">‐ </w:delText>
        </w:r>
      </w:del>
      <w:r w:rsidRPr="001A436D">
        <w:rPr>
          <w:color w:val="344449"/>
        </w:rPr>
        <w:t>ken</w:t>
      </w:r>
      <w:r w:rsidRPr="001A436D">
        <w:rPr>
          <w:color w:val="344449"/>
          <w:rPrChange w:id="1438" w:author="Vannieuwenhuyze Jorre" w:date="2025-03-27T14:21:00Z" w16du:dateUtc="2025-03-27T13:21:00Z">
            <w:rPr>
              <w:color w:val="344449"/>
              <w:spacing w:val="-3"/>
            </w:rPr>
          </w:rPrChange>
        </w:rPr>
        <w:t xml:space="preserve"> </w:t>
      </w:r>
      <w:r w:rsidRPr="001A436D">
        <w:rPr>
          <w:color w:val="344449"/>
        </w:rPr>
        <w:t>met</w:t>
      </w:r>
      <w:r w:rsidRPr="001A436D">
        <w:rPr>
          <w:color w:val="344449"/>
          <w:rPrChange w:id="1439" w:author="Vannieuwenhuyze Jorre" w:date="2025-03-27T14:21:00Z" w16du:dateUtc="2025-03-27T13:21:00Z">
            <w:rPr>
              <w:color w:val="344449"/>
              <w:spacing w:val="-3"/>
            </w:rPr>
          </w:rPrChange>
        </w:rPr>
        <w:t xml:space="preserve"> </w:t>
      </w:r>
      <w:r w:rsidRPr="001A436D">
        <w:rPr>
          <w:color w:val="344449"/>
        </w:rPr>
        <w:t>sterk</w:t>
      </w:r>
      <w:r w:rsidRPr="001A436D">
        <w:rPr>
          <w:color w:val="344449"/>
          <w:rPrChange w:id="1440" w:author="Vannieuwenhuyze Jorre" w:date="2025-03-27T14:21:00Z" w16du:dateUtc="2025-03-27T13:21:00Z">
            <w:rPr>
              <w:color w:val="344449"/>
              <w:spacing w:val="-3"/>
            </w:rPr>
          </w:rPrChange>
        </w:rPr>
        <w:t xml:space="preserve"> </w:t>
      </w:r>
      <w:r w:rsidRPr="001A436D">
        <w:rPr>
          <w:color w:val="344449"/>
        </w:rPr>
        <w:t>overlappende</w:t>
      </w:r>
      <w:r w:rsidRPr="001A436D">
        <w:rPr>
          <w:color w:val="344449"/>
          <w:rPrChange w:id="1441" w:author="Vannieuwenhuyze Jorre" w:date="2025-03-27T14:21:00Z" w16du:dateUtc="2025-03-27T13:21:00Z">
            <w:rPr>
              <w:color w:val="344449"/>
              <w:spacing w:val="-3"/>
            </w:rPr>
          </w:rPrChange>
        </w:rPr>
        <w:t xml:space="preserve"> </w:t>
      </w:r>
      <w:r w:rsidRPr="001A436D">
        <w:rPr>
          <w:color w:val="344449"/>
        </w:rPr>
        <w:t>gebruikersbehoeften</w:t>
      </w:r>
      <w:r w:rsidRPr="001A436D">
        <w:rPr>
          <w:color w:val="344449"/>
          <w:rPrChange w:id="1442" w:author="Vannieuwenhuyze Jorre" w:date="2025-03-27T14:21:00Z" w16du:dateUtc="2025-03-27T13:21:00Z">
            <w:rPr>
              <w:color w:val="344449"/>
              <w:spacing w:val="-3"/>
            </w:rPr>
          </w:rPrChange>
        </w:rPr>
        <w:t xml:space="preserve"> </w:t>
      </w:r>
      <w:r w:rsidRPr="001A436D">
        <w:rPr>
          <w:color w:val="344449"/>
        </w:rPr>
        <w:t>en</w:t>
      </w:r>
      <w:r w:rsidRPr="001A436D">
        <w:rPr>
          <w:color w:val="344449"/>
          <w:rPrChange w:id="1443" w:author="Vannieuwenhuyze Jorre" w:date="2025-03-27T14:21:00Z" w16du:dateUtc="2025-03-27T13:21:00Z">
            <w:rPr>
              <w:color w:val="344449"/>
              <w:spacing w:val="-3"/>
            </w:rPr>
          </w:rPrChange>
        </w:rPr>
        <w:t xml:space="preserve"> </w:t>
      </w:r>
      <w:r w:rsidRPr="001A436D">
        <w:rPr>
          <w:color w:val="344449"/>
        </w:rPr>
        <w:t>definities.</w:t>
      </w:r>
      <w:r w:rsidRPr="001A436D">
        <w:rPr>
          <w:color w:val="344449"/>
          <w:rPrChange w:id="1444" w:author="Vannieuwenhuyze Jorre" w:date="2025-03-27T14:21:00Z" w16du:dateUtc="2025-03-27T13:21:00Z">
            <w:rPr>
              <w:color w:val="344449"/>
              <w:spacing w:val="28"/>
            </w:rPr>
          </w:rPrChange>
        </w:rPr>
        <w:t xml:space="preserve"> </w:t>
      </w:r>
      <w:r w:rsidRPr="001A436D">
        <w:rPr>
          <w:color w:val="344449"/>
        </w:rPr>
        <w:t>Zo</w:t>
      </w:r>
      <w:r w:rsidRPr="001A436D">
        <w:rPr>
          <w:color w:val="344449"/>
          <w:rPrChange w:id="1445" w:author="Vannieuwenhuyze Jorre" w:date="2025-03-27T14:21:00Z" w16du:dateUtc="2025-03-27T13:21:00Z">
            <w:rPr>
              <w:color w:val="344449"/>
              <w:spacing w:val="-3"/>
            </w:rPr>
          </w:rPrChange>
        </w:rPr>
        <w:t xml:space="preserve"> </w:t>
      </w:r>
      <w:r w:rsidRPr="001A436D">
        <w:rPr>
          <w:color w:val="344449"/>
        </w:rPr>
        <w:t>publiceren</w:t>
      </w:r>
      <w:r w:rsidRPr="001A436D">
        <w:rPr>
          <w:color w:val="344449"/>
          <w:rPrChange w:id="1446" w:author="Vannieuwenhuyze Jorre" w:date="2025-03-27T14:21:00Z" w16du:dateUtc="2025-03-27T13:21:00Z">
            <w:rPr>
              <w:color w:val="344449"/>
              <w:spacing w:val="-3"/>
            </w:rPr>
          </w:rPrChange>
        </w:rPr>
        <w:t xml:space="preserve"> </w:t>
      </w:r>
      <w:r w:rsidRPr="001A436D">
        <w:rPr>
          <w:color w:val="344449"/>
        </w:rPr>
        <w:t>we niet</w:t>
      </w:r>
      <w:r w:rsidRPr="001A436D">
        <w:rPr>
          <w:color w:val="344449"/>
          <w:rPrChange w:id="1447" w:author="Vannieuwenhuyze Jorre" w:date="2025-03-27T14:21:00Z" w16du:dateUtc="2025-03-27T13:21:00Z">
            <w:rPr>
              <w:color w:val="344449"/>
              <w:spacing w:val="-4"/>
            </w:rPr>
          </w:rPrChange>
        </w:rPr>
        <w:t xml:space="preserve"> </w:t>
      </w:r>
      <w:r w:rsidRPr="001A436D">
        <w:rPr>
          <w:color w:val="344449"/>
        </w:rPr>
        <w:t>alleen</w:t>
      </w:r>
      <w:r w:rsidRPr="001A436D">
        <w:rPr>
          <w:color w:val="344449"/>
          <w:rPrChange w:id="1448" w:author="Vannieuwenhuyze Jorre" w:date="2025-03-27T14:21:00Z" w16du:dateUtc="2025-03-27T13:21:00Z">
            <w:rPr>
              <w:color w:val="344449"/>
              <w:spacing w:val="-3"/>
            </w:rPr>
          </w:rPrChange>
        </w:rPr>
        <w:t xml:space="preserve"> </w:t>
      </w:r>
      <w:r w:rsidRPr="001A436D">
        <w:rPr>
          <w:color w:val="344449"/>
        </w:rPr>
        <w:t>het</w:t>
      </w:r>
      <w:r w:rsidRPr="001A436D">
        <w:rPr>
          <w:color w:val="344449"/>
          <w:rPrChange w:id="1449" w:author="Vannieuwenhuyze Jorre" w:date="2025-03-27T14:21:00Z" w16du:dateUtc="2025-03-27T13:21:00Z">
            <w:rPr>
              <w:color w:val="344449"/>
              <w:spacing w:val="-4"/>
            </w:rPr>
          </w:rPrChange>
        </w:rPr>
        <w:t xml:space="preserve"> </w:t>
      </w:r>
      <w:r w:rsidRPr="001A436D">
        <w:rPr>
          <w:color w:val="344449"/>
        </w:rPr>
        <w:t>aantal</w:t>
      </w:r>
      <w:r w:rsidRPr="001A436D">
        <w:rPr>
          <w:color w:val="344449"/>
          <w:rPrChange w:id="1450" w:author="Vannieuwenhuyze Jorre" w:date="2025-03-27T14:21:00Z" w16du:dateUtc="2025-03-27T13:21:00Z">
            <w:rPr>
              <w:color w:val="344449"/>
              <w:spacing w:val="-4"/>
            </w:rPr>
          </w:rPrChange>
        </w:rPr>
        <w:t xml:space="preserve"> </w:t>
      </w:r>
      <w:r w:rsidRPr="001A436D">
        <w:rPr>
          <w:color w:val="344449"/>
        </w:rPr>
        <w:t>inwoners</w:t>
      </w:r>
      <w:r w:rsidRPr="001A436D">
        <w:rPr>
          <w:color w:val="344449"/>
          <w:rPrChange w:id="1451" w:author="Vannieuwenhuyze Jorre" w:date="2025-03-27T14:21:00Z" w16du:dateUtc="2025-03-27T13:21:00Z">
            <w:rPr>
              <w:color w:val="344449"/>
              <w:spacing w:val="-3"/>
            </w:rPr>
          </w:rPrChange>
        </w:rPr>
        <w:t xml:space="preserve"> </w:t>
      </w:r>
      <w:r w:rsidRPr="001A436D">
        <w:rPr>
          <w:color w:val="344449"/>
        </w:rPr>
        <w:t>voor</w:t>
      </w:r>
      <w:r w:rsidRPr="001A436D">
        <w:rPr>
          <w:color w:val="344449"/>
          <w:rPrChange w:id="1452" w:author="Vannieuwenhuyze Jorre" w:date="2025-03-27T14:21:00Z" w16du:dateUtc="2025-03-27T13:21:00Z">
            <w:rPr>
              <w:color w:val="344449"/>
              <w:spacing w:val="-4"/>
            </w:rPr>
          </w:rPrChange>
        </w:rPr>
        <w:t xml:space="preserve"> </w:t>
      </w:r>
      <w:r w:rsidRPr="001A436D">
        <w:rPr>
          <w:color w:val="344449"/>
        </w:rPr>
        <w:t>de</w:t>
      </w:r>
      <w:r w:rsidRPr="001A436D">
        <w:rPr>
          <w:color w:val="344449"/>
          <w:rPrChange w:id="1453" w:author="Vannieuwenhuyze Jorre" w:date="2025-03-27T14:21:00Z" w16du:dateUtc="2025-03-27T13:21:00Z">
            <w:rPr>
              <w:color w:val="344449"/>
              <w:spacing w:val="-3"/>
            </w:rPr>
          </w:rPrChange>
        </w:rPr>
        <w:t xml:space="preserve"> </w:t>
      </w:r>
      <w:r w:rsidRPr="001A436D">
        <w:rPr>
          <w:color w:val="344449"/>
        </w:rPr>
        <w:t>gemeente</w:t>
      </w:r>
      <w:r w:rsidRPr="001A436D">
        <w:rPr>
          <w:color w:val="344449"/>
          <w:rPrChange w:id="1454" w:author="Vannieuwenhuyze Jorre" w:date="2025-03-27T14:21:00Z" w16du:dateUtc="2025-03-27T13:21:00Z">
            <w:rPr>
              <w:color w:val="344449"/>
              <w:spacing w:val="-4"/>
            </w:rPr>
          </w:rPrChange>
        </w:rPr>
        <w:t xml:space="preserve"> </w:t>
      </w:r>
      <w:r w:rsidRPr="001A436D">
        <w:rPr>
          <w:color w:val="344449"/>
        </w:rPr>
        <w:t>Antwerpen,</w:t>
      </w:r>
      <w:r w:rsidRPr="001A436D">
        <w:rPr>
          <w:color w:val="344449"/>
          <w:rPrChange w:id="1455" w:author="Vannieuwenhuyze Jorre" w:date="2025-03-27T14:21:00Z" w16du:dateUtc="2025-03-27T13:21:00Z">
            <w:rPr>
              <w:color w:val="344449"/>
              <w:spacing w:val="-2"/>
            </w:rPr>
          </w:rPrChange>
        </w:rPr>
        <w:t xml:space="preserve"> </w:t>
      </w:r>
      <w:r w:rsidRPr="001A436D">
        <w:rPr>
          <w:color w:val="344449"/>
        </w:rPr>
        <w:t>maar</w:t>
      </w:r>
      <w:r w:rsidRPr="001A436D">
        <w:rPr>
          <w:color w:val="344449"/>
          <w:rPrChange w:id="1456" w:author="Vannieuwenhuyze Jorre" w:date="2025-03-27T14:21:00Z" w16du:dateUtc="2025-03-27T13:21:00Z">
            <w:rPr>
              <w:color w:val="344449"/>
              <w:spacing w:val="-3"/>
            </w:rPr>
          </w:rPrChange>
        </w:rPr>
        <w:t xml:space="preserve"> </w:t>
      </w:r>
      <w:r w:rsidRPr="001A436D">
        <w:rPr>
          <w:color w:val="344449"/>
        </w:rPr>
        <w:t>ook</w:t>
      </w:r>
      <w:r w:rsidRPr="001A436D">
        <w:rPr>
          <w:color w:val="344449"/>
          <w:rPrChange w:id="1457" w:author="Vannieuwenhuyze Jorre" w:date="2025-03-27T14:21:00Z" w16du:dateUtc="2025-03-27T13:21:00Z">
            <w:rPr>
              <w:color w:val="344449"/>
              <w:spacing w:val="-3"/>
            </w:rPr>
          </w:rPrChange>
        </w:rPr>
        <w:t xml:space="preserve"> </w:t>
      </w:r>
      <w:r w:rsidRPr="001A436D">
        <w:rPr>
          <w:color w:val="344449"/>
        </w:rPr>
        <w:t>voor</w:t>
      </w:r>
      <w:r w:rsidRPr="001A436D">
        <w:rPr>
          <w:color w:val="344449"/>
          <w:rPrChange w:id="1458" w:author="Vannieuwenhuyze Jorre" w:date="2025-03-27T14:21:00Z" w16du:dateUtc="2025-03-27T13:21:00Z">
            <w:rPr>
              <w:color w:val="344449"/>
              <w:spacing w:val="-4"/>
            </w:rPr>
          </w:rPrChange>
        </w:rPr>
        <w:t xml:space="preserve"> </w:t>
      </w:r>
      <w:r w:rsidRPr="001A436D">
        <w:rPr>
          <w:color w:val="344449"/>
        </w:rPr>
        <w:t>alle andere Vlaamse gemeenten, de drie gewesten en heel België.</w:t>
      </w:r>
      <w:r w:rsidRPr="001A436D">
        <w:rPr>
          <w:color w:val="344449"/>
          <w:rPrChange w:id="1459" w:author="Vannieuwenhuyze Jorre" w:date="2025-03-27T14:21:00Z" w16du:dateUtc="2025-03-27T13:21:00Z">
            <w:rPr>
              <w:color w:val="344449"/>
              <w:spacing w:val="40"/>
            </w:rPr>
          </w:rPrChange>
        </w:rPr>
        <w:t xml:space="preserve"> </w:t>
      </w:r>
      <w:commentRangeStart w:id="1460"/>
      <w:r w:rsidRPr="001A436D">
        <w:rPr>
          <w:color w:val="344449"/>
        </w:rPr>
        <w:t>Aparte definities opstellen en beheren voor al deze cijfers is niet efficiënt.</w:t>
      </w:r>
      <w:commentRangeEnd w:id="1460"/>
      <w:r w:rsidR="00247F6B" w:rsidRPr="001A436D">
        <w:rPr>
          <w:rStyle w:val="CommentReference"/>
        </w:rPr>
        <w:commentReference w:id="1460"/>
      </w:r>
    </w:p>
    <w:p w14:paraId="25B31975" w14:textId="0AD14322" w:rsidR="001E3564" w:rsidRPr="001A436D" w:rsidRDefault="002F5345">
      <w:pPr>
        <w:pStyle w:val="BodyText"/>
        <w:spacing w:before="136" w:line="237" w:lineRule="auto"/>
        <w:ind w:left="709" w:right="1131"/>
        <w:jc w:val="both"/>
      </w:pPr>
      <w:r w:rsidRPr="001A436D">
        <w:rPr>
          <w:color w:val="344449"/>
        </w:rPr>
        <w:t>Om</w:t>
      </w:r>
      <w:r w:rsidRPr="001A436D">
        <w:rPr>
          <w:color w:val="344449"/>
          <w:rPrChange w:id="1461" w:author="Vannieuwenhuyze Jorre" w:date="2025-03-27T14:21:00Z" w16du:dateUtc="2025-03-27T13:21:00Z">
            <w:rPr>
              <w:color w:val="344449"/>
              <w:spacing w:val="-10"/>
            </w:rPr>
          </w:rPrChange>
        </w:rPr>
        <w:t xml:space="preserve"> </w:t>
      </w:r>
      <w:r w:rsidRPr="001A436D">
        <w:rPr>
          <w:color w:val="344449"/>
        </w:rPr>
        <w:t>efficiëntie</w:t>
      </w:r>
      <w:r w:rsidRPr="001A436D">
        <w:rPr>
          <w:color w:val="344449"/>
          <w:rPrChange w:id="1462" w:author="Vannieuwenhuyze Jorre" w:date="2025-03-27T14:21:00Z" w16du:dateUtc="2025-03-27T13:21:00Z">
            <w:rPr>
              <w:color w:val="344449"/>
              <w:spacing w:val="-10"/>
            </w:rPr>
          </w:rPrChange>
        </w:rPr>
        <w:t xml:space="preserve"> </w:t>
      </w:r>
      <w:r w:rsidRPr="001A436D">
        <w:rPr>
          <w:color w:val="344449"/>
        </w:rPr>
        <w:t>te</w:t>
      </w:r>
      <w:r w:rsidRPr="001A436D">
        <w:rPr>
          <w:color w:val="344449"/>
          <w:rPrChange w:id="1463" w:author="Vannieuwenhuyze Jorre" w:date="2025-03-27T14:21:00Z" w16du:dateUtc="2025-03-27T13:21:00Z">
            <w:rPr>
              <w:color w:val="344449"/>
              <w:spacing w:val="-10"/>
            </w:rPr>
          </w:rPrChange>
        </w:rPr>
        <w:t xml:space="preserve"> </w:t>
      </w:r>
      <w:r w:rsidRPr="001A436D">
        <w:rPr>
          <w:color w:val="344449"/>
        </w:rPr>
        <w:t>verhogen</w:t>
      </w:r>
      <w:r w:rsidRPr="001A436D">
        <w:rPr>
          <w:color w:val="344449"/>
          <w:rPrChange w:id="1464" w:author="Vannieuwenhuyze Jorre" w:date="2025-03-27T14:21:00Z" w16du:dateUtc="2025-03-27T13:21:00Z">
            <w:rPr>
              <w:color w:val="344449"/>
              <w:spacing w:val="-10"/>
            </w:rPr>
          </w:rPrChange>
        </w:rPr>
        <w:t xml:space="preserve"> </w:t>
      </w:r>
      <w:r w:rsidRPr="001A436D">
        <w:rPr>
          <w:color w:val="344449"/>
        </w:rPr>
        <w:t>werken</w:t>
      </w:r>
      <w:r w:rsidRPr="001A436D">
        <w:rPr>
          <w:color w:val="344449"/>
          <w:rPrChange w:id="1465" w:author="Vannieuwenhuyze Jorre" w:date="2025-03-27T14:21:00Z" w16du:dateUtc="2025-03-27T13:21:00Z">
            <w:rPr>
              <w:color w:val="344449"/>
              <w:spacing w:val="-10"/>
            </w:rPr>
          </w:rPrChange>
        </w:rPr>
        <w:t xml:space="preserve"> </w:t>
      </w:r>
      <w:r w:rsidRPr="001A436D">
        <w:rPr>
          <w:color w:val="344449"/>
        </w:rPr>
        <w:t>we</w:t>
      </w:r>
      <w:r w:rsidRPr="001A436D">
        <w:rPr>
          <w:color w:val="344449"/>
          <w:rPrChange w:id="1466" w:author="Vannieuwenhuyze Jorre" w:date="2025-03-27T14:21:00Z" w16du:dateUtc="2025-03-27T13:21:00Z">
            <w:rPr>
              <w:color w:val="344449"/>
              <w:spacing w:val="-10"/>
            </w:rPr>
          </w:rPrChange>
        </w:rPr>
        <w:t xml:space="preserve"> </w:t>
      </w:r>
      <w:r w:rsidRPr="001A436D">
        <w:rPr>
          <w:color w:val="344449"/>
        </w:rPr>
        <w:t>daarom</w:t>
      </w:r>
      <w:r w:rsidRPr="001A436D">
        <w:rPr>
          <w:color w:val="344449"/>
          <w:rPrChange w:id="1467" w:author="Vannieuwenhuyze Jorre" w:date="2025-03-27T14:21:00Z" w16du:dateUtc="2025-03-27T13:21:00Z">
            <w:rPr>
              <w:color w:val="344449"/>
              <w:spacing w:val="-10"/>
            </w:rPr>
          </w:rPrChange>
        </w:rPr>
        <w:t xml:space="preserve"> </w:t>
      </w:r>
      <w:r w:rsidRPr="001A436D">
        <w:rPr>
          <w:color w:val="344449"/>
        </w:rPr>
        <w:t>met</w:t>
      </w:r>
      <w:r w:rsidRPr="001A436D">
        <w:rPr>
          <w:color w:val="344449"/>
          <w:rPrChange w:id="1468" w:author="Vannieuwenhuyze Jorre" w:date="2025-03-27T14:21:00Z" w16du:dateUtc="2025-03-27T13:21:00Z">
            <w:rPr>
              <w:color w:val="344449"/>
              <w:spacing w:val="-10"/>
            </w:rPr>
          </w:rPrChange>
        </w:rPr>
        <w:t xml:space="preserve"> </w:t>
      </w:r>
      <w:r w:rsidRPr="001A436D">
        <w:rPr>
          <w:i/>
          <w:color w:val="70A2B8"/>
        </w:rPr>
        <w:t>statistiekreeksen</w:t>
      </w:r>
      <w:r w:rsidRPr="001A436D">
        <w:rPr>
          <w:i/>
          <w:color w:val="70A2B8"/>
          <w:rPrChange w:id="1469" w:author="Vannieuwenhuyze Jorre" w:date="2025-03-27T14:21:00Z" w16du:dateUtc="2025-03-27T13:21:00Z">
            <w:rPr>
              <w:i/>
              <w:color w:val="70A2B8"/>
              <w:spacing w:val="-10"/>
            </w:rPr>
          </w:rPrChange>
        </w:rPr>
        <w:t xml:space="preserve"> </w:t>
      </w:r>
      <w:r w:rsidRPr="001A436D">
        <w:rPr>
          <w:color w:val="344449"/>
        </w:rPr>
        <w:t>of</w:t>
      </w:r>
      <w:r w:rsidRPr="001A436D">
        <w:rPr>
          <w:color w:val="344449"/>
          <w:rPrChange w:id="1470" w:author="Vannieuwenhuyze Jorre" w:date="2025-03-27T14:21:00Z" w16du:dateUtc="2025-03-27T13:21:00Z">
            <w:rPr>
              <w:color w:val="344449"/>
              <w:spacing w:val="-10"/>
            </w:rPr>
          </w:rPrChange>
        </w:rPr>
        <w:t xml:space="preserve"> </w:t>
      </w:r>
      <w:r w:rsidRPr="001A436D">
        <w:rPr>
          <w:color w:val="344449"/>
        </w:rPr>
        <w:t>cijferreek</w:t>
      </w:r>
      <w:del w:id="1471" w:author="Vannieuwenhuyze Jorre" w:date="2025-02-18T12:11:00Z" w16du:dateUtc="2025-02-18T11:11:00Z">
        <w:r w:rsidRPr="001A436D" w:rsidDel="00443C59">
          <w:rPr>
            <w:color w:val="344449"/>
          </w:rPr>
          <w:delText xml:space="preserve">‐ </w:delText>
        </w:r>
      </w:del>
      <w:r w:rsidRPr="001A436D">
        <w:rPr>
          <w:color w:val="344449"/>
        </w:rPr>
        <w:t>sen: verzamelingen</w:t>
      </w:r>
      <w:r w:rsidRPr="001A436D">
        <w:rPr>
          <w:color w:val="344449"/>
          <w:rPrChange w:id="1472" w:author="Vannieuwenhuyze Jorre" w:date="2025-03-27T14:21:00Z" w16du:dateUtc="2025-03-27T13:21:00Z">
            <w:rPr>
              <w:color w:val="344449"/>
              <w:spacing w:val="-11"/>
            </w:rPr>
          </w:rPrChange>
        </w:rPr>
        <w:t xml:space="preserve"> </w:t>
      </w:r>
      <w:r w:rsidRPr="001A436D">
        <w:rPr>
          <w:color w:val="344449"/>
        </w:rPr>
        <w:t>van</w:t>
      </w:r>
      <w:r w:rsidRPr="001A436D">
        <w:rPr>
          <w:color w:val="344449"/>
          <w:rPrChange w:id="1473" w:author="Vannieuwenhuyze Jorre" w:date="2025-03-27T14:21:00Z" w16du:dateUtc="2025-03-27T13:21:00Z">
            <w:rPr>
              <w:color w:val="344449"/>
              <w:spacing w:val="-11"/>
            </w:rPr>
          </w:rPrChange>
        </w:rPr>
        <w:t xml:space="preserve"> </w:t>
      </w:r>
      <w:r w:rsidRPr="001A436D">
        <w:rPr>
          <w:color w:val="344449"/>
        </w:rPr>
        <w:t>statistieken</w:t>
      </w:r>
      <w:r w:rsidRPr="001A436D">
        <w:rPr>
          <w:color w:val="344449"/>
          <w:rPrChange w:id="1474" w:author="Vannieuwenhuyze Jorre" w:date="2025-03-27T14:21:00Z" w16du:dateUtc="2025-03-27T13:21:00Z">
            <w:rPr>
              <w:color w:val="344449"/>
              <w:spacing w:val="-11"/>
            </w:rPr>
          </w:rPrChange>
        </w:rPr>
        <w:t xml:space="preserve"> </w:t>
      </w:r>
      <w:r w:rsidRPr="001A436D">
        <w:rPr>
          <w:color w:val="344449"/>
        </w:rPr>
        <w:t>die</w:t>
      </w:r>
      <w:r w:rsidRPr="001A436D">
        <w:rPr>
          <w:color w:val="344449"/>
          <w:rPrChange w:id="1475" w:author="Vannieuwenhuyze Jorre" w:date="2025-03-27T14:21:00Z" w16du:dateUtc="2025-03-27T13:21:00Z">
            <w:rPr>
              <w:color w:val="344449"/>
              <w:spacing w:val="-11"/>
            </w:rPr>
          </w:rPrChange>
        </w:rPr>
        <w:t xml:space="preserve"> </w:t>
      </w:r>
      <w:r w:rsidRPr="001A436D">
        <w:rPr>
          <w:color w:val="344449"/>
        </w:rPr>
        <w:t>grotendeels</w:t>
      </w:r>
      <w:r w:rsidRPr="001A436D">
        <w:rPr>
          <w:color w:val="344449"/>
          <w:rPrChange w:id="1476" w:author="Vannieuwenhuyze Jorre" w:date="2025-03-27T14:21:00Z" w16du:dateUtc="2025-03-27T13:21:00Z">
            <w:rPr>
              <w:color w:val="344449"/>
              <w:spacing w:val="-11"/>
            </w:rPr>
          </w:rPrChange>
        </w:rPr>
        <w:t xml:space="preserve"> </w:t>
      </w:r>
      <w:r w:rsidRPr="001A436D">
        <w:rPr>
          <w:color w:val="344449"/>
        </w:rPr>
        <w:t>dezelfde</w:t>
      </w:r>
      <w:r w:rsidRPr="001A436D">
        <w:rPr>
          <w:color w:val="344449"/>
          <w:rPrChange w:id="1477" w:author="Vannieuwenhuyze Jorre" w:date="2025-03-27T14:21:00Z" w16du:dateUtc="2025-03-27T13:21:00Z">
            <w:rPr>
              <w:color w:val="344449"/>
              <w:spacing w:val="-11"/>
            </w:rPr>
          </w:rPrChange>
        </w:rPr>
        <w:t xml:space="preserve"> </w:t>
      </w:r>
      <w:r w:rsidRPr="001A436D">
        <w:rPr>
          <w:color w:val="344449"/>
        </w:rPr>
        <w:t>conceptuele</w:t>
      </w:r>
      <w:r w:rsidRPr="001A436D">
        <w:rPr>
          <w:color w:val="344449"/>
          <w:rPrChange w:id="1478" w:author="Vannieuwenhuyze Jorre" w:date="2025-03-27T14:21:00Z" w16du:dateUtc="2025-03-27T13:21:00Z">
            <w:rPr>
              <w:color w:val="344449"/>
              <w:spacing w:val="-11"/>
            </w:rPr>
          </w:rPrChange>
        </w:rPr>
        <w:t xml:space="preserve"> </w:t>
      </w:r>
      <w:r w:rsidRPr="001A436D">
        <w:rPr>
          <w:color w:val="344449"/>
        </w:rPr>
        <w:t>en</w:t>
      </w:r>
      <w:r w:rsidRPr="001A436D">
        <w:rPr>
          <w:color w:val="344449"/>
          <w:rPrChange w:id="1479" w:author="Vannieuwenhuyze Jorre" w:date="2025-03-27T14:21:00Z" w16du:dateUtc="2025-03-27T13:21:00Z">
            <w:rPr>
              <w:color w:val="344449"/>
              <w:spacing w:val="-11"/>
            </w:rPr>
          </w:rPrChange>
        </w:rPr>
        <w:t xml:space="preserve"> </w:t>
      </w:r>
      <w:r w:rsidRPr="001A436D">
        <w:rPr>
          <w:color w:val="344449"/>
        </w:rPr>
        <w:t>ope</w:t>
      </w:r>
      <w:del w:id="1480" w:author="Vannieuwenhuyze Jorre" w:date="2025-02-18T12:11:00Z" w16du:dateUtc="2025-02-18T11:11:00Z">
        <w:r w:rsidRPr="001A436D" w:rsidDel="00443C59">
          <w:rPr>
            <w:color w:val="344449"/>
          </w:rPr>
          <w:delText xml:space="preserve">‐ </w:delText>
        </w:r>
      </w:del>
      <w:r w:rsidRPr="001A436D">
        <w:rPr>
          <w:color w:val="344449"/>
        </w:rPr>
        <w:t>rationele definities delen.</w:t>
      </w:r>
      <w:r w:rsidRPr="001A436D">
        <w:rPr>
          <w:color w:val="344449"/>
          <w:rPrChange w:id="1481" w:author="Vannieuwenhuyze Jorre" w:date="2025-03-27T14:21:00Z" w16du:dateUtc="2025-03-27T13:21:00Z">
            <w:rPr>
              <w:color w:val="344449"/>
              <w:spacing w:val="40"/>
            </w:rPr>
          </w:rPrChange>
        </w:rPr>
        <w:t xml:space="preserve"> </w:t>
      </w:r>
      <w:r w:rsidRPr="001A436D">
        <w:rPr>
          <w:color w:val="344449"/>
        </w:rPr>
        <w:t xml:space="preserve">Tabel </w:t>
      </w:r>
      <w:hyperlink w:anchor="_bookmark2" w:history="1">
        <w:r w:rsidR="001E3564" w:rsidRPr="001A436D">
          <w:rPr>
            <w:color w:val="344449"/>
          </w:rPr>
          <w:t>2</w:t>
        </w:r>
      </w:hyperlink>
      <w:r w:rsidRPr="001A436D">
        <w:rPr>
          <w:color w:val="344449"/>
        </w:rPr>
        <w:t xml:space="preserve"> toont bijvoorbeeld een statistiekreeks met de inwonersaantallen van alle Vlaamse gemeenten.</w:t>
      </w:r>
    </w:p>
    <w:p w14:paraId="25B31976" w14:textId="77777777" w:rsidR="001E3564" w:rsidRPr="001A436D" w:rsidRDefault="001E3564">
      <w:pPr>
        <w:pStyle w:val="BodyText"/>
      </w:pPr>
    </w:p>
    <w:p w14:paraId="25B31977" w14:textId="77777777" w:rsidR="001E3564" w:rsidRPr="001A436D" w:rsidRDefault="001E3564">
      <w:pPr>
        <w:pStyle w:val="BodyText"/>
        <w:spacing w:before="89"/>
      </w:pPr>
    </w:p>
    <w:p w14:paraId="25B31978" w14:textId="77777777" w:rsidR="001E3564" w:rsidRPr="001A436D" w:rsidRDefault="002F5345">
      <w:pPr>
        <w:pStyle w:val="Heading2"/>
        <w:numPr>
          <w:ilvl w:val="1"/>
          <w:numId w:val="7"/>
        </w:numPr>
        <w:tabs>
          <w:tab w:val="left" w:pos="1345"/>
        </w:tabs>
        <w:ind w:hanging="636"/>
      </w:pPr>
      <w:bookmarkStart w:id="1482" w:name="Concepten,_dimensies_en_attributen"/>
      <w:bookmarkEnd w:id="1482"/>
      <w:r w:rsidRPr="001A436D">
        <w:rPr>
          <w:color w:val="70A2B8"/>
        </w:rPr>
        <w:t>CONCEPTEN,</w:t>
      </w:r>
      <w:r w:rsidRPr="001A436D">
        <w:rPr>
          <w:color w:val="70A2B8"/>
          <w:rPrChange w:id="1483" w:author="Vannieuwenhuyze Jorre" w:date="2025-03-27T14:21:00Z" w16du:dateUtc="2025-03-27T13:21:00Z">
            <w:rPr>
              <w:color w:val="70A2B8"/>
              <w:spacing w:val="18"/>
            </w:rPr>
          </w:rPrChange>
        </w:rPr>
        <w:t xml:space="preserve"> </w:t>
      </w:r>
      <w:r w:rsidRPr="001A436D">
        <w:rPr>
          <w:color w:val="70A2B8"/>
        </w:rPr>
        <w:t>DIMENSIES</w:t>
      </w:r>
      <w:r w:rsidRPr="001A436D">
        <w:rPr>
          <w:color w:val="70A2B8"/>
          <w:rPrChange w:id="1484" w:author="Vannieuwenhuyze Jorre" w:date="2025-03-27T14:21:00Z" w16du:dateUtc="2025-03-27T13:21:00Z">
            <w:rPr>
              <w:color w:val="70A2B8"/>
              <w:spacing w:val="18"/>
            </w:rPr>
          </w:rPrChange>
        </w:rPr>
        <w:t xml:space="preserve"> </w:t>
      </w:r>
      <w:r w:rsidRPr="001A436D">
        <w:rPr>
          <w:color w:val="70A2B8"/>
        </w:rPr>
        <w:t>EN</w:t>
      </w:r>
      <w:r w:rsidRPr="001A436D">
        <w:rPr>
          <w:color w:val="70A2B8"/>
          <w:rPrChange w:id="1485" w:author="Vannieuwenhuyze Jorre" w:date="2025-03-27T14:21:00Z" w16du:dateUtc="2025-03-27T13:21:00Z">
            <w:rPr>
              <w:color w:val="70A2B8"/>
              <w:spacing w:val="19"/>
            </w:rPr>
          </w:rPrChange>
        </w:rPr>
        <w:t xml:space="preserve"> </w:t>
      </w:r>
      <w:r w:rsidRPr="001A436D">
        <w:rPr>
          <w:color w:val="70A2B8"/>
          <w:rPrChange w:id="1486" w:author="Vannieuwenhuyze Jorre" w:date="2025-03-27T14:21:00Z" w16du:dateUtc="2025-03-27T13:21:00Z">
            <w:rPr>
              <w:color w:val="70A2B8"/>
              <w:spacing w:val="-2"/>
            </w:rPr>
          </w:rPrChange>
        </w:rPr>
        <w:t>ATTRIBUTEN</w:t>
      </w:r>
    </w:p>
    <w:p w14:paraId="25B31979" w14:textId="63D86BC7" w:rsidR="001E3564" w:rsidRPr="001A436D" w:rsidDel="00294C7F" w:rsidRDefault="002F5345">
      <w:pPr>
        <w:pStyle w:val="BodyText"/>
        <w:spacing w:before="154" w:line="237" w:lineRule="auto"/>
        <w:ind w:left="709" w:right="1130"/>
        <w:jc w:val="both"/>
        <w:rPr>
          <w:del w:id="1487" w:author="Vannieuwenhuyze Jorre" w:date="2025-01-20T16:51:00Z" w16du:dateUtc="2025-01-20T15:51:00Z"/>
        </w:rPr>
      </w:pPr>
      <w:r w:rsidRPr="001A436D">
        <w:rPr>
          <w:color w:val="344449"/>
        </w:rPr>
        <w:t>Aangezien</w:t>
      </w:r>
      <w:r w:rsidRPr="001A436D">
        <w:rPr>
          <w:color w:val="344449"/>
          <w:rPrChange w:id="1488" w:author="Vannieuwenhuyze Jorre" w:date="2025-03-27T14:21:00Z" w16du:dateUtc="2025-03-27T13:21:00Z">
            <w:rPr>
              <w:color w:val="344449"/>
              <w:spacing w:val="-5"/>
            </w:rPr>
          </w:rPrChange>
        </w:rPr>
        <w:t xml:space="preserve"> </w:t>
      </w:r>
      <w:r w:rsidRPr="001A436D">
        <w:rPr>
          <w:color w:val="344449"/>
        </w:rPr>
        <w:t>de</w:t>
      </w:r>
      <w:r w:rsidRPr="001A436D">
        <w:rPr>
          <w:color w:val="344449"/>
          <w:rPrChange w:id="1489" w:author="Vannieuwenhuyze Jorre" w:date="2025-03-27T14:21:00Z" w16du:dateUtc="2025-03-27T13:21:00Z">
            <w:rPr>
              <w:color w:val="344449"/>
              <w:spacing w:val="-5"/>
            </w:rPr>
          </w:rPrChange>
        </w:rPr>
        <w:t xml:space="preserve"> </w:t>
      </w:r>
      <w:r w:rsidRPr="001A436D">
        <w:rPr>
          <w:color w:val="344449"/>
        </w:rPr>
        <w:t>conceptuele</w:t>
      </w:r>
      <w:r w:rsidRPr="001A436D">
        <w:rPr>
          <w:color w:val="344449"/>
          <w:rPrChange w:id="1490" w:author="Vannieuwenhuyze Jorre" w:date="2025-03-27T14:21:00Z" w16du:dateUtc="2025-03-27T13:21:00Z">
            <w:rPr>
              <w:color w:val="344449"/>
              <w:spacing w:val="-5"/>
            </w:rPr>
          </w:rPrChange>
        </w:rPr>
        <w:t xml:space="preserve"> </w:t>
      </w:r>
      <w:r w:rsidRPr="001A436D">
        <w:rPr>
          <w:color w:val="344449"/>
        </w:rPr>
        <w:t>en</w:t>
      </w:r>
      <w:r w:rsidRPr="001A436D">
        <w:rPr>
          <w:color w:val="344449"/>
          <w:rPrChange w:id="1491" w:author="Vannieuwenhuyze Jorre" w:date="2025-03-27T14:21:00Z" w16du:dateUtc="2025-03-27T13:21:00Z">
            <w:rPr>
              <w:color w:val="344449"/>
              <w:spacing w:val="-5"/>
            </w:rPr>
          </w:rPrChange>
        </w:rPr>
        <w:t xml:space="preserve"> </w:t>
      </w:r>
      <w:r w:rsidRPr="001A436D">
        <w:rPr>
          <w:color w:val="344449"/>
        </w:rPr>
        <w:t>operationele</w:t>
      </w:r>
      <w:r w:rsidRPr="001A436D">
        <w:rPr>
          <w:color w:val="344449"/>
          <w:rPrChange w:id="1492" w:author="Vannieuwenhuyze Jorre" w:date="2025-03-27T14:21:00Z" w16du:dateUtc="2025-03-27T13:21:00Z">
            <w:rPr>
              <w:color w:val="344449"/>
              <w:spacing w:val="-5"/>
            </w:rPr>
          </w:rPrChange>
        </w:rPr>
        <w:t xml:space="preserve"> </w:t>
      </w:r>
      <w:r w:rsidRPr="001A436D">
        <w:rPr>
          <w:color w:val="344449"/>
        </w:rPr>
        <w:t>definities</w:t>
      </w:r>
      <w:r w:rsidRPr="001A436D">
        <w:rPr>
          <w:color w:val="344449"/>
          <w:rPrChange w:id="1493" w:author="Vannieuwenhuyze Jorre" w:date="2025-03-27T14:21:00Z" w16du:dateUtc="2025-03-27T13:21:00Z">
            <w:rPr>
              <w:color w:val="344449"/>
              <w:spacing w:val="-5"/>
            </w:rPr>
          </w:rPrChange>
        </w:rPr>
        <w:t xml:space="preserve"> </w:t>
      </w:r>
      <w:r w:rsidRPr="001A436D">
        <w:rPr>
          <w:color w:val="344449"/>
        </w:rPr>
        <w:t>van</w:t>
      </w:r>
      <w:r w:rsidRPr="001A436D">
        <w:rPr>
          <w:color w:val="344449"/>
          <w:rPrChange w:id="1494" w:author="Vannieuwenhuyze Jorre" w:date="2025-03-27T14:21:00Z" w16du:dateUtc="2025-03-27T13:21:00Z">
            <w:rPr>
              <w:color w:val="344449"/>
              <w:spacing w:val="-5"/>
            </w:rPr>
          </w:rPrChange>
        </w:rPr>
        <w:t xml:space="preserve"> </w:t>
      </w:r>
      <w:r w:rsidRPr="001A436D">
        <w:rPr>
          <w:color w:val="344449"/>
        </w:rPr>
        <w:t>individuele</w:t>
      </w:r>
      <w:r w:rsidRPr="001A436D">
        <w:rPr>
          <w:color w:val="344449"/>
          <w:rPrChange w:id="1495" w:author="Vannieuwenhuyze Jorre" w:date="2025-03-27T14:21:00Z" w16du:dateUtc="2025-03-27T13:21:00Z">
            <w:rPr>
              <w:color w:val="344449"/>
              <w:spacing w:val="-5"/>
            </w:rPr>
          </w:rPrChange>
        </w:rPr>
        <w:t xml:space="preserve"> </w:t>
      </w:r>
      <w:r w:rsidRPr="001A436D">
        <w:rPr>
          <w:color w:val="344449"/>
        </w:rPr>
        <w:t>cijfers</w:t>
      </w:r>
      <w:r w:rsidRPr="001A436D">
        <w:rPr>
          <w:color w:val="344449"/>
          <w:rPrChange w:id="1496" w:author="Vannieuwenhuyze Jorre" w:date="2025-03-27T14:21:00Z" w16du:dateUtc="2025-03-27T13:21:00Z">
            <w:rPr>
              <w:color w:val="344449"/>
              <w:spacing w:val="-5"/>
            </w:rPr>
          </w:rPrChange>
        </w:rPr>
        <w:t xml:space="preserve"> </w:t>
      </w:r>
      <w:r w:rsidRPr="001A436D">
        <w:rPr>
          <w:color w:val="344449"/>
        </w:rPr>
        <w:t>in</w:t>
      </w:r>
      <w:r w:rsidRPr="001A436D">
        <w:rPr>
          <w:color w:val="344449"/>
          <w:rPrChange w:id="1497" w:author="Vannieuwenhuyze Jorre" w:date="2025-03-27T14:21:00Z" w16du:dateUtc="2025-03-27T13:21:00Z">
            <w:rPr>
              <w:color w:val="344449"/>
              <w:spacing w:val="-5"/>
            </w:rPr>
          </w:rPrChange>
        </w:rPr>
        <w:t xml:space="preserve"> </w:t>
      </w:r>
      <w:r w:rsidRPr="001A436D">
        <w:rPr>
          <w:color w:val="344449"/>
        </w:rPr>
        <w:t>sta</w:t>
      </w:r>
      <w:del w:id="1498" w:author="Vannieuwenhuyze Jorre" w:date="2025-02-18T12:15:00Z" w16du:dateUtc="2025-02-18T11:15:00Z">
        <w:r w:rsidRPr="001A436D" w:rsidDel="007C2BD0">
          <w:rPr>
            <w:color w:val="344449"/>
          </w:rPr>
          <w:delText xml:space="preserve">‐ </w:delText>
        </w:r>
      </w:del>
      <w:r w:rsidRPr="001A436D">
        <w:rPr>
          <w:color w:val="344449"/>
        </w:rPr>
        <w:t>tistiekreeksen overlappen, kunnen we deze definities opsplitsen in verschillende onderdelen.</w:t>
      </w:r>
      <w:r w:rsidRPr="001A436D">
        <w:rPr>
          <w:color w:val="344449"/>
          <w:rPrChange w:id="1499" w:author="Vannieuwenhuyze Jorre" w:date="2025-03-27T14:21:00Z" w16du:dateUtc="2025-03-27T13:21:00Z">
            <w:rPr>
              <w:color w:val="344449"/>
              <w:spacing w:val="40"/>
            </w:rPr>
          </w:rPrChange>
        </w:rPr>
        <w:t xml:space="preserve"> </w:t>
      </w:r>
      <w:r w:rsidRPr="001A436D">
        <w:rPr>
          <w:color w:val="344449"/>
        </w:rPr>
        <w:t xml:space="preserve">Deze verschillende onderdelen van de definities worden de </w:t>
      </w:r>
      <w:r w:rsidRPr="001A436D">
        <w:rPr>
          <w:i/>
          <w:color w:val="70A2B8"/>
        </w:rPr>
        <w:t>concep</w:t>
      </w:r>
      <w:del w:id="1500" w:author="Vannieuwenhuyze Jorre" w:date="2025-02-18T12:15:00Z" w16du:dateUtc="2025-02-18T11:15:00Z">
        <w:r w:rsidRPr="001A436D" w:rsidDel="007C2BD0">
          <w:rPr>
            <w:i/>
            <w:color w:val="70A2B8"/>
          </w:rPr>
          <w:delText xml:space="preserve">‐ </w:delText>
        </w:r>
      </w:del>
      <w:r w:rsidRPr="001A436D">
        <w:rPr>
          <w:i/>
          <w:color w:val="70A2B8"/>
        </w:rPr>
        <w:t xml:space="preserve">ten </w:t>
      </w:r>
      <w:r w:rsidRPr="001A436D">
        <w:rPr>
          <w:color w:val="344449"/>
        </w:rPr>
        <w:t>genoemd.</w:t>
      </w:r>
      <w:r w:rsidRPr="001A436D">
        <w:rPr>
          <w:color w:val="344449"/>
          <w:rPrChange w:id="1501" w:author="Vannieuwenhuyze Jorre" w:date="2025-03-27T14:21:00Z" w16du:dateUtc="2025-03-27T13:21:00Z">
            <w:rPr>
              <w:color w:val="344449"/>
              <w:spacing w:val="40"/>
            </w:rPr>
          </w:rPrChange>
        </w:rPr>
        <w:t xml:space="preserve"> </w:t>
      </w:r>
      <w:r w:rsidRPr="001A436D">
        <w:rPr>
          <w:color w:val="344449"/>
        </w:rPr>
        <w:t>Concepten zijn eigenlijk gewoon variabelen, kenmerken waar de statistieken naar refereren en die kunnen variëren tussen statistieken.</w:t>
      </w:r>
      <w:r w:rsidRPr="001A436D">
        <w:rPr>
          <w:color w:val="344449"/>
          <w:rPrChange w:id="1502" w:author="Vannieuwenhuyze Jorre" w:date="2025-03-27T14:21:00Z" w16du:dateUtc="2025-03-27T13:21:00Z">
            <w:rPr>
              <w:color w:val="344449"/>
              <w:spacing w:val="36"/>
            </w:rPr>
          </w:rPrChange>
        </w:rPr>
        <w:t xml:space="preserve"> </w:t>
      </w:r>
      <w:r w:rsidRPr="001A436D">
        <w:rPr>
          <w:color w:val="344449"/>
        </w:rPr>
        <w:t>Bij de sta</w:t>
      </w:r>
      <w:del w:id="1503" w:author="Vannieuwenhuyze Jorre" w:date="2025-02-18T12:15:00Z" w16du:dateUtc="2025-02-18T11:15:00Z">
        <w:r w:rsidRPr="001A436D" w:rsidDel="007C2BD0">
          <w:rPr>
            <w:color w:val="344449"/>
          </w:rPr>
          <w:delText xml:space="preserve">‐ </w:delText>
        </w:r>
      </w:del>
      <w:r w:rsidRPr="001A436D">
        <w:rPr>
          <w:color w:val="344449"/>
        </w:rPr>
        <w:t>tistiekreeks</w:t>
      </w:r>
      <w:r w:rsidRPr="001A436D">
        <w:rPr>
          <w:color w:val="344449"/>
          <w:rPrChange w:id="1504" w:author="Vannieuwenhuyze Jorre" w:date="2025-03-27T14:21:00Z" w16du:dateUtc="2025-03-27T13:21:00Z">
            <w:rPr>
              <w:color w:val="344449"/>
              <w:spacing w:val="-3"/>
            </w:rPr>
          </w:rPrChange>
        </w:rPr>
        <w:t xml:space="preserve"> </w:t>
      </w:r>
      <w:r w:rsidRPr="001A436D">
        <w:rPr>
          <w:color w:val="344449"/>
        </w:rPr>
        <w:t>in</w:t>
      </w:r>
      <w:r w:rsidRPr="001A436D">
        <w:rPr>
          <w:color w:val="344449"/>
          <w:rPrChange w:id="1505" w:author="Vannieuwenhuyze Jorre" w:date="2025-03-27T14:21:00Z" w16du:dateUtc="2025-03-27T13:21:00Z">
            <w:rPr>
              <w:color w:val="344449"/>
              <w:spacing w:val="-3"/>
            </w:rPr>
          </w:rPrChange>
        </w:rPr>
        <w:t xml:space="preserve"> </w:t>
      </w:r>
      <w:r w:rsidRPr="001A436D">
        <w:rPr>
          <w:color w:val="344449"/>
        </w:rPr>
        <w:t>tabel</w:t>
      </w:r>
      <w:r w:rsidRPr="001A436D">
        <w:rPr>
          <w:color w:val="344449"/>
          <w:rPrChange w:id="1506" w:author="Vannieuwenhuyze Jorre" w:date="2025-03-27T14:21:00Z" w16du:dateUtc="2025-03-27T13:21:00Z">
            <w:rPr>
              <w:color w:val="344449"/>
              <w:spacing w:val="-3"/>
            </w:rPr>
          </w:rPrChange>
        </w:rPr>
        <w:t xml:space="preserve"> </w:t>
      </w:r>
      <w:hyperlink w:anchor="_bookmark2" w:history="1">
        <w:r w:rsidR="001E3564" w:rsidRPr="001A436D">
          <w:rPr>
            <w:color w:val="344449"/>
          </w:rPr>
          <w:t>2</w:t>
        </w:r>
      </w:hyperlink>
      <w:r w:rsidRPr="001A436D">
        <w:rPr>
          <w:color w:val="344449"/>
          <w:rPrChange w:id="1507" w:author="Vannieuwenhuyze Jorre" w:date="2025-03-27T14:21:00Z" w16du:dateUtc="2025-03-27T13:21:00Z">
            <w:rPr>
              <w:color w:val="344449"/>
              <w:spacing w:val="-3"/>
            </w:rPr>
          </w:rPrChange>
        </w:rPr>
        <w:t xml:space="preserve"> </w:t>
      </w:r>
      <w:r w:rsidRPr="001A436D">
        <w:rPr>
          <w:color w:val="344449"/>
        </w:rPr>
        <w:t>kunnen</w:t>
      </w:r>
      <w:r w:rsidRPr="001A436D">
        <w:rPr>
          <w:color w:val="344449"/>
          <w:rPrChange w:id="1508" w:author="Vannieuwenhuyze Jorre" w:date="2025-03-27T14:21:00Z" w16du:dateUtc="2025-03-27T13:21:00Z">
            <w:rPr>
              <w:color w:val="344449"/>
              <w:spacing w:val="-3"/>
            </w:rPr>
          </w:rPrChange>
        </w:rPr>
        <w:t xml:space="preserve"> </w:t>
      </w:r>
      <w:r w:rsidRPr="001A436D">
        <w:rPr>
          <w:color w:val="344449"/>
        </w:rPr>
        <w:t>we</w:t>
      </w:r>
      <w:r w:rsidRPr="001A436D">
        <w:rPr>
          <w:color w:val="344449"/>
          <w:rPrChange w:id="1509" w:author="Vannieuwenhuyze Jorre" w:date="2025-03-27T14:21:00Z" w16du:dateUtc="2025-03-27T13:21:00Z">
            <w:rPr>
              <w:color w:val="344449"/>
              <w:spacing w:val="-3"/>
            </w:rPr>
          </w:rPrChange>
        </w:rPr>
        <w:t xml:space="preserve"> </w:t>
      </w:r>
      <w:r w:rsidRPr="001A436D">
        <w:rPr>
          <w:color w:val="344449"/>
        </w:rPr>
        <w:t>bijvoorbeeld</w:t>
      </w:r>
      <w:r w:rsidRPr="001A436D">
        <w:rPr>
          <w:color w:val="344449"/>
          <w:rPrChange w:id="1510" w:author="Vannieuwenhuyze Jorre" w:date="2025-03-27T14:21:00Z" w16du:dateUtc="2025-03-27T13:21:00Z">
            <w:rPr>
              <w:color w:val="344449"/>
              <w:spacing w:val="-3"/>
            </w:rPr>
          </w:rPrChange>
        </w:rPr>
        <w:t xml:space="preserve"> </w:t>
      </w:r>
      <w:r w:rsidRPr="001A436D">
        <w:rPr>
          <w:color w:val="344449"/>
        </w:rPr>
        <w:t>drie</w:t>
      </w:r>
      <w:r w:rsidRPr="001A436D">
        <w:rPr>
          <w:color w:val="344449"/>
          <w:rPrChange w:id="1511" w:author="Vannieuwenhuyze Jorre" w:date="2025-03-27T14:21:00Z" w16du:dateUtc="2025-03-27T13:21:00Z">
            <w:rPr>
              <w:color w:val="344449"/>
              <w:spacing w:val="-3"/>
            </w:rPr>
          </w:rPrChange>
        </w:rPr>
        <w:t xml:space="preserve"> </w:t>
      </w:r>
      <w:r w:rsidRPr="001A436D">
        <w:rPr>
          <w:color w:val="344449"/>
        </w:rPr>
        <w:t>concepten</w:t>
      </w:r>
      <w:r w:rsidRPr="001A436D">
        <w:rPr>
          <w:color w:val="344449"/>
          <w:rPrChange w:id="1512" w:author="Vannieuwenhuyze Jorre" w:date="2025-03-27T14:21:00Z" w16du:dateUtc="2025-03-27T13:21:00Z">
            <w:rPr>
              <w:color w:val="344449"/>
              <w:spacing w:val="-3"/>
            </w:rPr>
          </w:rPrChange>
        </w:rPr>
        <w:t xml:space="preserve"> </w:t>
      </w:r>
      <w:r w:rsidRPr="001A436D">
        <w:rPr>
          <w:color w:val="344449"/>
        </w:rPr>
        <w:t>onderscheiden:</w:t>
      </w:r>
      <w:r w:rsidRPr="001A436D">
        <w:rPr>
          <w:color w:val="344449"/>
          <w:rPrChange w:id="1513" w:author="Vannieuwenhuyze Jorre" w:date="2025-03-27T14:21:00Z" w16du:dateUtc="2025-03-27T13:21:00Z">
            <w:rPr>
              <w:color w:val="344449"/>
              <w:spacing w:val="18"/>
            </w:rPr>
          </w:rPrChange>
        </w:rPr>
        <w:t xml:space="preserve"> </w:t>
      </w:r>
      <w:r w:rsidRPr="001A436D">
        <w:rPr>
          <w:color w:val="344449"/>
        </w:rPr>
        <w:t xml:space="preserve">(1) </w:t>
      </w:r>
      <w:r w:rsidRPr="001A436D">
        <w:rPr>
          <w:color w:val="344449"/>
          <w:rPrChange w:id="1514" w:author="Vannieuwenhuyze Jorre" w:date="2025-03-27T14:21:00Z" w16du:dateUtc="2025-03-27T13:21:00Z">
            <w:rPr>
              <w:color w:val="344449"/>
              <w:spacing w:val="-2"/>
            </w:rPr>
          </w:rPrChange>
        </w:rPr>
        <w:t>de</w:t>
      </w:r>
      <w:r w:rsidRPr="001A436D">
        <w:rPr>
          <w:color w:val="344449"/>
          <w:rPrChange w:id="1515" w:author="Vannieuwenhuyze Jorre" w:date="2025-03-27T14:21:00Z" w16du:dateUtc="2025-03-27T13:21:00Z">
            <w:rPr>
              <w:color w:val="344449"/>
              <w:spacing w:val="-8"/>
            </w:rPr>
          </w:rPrChange>
        </w:rPr>
        <w:t xml:space="preserve"> </w:t>
      </w:r>
      <w:r w:rsidRPr="001A436D">
        <w:rPr>
          <w:color w:val="344449"/>
          <w:rPrChange w:id="1516" w:author="Vannieuwenhuyze Jorre" w:date="2025-03-27T14:21:00Z" w16du:dateUtc="2025-03-27T13:21:00Z">
            <w:rPr>
              <w:color w:val="344449"/>
              <w:spacing w:val="-2"/>
            </w:rPr>
          </w:rPrChange>
        </w:rPr>
        <w:t>parameter</w:t>
      </w:r>
      <w:r w:rsidRPr="001A436D">
        <w:rPr>
          <w:color w:val="344449"/>
          <w:rPrChange w:id="1517" w:author="Vannieuwenhuyze Jorre" w:date="2025-03-27T14:21:00Z" w16du:dateUtc="2025-03-27T13:21:00Z">
            <w:rPr>
              <w:color w:val="344449"/>
              <w:spacing w:val="-8"/>
            </w:rPr>
          </w:rPrChange>
        </w:rPr>
        <w:t xml:space="preserve"> </w:t>
      </w:r>
      <w:r w:rsidRPr="001A436D">
        <w:rPr>
          <w:color w:val="344449"/>
          <w:rPrChange w:id="1518" w:author="Vannieuwenhuyze Jorre" w:date="2025-03-27T14:21:00Z" w16du:dateUtc="2025-03-27T13:21:00Z">
            <w:rPr>
              <w:color w:val="344449"/>
              <w:spacing w:val="-2"/>
            </w:rPr>
          </w:rPrChange>
        </w:rPr>
        <w:t>‘aantal</w:t>
      </w:r>
      <w:r w:rsidRPr="001A436D">
        <w:rPr>
          <w:color w:val="344449"/>
          <w:rPrChange w:id="1519" w:author="Vannieuwenhuyze Jorre" w:date="2025-03-27T14:21:00Z" w16du:dateUtc="2025-03-27T13:21:00Z">
            <w:rPr>
              <w:color w:val="344449"/>
              <w:spacing w:val="-8"/>
            </w:rPr>
          </w:rPrChange>
        </w:rPr>
        <w:t xml:space="preserve"> </w:t>
      </w:r>
      <w:r w:rsidRPr="001A436D">
        <w:rPr>
          <w:color w:val="344449"/>
          <w:rPrChange w:id="1520" w:author="Vannieuwenhuyze Jorre" w:date="2025-03-27T14:21:00Z" w16du:dateUtc="2025-03-27T13:21:00Z">
            <w:rPr>
              <w:color w:val="344449"/>
              <w:spacing w:val="-2"/>
            </w:rPr>
          </w:rPrChange>
        </w:rPr>
        <w:t>inwoners’,</w:t>
      </w:r>
      <w:r w:rsidRPr="001A436D">
        <w:rPr>
          <w:color w:val="344449"/>
          <w:rPrChange w:id="1521" w:author="Vannieuwenhuyze Jorre" w:date="2025-03-27T14:21:00Z" w16du:dateUtc="2025-03-27T13:21:00Z">
            <w:rPr>
              <w:color w:val="344449"/>
              <w:spacing w:val="-6"/>
            </w:rPr>
          </w:rPrChange>
        </w:rPr>
        <w:t xml:space="preserve"> </w:t>
      </w:r>
      <w:r w:rsidRPr="001A436D">
        <w:rPr>
          <w:color w:val="344449"/>
          <w:rPrChange w:id="1522" w:author="Vannieuwenhuyze Jorre" w:date="2025-03-27T14:21:00Z" w16du:dateUtc="2025-03-27T13:21:00Z">
            <w:rPr>
              <w:color w:val="344449"/>
              <w:spacing w:val="-2"/>
            </w:rPr>
          </w:rPrChange>
        </w:rPr>
        <w:t>(2)</w:t>
      </w:r>
      <w:r w:rsidRPr="001A436D">
        <w:rPr>
          <w:color w:val="344449"/>
          <w:rPrChange w:id="1523" w:author="Vannieuwenhuyze Jorre" w:date="2025-03-27T14:21:00Z" w16du:dateUtc="2025-03-27T13:21:00Z">
            <w:rPr>
              <w:color w:val="344449"/>
              <w:spacing w:val="-8"/>
            </w:rPr>
          </w:rPrChange>
        </w:rPr>
        <w:t xml:space="preserve"> </w:t>
      </w:r>
      <w:r w:rsidRPr="001A436D">
        <w:rPr>
          <w:color w:val="344449"/>
          <w:rPrChange w:id="1524" w:author="Vannieuwenhuyze Jorre" w:date="2025-03-27T14:21:00Z" w16du:dateUtc="2025-03-27T13:21:00Z">
            <w:rPr>
              <w:color w:val="344449"/>
              <w:spacing w:val="-2"/>
            </w:rPr>
          </w:rPrChange>
        </w:rPr>
        <w:t>het</w:t>
      </w:r>
      <w:r w:rsidRPr="001A436D">
        <w:rPr>
          <w:color w:val="344449"/>
          <w:rPrChange w:id="1525" w:author="Vannieuwenhuyze Jorre" w:date="2025-03-27T14:21:00Z" w16du:dateUtc="2025-03-27T13:21:00Z">
            <w:rPr>
              <w:color w:val="344449"/>
              <w:spacing w:val="-8"/>
            </w:rPr>
          </w:rPrChange>
        </w:rPr>
        <w:t xml:space="preserve"> </w:t>
      </w:r>
      <w:r w:rsidRPr="001A436D">
        <w:rPr>
          <w:color w:val="344449"/>
          <w:rPrChange w:id="1526" w:author="Vannieuwenhuyze Jorre" w:date="2025-03-27T14:21:00Z" w16du:dateUtc="2025-03-27T13:21:00Z">
            <w:rPr>
              <w:color w:val="344449"/>
              <w:spacing w:val="-2"/>
            </w:rPr>
          </w:rPrChange>
        </w:rPr>
        <w:t>jaartal</w:t>
      </w:r>
      <w:r w:rsidRPr="001A436D">
        <w:rPr>
          <w:color w:val="344449"/>
          <w:rPrChange w:id="1527" w:author="Vannieuwenhuyze Jorre" w:date="2025-03-27T14:21:00Z" w16du:dateUtc="2025-03-27T13:21:00Z">
            <w:rPr>
              <w:color w:val="344449"/>
              <w:spacing w:val="-8"/>
            </w:rPr>
          </w:rPrChange>
        </w:rPr>
        <w:t xml:space="preserve"> </w:t>
      </w:r>
      <w:r w:rsidRPr="001A436D">
        <w:rPr>
          <w:color w:val="344449"/>
          <w:rPrChange w:id="1528" w:author="Vannieuwenhuyze Jorre" w:date="2025-03-27T14:21:00Z" w16du:dateUtc="2025-03-27T13:21:00Z">
            <w:rPr>
              <w:color w:val="344449"/>
              <w:spacing w:val="-2"/>
            </w:rPr>
          </w:rPrChange>
        </w:rPr>
        <w:t>‘2019’,</w:t>
      </w:r>
      <w:r w:rsidRPr="001A436D">
        <w:rPr>
          <w:color w:val="344449"/>
          <w:rPrChange w:id="1529" w:author="Vannieuwenhuyze Jorre" w:date="2025-03-27T14:21:00Z" w16du:dateUtc="2025-03-27T13:21:00Z">
            <w:rPr>
              <w:color w:val="344449"/>
              <w:spacing w:val="-6"/>
            </w:rPr>
          </w:rPrChange>
        </w:rPr>
        <w:t xml:space="preserve"> </w:t>
      </w:r>
      <w:r w:rsidRPr="001A436D">
        <w:rPr>
          <w:color w:val="344449"/>
          <w:rPrChange w:id="1530" w:author="Vannieuwenhuyze Jorre" w:date="2025-03-27T14:21:00Z" w16du:dateUtc="2025-03-27T13:21:00Z">
            <w:rPr>
              <w:color w:val="344449"/>
              <w:spacing w:val="-2"/>
            </w:rPr>
          </w:rPrChange>
        </w:rPr>
        <w:t>en</w:t>
      </w:r>
      <w:r w:rsidRPr="001A436D">
        <w:rPr>
          <w:color w:val="344449"/>
          <w:rPrChange w:id="1531" w:author="Vannieuwenhuyze Jorre" w:date="2025-03-27T14:21:00Z" w16du:dateUtc="2025-03-27T13:21:00Z">
            <w:rPr>
              <w:color w:val="344449"/>
              <w:spacing w:val="-7"/>
            </w:rPr>
          </w:rPrChange>
        </w:rPr>
        <w:t xml:space="preserve"> </w:t>
      </w:r>
      <w:r w:rsidRPr="001A436D">
        <w:rPr>
          <w:color w:val="344449"/>
          <w:rPrChange w:id="1532" w:author="Vannieuwenhuyze Jorre" w:date="2025-03-27T14:21:00Z" w16du:dateUtc="2025-03-27T13:21:00Z">
            <w:rPr>
              <w:color w:val="344449"/>
              <w:spacing w:val="-2"/>
            </w:rPr>
          </w:rPrChange>
        </w:rPr>
        <w:t>(3)</w:t>
      </w:r>
      <w:r w:rsidRPr="001A436D">
        <w:rPr>
          <w:color w:val="344449"/>
          <w:rPrChange w:id="1533" w:author="Vannieuwenhuyze Jorre" w:date="2025-03-27T14:21:00Z" w16du:dateUtc="2025-03-27T13:21:00Z">
            <w:rPr>
              <w:color w:val="344449"/>
              <w:spacing w:val="-7"/>
            </w:rPr>
          </w:rPrChange>
        </w:rPr>
        <w:t xml:space="preserve"> </w:t>
      </w:r>
      <w:r w:rsidRPr="001A436D">
        <w:rPr>
          <w:color w:val="344449"/>
          <w:rPrChange w:id="1534" w:author="Vannieuwenhuyze Jorre" w:date="2025-03-27T14:21:00Z" w16du:dateUtc="2025-03-27T13:21:00Z">
            <w:rPr>
              <w:color w:val="344449"/>
              <w:spacing w:val="-2"/>
            </w:rPr>
          </w:rPrChange>
        </w:rPr>
        <w:t>de</w:t>
      </w:r>
      <w:r w:rsidRPr="001A436D">
        <w:rPr>
          <w:color w:val="344449"/>
          <w:rPrChange w:id="1535" w:author="Vannieuwenhuyze Jorre" w:date="2025-03-27T14:21:00Z" w16du:dateUtc="2025-03-27T13:21:00Z">
            <w:rPr>
              <w:color w:val="344449"/>
              <w:spacing w:val="-8"/>
            </w:rPr>
          </w:rPrChange>
        </w:rPr>
        <w:t xml:space="preserve"> </w:t>
      </w:r>
      <w:r w:rsidRPr="001A436D">
        <w:rPr>
          <w:color w:val="344449"/>
          <w:rPrChange w:id="1536" w:author="Vannieuwenhuyze Jorre" w:date="2025-03-27T14:21:00Z" w16du:dateUtc="2025-03-27T13:21:00Z">
            <w:rPr>
              <w:color w:val="344449"/>
              <w:spacing w:val="-2"/>
            </w:rPr>
          </w:rPrChange>
        </w:rPr>
        <w:t>gemeente.</w:t>
      </w:r>
      <w:r w:rsidRPr="001A436D">
        <w:rPr>
          <w:color w:val="344449"/>
          <w:rPrChange w:id="1537" w:author="Vannieuwenhuyze Jorre" w:date="2025-03-27T14:21:00Z" w16du:dateUtc="2025-03-27T13:21:00Z">
            <w:rPr>
              <w:color w:val="344449"/>
              <w:spacing w:val="15"/>
            </w:rPr>
          </w:rPrChange>
        </w:rPr>
        <w:t xml:space="preserve"> </w:t>
      </w:r>
      <w:r w:rsidRPr="001A436D">
        <w:rPr>
          <w:color w:val="344449"/>
          <w:rPrChange w:id="1538" w:author="Vannieuwenhuyze Jorre" w:date="2025-03-27T14:21:00Z" w16du:dateUtc="2025-03-27T13:21:00Z">
            <w:rPr>
              <w:color w:val="344449"/>
              <w:spacing w:val="-2"/>
            </w:rPr>
          </w:rPrChange>
        </w:rPr>
        <w:t>Niet</w:t>
      </w:r>
      <w:r w:rsidRPr="001A436D">
        <w:rPr>
          <w:color w:val="344449"/>
          <w:rPrChange w:id="1539" w:author="Vannieuwenhuyze Jorre" w:date="2025-03-27T14:21:00Z" w16du:dateUtc="2025-03-27T13:21:00Z">
            <w:rPr>
              <w:color w:val="344449"/>
              <w:spacing w:val="-8"/>
            </w:rPr>
          </w:rPrChange>
        </w:rPr>
        <w:t xml:space="preserve"> </w:t>
      </w:r>
      <w:r w:rsidRPr="001A436D">
        <w:rPr>
          <w:color w:val="344449"/>
          <w:rPrChange w:id="1540" w:author="Vannieuwenhuyze Jorre" w:date="2025-03-27T14:21:00Z" w16du:dateUtc="2025-03-27T13:21:00Z">
            <w:rPr>
              <w:color w:val="344449"/>
              <w:spacing w:val="-2"/>
            </w:rPr>
          </w:rPrChange>
        </w:rPr>
        <w:t xml:space="preserve">alle </w:t>
      </w:r>
      <w:r w:rsidRPr="001A436D">
        <w:rPr>
          <w:color w:val="344449"/>
        </w:rPr>
        <w:t>statistieken die we publiceren geven immers het aantal inwoners als parameter weer, en evenmin geven ze allemaal informatie voor het jaar 2019.</w:t>
      </w:r>
      <w:r w:rsidRPr="001A436D">
        <w:rPr>
          <w:color w:val="344449"/>
          <w:rPrChange w:id="1541" w:author="Vannieuwenhuyze Jorre" w:date="2025-03-27T14:21:00Z" w16du:dateUtc="2025-03-27T13:21:00Z">
            <w:rPr>
              <w:color w:val="344449"/>
              <w:spacing w:val="35"/>
            </w:rPr>
          </w:rPrChange>
        </w:rPr>
        <w:t xml:space="preserve"> </w:t>
      </w:r>
      <w:r w:rsidRPr="001A436D">
        <w:rPr>
          <w:color w:val="344449"/>
        </w:rPr>
        <w:t>De statistiek</w:t>
      </w:r>
      <w:del w:id="1542" w:author="Vannieuwenhuyze Jorre" w:date="2025-02-18T12:16:00Z" w16du:dateUtc="2025-02-18T11:16:00Z">
        <w:r w:rsidRPr="001A436D" w:rsidDel="007C2BD0">
          <w:rPr>
            <w:color w:val="344449"/>
          </w:rPr>
          <w:delText xml:space="preserve">‐ </w:delText>
        </w:r>
      </w:del>
      <w:r w:rsidRPr="001A436D">
        <w:rPr>
          <w:color w:val="344449"/>
        </w:rPr>
        <w:t>reeks</w:t>
      </w:r>
      <w:r w:rsidRPr="001A436D">
        <w:rPr>
          <w:color w:val="344449"/>
          <w:rPrChange w:id="1543" w:author="Vannieuwenhuyze Jorre" w:date="2025-03-27T14:21:00Z" w16du:dateUtc="2025-03-27T13:21:00Z">
            <w:rPr>
              <w:color w:val="344449"/>
              <w:spacing w:val="-3"/>
            </w:rPr>
          </w:rPrChange>
        </w:rPr>
        <w:t xml:space="preserve"> </w:t>
      </w:r>
      <w:r w:rsidRPr="001A436D">
        <w:rPr>
          <w:color w:val="344449"/>
        </w:rPr>
        <w:t>in</w:t>
      </w:r>
      <w:r w:rsidRPr="001A436D">
        <w:rPr>
          <w:color w:val="344449"/>
          <w:rPrChange w:id="1544" w:author="Vannieuwenhuyze Jorre" w:date="2025-03-27T14:21:00Z" w16du:dateUtc="2025-03-27T13:21:00Z">
            <w:rPr>
              <w:color w:val="344449"/>
              <w:spacing w:val="-2"/>
            </w:rPr>
          </w:rPrChange>
        </w:rPr>
        <w:t xml:space="preserve"> </w:t>
      </w:r>
      <w:r w:rsidRPr="001A436D">
        <w:rPr>
          <w:color w:val="344449"/>
        </w:rPr>
        <w:t>tabel</w:t>
      </w:r>
      <w:r w:rsidRPr="001A436D">
        <w:rPr>
          <w:color w:val="344449"/>
          <w:rPrChange w:id="1545" w:author="Vannieuwenhuyze Jorre" w:date="2025-03-27T14:21:00Z" w16du:dateUtc="2025-03-27T13:21:00Z">
            <w:rPr>
              <w:color w:val="344449"/>
              <w:spacing w:val="-2"/>
            </w:rPr>
          </w:rPrChange>
        </w:rPr>
        <w:t xml:space="preserve"> </w:t>
      </w:r>
      <w:hyperlink w:anchor="_bookmark2" w:history="1">
        <w:r w:rsidR="001E3564" w:rsidRPr="001A436D">
          <w:rPr>
            <w:color w:val="344449"/>
          </w:rPr>
          <w:t>2</w:t>
        </w:r>
      </w:hyperlink>
      <w:r w:rsidRPr="001A436D">
        <w:rPr>
          <w:color w:val="344449"/>
          <w:rPrChange w:id="1546" w:author="Vannieuwenhuyze Jorre" w:date="2025-03-27T14:21:00Z" w16du:dateUtc="2025-03-27T13:21:00Z">
            <w:rPr>
              <w:color w:val="344449"/>
              <w:spacing w:val="-2"/>
            </w:rPr>
          </w:rPrChange>
        </w:rPr>
        <w:t xml:space="preserve"> </w:t>
      </w:r>
      <w:r w:rsidRPr="001A436D">
        <w:rPr>
          <w:color w:val="344449"/>
        </w:rPr>
        <w:t>toont</w:t>
      </w:r>
      <w:r w:rsidRPr="001A436D">
        <w:rPr>
          <w:color w:val="344449"/>
          <w:rPrChange w:id="1547" w:author="Vannieuwenhuyze Jorre" w:date="2025-03-27T14:21:00Z" w16du:dateUtc="2025-03-27T13:21:00Z">
            <w:rPr>
              <w:color w:val="344449"/>
              <w:spacing w:val="-2"/>
            </w:rPr>
          </w:rPrChange>
        </w:rPr>
        <w:t xml:space="preserve"> </w:t>
      </w:r>
      <w:r w:rsidRPr="001A436D">
        <w:rPr>
          <w:color w:val="344449"/>
        </w:rPr>
        <w:t>bovendien</w:t>
      </w:r>
      <w:r w:rsidRPr="001A436D">
        <w:rPr>
          <w:color w:val="344449"/>
          <w:rPrChange w:id="1548" w:author="Vannieuwenhuyze Jorre" w:date="2025-03-27T14:21:00Z" w16du:dateUtc="2025-03-27T13:21:00Z">
            <w:rPr>
              <w:color w:val="344449"/>
              <w:spacing w:val="-3"/>
            </w:rPr>
          </w:rPrChange>
        </w:rPr>
        <w:t xml:space="preserve"> </w:t>
      </w:r>
      <w:r w:rsidRPr="001A436D">
        <w:rPr>
          <w:color w:val="344449"/>
        </w:rPr>
        <w:t>al</w:t>
      </w:r>
      <w:r w:rsidRPr="001A436D">
        <w:rPr>
          <w:color w:val="344449"/>
          <w:rPrChange w:id="1549" w:author="Vannieuwenhuyze Jorre" w:date="2025-03-27T14:21:00Z" w16du:dateUtc="2025-03-27T13:21:00Z">
            <w:rPr>
              <w:color w:val="344449"/>
              <w:spacing w:val="-3"/>
            </w:rPr>
          </w:rPrChange>
        </w:rPr>
        <w:t xml:space="preserve"> </w:t>
      </w:r>
      <w:r w:rsidRPr="001A436D">
        <w:rPr>
          <w:color w:val="344449"/>
        </w:rPr>
        <w:t>aan</w:t>
      </w:r>
      <w:r w:rsidRPr="001A436D">
        <w:rPr>
          <w:color w:val="344449"/>
          <w:rPrChange w:id="1550" w:author="Vannieuwenhuyze Jorre" w:date="2025-03-27T14:21:00Z" w16du:dateUtc="2025-03-27T13:21:00Z">
            <w:rPr>
              <w:color w:val="344449"/>
              <w:spacing w:val="-3"/>
            </w:rPr>
          </w:rPrChange>
        </w:rPr>
        <w:t xml:space="preserve"> </w:t>
      </w:r>
      <w:r w:rsidRPr="001A436D">
        <w:rPr>
          <w:color w:val="344449"/>
        </w:rPr>
        <w:t>hoe</w:t>
      </w:r>
      <w:r w:rsidRPr="001A436D">
        <w:rPr>
          <w:color w:val="344449"/>
          <w:rPrChange w:id="1551" w:author="Vannieuwenhuyze Jorre" w:date="2025-03-27T14:21:00Z" w16du:dateUtc="2025-03-27T13:21:00Z">
            <w:rPr>
              <w:color w:val="344449"/>
              <w:spacing w:val="-2"/>
            </w:rPr>
          </w:rPrChange>
        </w:rPr>
        <w:t xml:space="preserve"> </w:t>
      </w:r>
      <w:r w:rsidRPr="001A436D">
        <w:rPr>
          <w:color w:val="344449"/>
        </w:rPr>
        <w:t>gemeente</w:t>
      </w:r>
      <w:r w:rsidRPr="001A436D">
        <w:rPr>
          <w:color w:val="344449"/>
          <w:rPrChange w:id="1552" w:author="Vannieuwenhuyze Jorre" w:date="2025-03-27T14:21:00Z" w16du:dateUtc="2025-03-27T13:21:00Z">
            <w:rPr>
              <w:color w:val="344449"/>
              <w:spacing w:val="-2"/>
            </w:rPr>
          </w:rPrChange>
        </w:rPr>
        <w:t xml:space="preserve"> </w:t>
      </w:r>
      <w:r w:rsidRPr="001A436D">
        <w:rPr>
          <w:color w:val="344449"/>
        </w:rPr>
        <w:t>varieert</w:t>
      </w:r>
      <w:r w:rsidRPr="001A436D">
        <w:rPr>
          <w:color w:val="344449"/>
          <w:rPrChange w:id="1553" w:author="Vannieuwenhuyze Jorre" w:date="2025-03-27T14:21:00Z" w16du:dateUtc="2025-03-27T13:21:00Z">
            <w:rPr>
              <w:color w:val="344449"/>
              <w:spacing w:val="-3"/>
            </w:rPr>
          </w:rPrChange>
        </w:rPr>
        <w:t xml:space="preserve"> </w:t>
      </w:r>
      <w:r w:rsidRPr="001A436D">
        <w:rPr>
          <w:color w:val="344449"/>
        </w:rPr>
        <w:t>over</w:t>
      </w:r>
      <w:r w:rsidRPr="001A436D">
        <w:rPr>
          <w:color w:val="344449"/>
          <w:rPrChange w:id="1554" w:author="Vannieuwenhuyze Jorre" w:date="2025-03-27T14:21:00Z" w16du:dateUtc="2025-03-27T13:21:00Z">
            <w:rPr>
              <w:color w:val="344449"/>
              <w:spacing w:val="-3"/>
            </w:rPr>
          </w:rPrChange>
        </w:rPr>
        <w:t xml:space="preserve"> </w:t>
      </w:r>
      <w:r w:rsidRPr="001A436D">
        <w:rPr>
          <w:color w:val="344449"/>
        </w:rPr>
        <w:t xml:space="preserve">verschillende </w:t>
      </w:r>
      <w:r w:rsidRPr="001A436D">
        <w:rPr>
          <w:color w:val="344449"/>
          <w:rPrChange w:id="1555" w:author="Vannieuwenhuyze Jorre" w:date="2025-03-27T14:21:00Z" w16du:dateUtc="2025-03-27T13:21:00Z">
            <w:rPr>
              <w:color w:val="344449"/>
              <w:spacing w:val="-2"/>
            </w:rPr>
          </w:rPrChange>
        </w:rPr>
        <w:t>statistieken.</w:t>
      </w:r>
    </w:p>
    <w:p w14:paraId="25B3197A" w14:textId="77777777" w:rsidR="001E3564" w:rsidRPr="001A436D" w:rsidRDefault="001E3564">
      <w:pPr>
        <w:pStyle w:val="BodyText"/>
        <w:spacing w:before="154" w:line="237" w:lineRule="auto"/>
        <w:ind w:left="709" w:right="1130"/>
        <w:jc w:val="both"/>
        <w:sectPr w:rsidR="001E3564" w:rsidRPr="001A436D">
          <w:pgSz w:w="11910" w:h="16840"/>
          <w:pgMar w:top="1820" w:right="850" w:bottom="1680" w:left="1275" w:header="0" w:footer="1480" w:gutter="0"/>
          <w:cols w:space="708"/>
        </w:sectPr>
        <w:pPrChange w:id="1556" w:author="Vannieuwenhuyze Jorre" w:date="2025-01-20T16:51:00Z" w16du:dateUtc="2025-01-20T15:51:00Z">
          <w:pPr>
            <w:pStyle w:val="BodyText"/>
            <w:spacing w:line="237" w:lineRule="auto"/>
            <w:jc w:val="both"/>
          </w:pPr>
        </w:pPrChange>
      </w:pPr>
    </w:p>
    <w:p w14:paraId="25B3197B" w14:textId="605E0793" w:rsidR="001E3564" w:rsidRPr="001A436D" w:rsidRDefault="002F5345">
      <w:pPr>
        <w:pStyle w:val="BodyText"/>
        <w:spacing w:before="59" w:line="237" w:lineRule="auto"/>
        <w:ind w:left="709" w:right="1130"/>
        <w:jc w:val="both"/>
      </w:pPr>
      <w:bookmarkStart w:id="1557" w:name="Conceptuele_en_operationele_definitie"/>
      <w:bookmarkEnd w:id="1557"/>
      <w:r w:rsidRPr="001A436D">
        <w:rPr>
          <w:color w:val="344449"/>
        </w:rPr>
        <w:lastRenderedPageBreak/>
        <w:t>Binnen één statistiekreeks wordt een onderscheid gemaakt tussen twee soorten concepten. Sommige</w:t>
      </w:r>
      <w:r w:rsidRPr="001A436D">
        <w:rPr>
          <w:color w:val="344449"/>
          <w:rPrChange w:id="1558" w:author="Vannieuwenhuyze Jorre" w:date="2025-03-27T14:21:00Z" w16du:dateUtc="2025-03-27T13:21:00Z">
            <w:rPr>
              <w:color w:val="344449"/>
              <w:spacing w:val="-10"/>
            </w:rPr>
          </w:rPrChange>
        </w:rPr>
        <w:t xml:space="preserve"> </w:t>
      </w:r>
      <w:r w:rsidRPr="001A436D">
        <w:rPr>
          <w:color w:val="344449"/>
        </w:rPr>
        <w:t>concepten</w:t>
      </w:r>
      <w:r w:rsidRPr="001A436D">
        <w:rPr>
          <w:color w:val="344449"/>
          <w:rPrChange w:id="1559" w:author="Vannieuwenhuyze Jorre" w:date="2025-03-27T14:21:00Z" w16du:dateUtc="2025-03-27T13:21:00Z">
            <w:rPr>
              <w:color w:val="344449"/>
              <w:spacing w:val="-10"/>
            </w:rPr>
          </w:rPrChange>
        </w:rPr>
        <w:t xml:space="preserve"> </w:t>
      </w:r>
      <w:r w:rsidRPr="001A436D">
        <w:rPr>
          <w:color w:val="344449"/>
        </w:rPr>
        <w:t>helpen</w:t>
      </w:r>
      <w:r w:rsidRPr="001A436D">
        <w:rPr>
          <w:color w:val="344449"/>
          <w:rPrChange w:id="1560" w:author="Vannieuwenhuyze Jorre" w:date="2025-03-27T14:21:00Z" w16du:dateUtc="2025-03-27T13:21:00Z">
            <w:rPr>
              <w:color w:val="344449"/>
              <w:spacing w:val="-10"/>
            </w:rPr>
          </w:rPrChange>
        </w:rPr>
        <w:t xml:space="preserve"> </w:t>
      </w:r>
      <w:r w:rsidRPr="001A436D">
        <w:rPr>
          <w:color w:val="344449"/>
        </w:rPr>
        <w:t>elk</w:t>
      </w:r>
      <w:r w:rsidRPr="001A436D">
        <w:rPr>
          <w:color w:val="344449"/>
          <w:rPrChange w:id="1561" w:author="Vannieuwenhuyze Jorre" w:date="2025-03-27T14:21:00Z" w16du:dateUtc="2025-03-27T13:21:00Z">
            <w:rPr>
              <w:color w:val="344449"/>
              <w:spacing w:val="-10"/>
            </w:rPr>
          </w:rPrChange>
        </w:rPr>
        <w:t xml:space="preserve"> </w:t>
      </w:r>
      <w:r w:rsidRPr="001A436D">
        <w:rPr>
          <w:color w:val="344449"/>
        </w:rPr>
        <w:t>cijfer</w:t>
      </w:r>
      <w:r w:rsidRPr="001A436D">
        <w:rPr>
          <w:color w:val="344449"/>
          <w:rPrChange w:id="1562" w:author="Vannieuwenhuyze Jorre" w:date="2025-03-27T14:21:00Z" w16du:dateUtc="2025-03-27T13:21:00Z">
            <w:rPr>
              <w:color w:val="344449"/>
              <w:spacing w:val="-10"/>
            </w:rPr>
          </w:rPrChange>
        </w:rPr>
        <w:t xml:space="preserve"> </w:t>
      </w:r>
      <w:r w:rsidRPr="001A436D">
        <w:rPr>
          <w:color w:val="344449"/>
        </w:rPr>
        <w:t>uniek</w:t>
      </w:r>
      <w:r w:rsidRPr="001A436D">
        <w:rPr>
          <w:color w:val="344449"/>
          <w:rPrChange w:id="1563" w:author="Vannieuwenhuyze Jorre" w:date="2025-03-27T14:21:00Z" w16du:dateUtc="2025-03-27T13:21:00Z">
            <w:rPr>
              <w:color w:val="344449"/>
              <w:spacing w:val="-10"/>
            </w:rPr>
          </w:rPrChange>
        </w:rPr>
        <w:t xml:space="preserve"> </w:t>
      </w:r>
      <w:r w:rsidRPr="001A436D">
        <w:rPr>
          <w:color w:val="344449"/>
        </w:rPr>
        <w:t>te</w:t>
      </w:r>
      <w:r w:rsidRPr="001A436D">
        <w:rPr>
          <w:color w:val="344449"/>
          <w:rPrChange w:id="1564" w:author="Vannieuwenhuyze Jorre" w:date="2025-03-27T14:21:00Z" w16du:dateUtc="2025-03-27T13:21:00Z">
            <w:rPr>
              <w:color w:val="344449"/>
              <w:spacing w:val="-10"/>
            </w:rPr>
          </w:rPrChange>
        </w:rPr>
        <w:t xml:space="preserve"> </w:t>
      </w:r>
      <w:r w:rsidRPr="001A436D">
        <w:rPr>
          <w:color w:val="344449"/>
        </w:rPr>
        <w:t>identificeren,</w:t>
      </w:r>
      <w:r w:rsidRPr="001A436D">
        <w:rPr>
          <w:color w:val="344449"/>
          <w:rPrChange w:id="1565" w:author="Vannieuwenhuyze Jorre" w:date="2025-03-27T14:21:00Z" w16du:dateUtc="2025-03-27T13:21:00Z">
            <w:rPr>
              <w:color w:val="344449"/>
              <w:spacing w:val="-10"/>
            </w:rPr>
          </w:rPrChange>
        </w:rPr>
        <w:t xml:space="preserve"> </w:t>
      </w:r>
      <w:r w:rsidRPr="001A436D">
        <w:rPr>
          <w:color w:val="344449"/>
        </w:rPr>
        <w:t>terwijl</w:t>
      </w:r>
      <w:r w:rsidRPr="001A436D">
        <w:rPr>
          <w:color w:val="344449"/>
          <w:rPrChange w:id="1566" w:author="Vannieuwenhuyze Jorre" w:date="2025-03-27T14:21:00Z" w16du:dateUtc="2025-03-27T13:21:00Z">
            <w:rPr>
              <w:color w:val="344449"/>
              <w:spacing w:val="-10"/>
            </w:rPr>
          </w:rPrChange>
        </w:rPr>
        <w:t xml:space="preserve"> </w:t>
      </w:r>
      <w:r w:rsidRPr="001A436D">
        <w:rPr>
          <w:color w:val="344449"/>
        </w:rPr>
        <w:t>an</w:t>
      </w:r>
      <w:del w:id="1567" w:author="Vannieuwenhuyze Jorre" w:date="2025-02-18T12:16:00Z" w16du:dateUtc="2025-02-18T11:16:00Z">
        <w:r w:rsidRPr="001A436D" w:rsidDel="007C2BD0">
          <w:rPr>
            <w:color w:val="344449"/>
          </w:rPr>
          <w:delText xml:space="preserve">‐ </w:delText>
        </w:r>
      </w:del>
      <w:r w:rsidRPr="001A436D">
        <w:rPr>
          <w:color w:val="344449"/>
        </w:rPr>
        <w:t>deren</w:t>
      </w:r>
      <w:r w:rsidRPr="001A436D">
        <w:rPr>
          <w:color w:val="344449"/>
          <w:rPrChange w:id="1568" w:author="Vannieuwenhuyze Jorre" w:date="2025-03-27T14:21:00Z" w16du:dateUtc="2025-03-27T13:21:00Z">
            <w:rPr>
              <w:color w:val="344449"/>
              <w:spacing w:val="-8"/>
            </w:rPr>
          </w:rPrChange>
        </w:rPr>
        <w:t xml:space="preserve"> </w:t>
      </w:r>
      <w:r w:rsidRPr="001A436D">
        <w:rPr>
          <w:color w:val="344449"/>
        </w:rPr>
        <w:t>enkel</w:t>
      </w:r>
      <w:r w:rsidRPr="001A436D">
        <w:rPr>
          <w:color w:val="344449"/>
          <w:rPrChange w:id="1569" w:author="Vannieuwenhuyze Jorre" w:date="2025-03-27T14:21:00Z" w16du:dateUtc="2025-03-27T13:21:00Z">
            <w:rPr>
              <w:color w:val="344449"/>
              <w:spacing w:val="-8"/>
            </w:rPr>
          </w:rPrChange>
        </w:rPr>
        <w:t xml:space="preserve"> </w:t>
      </w:r>
      <w:r w:rsidRPr="001A436D">
        <w:rPr>
          <w:color w:val="344449"/>
        </w:rPr>
        <w:t>bijkomende</w:t>
      </w:r>
      <w:r w:rsidRPr="001A436D">
        <w:rPr>
          <w:color w:val="344449"/>
          <w:rPrChange w:id="1570" w:author="Vannieuwenhuyze Jorre" w:date="2025-03-27T14:21:00Z" w16du:dateUtc="2025-03-27T13:21:00Z">
            <w:rPr>
              <w:color w:val="344449"/>
              <w:spacing w:val="-8"/>
            </w:rPr>
          </w:rPrChange>
        </w:rPr>
        <w:t xml:space="preserve"> </w:t>
      </w:r>
      <w:r w:rsidRPr="001A436D">
        <w:rPr>
          <w:color w:val="344449"/>
        </w:rPr>
        <w:t>informatie</w:t>
      </w:r>
      <w:r w:rsidRPr="001A436D">
        <w:rPr>
          <w:color w:val="344449"/>
          <w:rPrChange w:id="1571" w:author="Vannieuwenhuyze Jorre" w:date="2025-03-27T14:21:00Z" w16du:dateUtc="2025-03-27T13:21:00Z">
            <w:rPr>
              <w:color w:val="344449"/>
              <w:spacing w:val="-8"/>
            </w:rPr>
          </w:rPrChange>
        </w:rPr>
        <w:t xml:space="preserve"> </w:t>
      </w:r>
      <w:r w:rsidRPr="001A436D">
        <w:rPr>
          <w:color w:val="344449"/>
        </w:rPr>
        <w:t>geven</w:t>
      </w:r>
      <w:r w:rsidRPr="001A436D">
        <w:rPr>
          <w:color w:val="344449"/>
          <w:rPrChange w:id="1572" w:author="Vannieuwenhuyze Jorre" w:date="2025-03-27T14:21:00Z" w16du:dateUtc="2025-03-27T13:21:00Z">
            <w:rPr>
              <w:color w:val="344449"/>
              <w:spacing w:val="-8"/>
            </w:rPr>
          </w:rPrChange>
        </w:rPr>
        <w:t xml:space="preserve"> </w:t>
      </w:r>
      <w:r w:rsidRPr="001A436D">
        <w:rPr>
          <w:color w:val="344449"/>
        </w:rPr>
        <w:t>over</w:t>
      </w:r>
      <w:r w:rsidRPr="001A436D">
        <w:rPr>
          <w:color w:val="344449"/>
          <w:rPrChange w:id="1573" w:author="Vannieuwenhuyze Jorre" w:date="2025-03-27T14:21:00Z" w16du:dateUtc="2025-03-27T13:21:00Z">
            <w:rPr>
              <w:color w:val="344449"/>
              <w:spacing w:val="-8"/>
            </w:rPr>
          </w:rPrChange>
        </w:rPr>
        <w:t xml:space="preserve"> </w:t>
      </w:r>
      <w:r w:rsidRPr="001A436D">
        <w:rPr>
          <w:color w:val="344449"/>
        </w:rPr>
        <w:t>de</w:t>
      </w:r>
      <w:r w:rsidRPr="001A436D">
        <w:rPr>
          <w:color w:val="344449"/>
          <w:rPrChange w:id="1574" w:author="Vannieuwenhuyze Jorre" w:date="2025-03-27T14:21:00Z" w16du:dateUtc="2025-03-27T13:21:00Z">
            <w:rPr>
              <w:color w:val="344449"/>
              <w:spacing w:val="-8"/>
            </w:rPr>
          </w:rPrChange>
        </w:rPr>
        <w:t xml:space="preserve"> </w:t>
      </w:r>
      <w:r w:rsidRPr="001A436D">
        <w:rPr>
          <w:color w:val="344449"/>
        </w:rPr>
        <w:t>cijfers.</w:t>
      </w:r>
      <w:r w:rsidRPr="001A436D">
        <w:rPr>
          <w:color w:val="344449"/>
          <w:rPrChange w:id="1575" w:author="Vannieuwenhuyze Jorre" w:date="2025-03-27T14:21:00Z" w16du:dateUtc="2025-03-27T13:21:00Z">
            <w:rPr>
              <w:color w:val="344449"/>
              <w:spacing w:val="10"/>
            </w:rPr>
          </w:rPrChange>
        </w:rPr>
        <w:t xml:space="preserve"> </w:t>
      </w:r>
      <w:r w:rsidRPr="001A436D">
        <w:rPr>
          <w:color w:val="344449"/>
        </w:rPr>
        <w:t>De</w:t>
      </w:r>
      <w:r w:rsidRPr="001A436D">
        <w:rPr>
          <w:color w:val="344449"/>
          <w:rPrChange w:id="1576" w:author="Vannieuwenhuyze Jorre" w:date="2025-03-27T14:21:00Z" w16du:dateUtc="2025-03-27T13:21:00Z">
            <w:rPr>
              <w:color w:val="344449"/>
              <w:spacing w:val="-8"/>
            </w:rPr>
          </w:rPrChange>
        </w:rPr>
        <w:t xml:space="preserve"> </w:t>
      </w:r>
      <w:r w:rsidRPr="001A436D">
        <w:rPr>
          <w:color w:val="344449"/>
        </w:rPr>
        <w:t>concepten</w:t>
      </w:r>
      <w:r w:rsidRPr="001A436D">
        <w:rPr>
          <w:color w:val="344449"/>
          <w:rPrChange w:id="1577" w:author="Vannieuwenhuyze Jorre" w:date="2025-03-27T14:21:00Z" w16du:dateUtc="2025-03-27T13:21:00Z">
            <w:rPr>
              <w:color w:val="344449"/>
              <w:spacing w:val="-8"/>
            </w:rPr>
          </w:rPrChange>
        </w:rPr>
        <w:t xml:space="preserve"> </w:t>
      </w:r>
      <w:r w:rsidRPr="001A436D">
        <w:rPr>
          <w:color w:val="344449"/>
        </w:rPr>
        <w:t>die</w:t>
      </w:r>
      <w:r w:rsidRPr="001A436D">
        <w:rPr>
          <w:color w:val="344449"/>
          <w:rPrChange w:id="1578" w:author="Vannieuwenhuyze Jorre" w:date="2025-03-27T14:21:00Z" w16du:dateUtc="2025-03-27T13:21:00Z">
            <w:rPr>
              <w:color w:val="344449"/>
              <w:spacing w:val="-8"/>
            </w:rPr>
          </w:rPrChange>
        </w:rPr>
        <w:t xml:space="preserve"> </w:t>
      </w:r>
      <w:r w:rsidRPr="001A436D">
        <w:rPr>
          <w:color w:val="344449"/>
        </w:rPr>
        <w:t>de</w:t>
      </w:r>
      <w:r w:rsidRPr="001A436D">
        <w:rPr>
          <w:color w:val="344449"/>
          <w:rPrChange w:id="1579" w:author="Vannieuwenhuyze Jorre" w:date="2025-03-27T14:21:00Z" w16du:dateUtc="2025-03-27T13:21:00Z">
            <w:rPr>
              <w:color w:val="344449"/>
              <w:spacing w:val="-8"/>
            </w:rPr>
          </w:rPrChange>
        </w:rPr>
        <w:t xml:space="preserve"> </w:t>
      </w:r>
      <w:r w:rsidRPr="001A436D">
        <w:rPr>
          <w:color w:val="344449"/>
        </w:rPr>
        <w:t>cij</w:t>
      </w:r>
      <w:del w:id="1580" w:author="Vannieuwenhuyze Jorre" w:date="2025-02-18T12:16:00Z" w16du:dateUtc="2025-02-18T11:16:00Z">
        <w:r w:rsidRPr="001A436D" w:rsidDel="007C2BD0">
          <w:rPr>
            <w:color w:val="344449"/>
          </w:rPr>
          <w:delText xml:space="preserve">‐ </w:delText>
        </w:r>
      </w:del>
      <w:r w:rsidRPr="001A436D">
        <w:rPr>
          <w:color w:val="344449"/>
        </w:rPr>
        <w:t xml:space="preserve">fers helpen identificeren binnen een statistiekreeks bepalen de </w:t>
      </w:r>
      <w:r w:rsidRPr="001A436D">
        <w:rPr>
          <w:i/>
          <w:color w:val="70A2B8"/>
        </w:rPr>
        <w:t xml:space="preserve">dimensies </w:t>
      </w:r>
      <w:r w:rsidRPr="001A436D">
        <w:rPr>
          <w:color w:val="344449"/>
        </w:rPr>
        <w:t>van de statistiekreeks. Ze</w:t>
      </w:r>
      <w:r w:rsidRPr="001A436D">
        <w:rPr>
          <w:color w:val="344449"/>
          <w:rPrChange w:id="1581" w:author="Vannieuwenhuyze Jorre" w:date="2025-03-27T14:21:00Z" w16du:dateUtc="2025-03-27T13:21:00Z">
            <w:rPr>
              <w:color w:val="344449"/>
              <w:spacing w:val="-10"/>
            </w:rPr>
          </w:rPrChange>
        </w:rPr>
        <w:t xml:space="preserve"> </w:t>
      </w:r>
      <w:r w:rsidRPr="001A436D">
        <w:rPr>
          <w:color w:val="344449"/>
        </w:rPr>
        <w:t>worden</w:t>
      </w:r>
      <w:r w:rsidRPr="001A436D">
        <w:rPr>
          <w:color w:val="344449"/>
          <w:rPrChange w:id="1582" w:author="Vannieuwenhuyze Jorre" w:date="2025-03-27T14:21:00Z" w16du:dateUtc="2025-03-27T13:21:00Z">
            <w:rPr>
              <w:color w:val="344449"/>
              <w:spacing w:val="-10"/>
            </w:rPr>
          </w:rPrChange>
        </w:rPr>
        <w:t xml:space="preserve"> </w:t>
      </w:r>
      <w:r w:rsidRPr="001A436D">
        <w:rPr>
          <w:color w:val="344449"/>
        </w:rPr>
        <w:t>ook</w:t>
      </w:r>
      <w:r w:rsidRPr="001A436D">
        <w:rPr>
          <w:color w:val="344449"/>
          <w:rPrChange w:id="1583" w:author="Vannieuwenhuyze Jorre" w:date="2025-03-27T14:21:00Z" w16du:dateUtc="2025-03-27T13:21:00Z">
            <w:rPr>
              <w:color w:val="344449"/>
              <w:spacing w:val="-9"/>
            </w:rPr>
          </w:rPrChange>
        </w:rPr>
        <w:t xml:space="preserve"> </w:t>
      </w:r>
      <w:r w:rsidRPr="001A436D">
        <w:rPr>
          <w:color w:val="344449"/>
        </w:rPr>
        <w:t>wel</w:t>
      </w:r>
      <w:r w:rsidRPr="001A436D">
        <w:rPr>
          <w:color w:val="344449"/>
          <w:rPrChange w:id="1584" w:author="Vannieuwenhuyze Jorre" w:date="2025-03-27T14:21:00Z" w16du:dateUtc="2025-03-27T13:21:00Z">
            <w:rPr>
              <w:color w:val="344449"/>
              <w:spacing w:val="-10"/>
            </w:rPr>
          </w:rPrChange>
        </w:rPr>
        <w:t xml:space="preserve"> </w:t>
      </w:r>
      <w:proofErr w:type="spellStart"/>
      <w:r w:rsidRPr="001A436D">
        <w:rPr>
          <w:i/>
          <w:color w:val="70A2B8"/>
        </w:rPr>
        <w:t>identificeerders</w:t>
      </w:r>
      <w:proofErr w:type="spellEnd"/>
      <w:r w:rsidRPr="001A436D">
        <w:rPr>
          <w:i/>
          <w:color w:val="70A2B8"/>
          <w:rPrChange w:id="1585" w:author="Vannieuwenhuyze Jorre" w:date="2025-03-27T14:21:00Z" w16du:dateUtc="2025-03-27T13:21:00Z">
            <w:rPr>
              <w:i/>
              <w:color w:val="70A2B8"/>
              <w:spacing w:val="-9"/>
            </w:rPr>
          </w:rPrChange>
        </w:rPr>
        <w:t xml:space="preserve"> </w:t>
      </w:r>
      <w:r w:rsidRPr="001A436D">
        <w:rPr>
          <w:color w:val="344449"/>
        </w:rPr>
        <w:t>(</w:t>
      </w:r>
      <w:proofErr w:type="spellStart"/>
      <w:r w:rsidRPr="001A436D">
        <w:rPr>
          <w:color w:val="344449"/>
        </w:rPr>
        <w:t>identifiers</w:t>
      </w:r>
      <w:proofErr w:type="spellEnd"/>
      <w:r w:rsidRPr="001A436D">
        <w:rPr>
          <w:color w:val="344449"/>
        </w:rPr>
        <w:t>)</w:t>
      </w:r>
      <w:r w:rsidRPr="001A436D">
        <w:rPr>
          <w:color w:val="344449"/>
          <w:rPrChange w:id="1586" w:author="Vannieuwenhuyze Jorre" w:date="2025-03-27T14:21:00Z" w16du:dateUtc="2025-03-27T13:21:00Z">
            <w:rPr>
              <w:color w:val="344449"/>
              <w:spacing w:val="-10"/>
            </w:rPr>
          </w:rPrChange>
        </w:rPr>
        <w:t xml:space="preserve"> </w:t>
      </w:r>
      <w:r w:rsidRPr="001A436D">
        <w:rPr>
          <w:color w:val="344449"/>
        </w:rPr>
        <w:t>genoemd. In</w:t>
      </w:r>
      <w:r w:rsidRPr="001A436D">
        <w:rPr>
          <w:color w:val="344449"/>
          <w:rPrChange w:id="1587" w:author="Vannieuwenhuyze Jorre" w:date="2025-03-27T14:21:00Z" w16du:dateUtc="2025-03-27T13:21:00Z">
            <w:rPr>
              <w:color w:val="344449"/>
              <w:spacing w:val="-10"/>
            </w:rPr>
          </w:rPrChange>
        </w:rPr>
        <w:t xml:space="preserve"> </w:t>
      </w:r>
      <w:r w:rsidRPr="001A436D">
        <w:rPr>
          <w:color w:val="344449"/>
        </w:rPr>
        <w:t xml:space="preserve">tabel </w:t>
      </w:r>
      <w:hyperlink w:anchor="_bookmark2" w:history="1">
        <w:r w:rsidR="001E3564" w:rsidRPr="001A436D">
          <w:rPr>
            <w:color w:val="344449"/>
          </w:rPr>
          <w:t>2</w:t>
        </w:r>
      </w:hyperlink>
      <w:r w:rsidRPr="001A436D">
        <w:rPr>
          <w:color w:val="344449"/>
          <w:rPrChange w:id="1588" w:author="Vannieuwenhuyze Jorre" w:date="2025-03-27T14:21:00Z" w16du:dateUtc="2025-03-27T13:21:00Z">
            <w:rPr>
              <w:color w:val="344449"/>
              <w:spacing w:val="-5"/>
            </w:rPr>
          </w:rPrChange>
        </w:rPr>
        <w:t xml:space="preserve"> </w:t>
      </w:r>
      <w:r w:rsidRPr="001A436D">
        <w:rPr>
          <w:color w:val="344449"/>
        </w:rPr>
        <w:t>is</w:t>
      </w:r>
      <w:r w:rsidRPr="001A436D">
        <w:rPr>
          <w:color w:val="344449"/>
          <w:rPrChange w:id="1589" w:author="Vannieuwenhuyze Jorre" w:date="2025-03-27T14:21:00Z" w16du:dateUtc="2025-03-27T13:21:00Z">
            <w:rPr>
              <w:color w:val="344449"/>
              <w:spacing w:val="-6"/>
            </w:rPr>
          </w:rPrChange>
        </w:rPr>
        <w:t xml:space="preserve"> </w:t>
      </w:r>
      <w:r w:rsidRPr="001A436D">
        <w:rPr>
          <w:color w:val="344449"/>
        </w:rPr>
        <w:t>er</w:t>
      </w:r>
      <w:r w:rsidRPr="001A436D">
        <w:rPr>
          <w:color w:val="344449"/>
          <w:rPrChange w:id="1590" w:author="Vannieuwenhuyze Jorre" w:date="2025-03-27T14:21:00Z" w16du:dateUtc="2025-03-27T13:21:00Z">
            <w:rPr>
              <w:color w:val="344449"/>
              <w:spacing w:val="-5"/>
            </w:rPr>
          </w:rPrChange>
        </w:rPr>
        <w:t xml:space="preserve"> </w:t>
      </w:r>
      <w:r w:rsidRPr="001A436D">
        <w:rPr>
          <w:color w:val="344449"/>
        </w:rPr>
        <w:t>slechts</w:t>
      </w:r>
      <w:r w:rsidRPr="001A436D">
        <w:rPr>
          <w:color w:val="344449"/>
          <w:rPrChange w:id="1591" w:author="Vannieuwenhuyze Jorre" w:date="2025-03-27T14:21:00Z" w16du:dateUtc="2025-03-27T13:21:00Z">
            <w:rPr>
              <w:color w:val="344449"/>
              <w:spacing w:val="-6"/>
            </w:rPr>
          </w:rPrChange>
        </w:rPr>
        <w:t xml:space="preserve"> </w:t>
      </w:r>
      <w:r w:rsidRPr="001A436D">
        <w:rPr>
          <w:color w:val="344449"/>
        </w:rPr>
        <w:t>één</w:t>
      </w:r>
      <w:r w:rsidRPr="001A436D">
        <w:rPr>
          <w:color w:val="344449"/>
          <w:rPrChange w:id="1592" w:author="Vannieuwenhuyze Jorre" w:date="2025-03-27T14:21:00Z" w16du:dateUtc="2025-03-27T13:21:00Z">
            <w:rPr>
              <w:color w:val="344449"/>
              <w:spacing w:val="-5"/>
            </w:rPr>
          </w:rPrChange>
        </w:rPr>
        <w:t xml:space="preserve"> </w:t>
      </w:r>
      <w:r w:rsidRPr="001A436D">
        <w:rPr>
          <w:color w:val="344449"/>
        </w:rPr>
        <w:t>dimensie,</w:t>
      </w:r>
      <w:r w:rsidRPr="001A436D">
        <w:rPr>
          <w:color w:val="344449"/>
          <w:rPrChange w:id="1593" w:author="Vannieuwenhuyze Jorre" w:date="2025-03-27T14:21:00Z" w16du:dateUtc="2025-03-27T13:21:00Z">
            <w:rPr>
              <w:color w:val="344449"/>
              <w:spacing w:val="-5"/>
            </w:rPr>
          </w:rPrChange>
        </w:rPr>
        <w:t xml:space="preserve"> </w:t>
      </w:r>
      <w:r w:rsidRPr="001A436D">
        <w:rPr>
          <w:color w:val="344449"/>
        </w:rPr>
        <w:t>namelijk</w:t>
      </w:r>
      <w:r w:rsidRPr="001A436D">
        <w:rPr>
          <w:color w:val="344449"/>
          <w:rPrChange w:id="1594" w:author="Vannieuwenhuyze Jorre" w:date="2025-03-27T14:21:00Z" w16du:dateUtc="2025-03-27T13:21:00Z">
            <w:rPr>
              <w:color w:val="344449"/>
              <w:spacing w:val="-5"/>
            </w:rPr>
          </w:rPrChange>
        </w:rPr>
        <w:t xml:space="preserve"> </w:t>
      </w:r>
      <w:r w:rsidRPr="001A436D">
        <w:rPr>
          <w:color w:val="344449"/>
        </w:rPr>
        <w:t>de</w:t>
      </w:r>
      <w:r w:rsidRPr="001A436D">
        <w:rPr>
          <w:color w:val="344449"/>
          <w:rPrChange w:id="1595" w:author="Vannieuwenhuyze Jorre" w:date="2025-03-27T14:21:00Z" w16du:dateUtc="2025-03-27T13:21:00Z">
            <w:rPr>
              <w:color w:val="344449"/>
              <w:spacing w:val="-5"/>
            </w:rPr>
          </w:rPrChange>
        </w:rPr>
        <w:t xml:space="preserve"> </w:t>
      </w:r>
      <w:r w:rsidRPr="001A436D">
        <w:rPr>
          <w:color w:val="344449"/>
        </w:rPr>
        <w:t>gemeente,</w:t>
      </w:r>
      <w:r w:rsidRPr="001A436D">
        <w:rPr>
          <w:color w:val="344449"/>
          <w:rPrChange w:id="1596" w:author="Vannieuwenhuyze Jorre" w:date="2025-03-27T14:21:00Z" w16du:dateUtc="2025-03-27T13:21:00Z">
            <w:rPr>
              <w:color w:val="344449"/>
              <w:spacing w:val="-5"/>
            </w:rPr>
          </w:rPrChange>
        </w:rPr>
        <w:t xml:space="preserve"> </w:t>
      </w:r>
      <w:r w:rsidRPr="001A436D">
        <w:rPr>
          <w:color w:val="344449"/>
        </w:rPr>
        <w:t>aangezien</w:t>
      </w:r>
      <w:r w:rsidRPr="001A436D">
        <w:rPr>
          <w:color w:val="344449"/>
          <w:rPrChange w:id="1597" w:author="Vannieuwenhuyze Jorre" w:date="2025-03-27T14:21:00Z" w16du:dateUtc="2025-03-27T13:21:00Z">
            <w:rPr>
              <w:color w:val="344449"/>
              <w:spacing w:val="-6"/>
            </w:rPr>
          </w:rPrChange>
        </w:rPr>
        <w:t xml:space="preserve"> </w:t>
      </w:r>
      <w:r w:rsidRPr="001A436D">
        <w:rPr>
          <w:color w:val="344449"/>
        </w:rPr>
        <w:t>elk</w:t>
      </w:r>
      <w:r w:rsidRPr="001A436D">
        <w:rPr>
          <w:color w:val="344449"/>
          <w:rPrChange w:id="1598" w:author="Vannieuwenhuyze Jorre" w:date="2025-03-27T14:21:00Z" w16du:dateUtc="2025-03-27T13:21:00Z">
            <w:rPr>
              <w:color w:val="344449"/>
              <w:spacing w:val="-5"/>
            </w:rPr>
          </w:rPrChange>
        </w:rPr>
        <w:t xml:space="preserve"> </w:t>
      </w:r>
      <w:r w:rsidRPr="001A436D">
        <w:rPr>
          <w:color w:val="344449"/>
        </w:rPr>
        <w:t>cijfer</w:t>
      </w:r>
      <w:r w:rsidRPr="001A436D">
        <w:rPr>
          <w:color w:val="344449"/>
          <w:rPrChange w:id="1599" w:author="Vannieuwenhuyze Jorre" w:date="2025-03-27T14:21:00Z" w16du:dateUtc="2025-03-27T13:21:00Z">
            <w:rPr>
              <w:color w:val="344449"/>
              <w:spacing w:val="-5"/>
            </w:rPr>
          </w:rPrChange>
        </w:rPr>
        <w:t xml:space="preserve"> </w:t>
      </w:r>
      <w:r w:rsidRPr="001A436D">
        <w:rPr>
          <w:color w:val="344449"/>
        </w:rPr>
        <w:t>het</w:t>
      </w:r>
      <w:r w:rsidRPr="001A436D">
        <w:rPr>
          <w:color w:val="344449"/>
          <w:rPrChange w:id="1600" w:author="Vannieuwenhuyze Jorre" w:date="2025-03-27T14:21:00Z" w16du:dateUtc="2025-03-27T13:21:00Z">
            <w:rPr>
              <w:color w:val="344449"/>
              <w:spacing w:val="-6"/>
            </w:rPr>
          </w:rPrChange>
        </w:rPr>
        <w:t xml:space="preserve"> </w:t>
      </w:r>
      <w:r w:rsidRPr="001A436D">
        <w:rPr>
          <w:color w:val="344449"/>
        </w:rPr>
        <w:t>aantal inwoners van een andere gemeente weergeeft en de cijfers enkel van elkaar ver</w:t>
      </w:r>
      <w:del w:id="1601" w:author="Vannieuwenhuyze Jorre" w:date="2025-02-18T12:16:00Z" w16du:dateUtc="2025-02-18T11:16:00Z">
        <w:r w:rsidRPr="001A436D" w:rsidDel="007C2BD0">
          <w:rPr>
            <w:color w:val="344449"/>
          </w:rPr>
          <w:delText xml:space="preserve">‐ </w:delText>
        </w:r>
      </w:del>
      <w:r w:rsidRPr="001A436D">
        <w:rPr>
          <w:color w:val="344449"/>
        </w:rPr>
        <w:t xml:space="preserve">schillen </w:t>
      </w:r>
      <w:ins w:id="1602" w:author="Vannieuwenhuyze Jorre" w:date="2025-02-18T12:16:00Z" w16du:dateUtc="2025-02-18T11:16:00Z">
        <w:r w:rsidR="007C2BD0" w:rsidRPr="001A436D">
          <w:rPr>
            <w:color w:val="344449"/>
          </w:rPr>
          <w:t>door de</w:t>
        </w:r>
      </w:ins>
      <w:del w:id="1603" w:author="Vannieuwenhuyze Jorre" w:date="2025-02-18T12:16:00Z" w16du:dateUtc="2025-02-18T11:16:00Z">
        <w:r w:rsidRPr="001A436D" w:rsidDel="007C2BD0">
          <w:rPr>
            <w:color w:val="344449"/>
          </w:rPr>
          <w:delText xml:space="preserve">omdat ze naar een andere </w:delText>
        </w:r>
      </w:del>
      <w:ins w:id="1604" w:author="Van Landschoot Lisa" w:date="2025-03-28T09:18:00Z" w16du:dateUtc="2025-03-28T08:18:00Z">
        <w:r w:rsidR="00A8331C">
          <w:rPr>
            <w:color w:val="344449"/>
          </w:rPr>
          <w:t xml:space="preserve"> </w:t>
        </w:r>
        <w:proofErr w:type="spellStart"/>
        <w:r w:rsidR="00A8331C">
          <w:rPr>
            <w:color w:val="344449"/>
          </w:rPr>
          <w:t>de</w:t>
        </w:r>
      </w:ins>
      <w:proofErr w:type="spellEnd"/>
      <w:ins w:id="1605" w:author="Vannieuwenhuyze Jorre" w:date="2025-02-18T12:16:00Z" w16du:dateUtc="2025-02-18T11:16:00Z">
        <w:r w:rsidR="007C2BD0" w:rsidRPr="001A436D">
          <w:rPr>
            <w:color w:val="344449"/>
          </w:rPr>
          <w:t xml:space="preserve"> </w:t>
        </w:r>
      </w:ins>
      <w:r w:rsidRPr="001A436D">
        <w:rPr>
          <w:color w:val="344449"/>
        </w:rPr>
        <w:t xml:space="preserve">gemeente </w:t>
      </w:r>
      <w:ins w:id="1606" w:author="Vannieuwenhuyze Jorre" w:date="2025-02-18T12:17:00Z" w16du:dateUtc="2025-02-18T11:17:00Z">
        <w:r w:rsidR="007C2BD0" w:rsidRPr="001A436D">
          <w:rPr>
            <w:color w:val="344449"/>
          </w:rPr>
          <w:t xml:space="preserve">waarnaar ze </w:t>
        </w:r>
      </w:ins>
      <w:r w:rsidRPr="001A436D">
        <w:rPr>
          <w:color w:val="344449"/>
        </w:rPr>
        <w:t>verwijzen.</w:t>
      </w:r>
    </w:p>
    <w:p w14:paraId="25B3197C" w14:textId="29EABA65" w:rsidR="001E3564" w:rsidRPr="001A436D" w:rsidRDefault="002F5345" w:rsidP="4FF31174">
      <w:pPr>
        <w:pStyle w:val="BodyText"/>
        <w:spacing w:before="135" w:line="237" w:lineRule="auto"/>
        <w:ind w:left="709" w:right="1130"/>
        <w:jc w:val="both"/>
        <w:rPr>
          <w:color w:val="344449"/>
        </w:rPr>
      </w:pPr>
      <w:commentRangeStart w:id="1607"/>
      <w:commentRangeStart w:id="1608"/>
      <w:r w:rsidRPr="4FF31174">
        <w:rPr>
          <w:color w:val="344449"/>
        </w:rPr>
        <w:t xml:space="preserve">De concepten die enkel bijkomende informatie geven zonder de cijfers verder te identificeren worden daarentegen </w:t>
      </w:r>
      <w:r w:rsidRPr="4FF31174">
        <w:rPr>
          <w:i/>
          <w:iCs/>
          <w:color w:val="70A2B8"/>
        </w:rPr>
        <w:t xml:space="preserve">attributen </w:t>
      </w:r>
      <w:r w:rsidRPr="4FF31174">
        <w:rPr>
          <w:color w:val="344449"/>
        </w:rPr>
        <w:t xml:space="preserve">genoemd. Attributen worden daarom ook soms </w:t>
      </w:r>
      <w:r w:rsidRPr="4FF31174">
        <w:rPr>
          <w:i/>
          <w:iCs/>
          <w:color w:val="70A2B8"/>
        </w:rPr>
        <w:t xml:space="preserve">beschrijvers </w:t>
      </w:r>
      <w:r w:rsidRPr="4FF31174">
        <w:rPr>
          <w:color w:val="344449"/>
        </w:rPr>
        <w:t>(</w:t>
      </w:r>
      <w:proofErr w:type="spellStart"/>
      <w:r w:rsidRPr="4FF31174">
        <w:rPr>
          <w:color w:val="344449"/>
        </w:rPr>
        <w:t>describers</w:t>
      </w:r>
      <w:proofErr w:type="spellEnd"/>
      <w:r w:rsidRPr="4FF31174">
        <w:rPr>
          <w:color w:val="344449"/>
        </w:rPr>
        <w:t xml:space="preserve">) genoemd. In tabel </w:t>
      </w:r>
      <w:hyperlink w:anchor="_bookmark2">
        <w:r w:rsidR="001E3564" w:rsidRPr="4FF31174">
          <w:rPr>
            <w:color w:val="344449"/>
          </w:rPr>
          <w:t>2</w:t>
        </w:r>
      </w:hyperlink>
      <w:r w:rsidRPr="4FF31174">
        <w:rPr>
          <w:color w:val="344449"/>
        </w:rPr>
        <w:t xml:space="preserve"> zijn de </w:t>
      </w:r>
      <w:proofErr w:type="spellStart"/>
      <w:r w:rsidRPr="4FF31174">
        <w:rPr>
          <w:color w:val="344449"/>
        </w:rPr>
        <w:t>parame</w:t>
      </w:r>
      <w:proofErr w:type="spellEnd"/>
      <w:r w:rsidRPr="4FF31174">
        <w:rPr>
          <w:color w:val="344449"/>
        </w:rPr>
        <w:t>‐ ter en het jaartal de attributen, omdat elk cijfer verwijst naar een inwonersaantal in 2019 en niets anders. Attributen kunnen informatie bevatten voor de hele stati</w:t>
      </w:r>
      <w:del w:id="1609" w:author="Vannieuwenhuyze Jorre" w:date="2025-03-27T14:59:00Z">
        <w:r w:rsidRPr="4FF31174" w:rsidDel="002F5345">
          <w:rPr>
            <w:color w:val="344449"/>
          </w:rPr>
          <w:delText xml:space="preserve">‐ </w:delText>
        </w:r>
      </w:del>
      <w:r w:rsidRPr="4FF31174">
        <w:rPr>
          <w:color w:val="344449"/>
        </w:rPr>
        <w:t>stiekreeks, maar kunnen evengoed enkel informatie bevatten voor één enkel cijfer of een beperkte groep van cijfers binnen de statistiekreeks.</w:t>
      </w:r>
      <w:commentRangeEnd w:id="1607"/>
      <w:r>
        <w:rPr>
          <w:rStyle w:val="CommentReference"/>
        </w:rPr>
        <w:commentReference w:id="1607"/>
      </w:r>
      <w:commentRangeEnd w:id="1608"/>
      <w:r>
        <w:rPr>
          <w:rStyle w:val="CommentReference"/>
        </w:rPr>
        <w:commentReference w:id="1608"/>
      </w:r>
      <w:ins w:id="1610" w:author="Vannieuwenhuyze Jorre" w:date="2025-02-18T12:21:00Z">
        <w:r w:rsidR="00C43D35" w:rsidRPr="4FF31174">
          <w:rPr>
            <w:color w:val="344449"/>
          </w:rPr>
          <w:t xml:space="preserve"> Een voorbeeld van zo’n laatste situatie is informatie over de vertrouwelijkheid van cijfers. </w:t>
        </w:r>
        <w:proofErr w:type="spellStart"/>
        <w:r w:rsidR="00731021" w:rsidRPr="4FF31174">
          <w:rPr>
            <w:color w:val="344449"/>
          </w:rPr>
          <w:t>Één</w:t>
        </w:r>
        <w:proofErr w:type="spellEnd"/>
        <w:r w:rsidR="00731021" w:rsidRPr="4FF31174">
          <w:rPr>
            <w:color w:val="344449"/>
          </w:rPr>
          <w:t xml:space="preserve"> groep cijfers </w:t>
        </w:r>
      </w:ins>
      <w:ins w:id="1611" w:author="Vannieuwenhuyze Jorre" w:date="2025-02-18T12:22:00Z">
        <w:r w:rsidR="00AA7063" w:rsidRPr="4FF31174">
          <w:rPr>
            <w:color w:val="344449"/>
          </w:rPr>
          <w:t xml:space="preserve">in een tabel </w:t>
        </w:r>
      </w:ins>
      <w:ins w:id="1612" w:author="Vannieuwenhuyze Jorre" w:date="2025-02-18T12:21:00Z">
        <w:r w:rsidR="00731021" w:rsidRPr="4FF31174">
          <w:rPr>
            <w:color w:val="344449"/>
          </w:rPr>
          <w:t>kan beschouwd wo</w:t>
        </w:r>
      </w:ins>
      <w:ins w:id="1613" w:author="Vannieuwenhuyze Jorre" w:date="2025-02-18T12:22:00Z">
        <w:r w:rsidR="00731021" w:rsidRPr="4FF31174">
          <w:rPr>
            <w:color w:val="344449"/>
          </w:rPr>
          <w:t xml:space="preserve">rden als </w:t>
        </w:r>
        <w:r w:rsidR="00AA7063" w:rsidRPr="4FF31174">
          <w:rPr>
            <w:color w:val="344449"/>
          </w:rPr>
          <w:t xml:space="preserve">vrij te publiceren terwijl een andere groep niet openbaar mag gemaakt worden omdat ze vertrouwelijke informatie kunnen </w:t>
        </w:r>
        <w:r w:rsidR="00693330" w:rsidRPr="4FF31174">
          <w:rPr>
            <w:color w:val="344449"/>
          </w:rPr>
          <w:t>ontsluiten. De aanduiding van deze ve</w:t>
        </w:r>
      </w:ins>
      <w:ins w:id="1614" w:author="Vannieuwenhuyze Jorre" w:date="2025-02-18T12:23:00Z">
        <w:r w:rsidR="00693330" w:rsidRPr="4FF31174">
          <w:rPr>
            <w:color w:val="344449"/>
          </w:rPr>
          <w:t>rtrouwelijkheid identificeert de cijfers op zich niet maar varieert wel van cijfer tot cijfer.</w:t>
        </w:r>
      </w:ins>
      <w:commentRangeStart w:id="1615"/>
      <w:commentRangeEnd w:id="1615"/>
      <w:r>
        <w:rPr>
          <w:rStyle w:val="CommentReference"/>
        </w:rPr>
        <w:commentReference w:id="1615"/>
      </w:r>
    </w:p>
    <w:p w14:paraId="25B3197D" w14:textId="1DC2B1B7" w:rsidR="00D122E5" w:rsidRPr="001A436D" w:rsidRDefault="002F5345">
      <w:pPr>
        <w:pStyle w:val="BodyText"/>
        <w:spacing w:before="137" w:line="237" w:lineRule="auto"/>
        <w:ind w:left="709" w:right="1129"/>
        <w:jc w:val="both"/>
        <w:rPr>
          <w:ins w:id="1616" w:author="Vannieuwenhuyze Jorre" w:date="2025-02-18T15:27:00Z" w16du:dateUtc="2025-02-18T14:27:00Z"/>
          <w:color w:val="344449"/>
        </w:rPr>
      </w:pPr>
      <w:r w:rsidRPr="001A436D">
        <w:rPr>
          <w:color w:val="344449"/>
        </w:rPr>
        <w:t>Onthoud echter dat attributen dimensies kunnen worden wanneer verschillende statistiekreeksen</w:t>
      </w:r>
      <w:r w:rsidRPr="001A436D">
        <w:rPr>
          <w:color w:val="344449"/>
          <w:rPrChange w:id="1617" w:author="Vannieuwenhuyze Jorre" w:date="2025-03-27T14:21:00Z" w16du:dateUtc="2025-03-27T13:21:00Z">
            <w:rPr>
              <w:color w:val="344449"/>
              <w:spacing w:val="-10"/>
            </w:rPr>
          </w:rPrChange>
        </w:rPr>
        <w:t xml:space="preserve"> </w:t>
      </w:r>
      <w:r w:rsidRPr="001A436D">
        <w:rPr>
          <w:color w:val="344449"/>
        </w:rPr>
        <w:t>worden</w:t>
      </w:r>
      <w:r w:rsidRPr="001A436D">
        <w:rPr>
          <w:color w:val="344449"/>
          <w:rPrChange w:id="1618" w:author="Vannieuwenhuyze Jorre" w:date="2025-03-27T14:21:00Z" w16du:dateUtc="2025-03-27T13:21:00Z">
            <w:rPr>
              <w:color w:val="344449"/>
              <w:spacing w:val="-10"/>
            </w:rPr>
          </w:rPrChange>
        </w:rPr>
        <w:t xml:space="preserve"> </w:t>
      </w:r>
      <w:r w:rsidRPr="001A436D">
        <w:rPr>
          <w:color w:val="344449"/>
        </w:rPr>
        <w:t>samengevoegd.</w:t>
      </w:r>
      <w:r w:rsidRPr="001A436D">
        <w:rPr>
          <w:color w:val="344449"/>
          <w:rPrChange w:id="1619" w:author="Vannieuwenhuyze Jorre" w:date="2025-03-27T14:21:00Z" w16du:dateUtc="2025-03-27T13:21:00Z">
            <w:rPr>
              <w:color w:val="344449"/>
              <w:spacing w:val="15"/>
            </w:rPr>
          </w:rPrChange>
        </w:rPr>
        <w:t xml:space="preserve"> </w:t>
      </w:r>
      <w:r w:rsidRPr="001A436D">
        <w:rPr>
          <w:color w:val="344449"/>
        </w:rPr>
        <w:t>Om</w:t>
      </w:r>
      <w:r w:rsidRPr="001A436D">
        <w:rPr>
          <w:color w:val="344449"/>
          <w:rPrChange w:id="1620" w:author="Vannieuwenhuyze Jorre" w:date="2025-03-27T14:21:00Z" w16du:dateUtc="2025-03-27T13:21:00Z">
            <w:rPr>
              <w:color w:val="344449"/>
              <w:spacing w:val="-10"/>
            </w:rPr>
          </w:rPrChange>
        </w:rPr>
        <w:t xml:space="preserve"> </w:t>
      </w:r>
      <w:r w:rsidRPr="001A436D">
        <w:rPr>
          <w:color w:val="344449"/>
        </w:rPr>
        <w:t>bijvoorbeeld</w:t>
      </w:r>
      <w:r w:rsidRPr="001A436D">
        <w:rPr>
          <w:color w:val="344449"/>
          <w:rPrChange w:id="1621" w:author="Vannieuwenhuyze Jorre" w:date="2025-03-27T14:21:00Z" w16du:dateUtc="2025-03-27T13:21:00Z">
            <w:rPr>
              <w:color w:val="344449"/>
              <w:spacing w:val="-10"/>
            </w:rPr>
          </w:rPrChange>
        </w:rPr>
        <w:t xml:space="preserve"> </w:t>
      </w:r>
      <w:r w:rsidRPr="001A436D">
        <w:rPr>
          <w:color w:val="344449"/>
        </w:rPr>
        <w:t>bevolkingsdichtheden te</w:t>
      </w:r>
      <w:r w:rsidRPr="001A436D">
        <w:rPr>
          <w:color w:val="344449"/>
          <w:rPrChange w:id="1622" w:author="Vannieuwenhuyze Jorre" w:date="2025-03-27T14:21:00Z" w16du:dateUtc="2025-03-27T13:21:00Z">
            <w:rPr>
              <w:color w:val="344449"/>
              <w:spacing w:val="-8"/>
            </w:rPr>
          </w:rPrChange>
        </w:rPr>
        <w:t xml:space="preserve"> </w:t>
      </w:r>
      <w:r w:rsidRPr="001A436D">
        <w:rPr>
          <w:color w:val="344449"/>
        </w:rPr>
        <w:t>berekenen,</w:t>
      </w:r>
      <w:r w:rsidRPr="001A436D">
        <w:rPr>
          <w:color w:val="344449"/>
          <w:rPrChange w:id="1623" w:author="Vannieuwenhuyze Jorre" w:date="2025-03-27T14:21:00Z" w16du:dateUtc="2025-03-27T13:21:00Z">
            <w:rPr>
              <w:color w:val="344449"/>
              <w:spacing w:val="-8"/>
            </w:rPr>
          </w:rPrChange>
        </w:rPr>
        <w:t xml:space="preserve"> </w:t>
      </w:r>
      <w:r w:rsidRPr="001A436D">
        <w:rPr>
          <w:color w:val="344449"/>
        </w:rPr>
        <w:t>moeten</w:t>
      </w:r>
      <w:r w:rsidRPr="001A436D">
        <w:rPr>
          <w:color w:val="344449"/>
          <w:rPrChange w:id="1624" w:author="Vannieuwenhuyze Jorre" w:date="2025-03-27T14:21:00Z" w16du:dateUtc="2025-03-27T13:21:00Z">
            <w:rPr>
              <w:color w:val="344449"/>
              <w:spacing w:val="-9"/>
            </w:rPr>
          </w:rPrChange>
        </w:rPr>
        <w:t xml:space="preserve"> </w:t>
      </w:r>
      <w:r w:rsidRPr="001A436D">
        <w:rPr>
          <w:color w:val="344449"/>
        </w:rPr>
        <w:t>de</w:t>
      </w:r>
      <w:r w:rsidRPr="001A436D">
        <w:rPr>
          <w:color w:val="344449"/>
          <w:rPrChange w:id="1625" w:author="Vannieuwenhuyze Jorre" w:date="2025-03-27T14:21:00Z" w16du:dateUtc="2025-03-27T13:21:00Z">
            <w:rPr>
              <w:color w:val="344449"/>
              <w:spacing w:val="-8"/>
            </w:rPr>
          </w:rPrChange>
        </w:rPr>
        <w:t xml:space="preserve"> </w:t>
      </w:r>
      <w:r w:rsidRPr="001A436D">
        <w:rPr>
          <w:color w:val="344449"/>
        </w:rPr>
        <w:t>cijfers</w:t>
      </w:r>
      <w:r w:rsidRPr="001A436D">
        <w:rPr>
          <w:color w:val="344449"/>
          <w:rPrChange w:id="1626" w:author="Vannieuwenhuyze Jorre" w:date="2025-03-27T14:21:00Z" w16du:dateUtc="2025-03-27T13:21:00Z">
            <w:rPr>
              <w:color w:val="344449"/>
              <w:spacing w:val="-9"/>
            </w:rPr>
          </w:rPrChange>
        </w:rPr>
        <w:t xml:space="preserve"> </w:t>
      </w:r>
      <w:r w:rsidRPr="001A436D">
        <w:rPr>
          <w:color w:val="344449"/>
        </w:rPr>
        <w:t>uit</w:t>
      </w:r>
      <w:r w:rsidRPr="001A436D">
        <w:rPr>
          <w:color w:val="344449"/>
          <w:rPrChange w:id="1627" w:author="Vannieuwenhuyze Jorre" w:date="2025-03-27T14:21:00Z" w16du:dateUtc="2025-03-27T13:21:00Z">
            <w:rPr>
              <w:color w:val="344449"/>
              <w:spacing w:val="-8"/>
            </w:rPr>
          </w:rPrChange>
        </w:rPr>
        <w:t xml:space="preserve"> </w:t>
      </w:r>
      <w:r w:rsidRPr="001A436D">
        <w:rPr>
          <w:color w:val="344449"/>
        </w:rPr>
        <w:t>tabel</w:t>
      </w:r>
      <w:r w:rsidRPr="001A436D">
        <w:rPr>
          <w:color w:val="344449"/>
          <w:rPrChange w:id="1628" w:author="Vannieuwenhuyze Jorre" w:date="2025-03-27T14:21:00Z" w16du:dateUtc="2025-03-27T13:21:00Z">
            <w:rPr>
              <w:color w:val="344449"/>
              <w:spacing w:val="-10"/>
            </w:rPr>
          </w:rPrChange>
        </w:rPr>
        <w:t xml:space="preserve"> </w:t>
      </w:r>
      <w:hyperlink w:anchor="_bookmark2" w:history="1">
        <w:r w:rsidR="001E3564" w:rsidRPr="001A436D">
          <w:rPr>
            <w:color w:val="344449"/>
          </w:rPr>
          <w:t>2</w:t>
        </w:r>
      </w:hyperlink>
      <w:r w:rsidRPr="001A436D">
        <w:rPr>
          <w:color w:val="344449"/>
          <w:rPrChange w:id="1629" w:author="Vannieuwenhuyze Jorre" w:date="2025-03-27T14:21:00Z" w16du:dateUtc="2025-03-27T13:21:00Z">
            <w:rPr>
              <w:color w:val="344449"/>
              <w:spacing w:val="-8"/>
            </w:rPr>
          </w:rPrChange>
        </w:rPr>
        <w:t xml:space="preserve"> </w:t>
      </w:r>
      <w:r w:rsidRPr="001A436D">
        <w:rPr>
          <w:color w:val="344449"/>
        </w:rPr>
        <w:t>worden</w:t>
      </w:r>
      <w:r w:rsidRPr="001A436D">
        <w:rPr>
          <w:color w:val="344449"/>
          <w:rPrChange w:id="1630" w:author="Vannieuwenhuyze Jorre" w:date="2025-03-27T14:21:00Z" w16du:dateUtc="2025-03-27T13:21:00Z">
            <w:rPr>
              <w:color w:val="344449"/>
              <w:spacing w:val="-9"/>
            </w:rPr>
          </w:rPrChange>
        </w:rPr>
        <w:t xml:space="preserve"> </w:t>
      </w:r>
      <w:r w:rsidRPr="001A436D">
        <w:rPr>
          <w:color w:val="344449"/>
        </w:rPr>
        <w:t>gecombineerd</w:t>
      </w:r>
      <w:r w:rsidRPr="001A436D">
        <w:rPr>
          <w:color w:val="344449"/>
          <w:rPrChange w:id="1631" w:author="Vannieuwenhuyze Jorre" w:date="2025-03-27T14:21:00Z" w16du:dateUtc="2025-03-27T13:21:00Z">
            <w:rPr>
              <w:color w:val="344449"/>
              <w:spacing w:val="-9"/>
            </w:rPr>
          </w:rPrChange>
        </w:rPr>
        <w:t xml:space="preserve"> </w:t>
      </w:r>
      <w:r w:rsidRPr="001A436D">
        <w:rPr>
          <w:color w:val="344449"/>
        </w:rPr>
        <w:t>met</w:t>
      </w:r>
      <w:r w:rsidRPr="001A436D">
        <w:rPr>
          <w:color w:val="344449"/>
          <w:rPrChange w:id="1632" w:author="Vannieuwenhuyze Jorre" w:date="2025-03-27T14:21:00Z" w16du:dateUtc="2025-03-27T13:21:00Z">
            <w:rPr>
              <w:color w:val="344449"/>
              <w:spacing w:val="-9"/>
            </w:rPr>
          </w:rPrChange>
        </w:rPr>
        <w:t xml:space="preserve"> </w:t>
      </w:r>
      <w:r w:rsidRPr="001A436D">
        <w:rPr>
          <w:color w:val="344449"/>
        </w:rPr>
        <w:t>cijfers</w:t>
      </w:r>
      <w:r w:rsidRPr="001A436D">
        <w:rPr>
          <w:color w:val="344449"/>
          <w:rPrChange w:id="1633" w:author="Vannieuwenhuyze Jorre" w:date="2025-03-27T14:21:00Z" w16du:dateUtc="2025-03-27T13:21:00Z">
            <w:rPr>
              <w:color w:val="344449"/>
              <w:spacing w:val="-9"/>
            </w:rPr>
          </w:rPrChange>
        </w:rPr>
        <w:t xml:space="preserve"> </w:t>
      </w:r>
      <w:r w:rsidRPr="001A436D">
        <w:rPr>
          <w:color w:val="344449"/>
        </w:rPr>
        <w:t>over de oppervlakte van alle gemeenten.</w:t>
      </w:r>
      <w:r w:rsidRPr="001A436D">
        <w:rPr>
          <w:color w:val="344449"/>
          <w:rPrChange w:id="1634" w:author="Vannieuwenhuyze Jorre" w:date="2025-03-27T14:21:00Z" w16du:dateUtc="2025-03-27T13:21:00Z">
            <w:rPr>
              <w:color w:val="344449"/>
              <w:spacing w:val="40"/>
            </w:rPr>
          </w:rPrChange>
        </w:rPr>
        <w:t xml:space="preserve"> </w:t>
      </w:r>
      <w:r w:rsidRPr="001A436D">
        <w:rPr>
          <w:color w:val="344449"/>
        </w:rPr>
        <w:t>In die samengestelde tabel wordt de para</w:t>
      </w:r>
      <w:del w:id="1635" w:author="Vannieuwenhuyze Jorre" w:date="2025-03-27T15:01:00Z" w16du:dateUtc="2025-03-27T14:01:00Z">
        <w:r w:rsidRPr="001A436D" w:rsidDel="00C13A25">
          <w:rPr>
            <w:color w:val="344449"/>
          </w:rPr>
          <w:delText xml:space="preserve">‐ </w:delText>
        </w:r>
      </w:del>
      <w:r w:rsidRPr="001A436D">
        <w:rPr>
          <w:color w:val="344449"/>
        </w:rPr>
        <w:t>meter</w:t>
      </w:r>
      <w:r w:rsidRPr="001A436D">
        <w:rPr>
          <w:color w:val="344449"/>
          <w:rPrChange w:id="1636" w:author="Vannieuwenhuyze Jorre" w:date="2025-03-27T14:21:00Z" w16du:dateUtc="2025-03-27T13:21:00Z">
            <w:rPr>
              <w:color w:val="344449"/>
              <w:spacing w:val="-1"/>
            </w:rPr>
          </w:rPrChange>
        </w:rPr>
        <w:t xml:space="preserve"> </w:t>
      </w:r>
      <w:r w:rsidRPr="001A436D">
        <w:rPr>
          <w:color w:val="344449"/>
        </w:rPr>
        <w:t>een</w:t>
      </w:r>
      <w:r w:rsidRPr="001A436D">
        <w:rPr>
          <w:color w:val="344449"/>
          <w:rPrChange w:id="1637" w:author="Vannieuwenhuyze Jorre" w:date="2025-03-27T14:21:00Z" w16du:dateUtc="2025-03-27T13:21:00Z">
            <w:rPr>
              <w:color w:val="344449"/>
              <w:spacing w:val="-1"/>
            </w:rPr>
          </w:rPrChange>
        </w:rPr>
        <w:t xml:space="preserve"> </w:t>
      </w:r>
      <w:r w:rsidRPr="001A436D">
        <w:rPr>
          <w:color w:val="344449"/>
        </w:rPr>
        <w:t>dimensie</w:t>
      </w:r>
      <w:r w:rsidRPr="001A436D">
        <w:rPr>
          <w:color w:val="344449"/>
          <w:rPrChange w:id="1638" w:author="Vannieuwenhuyze Jorre" w:date="2025-03-27T14:21:00Z" w16du:dateUtc="2025-03-27T13:21:00Z">
            <w:rPr>
              <w:color w:val="344449"/>
              <w:spacing w:val="-1"/>
            </w:rPr>
          </w:rPrChange>
        </w:rPr>
        <w:t xml:space="preserve"> </w:t>
      </w:r>
      <w:r w:rsidRPr="001A436D">
        <w:rPr>
          <w:color w:val="344449"/>
        </w:rPr>
        <w:t>in</w:t>
      </w:r>
      <w:r w:rsidRPr="001A436D">
        <w:rPr>
          <w:color w:val="344449"/>
          <w:rPrChange w:id="1639" w:author="Vannieuwenhuyze Jorre" w:date="2025-03-27T14:21:00Z" w16du:dateUtc="2025-03-27T13:21:00Z">
            <w:rPr>
              <w:color w:val="344449"/>
              <w:spacing w:val="-1"/>
            </w:rPr>
          </w:rPrChange>
        </w:rPr>
        <w:t xml:space="preserve"> </w:t>
      </w:r>
      <w:r w:rsidRPr="001A436D">
        <w:rPr>
          <w:color w:val="344449"/>
        </w:rPr>
        <w:t>plaats</w:t>
      </w:r>
      <w:r w:rsidRPr="001A436D">
        <w:rPr>
          <w:color w:val="344449"/>
          <w:rPrChange w:id="1640" w:author="Vannieuwenhuyze Jorre" w:date="2025-03-27T14:21:00Z" w16du:dateUtc="2025-03-27T13:21:00Z">
            <w:rPr>
              <w:color w:val="344449"/>
              <w:spacing w:val="-1"/>
            </w:rPr>
          </w:rPrChange>
        </w:rPr>
        <w:t xml:space="preserve"> </w:t>
      </w:r>
      <w:r w:rsidRPr="001A436D">
        <w:rPr>
          <w:color w:val="344449"/>
        </w:rPr>
        <w:t>van</w:t>
      </w:r>
      <w:r w:rsidRPr="001A436D">
        <w:rPr>
          <w:color w:val="344449"/>
          <w:rPrChange w:id="1641" w:author="Vannieuwenhuyze Jorre" w:date="2025-03-27T14:21:00Z" w16du:dateUtc="2025-03-27T13:21:00Z">
            <w:rPr>
              <w:color w:val="344449"/>
              <w:spacing w:val="-1"/>
            </w:rPr>
          </w:rPrChange>
        </w:rPr>
        <w:t xml:space="preserve"> </w:t>
      </w:r>
      <w:r w:rsidRPr="001A436D">
        <w:rPr>
          <w:color w:val="344449"/>
        </w:rPr>
        <w:t>een</w:t>
      </w:r>
      <w:r w:rsidRPr="001A436D">
        <w:rPr>
          <w:color w:val="344449"/>
          <w:rPrChange w:id="1642" w:author="Vannieuwenhuyze Jorre" w:date="2025-03-27T14:21:00Z" w16du:dateUtc="2025-03-27T13:21:00Z">
            <w:rPr>
              <w:color w:val="344449"/>
              <w:spacing w:val="-1"/>
            </w:rPr>
          </w:rPrChange>
        </w:rPr>
        <w:t xml:space="preserve"> </w:t>
      </w:r>
      <w:r w:rsidRPr="001A436D">
        <w:rPr>
          <w:color w:val="344449"/>
        </w:rPr>
        <w:t>attribuut, omdat</w:t>
      </w:r>
      <w:r w:rsidRPr="001A436D">
        <w:rPr>
          <w:color w:val="344449"/>
          <w:rPrChange w:id="1643" w:author="Vannieuwenhuyze Jorre" w:date="2025-03-27T14:21:00Z" w16du:dateUtc="2025-03-27T13:21:00Z">
            <w:rPr>
              <w:color w:val="344449"/>
              <w:spacing w:val="-1"/>
            </w:rPr>
          </w:rPrChange>
        </w:rPr>
        <w:t xml:space="preserve"> </w:t>
      </w:r>
      <w:r w:rsidRPr="001A436D">
        <w:rPr>
          <w:color w:val="344449"/>
        </w:rPr>
        <w:t>sommige</w:t>
      </w:r>
      <w:r w:rsidRPr="001A436D">
        <w:rPr>
          <w:color w:val="344449"/>
          <w:rPrChange w:id="1644" w:author="Vannieuwenhuyze Jorre" w:date="2025-03-27T14:21:00Z" w16du:dateUtc="2025-03-27T13:21:00Z">
            <w:rPr>
              <w:color w:val="344449"/>
              <w:spacing w:val="-1"/>
            </w:rPr>
          </w:rPrChange>
        </w:rPr>
        <w:t xml:space="preserve"> </w:t>
      </w:r>
      <w:r w:rsidRPr="001A436D">
        <w:rPr>
          <w:color w:val="344449"/>
        </w:rPr>
        <w:t>cijfers</w:t>
      </w:r>
      <w:r w:rsidRPr="001A436D">
        <w:rPr>
          <w:color w:val="344449"/>
          <w:rPrChange w:id="1645" w:author="Vannieuwenhuyze Jorre" w:date="2025-03-27T14:21:00Z" w16du:dateUtc="2025-03-27T13:21:00Z">
            <w:rPr>
              <w:color w:val="344449"/>
              <w:spacing w:val="-1"/>
            </w:rPr>
          </w:rPrChange>
        </w:rPr>
        <w:t xml:space="preserve"> </w:t>
      </w:r>
      <w:r w:rsidRPr="001A436D">
        <w:rPr>
          <w:color w:val="344449"/>
        </w:rPr>
        <w:t>verwijzen naar</w:t>
      </w:r>
      <w:r w:rsidRPr="001A436D">
        <w:rPr>
          <w:color w:val="344449"/>
          <w:rPrChange w:id="1646" w:author="Vannieuwenhuyze Jorre" w:date="2025-03-27T14:21:00Z" w16du:dateUtc="2025-03-27T13:21:00Z">
            <w:rPr>
              <w:color w:val="344449"/>
              <w:spacing w:val="-14"/>
            </w:rPr>
          </w:rPrChange>
        </w:rPr>
        <w:t xml:space="preserve"> </w:t>
      </w:r>
      <w:commentRangeStart w:id="1647"/>
      <w:commentRangeStart w:id="1648"/>
      <w:commentRangeStart w:id="1649"/>
      <w:r w:rsidRPr="001A436D">
        <w:rPr>
          <w:color w:val="344449"/>
        </w:rPr>
        <w:t>de</w:t>
      </w:r>
      <w:r w:rsidRPr="001A436D">
        <w:rPr>
          <w:color w:val="344449"/>
          <w:rPrChange w:id="1650" w:author="Vannieuwenhuyze Jorre" w:date="2025-03-27T14:21:00Z" w16du:dateUtc="2025-03-27T13:21:00Z">
            <w:rPr>
              <w:color w:val="344449"/>
              <w:spacing w:val="-14"/>
            </w:rPr>
          </w:rPrChange>
        </w:rPr>
        <w:t xml:space="preserve"> </w:t>
      </w:r>
      <w:r w:rsidRPr="001A436D">
        <w:rPr>
          <w:color w:val="344449"/>
        </w:rPr>
        <w:t>parameter</w:t>
      </w:r>
      <w:r w:rsidRPr="001A436D">
        <w:rPr>
          <w:color w:val="344449"/>
          <w:rPrChange w:id="1651" w:author="Vannieuwenhuyze Jorre" w:date="2025-03-27T14:21:00Z" w16du:dateUtc="2025-03-27T13:21:00Z">
            <w:rPr>
              <w:color w:val="344449"/>
              <w:spacing w:val="-13"/>
            </w:rPr>
          </w:rPrChange>
        </w:rPr>
        <w:t xml:space="preserve"> </w:t>
      </w:r>
      <w:r w:rsidRPr="001A436D">
        <w:rPr>
          <w:color w:val="344449"/>
        </w:rPr>
        <w:t>‘aantal</w:t>
      </w:r>
      <w:r w:rsidRPr="001A436D">
        <w:rPr>
          <w:color w:val="344449"/>
          <w:rPrChange w:id="1652" w:author="Vannieuwenhuyze Jorre" w:date="2025-03-27T14:21:00Z" w16du:dateUtc="2025-03-27T13:21:00Z">
            <w:rPr>
              <w:color w:val="344449"/>
              <w:spacing w:val="-14"/>
            </w:rPr>
          </w:rPrChange>
        </w:rPr>
        <w:t xml:space="preserve"> </w:t>
      </w:r>
      <w:r w:rsidRPr="001A436D">
        <w:rPr>
          <w:color w:val="344449"/>
        </w:rPr>
        <w:t>inwoners’,</w:t>
      </w:r>
      <w:r w:rsidRPr="001A436D">
        <w:rPr>
          <w:color w:val="344449"/>
          <w:rPrChange w:id="1653" w:author="Vannieuwenhuyze Jorre" w:date="2025-03-27T14:21:00Z" w16du:dateUtc="2025-03-27T13:21:00Z">
            <w:rPr>
              <w:color w:val="344449"/>
              <w:spacing w:val="-13"/>
            </w:rPr>
          </w:rPrChange>
        </w:rPr>
        <w:t xml:space="preserve"> </w:t>
      </w:r>
      <w:r w:rsidRPr="001A436D">
        <w:rPr>
          <w:color w:val="344449"/>
        </w:rPr>
        <w:t>terwijl</w:t>
      </w:r>
      <w:r w:rsidRPr="001A436D">
        <w:rPr>
          <w:color w:val="344449"/>
          <w:rPrChange w:id="1654" w:author="Vannieuwenhuyze Jorre" w:date="2025-03-27T14:21:00Z" w16du:dateUtc="2025-03-27T13:21:00Z">
            <w:rPr>
              <w:color w:val="344449"/>
              <w:spacing w:val="-14"/>
            </w:rPr>
          </w:rPrChange>
        </w:rPr>
        <w:t xml:space="preserve"> </w:t>
      </w:r>
      <w:r w:rsidRPr="001A436D">
        <w:rPr>
          <w:color w:val="344449"/>
        </w:rPr>
        <w:t>anderen</w:t>
      </w:r>
      <w:r w:rsidRPr="001A436D">
        <w:rPr>
          <w:color w:val="344449"/>
          <w:rPrChange w:id="1655" w:author="Vannieuwenhuyze Jorre" w:date="2025-03-27T14:21:00Z" w16du:dateUtc="2025-03-27T13:21:00Z">
            <w:rPr>
              <w:color w:val="344449"/>
              <w:spacing w:val="-13"/>
            </w:rPr>
          </w:rPrChange>
        </w:rPr>
        <w:t xml:space="preserve"> </w:t>
      </w:r>
      <w:r w:rsidRPr="001A436D">
        <w:rPr>
          <w:color w:val="344449"/>
        </w:rPr>
        <w:t>verwijzen</w:t>
      </w:r>
      <w:r w:rsidRPr="001A436D">
        <w:rPr>
          <w:color w:val="344449"/>
          <w:rPrChange w:id="1656" w:author="Vannieuwenhuyze Jorre" w:date="2025-03-27T14:21:00Z" w16du:dateUtc="2025-03-27T13:21:00Z">
            <w:rPr>
              <w:color w:val="344449"/>
              <w:spacing w:val="-14"/>
            </w:rPr>
          </w:rPrChange>
        </w:rPr>
        <w:t xml:space="preserve"> </w:t>
      </w:r>
      <w:r w:rsidRPr="001A436D">
        <w:rPr>
          <w:color w:val="344449"/>
        </w:rPr>
        <w:t>naar</w:t>
      </w:r>
      <w:r w:rsidRPr="001A436D">
        <w:rPr>
          <w:color w:val="344449"/>
          <w:rPrChange w:id="1657" w:author="Vannieuwenhuyze Jorre" w:date="2025-03-27T14:21:00Z" w16du:dateUtc="2025-03-27T13:21:00Z">
            <w:rPr>
              <w:color w:val="344449"/>
              <w:spacing w:val="-14"/>
            </w:rPr>
          </w:rPrChange>
        </w:rPr>
        <w:t xml:space="preserve"> </w:t>
      </w:r>
      <w:r w:rsidRPr="001A436D">
        <w:rPr>
          <w:color w:val="344449"/>
        </w:rPr>
        <w:t>de</w:t>
      </w:r>
      <w:r w:rsidRPr="001A436D">
        <w:rPr>
          <w:color w:val="344449"/>
          <w:rPrChange w:id="1658" w:author="Vannieuwenhuyze Jorre" w:date="2025-03-27T14:21:00Z" w16du:dateUtc="2025-03-27T13:21:00Z">
            <w:rPr>
              <w:color w:val="344449"/>
              <w:spacing w:val="-13"/>
            </w:rPr>
          </w:rPrChange>
        </w:rPr>
        <w:t xml:space="preserve"> </w:t>
      </w:r>
      <w:r w:rsidRPr="001A436D">
        <w:rPr>
          <w:color w:val="344449"/>
        </w:rPr>
        <w:t>parameter ‘oppervlakte’</w:t>
      </w:r>
      <w:r w:rsidRPr="001A436D">
        <w:rPr>
          <w:color w:val="344449"/>
          <w:rPrChange w:id="1659" w:author="Vannieuwenhuyze Jorre" w:date="2025-03-27T14:21:00Z" w16du:dateUtc="2025-03-27T13:21:00Z">
            <w:rPr>
              <w:color w:val="344449"/>
              <w:spacing w:val="-4"/>
            </w:rPr>
          </w:rPrChange>
        </w:rPr>
        <w:t xml:space="preserve"> </w:t>
      </w:r>
      <w:r w:rsidRPr="001A436D">
        <w:rPr>
          <w:color w:val="344449"/>
        </w:rPr>
        <w:t>van</w:t>
      </w:r>
      <w:r w:rsidRPr="001A436D">
        <w:rPr>
          <w:color w:val="344449"/>
          <w:rPrChange w:id="1660" w:author="Vannieuwenhuyze Jorre" w:date="2025-03-27T14:21:00Z" w16du:dateUtc="2025-03-27T13:21:00Z">
            <w:rPr>
              <w:color w:val="344449"/>
              <w:spacing w:val="-4"/>
            </w:rPr>
          </w:rPrChange>
        </w:rPr>
        <w:t xml:space="preserve"> </w:t>
      </w:r>
      <w:r w:rsidRPr="001A436D">
        <w:rPr>
          <w:color w:val="344449"/>
        </w:rPr>
        <w:t>de</w:t>
      </w:r>
      <w:r w:rsidRPr="001A436D">
        <w:rPr>
          <w:color w:val="344449"/>
          <w:rPrChange w:id="1661" w:author="Vannieuwenhuyze Jorre" w:date="2025-03-27T14:21:00Z" w16du:dateUtc="2025-03-27T13:21:00Z">
            <w:rPr>
              <w:color w:val="344449"/>
              <w:spacing w:val="-4"/>
            </w:rPr>
          </w:rPrChange>
        </w:rPr>
        <w:t xml:space="preserve"> </w:t>
      </w:r>
      <w:r w:rsidRPr="001A436D">
        <w:rPr>
          <w:color w:val="344449"/>
        </w:rPr>
        <w:t>gemeenten.</w:t>
      </w:r>
      <w:r w:rsidRPr="001A436D">
        <w:rPr>
          <w:color w:val="344449"/>
          <w:rPrChange w:id="1662" w:author="Vannieuwenhuyze Jorre" w:date="2025-03-27T14:21:00Z" w16du:dateUtc="2025-03-27T13:21:00Z">
            <w:rPr>
              <w:color w:val="344449"/>
              <w:spacing w:val="22"/>
            </w:rPr>
          </w:rPrChange>
        </w:rPr>
        <w:t xml:space="preserve"> </w:t>
      </w:r>
      <w:commentRangeEnd w:id="1647"/>
      <w:r w:rsidR="008A05DD" w:rsidRPr="001A436D">
        <w:rPr>
          <w:rStyle w:val="CommentReference"/>
        </w:rPr>
        <w:commentReference w:id="1647"/>
      </w:r>
      <w:commentRangeEnd w:id="1648"/>
      <w:r w:rsidR="006003E9" w:rsidRPr="001A436D">
        <w:rPr>
          <w:rStyle w:val="CommentReference"/>
        </w:rPr>
        <w:commentReference w:id="1648"/>
      </w:r>
      <w:commentRangeEnd w:id="1649"/>
      <w:r w:rsidR="00440674" w:rsidRPr="001A436D">
        <w:rPr>
          <w:rStyle w:val="CommentReference"/>
        </w:rPr>
        <w:commentReference w:id="1649"/>
      </w:r>
      <w:r w:rsidRPr="001A436D">
        <w:rPr>
          <w:color w:val="344449"/>
        </w:rPr>
        <w:t>Hetzelfde</w:t>
      </w:r>
      <w:r w:rsidRPr="001A436D">
        <w:rPr>
          <w:color w:val="344449"/>
          <w:rPrChange w:id="1663" w:author="Vannieuwenhuyze Jorre" w:date="2025-03-27T14:21:00Z" w16du:dateUtc="2025-03-27T13:21:00Z">
            <w:rPr>
              <w:color w:val="344449"/>
              <w:spacing w:val="-4"/>
            </w:rPr>
          </w:rPrChange>
        </w:rPr>
        <w:t xml:space="preserve"> </w:t>
      </w:r>
      <w:r w:rsidRPr="001A436D">
        <w:rPr>
          <w:color w:val="344449"/>
        </w:rPr>
        <w:t>gebeurt</w:t>
      </w:r>
      <w:r w:rsidRPr="001A436D">
        <w:rPr>
          <w:color w:val="344449"/>
          <w:rPrChange w:id="1664" w:author="Vannieuwenhuyze Jorre" w:date="2025-03-27T14:21:00Z" w16du:dateUtc="2025-03-27T13:21:00Z">
            <w:rPr>
              <w:color w:val="344449"/>
              <w:spacing w:val="-4"/>
            </w:rPr>
          </w:rPrChange>
        </w:rPr>
        <w:t xml:space="preserve"> </w:t>
      </w:r>
      <w:r w:rsidRPr="001A436D">
        <w:rPr>
          <w:color w:val="344449"/>
        </w:rPr>
        <w:t>met</w:t>
      </w:r>
      <w:r w:rsidRPr="001A436D">
        <w:rPr>
          <w:color w:val="344449"/>
          <w:rPrChange w:id="1665" w:author="Vannieuwenhuyze Jorre" w:date="2025-03-27T14:21:00Z" w16du:dateUtc="2025-03-27T13:21:00Z">
            <w:rPr>
              <w:color w:val="344449"/>
              <w:spacing w:val="-4"/>
            </w:rPr>
          </w:rPrChange>
        </w:rPr>
        <w:t xml:space="preserve"> </w:t>
      </w:r>
      <w:r w:rsidRPr="001A436D">
        <w:rPr>
          <w:color w:val="344449"/>
        </w:rPr>
        <w:t>het</w:t>
      </w:r>
      <w:r w:rsidRPr="001A436D">
        <w:rPr>
          <w:color w:val="344449"/>
          <w:rPrChange w:id="1666" w:author="Vannieuwenhuyze Jorre" w:date="2025-03-27T14:21:00Z" w16du:dateUtc="2025-03-27T13:21:00Z">
            <w:rPr>
              <w:color w:val="344449"/>
              <w:spacing w:val="-4"/>
            </w:rPr>
          </w:rPrChange>
        </w:rPr>
        <w:t xml:space="preserve"> </w:t>
      </w:r>
      <w:r w:rsidRPr="001A436D">
        <w:rPr>
          <w:color w:val="344449"/>
        </w:rPr>
        <w:t>concept</w:t>
      </w:r>
      <w:r w:rsidRPr="001A436D">
        <w:rPr>
          <w:color w:val="344449"/>
          <w:rPrChange w:id="1667" w:author="Vannieuwenhuyze Jorre" w:date="2025-03-27T14:21:00Z" w16du:dateUtc="2025-03-27T13:21:00Z">
            <w:rPr>
              <w:color w:val="344449"/>
              <w:spacing w:val="-4"/>
            </w:rPr>
          </w:rPrChange>
        </w:rPr>
        <w:t xml:space="preserve"> </w:t>
      </w:r>
      <w:r w:rsidRPr="001A436D">
        <w:rPr>
          <w:color w:val="344449"/>
        </w:rPr>
        <w:t>jaartal</w:t>
      </w:r>
      <w:r w:rsidRPr="001A436D">
        <w:rPr>
          <w:color w:val="344449"/>
          <w:rPrChange w:id="1668" w:author="Vannieuwenhuyze Jorre" w:date="2025-03-27T14:21:00Z" w16du:dateUtc="2025-03-27T13:21:00Z">
            <w:rPr>
              <w:color w:val="344449"/>
              <w:spacing w:val="-4"/>
            </w:rPr>
          </w:rPrChange>
        </w:rPr>
        <w:t xml:space="preserve"> </w:t>
      </w:r>
      <w:r w:rsidRPr="001A436D">
        <w:rPr>
          <w:color w:val="344449"/>
        </w:rPr>
        <w:t>wan‐ neer we aantallen inwoners combineren over verschillende jaren heen voor een tijdreeks.</w:t>
      </w:r>
      <w:r w:rsidRPr="001A436D">
        <w:rPr>
          <w:color w:val="344449"/>
          <w:rPrChange w:id="1669" w:author="Vannieuwenhuyze Jorre" w:date="2025-03-27T14:21:00Z" w16du:dateUtc="2025-03-27T13:21:00Z">
            <w:rPr>
              <w:color w:val="344449"/>
              <w:spacing w:val="40"/>
            </w:rPr>
          </w:rPrChange>
        </w:rPr>
        <w:t xml:space="preserve"> </w:t>
      </w:r>
      <w:r w:rsidRPr="001A436D">
        <w:rPr>
          <w:color w:val="344449"/>
        </w:rPr>
        <w:t>Omgekeerd kan een dimensie ook een attribuut worden wanneer we een</w:t>
      </w:r>
      <w:r w:rsidRPr="001A436D">
        <w:rPr>
          <w:color w:val="344449"/>
          <w:rPrChange w:id="1670" w:author="Vannieuwenhuyze Jorre" w:date="2025-03-27T14:21:00Z" w16du:dateUtc="2025-03-27T13:21:00Z">
            <w:rPr>
              <w:color w:val="344449"/>
              <w:spacing w:val="-8"/>
            </w:rPr>
          </w:rPrChange>
        </w:rPr>
        <w:t xml:space="preserve"> </w:t>
      </w:r>
      <w:r w:rsidRPr="001A436D">
        <w:rPr>
          <w:color w:val="344449"/>
        </w:rPr>
        <w:t>tabel</w:t>
      </w:r>
      <w:r w:rsidRPr="001A436D">
        <w:rPr>
          <w:color w:val="344449"/>
          <w:rPrChange w:id="1671" w:author="Vannieuwenhuyze Jorre" w:date="2025-03-27T14:21:00Z" w16du:dateUtc="2025-03-27T13:21:00Z">
            <w:rPr>
              <w:color w:val="344449"/>
              <w:spacing w:val="-8"/>
            </w:rPr>
          </w:rPrChange>
        </w:rPr>
        <w:t xml:space="preserve"> </w:t>
      </w:r>
      <w:r w:rsidRPr="001A436D">
        <w:rPr>
          <w:color w:val="344449"/>
        </w:rPr>
        <w:t>opsplitsen</w:t>
      </w:r>
      <w:r w:rsidRPr="001A436D">
        <w:rPr>
          <w:color w:val="344449"/>
          <w:rPrChange w:id="1672" w:author="Vannieuwenhuyze Jorre" w:date="2025-03-27T14:21:00Z" w16du:dateUtc="2025-03-27T13:21:00Z">
            <w:rPr>
              <w:color w:val="344449"/>
              <w:spacing w:val="-8"/>
            </w:rPr>
          </w:rPrChange>
        </w:rPr>
        <w:t xml:space="preserve"> </w:t>
      </w:r>
      <w:r w:rsidRPr="001A436D">
        <w:rPr>
          <w:color w:val="344449"/>
        </w:rPr>
        <w:t>volgens</w:t>
      </w:r>
      <w:r w:rsidRPr="001A436D">
        <w:rPr>
          <w:color w:val="344449"/>
          <w:rPrChange w:id="1673" w:author="Vannieuwenhuyze Jorre" w:date="2025-03-27T14:21:00Z" w16du:dateUtc="2025-03-27T13:21:00Z">
            <w:rPr>
              <w:color w:val="344449"/>
              <w:spacing w:val="-7"/>
            </w:rPr>
          </w:rPrChange>
        </w:rPr>
        <w:t xml:space="preserve"> </w:t>
      </w:r>
      <w:r w:rsidRPr="001A436D">
        <w:rPr>
          <w:color w:val="344449"/>
        </w:rPr>
        <w:t>die</w:t>
      </w:r>
      <w:r w:rsidRPr="001A436D">
        <w:rPr>
          <w:color w:val="344449"/>
          <w:rPrChange w:id="1674" w:author="Vannieuwenhuyze Jorre" w:date="2025-03-27T14:21:00Z" w16du:dateUtc="2025-03-27T13:21:00Z">
            <w:rPr>
              <w:color w:val="344449"/>
              <w:spacing w:val="-7"/>
            </w:rPr>
          </w:rPrChange>
        </w:rPr>
        <w:t xml:space="preserve"> </w:t>
      </w:r>
      <w:r w:rsidRPr="001A436D">
        <w:rPr>
          <w:color w:val="344449"/>
        </w:rPr>
        <w:t>dimensie. Bijvoorbeeld,</w:t>
      </w:r>
      <w:r w:rsidRPr="001A436D">
        <w:rPr>
          <w:color w:val="344449"/>
          <w:rPrChange w:id="1675" w:author="Vannieuwenhuyze Jorre" w:date="2025-03-27T14:21:00Z" w16du:dateUtc="2025-03-27T13:21:00Z">
            <w:rPr>
              <w:color w:val="344449"/>
              <w:spacing w:val="-7"/>
            </w:rPr>
          </w:rPrChange>
        </w:rPr>
        <w:t xml:space="preserve"> </w:t>
      </w:r>
      <w:r w:rsidRPr="001A436D">
        <w:rPr>
          <w:color w:val="344449"/>
        </w:rPr>
        <w:t>als</w:t>
      </w:r>
      <w:r w:rsidRPr="001A436D">
        <w:rPr>
          <w:color w:val="344449"/>
          <w:rPrChange w:id="1676" w:author="Vannieuwenhuyze Jorre" w:date="2025-03-27T14:21:00Z" w16du:dateUtc="2025-03-27T13:21:00Z">
            <w:rPr>
              <w:color w:val="344449"/>
              <w:spacing w:val="-7"/>
            </w:rPr>
          </w:rPrChange>
        </w:rPr>
        <w:t xml:space="preserve"> </w:t>
      </w:r>
      <w:r w:rsidRPr="001A436D">
        <w:rPr>
          <w:color w:val="344449"/>
        </w:rPr>
        <w:t>we</w:t>
      </w:r>
      <w:r w:rsidRPr="001A436D">
        <w:rPr>
          <w:color w:val="344449"/>
          <w:rPrChange w:id="1677" w:author="Vannieuwenhuyze Jorre" w:date="2025-03-27T14:21:00Z" w16du:dateUtc="2025-03-27T13:21:00Z">
            <w:rPr>
              <w:color w:val="344449"/>
              <w:spacing w:val="-7"/>
            </w:rPr>
          </w:rPrChange>
        </w:rPr>
        <w:t xml:space="preserve"> </w:t>
      </w:r>
      <w:r w:rsidRPr="001A436D">
        <w:rPr>
          <w:color w:val="344449"/>
        </w:rPr>
        <w:t>longitudinale</w:t>
      </w:r>
      <w:r w:rsidRPr="001A436D">
        <w:rPr>
          <w:color w:val="344449"/>
          <w:rPrChange w:id="1678" w:author="Vannieuwenhuyze Jorre" w:date="2025-03-27T14:21:00Z" w16du:dateUtc="2025-03-27T13:21:00Z">
            <w:rPr>
              <w:color w:val="344449"/>
              <w:spacing w:val="-7"/>
            </w:rPr>
          </w:rPrChange>
        </w:rPr>
        <w:t xml:space="preserve"> </w:t>
      </w:r>
      <w:r w:rsidRPr="001A436D">
        <w:rPr>
          <w:color w:val="344449"/>
        </w:rPr>
        <w:t>data op jaarbasis opsplitsen in aparte tabellen per jaartal, wordt jaartal in die nieuwe tabellen slechts een attribuut in plaats van een dimensie.</w:t>
      </w:r>
      <w:r w:rsidRPr="001A436D">
        <w:rPr>
          <w:color w:val="344449"/>
          <w:rPrChange w:id="1679" w:author="Vannieuwenhuyze Jorre" w:date="2025-03-27T14:21:00Z" w16du:dateUtc="2025-03-27T13:21:00Z">
            <w:rPr>
              <w:color w:val="344449"/>
              <w:spacing w:val="40"/>
            </w:rPr>
          </w:rPrChange>
        </w:rPr>
        <w:t xml:space="preserve"> </w:t>
      </w:r>
      <w:r w:rsidRPr="001A436D">
        <w:rPr>
          <w:color w:val="344449"/>
        </w:rPr>
        <w:t>Het verschil tussen at</w:t>
      </w:r>
      <w:del w:id="1680" w:author="Vannieuwenhuyze Jorre" w:date="2025-03-27T15:01:00Z" w16du:dateUtc="2025-03-27T14:01:00Z">
        <w:r w:rsidRPr="001A436D" w:rsidDel="005C1598">
          <w:rPr>
            <w:color w:val="344449"/>
          </w:rPr>
          <w:delText xml:space="preserve">‐ </w:delText>
        </w:r>
      </w:del>
      <w:r w:rsidRPr="001A436D">
        <w:rPr>
          <w:color w:val="344449"/>
        </w:rPr>
        <w:t>tributen en dimensies is dus relatief want het hangt af van welke tabel je precies bekijkt.</w:t>
      </w:r>
      <w:r w:rsidRPr="001A436D">
        <w:rPr>
          <w:color w:val="344449"/>
          <w:rPrChange w:id="1681" w:author="Vannieuwenhuyze Jorre" w:date="2025-03-27T14:21:00Z" w16du:dateUtc="2025-03-27T13:21:00Z">
            <w:rPr>
              <w:color w:val="344449"/>
              <w:spacing w:val="8"/>
            </w:rPr>
          </w:rPrChange>
        </w:rPr>
        <w:t xml:space="preserve"> </w:t>
      </w:r>
      <w:r w:rsidRPr="001A436D">
        <w:rPr>
          <w:color w:val="344449"/>
        </w:rPr>
        <w:t>Over</w:t>
      </w:r>
      <w:r w:rsidRPr="001A436D">
        <w:rPr>
          <w:color w:val="344449"/>
          <w:rPrChange w:id="1682" w:author="Vannieuwenhuyze Jorre" w:date="2025-03-27T14:21:00Z" w16du:dateUtc="2025-03-27T13:21:00Z">
            <w:rPr>
              <w:color w:val="344449"/>
              <w:spacing w:val="-9"/>
            </w:rPr>
          </w:rPrChange>
        </w:rPr>
        <w:t xml:space="preserve"> </w:t>
      </w:r>
      <w:r w:rsidRPr="001A436D">
        <w:rPr>
          <w:color w:val="344449"/>
        </w:rPr>
        <w:t>al</w:t>
      </w:r>
      <w:r w:rsidRPr="001A436D">
        <w:rPr>
          <w:color w:val="344449"/>
          <w:rPrChange w:id="1683" w:author="Vannieuwenhuyze Jorre" w:date="2025-03-27T14:21:00Z" w16du:dateUtc="2025-03-27T13:21:00Z">
            <w:rPr>
              <w:color w:val="344449"/>
              <w:spacing w:val="-10"/>
            </w:rPr>
          </w:rPrChange>
        </w:rPr>
        <w:t xml:space="preserve"> </w:t>
      </w:r>
      <w:r w:rsidRPr="001A436D">
        <w:rPr>
          <w:color w:val="344449"/>
        </w:rPr>
        <w:t>mogelijke</w:t>
      </w:r>
      <w:r w:rsidRPr="001A436D">
        <w:rPr>
          <w:color w:val="344449"/>
          <w:rPrChange w:id="1684" w:author="Vannieuwenhuyze Jorre" w:date="2025-03-27T14:21:00Z" w16du:dateUtc="2025-03-27T13:21:00Z">
            <w:rPr>
              <w:color w:val="344449"/>
              <w:spacing w:val="-10"/>
            </w:rPr>
          </w:rPrChange>
        </w:rPr>
        <w:t xml:space="preserve"> </w:t>
      </w:r>
      <w:r w:rsidRPr="001A436D">
        <w:rPr>
          <w:color w:val="344449"/>
        </w:rPr>
        <w:t>statistieken</w:t>
      </w:r>
      <w:r w:rsidRPr="001A436D">
        <w:rPr>
          <w:color w:val="344449"/>
          <w:rPrChange w:id="1685" w:author="Vannieuwenhuyze Jorre" w:date="2025-03-27T14:21:00Z" w16du:dateUtc="2025-03-27T13:21:00Z">
            <w:rPr>
              <w:color w:val="344449"/>
              <w:spacing w:val="-10"/>
            </w:rPr>
          </w:rPrChange>
        </w:rPr>
        <w:t xml:space="preserve"> </w:t>
      </w:r>
      <w:r w:rsidRPr="001A436D">
        <w:rPr>
          <w:color w:val="344449"/>
        </w:rPr>
        <w:t>bekeken</w:t>
      </w:r>
      <w:r w:rsidRPr="001A436D">
        <w:rPr>
          <w:color w:val="344449"/>
          <w:rPrChange w:id="1686" w:author="Vannieuwenhuyze Jorre" w:date="2025-03-27T14:21:00Z" w16du:dateUtc="2025-03-27T13:21:00Z">
            <w:rPr>
              <w:color w:val="344449"/>
              <w:spacing w:val="-10"/>
            </w:rPr>
          </w:rPrChange>
        </w:rPr>
        <w:t xml:space="preserve"> </w:t>
      </w:r>
      <w:r w:rsidRPr="001A436D">
        <w:rPr>
          <w:color w:val="344449"/>
        </w:rPr>
        <w:t>zijn</w:t>
      </w:r>
      <w:r w:rsidRPr="001A436D">
        <w:rPr>
          <w:color w:val="344449"/>
          <w:rPrChange w:id="1687" w:author="Vannieuwenhuyze Jorre" w:date="2025-03-27T14:21:00Z" w16du:dateUtc="2025-03-27T13:21:00Z">
            <w:rPr>
              <w:color w:val="344449"/>
              <w:spacing w:val="-9"/>
            </w:rPr>
          </w:rPrChange>
        </w:rPr>
        <w:t xml:space="preserve"> </w:t>
      </w:r>
      <w:r w:rsidRPr="001A436D">
        <w:rPr>
          <w:color w:val="344449"/>
        </w:rPr>
        <w:t>alle</w:t>
      </w:r>
      <w:r w:rsidRPr="001A436D">
        <w:rPr>
          <w:color w:val="344449"/>
          <w:rPrChange w:id="1688" w:author="Vannieuwenhuyze Jorre" w:date="2025-03-27T14:21:00Z" w16du:dateUtc="2025-03-27T13:21:00Z">
            <w:rPr>
              <w:color w:val="344449"/>
              <w:spacing w:val="-9"/>
            </w:rPr>
          </w:rPrChange>
        </w:rPr>
        <w:t xml:space="preserve"> </w:t>
      </w:r>
      <w:r w:rsidRPr="001A436D">
        <w:rPr>
          <w:color w:val="344449"/>
        </w:rPr>
        <w:t>concepten</w:t>
      </w:r>
      <w:r w:rsidRPr="001A436D">
        <w:rPr>
          <w:color w:val="344449"/>
          <w:rPrChange w:id="1689" w:author="Vannieuwenhuyze Jorre" w:date="2025-03-27T14:21:00Z" w16du:dateUtc="2025-03-27T13:21:00Z">
            <w:rPr>
              <w:color w:val="344449"/>
              <w:spacing w:val="-10"/>
            </w:rPr>
          </w:rPrChange>
        </w:rPr>
        <w:t xml:space="preserve"> </w:t>
      </w:r>
      <w:r w:rsidRPr="001A436D">
        <w:rPr>
          <w:color w:val="344449"/>
        </w:rPr>
        <w:t>dimensies</w:t>
      </w:r>
      <w:r w:rsidRPr="001A436D">
        <w:rPr>
          <w:color w:val="344449"/>
          <w:rPrChange w:id="1690" w:author="Vannieuwenhuyze Jorre" w:date="2025-03-27T14:21:00Z" w16du:dateUtc="2025-03-27T13:21:00Z">
            <w:rPr>
              <w:color w:val="344449"/>
              <w:spacing w:val="-9"/>
            </w:rPr>
          </w:rPrChange>
        </w:rPr>
        <w:t xml:space="preserve"> </w:t>
      </w:r>
      <w:r w:rsidRPr="001A436D">
        <w:rPr>
          <w:color w:val="344449"/>
        </w:rPr>
        <w:t>want geen enkele operationele definitie is dezelfde.</w:t>
      </w:r>
    </w:p>
    <w:p w14:paraId="50C53854" w14:textId="77777777" w:rsidR="00D122E5" w:rsidRPr="001A436D" w:rsidRDefault="00D122E5">
      <w:pPr>
        <w:rPr>
          <w:ins w:id="1691" w:author="Vannieuwenhuyze Jorre" w:date="2025-02-18T15:27:00Z" w16du:dateUtc="2025-02-18T14:27:00Z"/>
          <w:color w:val="344449"/>
          <w:sz w:val="24"/>
          <w:szCs w:val="24"/>
        </w:rPr>
      </w:pPr>
      <w:ins w:id="1692" w:author="Vannieuwenhuyze Jorre" w:date="2025-02-18T15:27:00Z" w16du:dateUtc="2025-02-18T14:27:00Z">
        <w:r w:rsidRPr="001A436D">
          <w:rPr>
            <w:color w:val="344449"/>
          </w:rPr>
          <w:br w:type="page"/>
        </w:r>
      </w:ins>
    </w:p>
    <w:p w14:paraId="788A8246" w14:textId="77777777" w:rsidR="001E3564" w:rsidRPr="001A436D" w:rsidRDefault="001E3564">
      <w:pPr>
        <w:pStyle w:val="BodyText"/>
        <w:spacing w:before="137" w:line="237" w:lineRule="auto"/>
        <w:ind w:left="709" w:right="1129"/>
        <w:jc w:val="both"/>
        <w:rPr>
          <w:ins w:id="1693" w:author="Vannieuwenhuyze Jorre" w:date="2025-02-18T15:27:00Z" w16du:dateUtc="2025-02-18T14:27:00Z"/>
          <w:color w:val="344449"/>
        </w:rPr>
      </w:pPr>
    </w:p>
    <w:p w14:paraId="0AABADF0" w14:textId="06153ACB" w:rsidR="00D122E5" w:rsidRPr="001A436D" w:rsidDel="00D122E5" w:rsidRDefault="00D122E5">
      <w:pPr>
        <w:pStyle w:val="BodyText"/>
        <w:spacing w:before="137" w:line="237" w:lineRule="auto"/>
        <w:ind w:left="709" w:right="1129"/>
        <w:jc w:val="both"/>
        <w:rPr>
          <w:del w:id="1694" w:author="Vannieuwenhuyze Jorre" w:date="2025-02-18T15:27:00Z" w16du:dateUtc="2025-02-18T14:27:00Z"/>
        </w:rPr>
      </w:pPr>
    </w:p>
    <w:p w14:paraId="25B3197E" w14:textId="7B41F760" w:rsidR="001E3564" w:rsidRPr="001A436D" w:rsidDel="00D122E5" w:rsidRDefault="002F5345">
      <w:pPr>
        <w:pStyle w:val="BodyText"/>
        <w:spacing w:before="5"/>
        <w:rPr>
          <w:del w:id="1695" w:author="Vannieuwenhuyze Jorre" w:date="2025-02-18T15:27:00Z" w16du:dateUtc="2025-02-18T14:27:00Z"/>
          <w:sz w:val="10"/>
        </w:rPr>
      </w:pPr>
      <w:r w:rsidRPr="001A436D">
        <w:rPr>
          <w:noProof/>
          <w:sz w:val="10"/>
        </w:rPr>
        <mc:AlternateContent>
          <mc:Choice Requires="wpg">
            <w:drawing>
              <wp:anchor distT="0" distB="0" distL="0" distR="0" simplePos="0" relativeHeight="251658249" behindDoc="1" locked="0" layoutInCell="1" allowOverlap="1" wp14:anchorId="25B31B30" wp14:editId="6F4F67F0">
                <wp:simplePos x="0" y="0"/>
                <wp:positionH relativeFrom="page">
                  <wp:posOffset>1243965</wp:posOffset>
                </wp:positionH>
                <wp:positionV relativeFrom="paragraph">
                  <wp:posOffset>93345</wp:posOffset>
                </wp:positionV>
                <wp:extent cx="5050790" cy="273240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0790" cy="2732405"/>
                          <a:chOff x="-10633" y="0"/>
                          <a:chExt cx="5051294" cy="2732894"/>
                        </a:xfrm>
                      </wpg:grpSpPr>
                      <wps:wsp>
                        <wps:cNvPr id="29" name="Graphic 29"/>
                        <wps:cNvSpPr/>
                        <wps:spPr>
                          <a:xfrm>
                            <a:off x="0" y="0"/>
                            <a:ext cx="5040630" cy="1161415"/>
                          </a:xfrm>
                          <a:custGeom>
                            <a:avLst/>
                            <a:gdLst/>
                            <a:ahLst/>
                            <a:cxnLst/>
                            <a:rect l="l" t="t" r="r" b="b"/>
                            <a:pathLst>
                              <a:path w="5040630" h="1161415">
                                <a:moveTo>
                                  <a:pt x="5016024" y="0"/>
                                </a:moveTo>
                                <a:lnTo>
                                  <a:pt x="24039" y="0"/>
                                </a:lnTo>
                                <a:lnTo>
                                  <a:pt x="14682" y="1889"/>
                                </a:lnTo>
                                <a:lnTo>
                                  <a:pt x="7041" y="7041"/>
                                </a:lnTo>
                                <a:lnTo>
                                  <a:pt x="1889" y="14682"/>
                                </a:lnTo>
                                <a:lnTo>
                                  <a:pt x="0" y="24040"/>
                                </a:lnTo>
                                <a:lnTo>
                                  <a:pt x="0" y="1137036"/>
                                </a:lnTo>
                                <a:lnTo>
                                  <a:pt x="1889" y="1146394"/>
                                </a:lnTo>
                                <a:lnTo>
                                  <a:pt x="7041" y="1154035"/>
                                </a:lnTo>
                                <a:lnTo>
                                  <a:pt x="14682" y="1159187"/>
                                </a:lnTo>
                                <a:lnTo>
                                  <a:pt x="24039" y="1161076"/>
                                </a:lnTo>
                                <a:lnTo>
                                  <a:pt x="5016024" y="1161076"/>
                                </a:lnTo>
                                <a:lnTo>
                                  <a:pt x="5025382" y="1159187"/>
                                </a:lnTo>
                                <a:lnTo>
                                  <a:pt x="5033023" y="1154035"/>
                                </a:lnTo>
                                <a:lnTo>
                                  <a:pt x="5038175" y="1146394"/>
                                </a:lnTo>
                                <a:lnTo>
                                  <a:pt x="5040064" y="1137036"/>
                                </a:lnTo>
                                <a:lnTo>
                                  <a:pt x="5040064" y="24040"/>
                                </a:lnTo>
                                <a:lnTo>
                                  <a:pt x="5038175" y="14682"/>
                                </a:lnTo>
                                <a:lnTo>
                                  <a:pt x="5033023" y="7041"/>
                                </a:lnTo>
                                <a:lnTo>
                                  <a:pt x="5025382" y="1889"/>
                                </a:lnTo>
                                <a:lnTo>
                                  <a:pt x="5016024" y="0"/>
                                </a:lnTo>
                                <a:close/>
                              </a:path>
                            </a:pathLst>
                          </a:custGeom>
                          <a:solidFill>
                            <a:srgbClr val="989898"/>
                          </a:solidFill>
                        </wps:spPr>
                        <wps:bodyPr wrap="square" lIns="0" tIns="0" rIns="0" bIns="0" rtlCol="0">
                          <a:prstTxWarp prst="textNoShape">
                            <a:avLst/>
                          </a:prstTxWarp>
                          <a:noAutofit/>
                        </wps:bodyPr>
                      </wps:wsp>
                      <wps:wsp>
                        <wps:cNvPr id="30" name="Graphic 30"/>
                        <wps:cNvSpPr/>
                        <wps:spPr>
                          <a:xfrm>
                            <a:off x="-10633" y="11387"/>
                            <a:ext cx="5039423" cy="2721507"/>
                          </a:xfrm>
                          <a:custGeom>
                            <a:avLst/>
                            <a:gdLst/>
                            <a:ahLst/>
                            <a:cxnLst/>
                            <a:rect l="l" t="t" r="r" b="b"/>
                            <a:pathLst>
                              <a:path w="4999990" h="1138555">
                                <a:moveTo>
                                  <a:pt x="4994212" y="0"/>
                                </a:moveTo>
                                <a:lnTo>
                                  <a:pt x="5664" y="0"/>
                                </a:lnTo>
                                <a:lnTo>
                                  <a:pt x="0" y="5664"/>
                                </a:lnTo>
                                <a:lnTo>
                                  <a:pt x="0" y="1125649"/>
                                </a:lnTo>
                                <a:lnTo>
                                  <a:pt x="0" y="1132637"/>
                                </a:lnTo>
                                <a:lnTo>
                                  <a:pt x="5664" y="1138302"/>
                                </a:lnTo>
                                <a:lnTo>
                                  <a:pt x="4994212" y="1138302"/>
                                </a:lnTo>
                                <a:lnTo>
                                  <a:pt x="4999877" y="1132637"/>
                                </a:lnTo>
                                <a:lnTo>
                                  <a:pt x="4999877" y="5664"/>
                                </a:lnTo>
                                <a:lnTo>
                                  <a:pt x="4994212" y="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5" cstate="print"/>
                          <a:stretch>
                            <a:fillRect/>
                          </a:stretch>
                        </pic:blipFill>
                        <pic:spPr>
                          <a:xfrm>
                            <a:off x="130022" y="146599"/>
                            <a:ext cx="180000" cy="206896"/>
                          </a:xfrm>
                          <a:prstGeom prst="rect">
                            <a:avLst/>
                          </a:prstGeom>
                        </pic:spPr>
                      </pic:pic>
                      <wps:wsp>
                        <wps:cNvPr id="32" name="Textbox 32"/>
                        <wps:cNvSpPr txBox="1"/>
                        <wps:spPr>
                          <a:xfrm>
                            <a:off x="29466" y="753"/>
                            <a:ext cx="5011195" cy="2721181"/>
                          </a:xfrm>
                          <a:prstGeom prst="rect">
                            <a:avLst/>
                          </a:prstGeom>
                        </wps:spPr>
                        <wps:txbx>
                          <w:txbxContent>
                            <w:p w14:paraId="25B31B66" w14:textId="63D5106E" w:rsidR="001E3564" w:rsidRDefault="002F5345">
                              <w:pPr>
                                <w:spacing w:before="162" w:line="235" w:lineRule="auto"/>
                                <w:ind w:left="612" w:right="323"/>
                                <w:jc w:val="both"/>
                                <w:rPr>
                                  <w:ins w:id="1696" w:author="Vannieuwenhuyze Jorre" w:date="2025-02-18T15:25:00Z" w16du:dateUtc="2025-02-18T14:25:00Z"/>
                                  <w:i/>
                                  <w:color w:val="344449"/>
                                  <w:sz w:val="20"/>
                                </w:rPr>
                              </w:pPr>
                              <w:r>
                                <w:rPr>
                                  <w:i/>
                                  <w:color w:val="344449"/>
                                  <w:sz w:val="20"/>
                                </w:rPr>
                                <w:t>We</w:t>
                              </w:r>
                              <w:r>
                                <w:rPr>
                                  <w:i/>
                                  <w:color w:val="344449"/>
                                  <w:spacing w:val="-12"/>
                                  <w:sz w:val="20"/>
                                </w:rPr>
                                <w:t xml:space="preserve"> </w:t>
                              </w:r>
                              <w:r>
                                <w:rPr>
                                  <w:i/>
                                  <w:color w:val="344449"/>
                                  <w:sz w:val="20"/>
                                </w:rPr>
                                <w:t>hebben</w:t>
                              </w:r>
                              <w:r>
                                <w:rPr>
                                  <w:i/>
                                  <w:color w:val="344449"/>
                                  <w:spacing w:val="-11"/>
                                  <w:sz w:val="20"/>
                                </w:rPr>
                                <w:t xml:space="preserve"> </w:t>
                              </w:r>
                              <w:r>
                                <w:rPr>
                                  <w:i/>
                                  <w:color w:val="344449"/>
                                  <w:sz w:val="20"/>
                                </w:rPr>
                                <w:t>hier</w:t>
                              </w:r>
                              <w:r>
                                <w:rPr>
                                  <w:i/>
                                  <w:color w:val="344449"/>
                                  <w:spacing w:val="-11"/>
                                  <w:sz w:val="20"/>
                                </w:rPr>
                                <w:t xml:space="preserve"> </w:t>
                              </w:r>
                              <w:r>
                                <w:rPr>
                                  <w:i/>
                                  <w:color w:val="344449"/>
                                  <w:sz w:val="20"/>
                                </w:rPr>
                                <w:t>een</w:t>
                              </w:r>
                              <w:r>
                                <w:rPr>
                                  <w:i/>
                                  <w:color w:val="344449"/>
                                  <w:spacing w:val="-12"/>
                                  <w:sz w:val="20"/>
                                </w:rPr>
                                <w:t xml:space="preserve"> </w:t>
                              </w:r>
                              <w:r>
                                <w:rPr>
                                  <w:i/>
                                  <w:color w:val="344449"/>
                                  <w:sz w:val="20"/>
                                </w:rPr>
                                <w:t>hiaat</w:t>
                              </w:r>
                              <w:r>
                                <w:rPr>
                                  <w:i/>
                                  <w:color w:val="344449"/>
                                  <w:spacing w:val="-11"/>
                                  <w:sz w:val="20"/>
                                </w:rPr>
                                <w:t xml:space="preserve"> </w:t>
                              </w:r>
                              <w:r>
                                <w:rPr>
                                  <w:i/>
                                  <w:color w:val="344449"/>
                                  <w:sz w:val="20"/>
                                </w:rPr>
                                <w:t>in</w:t>
                              </w:r>
                              <w:r>
                                <w:rPr>
                                  <w:i/>
                                  <w:color w:val="344449"/>
                                  <w:spacing w:val="-11"/>
                                  <w:sz w:val="20"/>
                                </w:rPr>
                                <w:t xml:space="preserve"> </w:t>
                              </w:r>
                              <w:r>
                                <w:rPr>
                                  <w:i/>
                                  <w:color w:val="344449"/>
                                  <w:sz w:val="20"/>
                                </w:rPr>
                                <w:t>het</w:t>
                              </w:r>
                              <w:r>
                                <w:rPr>
                                  <w:i/>
                                  <w:color w:val="344449"/>
                                  <w:spacing w:val="-12"/>
                                  <w:sz w:val="20"/>
                                </w:rPr>
                                <w:t xml:space="preserve"> </w:t>
                              </w:r>
                              <w:r>
                                <w:rPr>
                                  <w:i/>
                                  <w:color w:val="344449"/>
                                  <w:sz w:val="20"/>
                                </w:rPr>
                                <w:t>SDMX</w:t>
                              </w:r>
                              <w:r>
                                <w:rPr>
                                  <w:i/>
                                  <w:color w:val="344449"/>
                                  <w:spacing w:val="-11"/>
                                  <w:sz w:val="20"/>
                                </w:rPr>
                                <w:t xml:space="preserve"> </w:t>
                              </w:r>
                              <w:r>
                                <w:rPr>
                                  <w:i/>
                                  <w:color w:val="344449"/>
                                  <w:sz w:val="20"/>
                                </w:rPr>
                                <w:t>model</w:t>
                              </w:r>
                              <w:r>
                                <w:rPr>
                                  <w:i/>
                                  <w:color w:val="344449"/>
                                  <w:spacing w:val="-11"/>
                                  <w:sz w:val="20"/>
                                </w:rPr>
                                <w:t xml:space="preserve"> </w:t>
                              </w:r>
                              <w:r>
                                <w:rPr>
                                  <w:i/>
                                  <w:color w:val="344449"/>
                                  <w:sz w:val="20"/>
                                </w:rPr>
                                <w:t>blootgelegd.</w:t>
                              </w:r>
                              <w:r>
                                <w:rPr>
                                  <w:i/>
                                  <w:color w:val="344449"/>
                                  <w:spacing w:val="-10"/>
                                  <w:sz w:val="20"/>
                                </w:rPr>
                                <w:t xml:space="preserve"> </w:t>
                              </w:r>
                              <w:r>
                                <w:rPr>
                                  <w:i/>
                                  <w:color w:val="344449"/>
                                  <w:sz w:val="20"/>
                                </w:rPr>
                                <w:t>De</w:t>
                              </w:r>
                              <w:r>
                                <w:rPr>
                                  <w:i/>
                                  <w:color w:val="344449"/>
                                  <w:spacing w:val="-11"/>
                                  <w:sz w:val="20"/>
                                </w:rPr>
                                <w:t xml:space="preserve"> </w:t>
                              </w:r>
                              <w:r>
                                <w:rPr>
                                  <w:i/>
                                  <w:color w:val="344449"/>
                                  <w:sz w:val="20"/>
                                </w:rPr>
                                <w:t>documentatie</w:t>
                              </w:r>
                              <w:r>
                                <w:rPr>
                                  <w:i/>
                                  <w:color w:val="344449"/>
                                  <w:spacing w:val="-11"/>
                                  <w:sz w:val="20"/>
                                </w:rPr>
                                <w:t xml:space="preserve"> </w:t>
                              </w:r>
                              <w:r>
                                <w:rPr>
                                  <w:i/>
                                  <w:color w:val="344449"/>
                                  <w:sz w:val="20"/>
                                </w:rPr>
                                <w:t>van</w:t>
                              </w:r>
                              <w:r>
                                <w:rPr>
                                  <w:i/>
                                  <w:color w:val="344449"/>
                                  <w:spacing w:val="-12"/>
                                  <w:sz w:val="20"/>
                                </w:rPr>
                                <w:t xml:space="preserve"> </w:t>
                              </w:r>
                              <w:r>
                                <w:rPr>
                                  <w:i/>
                                  <w:color w:val="344449"/>
                                  <w:sz w:val="20"/>
                                </w:rPr>
                                <w:t>SDMX bespreekt</w:t>
                              </w:r>
                              <w:r>
                                <w:rPr>
                                  <w:i/>
                                  <w:color w:val="344449"/>
                                  <w:spacing w:val="-7"/>
                                  <w:sz w:val="20"/>
                                </w:rPr>
                                <w:t xml:space="preserve"> </w:t>
                              </w:r>
                              <w:r>
                                <w:rPr>
                                  <w:i/>
                                  <w:color w:val="344449"/>
                                  <w:sz w:val="20"/>
                                </w:rPr>
                                <w:t>nergens</w:t>
                              </w:r>
                              <w:r>
                                <w:rPr>
                                  <w:i/>
                                  <w:color w:val="344449"/>
                                  <w:spacing w:val="-7"/>
                                  <w:sz w:val="20"/>
                                </w:rPr>
                                <w:t xml:space="preserve"> </w:t>
                              </w:r>
                              <w:r>
                                <w:rPr>
                                  <w:i/>
                                  <w:color w:val="344449"/>
                                  <w:sz w:val="20"/>
                                </w:rPr>
                                <w:t>hoe</w:t>
                              </w:r>
                              <w:r>
                                <w:rPr>
                                  <w:i/>
                                  <w:color w:val="344449"/>
                                  <w:spacing w:val="-7"/>
                                  <w:sz w:val="20"/>
                                </w:rPr>
                                <w:t xml:space="preserve"> </w:t>
                              </w:r>
                              <w:r>
                                <w:rPr>
                                  <w:i/>
                                  <w:color w:val="344449"/>
                                  <w:sz w:val="20"/>
                                </w:rPr>
                                <w:t>attributen</w:t>
                              </w:r>
                              <w:r>
                                <w:rPr>
                                  <w:i/>
                                  <w:color w:val="344449"/>
                                  <w:spacing w:val="-7"/>
                                  <w:sz w:val="20"/>
                                </w:rPr>
                                <w:t xml:space="preserve"> </w:t>
                              </w:r>
                              <w:r>
                                <w:rPr>
                                  <w:i/>
                                  <w:color w:val="344449"/>
                                  <w:sz w:val="20"/>
                                </w:rPr>
                                <w:t>dimensies</w:t>
                              </w:r>
                              <w:r>
                                <w:rPr>
                                  <w:i/>
                                  <w:color w:val="344449"/>
                                  <w:spacing w:val="-7"/>
                                  <w:sz w:val="20"/>
                                </w:rPr>
                                <w:t xml:space="preserve"> </w:t>
                              </w:r>
                              <w:r>
                                <w:rPr>
                                  <w:i/>
                                  <w:color w:val="344449"/>
                                  <w:sz w:val="20"/>
                                </w:rPr>
                                <w:t>kunnen</w:t>
                              </w:r>
                              <w:r>
                                <w:rPr>
                                  <w:i/>
                                  <w:color w:val="344449"/>
                                  <w:spacing w:val="-7"/>
                                  <w:sz w:val="20"/>
                                </w:rPr>
                                <w:t xml:space="preserve"> </w:t>
                              </w:r>
                              <w:r>
                                <w:rPr>
                                  <w:i/>
                                  <w:color w:val="344449"/>
                                  <w:sz w:val="20"/>
                                </w:rPr>
                                <w:t>worden</w:t>
                              </w:r>
                              <w:r>
                                <w:rPr>
                                  <w:i/>
                                  <w:color w:val="344449"/>
                                  <w:spacing w:val="-7"/>
                                  <w:sz w:val="20"/>
                                </w:rPr>
                                <w:t xml:space="preserve"> </w:t>
                              </w:r>
                              <w:r>
                                <w:rPr>
                                  <w:i/>
                                  <w:color w:val="344449"/>
                                  <w:sz w:val="20"/>
                                </w:rPr>
                                <w:t>of</w:t>
                              </w:r>
                              <w:r>
                                <w:rPr>
                                  <w:i/>
                                  <w:color w:val="344449"/>
                                  <w:spacing w:val="-7"/>
                                  <w:sz w:val="20"/>
                                </w:rPr>
                                <w:t xml:space="preserve"> </w:t>
                              </w:r>
                              <w:r>
                                <w:rPr>
                                  <w:i/>
                                  <w:color w:val="344449"/>
                                  <w:sz w:val="20"/>
                                </w:rPr>
                                <w:t>vice</w:t>
                              </w:r>
                              <w:r>
                                <w:rPr>
                                  <w:i/>
                                  <w:color w:val="344449"/>
                                  <w:spacing w:val="-7"/>
                                  <w:sz w:val="20"/>
                                </w:rPr>
                                <w:t xml:space="preserve"> </w:t>
                              </w:r>
                              <w:r>
                                <w:rPr>
                                  <w:i/>
                                  <w:color w:val="344449"/>
                                  <w:sz w:val="20"/>
                                </w:rPr>
                                <w:t>versa</w:t>
                              </w:r>
                              <w:r>
                                <w:rPr>
                                  <w:i/>
                                  <w:color w:val="344449"/>
                                  <w:spacing w:val="-7"/>
                                  <w:sz w:val="20"/>
                                </w:rPr>
                                <w:t xml:space="preserve"> </w:t>
                              </w:r>
                              <w:r>
                                <w:rPr>
                                  <w:i/>
                                  <w:color w:val="344449"/>
                                  <w:sz w:val="20"/>
                                </w:rPr>
                                <w:t>wanneer</w:t>
                              </w:r>
                              <w:r>
                                <w:rPr>
                                  <w:i/>
                                  <w:color w:val="344449"/>
                                  <w:spacing w:val="-7"/>
                                  <w:sz w:val="20"/>
                                </w:rPr>
                                <w:t xml:space="preserve"> </w:t>
                              </w:r>
                              <w:r>
                                <w:rPr>
                                  <w:i/>
                                  <w:color w:val="344449"/>
                                  <w:sz w:val="20"/>
                                </w:rPr>
                                <w:t>da</w:t>
                              </w:r>
                              <w:del w:id="1697" w:author="Vannieuwenhuyze Jorre" w:date="2025-02-18T12:33:00Z" w16du:dateUtc="2025-02-18T11:33:00Z">
                                <w:r w:rsidDel="00DE5209">
                                  <w:rPr>
                                    <w:i/>
                                    <w:color w:val="344449"/>
                                    <w:sz w:val="20"/>
                                  </w:rPr>
                                  <w:delText xml:space="preserve">‐ </w:delText>
                                </w:r>
                              </w:del>
                              <w:r>
                                <w:rPr>
                                  <w:i/>
                                  <w:color w:val="344449"/>
                                  <w:sz w:val="20"/>
                                </w:rPr>
                                <w:t>tasets met statistiekreeksen worden samengevoegd of uitgesplitst.</w:t>
                              </w:r>
                              <w:r w:rsidRPr="009C7028">
                                <w:rPr>
                                  <w:i/>
                                  <w:color w:val="344449"/>
                                  <w:sz w:val="20"/>
                                  <w:rPrChange w:id="1698" w:author="Vannieuwenhuyze Jorre" w:date="2025-02-18T15:21:00Z" w16du:dateUtc="2025-02-18T14:21:00Z">
                                    <w:rPr>
                                      <w:i/>
                                      <w:color w:val="344449"/>
                                      <w:spacing w:val="36"/>
                                      <w:sz w:val="20"/>
                                    </w:rPr>
                                  </w:rPrChange>
                                </w:rPr>
                                <w:t xml:space="preserve"> </w:t>
                              </w:r>
                              <w:r>
                                <w:rPr>
                                  <w:i/>
                                  <w:color w:val="344449"/>
                                  <w:sz w:val="20"/>
                                </w:rPr>
                                <w:t>Om deze reden is de</w:t>
                              </w:r>
                              <w:r>
                                <w:rPr>
                                  <w:i/>
                                  <w:color w:val="344449"/>
                                  <w:spacing w:val="-9"/>
                                  <w:sz w:val="20"/>
                                </w:rPr>
                                <w:t xml:space="preserve"> </w:t>
                              </w:r>
                              <w:r>
                                <w:rPr>
                                  <w:i/>
                                  <w:color w:val="344449"/>
                                  <w:sz w:val="20"/>
                                </w:rPr>
                                <w:t>uitwerking</w:t>
                              </w:r>
                              <w:r>
                                <w:rPr>
                                  <w:i/>
                                  <w:color w:val="344449"/>
                                  <w:spacing w:val="-9"/>
                                  <w:sz w:val="20"/>
                                </w:rPr>
                                <w:t xml:space="preserve"> </w:t>
                              </w:r>
                              <w:r>
                                <w:rPr>
                                  <w:i/>
                                  <w:color w:val="344449"/>
                                  <w:sz w:val="20"/>
                                </w:rPr>
                                <w:t>van</w:t>
                              </w:r>
                              <w:r>
                                <w:rPr>
                                  <w:i/>
                                  <w:color w:val="344449"/>
                                  <w:spacing w:val="-9"/>
                                  <w:sz w:val="20"/>
                                </w:rPr>
                                <w:t xml:space="preserve"> </w:t>
                              </w:r>
                              <w:r>
                                <w:rPr>
                                  <w:i/>
                                  <w:color w:val="344449"/>
                                  <w:sz w:val="20"/>
                                </w:rPr>
                                <w:t>attributen</w:t>
                              </w:r>
                              <w:r>
                                <w:rPr>
                                  <w:i/>
                                  <w:color w:val="344449"/>
                                  <w:spacing w:val="-9"/>
                                  <w:sz w:val="20"/>
                                </w:rPr>
                                <w:t xml:space="preserve"> </w:t>
                              </w:r>
                              <w:r>
                                <w:rPr>
                                  <w:i/>
                                  <w:color w:val="344449"/>
                                  <w:sz w:val="20"/>
                                </w:rPr>
                                <w:t>in</w:t>
                              </w:r>
                              <w:r>
                                <w:rPr>
                                  <w:i/>
                                  <w:color w:val="344449"/>
                                  <w:spacing w:val="-9"/>
                                  <w:sz w:val="20"/>
                                </w:rPr>
                                <w:t xml:space="preserve"> </w:t>
                              </w:r>
                              <w:r>
                                <w:rPr>
                                  <w:i/>
                                  <w:color w:val="344449"/>
                                  <w:sz w:val="20"/>
                                </w:rPr>
                                <w:t>het</w:t>
                              </w:r>
                              <w:r>
                                <w:rPr>
                                  <w:i/>
                                  <w:color w:val="344449"/>
                                  <w:spacing w:val="-9"/>
                                  <w:sz w:val="20"/>
                                </w:rPr>
                                <w:t xml:space="preserve"> </w:t>
                              </w:r>
                              <w:r>
                                <w:rPr>
                                  <w:i/>
                                  <w:color w:val="344449"/>
                                  <w:sz w:val="20"/>
                                </w:rPr>
                                <w:t>model</w:t>
                              </w:r>
                              <w:r>
                                <w:rPr>
                                  <w:i/>
                                  <w:color w:val="344449"/>
                                  <w:spacing w:val="-9"/>
                                  <w:sz w:val="20"/>
                                </w:rPr>
                                <w:t xml:space="preserve"> </w:t>
                              </w:r>
                              <w:r>
                                <w:rPr>
                                  <w:i/>
                                  <w:color w:val="344449"/>
                                  <w:sz w:val="20"/>
                                </w:rPr>
                                <w:t>ook</w:t>
                              </w:r>
                              <w:r>
                                <w:rPr>
                                  <w:i/>
                                  <w:color w:val="344449"/>
                                  <w:spacing w:val="-9"/>
                                  <w:sz w:val="20"/>
                                </w:rPr>
                                <w:t xml:space="preserve"> </w:t>
                              </w:r>
                              <w:r>
                                <w:rPr>
                                  <w:i/>
                                  <w:color w:val="344449"/>
                                  <w:sz w:val="20"/>
                                </w:rPr>
                                <w:t>veel</w:t>
                              </w:r>
                              <w:r>
                                <w:rPr>
                                  <w:i/>
                                  <w:color w:val="344449"/>
                                  <w:spacing w:val="-9"/>
                                  <w:sz w:val="20"/>
                                </w:rPr>
                                <w:t xml:space="preserve"> </w:t>
                              </w:r>
                              <w:r>
                                <w:rPr>
                                  <w:i/>
                                  <w:color w:val="344449"/>
                                  <w:sz w:val="20"/>
                                </w:rPr>
                                <w:t>beperkter</w:t>
                              </w:r>
                              <w:r>
                                <w:rPr>
                                  <w:i/>
                                  <w:color w:val="344449"/>
                                  <w:spacing w:val="-9"/>
                                  <w:sz w:val="20"/>
                                </w:rPr>
                                <w:t xml:space="preserve"> </w:t>
                              </w:r>
                              <w:r>
                                <w:rPr>
                                  <w:i/>
                                  <w:color w:val="344449"/>
                                  <w:sz w:val="20"/>
                                </w:rPr>
                                <w:t>dan</w:t>
                              </w:r>
                              <w:r>
                                <w:rPr>
                                  <w:i/>
                                  <w:color w:val="344449"/>
                                  <w:spacing w:val="-9"/>
                                  <w:sz w:val="20"/>
                                </w:rPr>
                                <w:t xml:space="preserve"> </w:t>
                              </w:r>
                              <w:r>
                                <w:rPr>
                                  <w:i/>
                                  <w:color w:val="344449"/>
                                  <w:sz w:val="20"/>
                                </w:rPr>
                                <w:t>de</w:t>
                              </w:r>
                              <w:r>
                                <w:rPr>
                                  <w:i/>
                                  <w:color w:val="344449"/>
                                  <w:spacing w:val="-9"/>
                                  <w:sz w:val="20"/>
                                </w:rPr>
                                <w:t xml:space="preserve"> </w:t>
                              </w:r>
                              <w:r>
                                <w:rPr>
                                  <w:i/>
                                  <w:color w:val="344449"/>
                                  <w:sz w:val="20"/>
                                </w:rPr>
                                <w:t>uitwerking</w:t>
                              </w:r>
                              <w:r>
                                <w:rPr>
                                  <w:i/>
                                  <w:color w:val="344449"/>
                                  <w:spacing w:val="-9"/>
                                  <w:sz w:val="20"/>
                                </w:rPr>
                                <w:t xml:space="preserve"> </w:t>
                              </w:r>
                              <w:r>
                                <w:rPr>
                                  <w:i/>
                                  <w:color w:val="344449"/>
                                  <w:sz w:val="20"/>
                                </w:rPr>
                                <w:t>van</w:t>
                              </w:r>
                              <w:r>
                                <w:rPr>
                                  <w:i/>
                                  <w:color w:val="344449"/>
                                  <w:spacing w:val="-9"/>
                                  <w:sz w:val="20"/>
                                </w:rPr>
                                <w:t xml:space="preserve"> </w:t>
                              </w:r>
                              <w:r>
                                <w:rPr>
                                  <w:i/>
                                  <w:color w:val="344449"/>
                                  <w:sz w:val="20"/>
                                </w:rPr>
                                <w:t>di</w:t>
                              </w:r>
                              <w:del w:id="1699" w:author="Vannieuwenhuyze Jorre" w:date="2025-02-18T12:33:00Z" w16du:dateUtc="2025-02-18T11:33:00Z">
                                <w:r w:rsidDel="00DE5209">
                                  <w:rPr>
                                    <w:i/>
                                    <w:color w:val="344449"/>
                                    <w:sz w:val="20"/>
                                  </w:rPr>
                                  <w:delText xml:space="preserve">‐ </w:delText>
                                </w:r>
                              </w:del>
                              <w:r>
                                <w:rPr>
                                  <w:i/>
                                  <w:color w:val="344449"/>
                                  <w:spacing w:val="-2"/>
                                  <w:sz w:val="20"/>
                                </w:rPr>
                                <w:t>mensies.</w:t>
                              </w:r>
                              <w:r>
                                <w:rPr>
                                  <w:i/>
                                  <w:color w:val="344449"/>
                                  <w:spacing w:val="20"/>
                                  <w:sz w:val="20"/>
                                </w:rPr>
                                <w:t xml:space="preserve"> </w:t>
                              </w:r>
                              <w:r>
                                <w:rPr>
                                  <w:i/>
                                  <w:color w:val="344449"/>
                                  <w:spacing w:val="-2"/>
                                  <w:sz w:val="20"/>
                                </w:rPr>
                                <w:t>Hierdoor</w:t>
                              </w:r>
                              <w:r>
                                <w:rPr>
                                  <w:i/>
                                  <w:color w:val="344449"/>
                                  <w:spacing w:val="-4"/>
                                  <w:sz w:val="20"/>
                                </w:rPr>
                                <w:t xml:space="preserve"> </w:t>
                              </w:r>
                              <w:r>
                                <w:rPr>
                                  <w:i/>
                                  <w:color w:val="344449"/>
                                  <w:spacing w:val="-2"/>
                                  <w:sz w:val="20"/>
                                </w:rPr>
                                <w:t>kan</w:t>
                              </w:r>
                              <w:r>
                                <w:rPr>
                                  <w:i/>
                                  <w:color w:val="344449"/>
                                  <w:spacing w:val="-4"/>
                                  <w:sz w:val="20"/>
                                </w:rPr>
                                <w:t xml:space="preserve"> </w:t>
                              </w:r>
                              <w:r>
                                <w:rPr>
                                  <w:i/>
                                  <w:color w:val="344449"/>
                                  <w:spacing w:val="-2"/>
                                  <w:sz w:val="20"/>
                                </w:rPr>
                                <w:t>SDMX</w:t>
                              </w:r>
                              <w:r>
                                <w:rPr>
                                  <w:i/>
                                  <w:color w:val="344449"/>
                                  <w:spacing w:val="-4"/>
                                  <w:sz w:val="20"/>
                                </w:rPr>
                                <w:t xml:space="preserve"> </w:t>
                              </w:r>
                              <w:r>
                                <w:rPr>
                                  <w:i/>
                                  <w:color w:val="344449"/>
                                  <w:spacing w:val="-2"/>
                                  <w:sz w:val="20"/>
                                </w:rPr>
                                <w:t>moeilijker</w:t>
                              </w:r>
                              <w:r>
                                <w:rPr>
                                  <w:i/>
                                  <w:color w:val="344449"/>
                                  <w:spacing w:val="-4"/>
                                  <w:sz w:val="20"/>
                                </w:rPr>
                                <w:t xml:space="preserve"> </w:t>
                              </w:r>
                              <w:r>
                                <w:rPr>
                                  <w:i/>
                                  <w:color w:val="344449"/>
                                  <w:spacing w:val="-2"/>
                                  <w:sz w:val="20"/>
                                </w:rPr>
                                <w:t>gelinkt</w:t>
                              </w:r>
                              <w:r>
                                <w:rPr>
                                  <w:i/>
                                  <w:color w:val="344449"/>
                                  <w:spacing w:val="-4"/>
                                  <w:sz w:val="20"/>
                                </w:rPr>
                                <w:t xml:space="preserve"> </w:t>
                              </w:r>
                              <w:r>
                                <w:rPr>
                                  <w:i/>
                                  <w:color w:val="344449"/>
                                  <w:spacing w:val="-2"/>
                                  <w:sz w:val="20"/>
                                </w:rPr>
                                <w:t>worden</w:t>
                              </w:r>
                              <w:r>
                                <w:rPr>
                                  <w:i/>
                                  <w:color w:val="344449"/>
                                  <w:spacing w:val="-4"/>
                                  <w:sz w:val="20"/>
                                </w:rPr>
                                <w:t xml:space="preserve"> </w:t>
                              </w:r>
                              <w:r>
                                <w:rPr>
                                  <w:i/>
                                  <w:color w:val="344449"/>
                                  <w:spacing w:val="-2"/>
                                  <w:sz w:val="20"/>
                                </w:rPr>
                                <w:t>aan</w:t>
                              </w:r>
                              <w:r>
                                <w:rPr>
                                  <w:i/>
                                  <w:color w:val="344449"/>
                                  <w:spacing w:val="-4"/>
                                  <w:sz w:val="20"/>
                                </w:rPr>
                                <w:t xml:space="preserve"> </w:t>
                              </w:r>
                              <w:r>
                                <w:rPr>
                                  <w:i/>
                                  <w:color w:val="344449"/>
                                  <w:spacing w:val="-2"/>
                                  <w:sz w:val="20"/>
                                </w:rPr>
                                <w:t>de</w:t>
                              </w:r>
                              <w:r>
                                <w:rPr>
                                  <w:i/>
                                  <w:color w:val="344449"/>
                                  <w:spacing w:val="-4"/>
                                  <w:sz w:val="20"/>
                                </w:rPr>
                                <w:t xml:space="preserve"> </w:t>
                              </w:r>
                              <w:r>
                                <w:rPr>
                                  <w:i/>
                                  <w:color w:val="344449"/>
                                  <w:spacing w:val="-2"/>
                                  <w:sz w:val="20"/>
                                </w:rPr>
                                <w:t>ideeën</w:t>
                              </w:r>
                              <w:r>
                                <w:rPr>
                                  <w:i/>
                                  <w:color w:val="344449"/>
                                  <w:spacing w:val="-4"/>
                                  <w:sz w:val="20"/>
                                </w:rPr>
                                <w:t xml:space="preserve"> </w:t>
                              </w:r>
                              <w:r>
                                <w:rPr>
                                  <w:i/>
                                  <w:color w:val="344449"/>
                                  <w:spacing w:val="-2"/>
                                  <w:sz w:val="20"/>
                                </w:rPr>
                                <w:t>rond</w:t>
                              </w:r>
                              <w:r>
                                <w:rPr>
                                  <w:i/>
                                  <w:color w:val="344449"/>
                                  <w:spacing w:val="-4"/>
                                  <w:sz w:val="20"/>
                                </w:rPr>
                                <w:t xml:space="preserve"> </w:t>
                              </w:r>
                              <w:r>
                                <w:rPr>
                                  <w:i/>
                                  <w:color w:val="344449"/>
                                  <w:spacing w:val="-2"/>
                                  <w:sz w:val="20"/>
                                </w:rPr>
                                <w:t xml:space="preserve">conceptuele </w:t>
                              </w:r>
                              <w:r>
                                <w:rPr>
                                  <w:i/>
                                  <w:color w:val="344449"/>
                                  <w:sz w:val="20"/>
                                </w:rPr>
                                <w:t>definities, operationele definities en kwaliteit van statistiekreeksen.</w:t>
                              </w:r>
                            </w:p>
                            <w:p w14:paraId="272EC924" w14:textId="519914F7" w:rsidR="00473754" w:rsidRDefault="00473754">
                              <w:pPr>
                                <w:spacing w:before="162" w:line="235" w:lineRule="auto"/>
                                <w:ind w:left="612" w:right="323"/>
                                <w:jc w:val="both"/>
                                <w:rPr>
                                  <w:i/>
                                  <w:sz w:val="20"/>
                                </w:rPr>
                              </w:pPr>
                              <w:ins w:id="1700" w:author="Vannieuwenhuyze Jorre" w:date="2025-02-18T15:25:00Z" w16du:dateUtc="2025-02-18T14:25:00Z">
                                <w:r w:rsidRPr="00504F3B">
                                  <w:rPr>
                                    <w:i/>
                                    <w:color w:val="344449"/>
                                    <w:sz w:val="20"/>
                                  </w:rPr>
                                  <w:t>Sterker nog</w:t>
                                </w:r>
                                <w:r>
                                  <w:rPr>
                                    <w:i/>
                                    <w:color w:val="344449"/>
                                    <w:sz w:val="20"/>
                                  </w:rPr>
                                  <w:t xml:space="preserve">, binnen SDMX wordt parameter nooit </w:t>
                                </w:r>
                              </w:ins>
                              <w:ins w:id="1701" w:author="Vannieuwenhuyze Jorre" w:date="2025-02-18T15:27:00Z" w16du:dateUtc="2025-02-18T14:27:00Z">
                                <w:r w:rsidR="00D122E5">
                                  <w:rPr>
                                    <w:i/>
                                    <w:color w:val="344449"/>
                                    <w:sz w:val="20"/>
                                  </w:rPr>
                                  <w:t xml:space="preserve">duidelijk </w:t>
                                </w:r>
                              </w:ins>
                              <w:ins w:id="1702" w:author="Vannieuwenhuyze Jorre" w:date="2025-02-18T15:25:00Z" w16du:dateUtc="2025-02-18T14:25:00Z">
                                <w:r>
                                  <w:rPr>
                                    <w:i/>
                                    <w:color w:val="344449"/>
                                    <w:sz w:val="20"/>
                                  </w:rPr>
                                  <w:t>beschouwd als een dimensie waardoor je verschillende parameters zoals bevolkingsgrootte en oppervlakte moeilijk in één tabel kan combineren</w:t>
                                </w:r>
                              </w:ins>
                              <w:ins w:id="1703" w:author="Vannieuwenhuyze Jorre" w:date="2025-02-18T15:27:00Z" w16du:dateUtc="2025-02-18T14:27:00Z">
                                <w:r w:rsidR="00D122E5">
                                  <w:rPr>
                                    <w:i/>
                                    <w:color w:val="344449"/>
                                    <w:sz w:val="20"/>
                                  </w:rPr>
                                  <w:t xml:space="preserve"> zonder in problemen te komen over de definitie van dimensies en attributen</w:t>
                                </w:r>
                              </w:ins>
                              <w:ins w:id="1704" w:author="Vannieuwenhuyze Jorre" w:date="2025-02-18T15:25:00Z" w16du:dateUtc="2025-02-18T14:25:00Z">
                                <w:r>
                                  <w:rPr>
                                    <w:i/>
                                    <w:color w:val="344449"/>
                                    <w:sz w:val="20"/>
                                  </w:rPr>
                                  <w:t>.</w:t>
                                </w:r>
                              </w:ins>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5B31B30" id="Group 28" o:spid="_x0000_s1046" style="position:absolute;margin-left:97.95pt;margin-top:7.35pt;width:397.7pt;height:215.15pt;z-index:-251658231;mso-wrap-distance-left:0;mso-wrap-distance-right:0;mso-position-horizontal-relative:page;mso-position-vertical-relative:text;mso-width-relative:margin;mso-height-relative:margin" coordorigin="-106" coordsize="50512,27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">
                <v:shape id="Graphic 29" o:spid="_x0000_s1047" style="position:absolute;width:50406;height:11614;visibility:visible;mso-wrap-style:square;v-text-anchor:top" coordsize="5040630,116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" path="m5016024,l24039,,14682,1889,7041,7041,1889,14682,,24040,,1137036r1889,9358l7041,1154035r7641,5152l24039,1161076r4991985,l5025382,1159187r7641,-5152l5038175,1146394r1889,-9358l5040064,24040r-1889,-9358l5033023,7041r-7641,-5152l5016024,xe" fillcolor="#989898" stroked="f">
                  <v:path arrowok="t"/>
                </v:shape>
                <v:shape id="Graphic 30" o:spid="_x0000_s1048" style="position:absolute;left:-106;top:113;width:50393;height:27215;visibility:visible;mso-wrap-style:square;v-text-anchor:top" coordsize="4999990,1138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" path="m4994212,l5664,,,5664,,1125649r,6988l5664,1138302r4988548,l4999877,1132637r,-1126973l4994212,xe" fillcolor="#e5e5e5" stroked="f">
                  <v:path arrowok="t"/>
                </v:shape>
                <v:shape id="Image 31" o:spid="_x0000_s1049" type="#_x0000_t75" style="position:absolute;left:1300;top:1465;width:1800;height:2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">
                  <v:imagedata r:id="rId16" o:title=""/>
                </v:shape>
                <v:shape id="Textbox 32" o:spid="_x0000_s1050" type="#_x0000_t202" style="position:absolute;left:294;top:7;width:50112;height:27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5B31B66" w14:textId="63D5106E" w:rsidR="001E3564" w:rsidRDefault="002F5345">
                        <w:pPr>
                          <w:spacing w:before="162" w:line="235" w:lineRule="auto"/>
                          <w:ind w:left="612" w:right="323"/>
                          <w:jc w:val="both"/>
                          <w:rPr>
                            <w:ins w:id="1705" w:author="Vannieuwenhuyze Jorre" w:date="2025-02-18T15:25:00Z" w16du:dateUtc="2025-02-18T14:25:00Z"/>
                            <w:i/>
                            <w:color w:val="344449"/>
                            <w:sz w:val="20"/>
                          </w:rPr>
                        </w:pPr>
                        <w:r>
                          <w:rPr>
                            <w:i/>
                            <w:color w:val="344449"/>
                            <w:sz w:val="20"/>
                          </w:rPr>
                          <w:t>We</w:t>
                        </w:r>
                        <w:r>
                          <w:rPr>
                            <w:i/>
                            <w:color w:val="344449"/>
                            <w:spacing w:val="-12"/>
                            <w:sz w:val="20"/>
                          </w:rPr>
                          <w:t xml:space="preserve"> </w:t>
                        </w:r>
                        <w:r>
                          <w:rPr>
                            <w:i/>
                            <w:color w:val="344449"/>
                            <w:sz w:val="20"/>
                          </w:rPr>
                          <w:t>hebben</w:t>
                        </w:r>
                        <w:r>
                          <w:rPr>
                            <w:i/>
                            <w:color w:val="344449"/>
                            <w:spacing w:val="-11"/>
                            <w:sz w:val="20"/>
                          </w:rPr>
                          <w:t xml:space="preserve"> </w:t>
                        </w:r>
                        <w:r>
                          <w:rPr>
                            <w:i/>
                            <w:color w:val="344449"/>
                            <w:sz w:val="20"/>
                          </w:rPr>
                          <w:t>hier</w:t>
                        </w:r>
                        <w:r>
                          <w:rPr>
                            <w:i/>
                            <w:color w:val="344449"/>
                            <w:spacing w:val="-11"/>
                            <w:sz w:val="20"/>
                          </w:rPr>
                          <w:t xml:space="preserve"> </w:t>
                        </w:r>
                        <w:r>
                          <w:rPr>
                            <w:i/>
                            <w:color w:val="344449"/>
                            <w:sz w:val="20"/>
                          </w:rPr>
                          <w:t>een</w:t>
                        </w:r>
                        <w:r>
                          <w:rPr>
                            <w:i/>
                            <w:color w:val="344449"/>
                            <w:spacing w:val="-12"/>
                            <w:sz w:val="20"/>
                          </w:rPr>
                          <w:t xml:space="preserve"> </w:t>
                        </w:r>
                        <w:r>
                          <w:rPr>
                            <w:i/>
                            <w:color w:val="344449"/>
                            <w:sz w:val="20"/>
                          </w:rPr>
                          <w:t>hiaat</w:t>
                        </w:r>
                        <w:r>
                          <w:rPr>
                            <w:i/>
                            <w:color w:val="344449"/>
                            <w:spacing w:val="-11"/>
                            <w:sz w:val="20"/>
                          </w:rPr>
                          <w:t xml:space="preserve"> </w:t>
                        </w:r>
                        <w:r>
                          <w:rPr>
                            <w:i/>
                            <w:color w:val="344449"/>
                            <w:sz w:val="20"/>
                          </w:rPr>
                          <w:t>in</w:t>
                        </w:r>
                        <w:r>
                          <w:rPr>
                            <w:i/>
                            <w:color w:val="344449"/>
                            <w:spacing w:val="-11"/>
                            <w:sz w:val="20"/>
                          </w:rPr>
                          <w:t xml:space="preserve"> </w:t>
                        </w:r>
                        <w:r>
                          <w:rPr>
                            <w:i/>
                            <w:color w:val="344449"/>
                            <w:sz w:val="20"/>
                          </w:rPr>
                          <w:t>het</w:t>
                        </w:r>
                        <w:r>
                          <w:rPr>
                            <w:i/>
                            <w:color w:val="344449"/>
                            <w:spacing w:val="-12"/>
                            <w:sz w:val="20"/>
                          </w:rPr>
                          <w:t xml:space="preserve"> </w:t>
                        </w:r>
                        <w:r>
                          <w:rPr>
                            <w:i/>
                            <w:color w:val="344449"/>
                            <w:sz w:val="20"/>
                          </w:rPr>
                          <w:t>SDMX</w:t>
                        </w:r>
                        <w:r>
                          <w:rPr>
                            <w:i/>
                            <w:color w:val="344449"/>
                            <w:spacing w:val="-11"/>
                            <w:sz w:val="20"/>
                          </w:rPr>
                          <w:t xml:space="preserve"> </w:t>
                        </w:r>
                        <w:r>
                          <w:rPr>
                            <w:i/>
                            <w:color w:val="344449"/>
                            <w:sz w:val="20"/>
                          </w:rPr>
                          <w:t>model</w:t>
                        </w:r>
                        <w:r>
                          <w:rPr>
                            <w:i/>
                            <w:color w:val="344449"/>
                            <w:spacing w:val="-11"/>
                            <w:sz w:val="20"/>
                          </w:rPr>
                          <w:t xml:space="preserve"> </w:t>
                        </w:r>
                        <w:r>
                          <w:rPr>
                            <w:i/>
                            <w:color w:val="344449"/>
                            <w:sz w:val="20"/>
                          </w:rPr>
                          <w:t>blootgelegd.</w:t>
                        </w:r>
                        <w:r>
                          <w:rPr>
                            <w:i/>
                            <w:color w:val="344449"/>
                            <w:spacing w:val="-10"/>
                            <w:sz w:val="20"/>
                          </w:rPr>
                          <w:t xml:space="preserve"> </w:t>
                        </w:r>
                        <w:r>
                          <w:rPr>
                            <w:i/>
                            <w:color w:val="344449"/>
                            <w:sz w:val="20"/>
                          </w:rPr>
                          <w:t>De</w:t>
                        </w:r>
                        <w:r>
                          <w:rPr>
                            <w:i/>
                            <w:color w:val="344449"/>
                            <w:spacing w:val="-11"/>
                            <w:sz w:val="20"/>
                          </w:rPr>
                          <w:t xml:space="preserve"> </w:t>
                        </w:r>
                        <w:r>
                          <w:rPr>
                            <w:i/>
                            <w:color w:val="344449"/>
                            <w:sz w:val="20"/>
                          </w:rPr>
                          <w:t>documentatie</w:t>
                        </w:r>
                        <w:r>
                          <w:rPr>
                            <w:i/>
                            <w:color w:val="344449"/>
                            <w:spacing w:val="-11"/>
                            <w:sz w:val="20"/>
                          </w:rPr>
                          <w:t xml:space="preserve"> </w:t>
                        </w:r>
                        <w:r>
                          <w:rPr>
                            <w:i/>
                            <w:color w:val="344449"/>
                            <w:sz w:val="20"/>
                          </w:rPr>
                          <w:t>van</w:t>
                        </w:r>
                        <w:r>
                          <w:rPr>
                            <w:i/>
                            <w:color w:val="344449"/>
                            <w:spacing w:val="-12"/>
                            <w:sz w:val="20"/>
                          </w:rPr>
                          <w:t xml:space="preserve"> </w:t>
                        </w:r>
                        <w:r>
                          <w:rPr>
                            <w:i/>
                            <w:color w:val="344449"/>
                            <w:sz w:val="20"/>
                          </w:rPr>
                          <w:t>SDMX bespreekt</w:t>
                        </w:r>
                        <w:r>
                          <w:rPr>
                            <w:i/>
                            <w:color w:val="344449"/>
                            <w:spacing w:val="-7"/>
                            <w:sz w:val="20"/>
                          </w:rPr>
                          <w:t xml:space="preserve"> </w:t>
                        </w:r>
                        <w:r>
                          <w:rPr>
                            <w:i/>
                            <w:color w:val="344449"/>
                            <w:sz w:val="20"/>
                          </w:rPr>
                          <w:t>nergens</w:t>
                        </w:r>
                        <w:r>
                          <w:rPr>
                            <w:i/>
                            <w:color w:val="344449"/>
                            <w:spacing w:val="-7"/>
                            <w:sz w:val="20"/>
                          </w:rPr>
                          <w:t xml:space="preserve"> </w:t>
                        </w:r>
                        <w:r>
                          <w:rPr>
                            <w:i/>
                            <w:color w:val="344449"/>
                            <w:sz w:val="20"/>
                          </w:rPr>
                          <w:t>hoe</w:t>
                        </w:r>
                        <w:r>
                          <w:rPr>
                            <w:i/>
                            <w:color w:val="344449"/>
                            <w:spacing w:val="-7"/>
                            <w:sz w:val="20"/>
                          </w:rPr>
                          <w:t xml:space="preserve"> </w:t>
                        </w:r>
                        <w:r>
                          <w:rPr>
                            <w:i/>
                            <w:color w:val="344449"/>
                            <w:sz w:val="20"/>
                          </w:rPr>
                          <w:t>attributen</w:t>
                        </w:r>
                        <w:r>
                          <w:rPr>
                            <w:i/>
                            <w:color w:val="344449"/>
                            <w:spacing w:val="-7"/>
                            <w:sz w:val="20"/>
                          </w:rPr>
                          <w:t xml:space="preserve"> </w:t>
                        </w:r>
                        <w:r>
                          <w:rPr>
                            <w:i/>
                            <w:color w:val="344449"/>
                            <w:sz w:val="20"/>
                          </w:rPr>
                          <w:t>dimensies</w:t>
                        </w:r>
                        <w:r>
                          <w:rPr>
                            <w:i/>
                            <w:color w:val="344449"/>
                            <w:spacing w:val="-7"/>
                            <w:sz w:val="20"/>
                          </w:rPr>
                          <w:t xml:space="preserve"> </w:t>
                        </w:r>
                        <w:r>
                          <w:rPr>
                            <w:i/>
                            <w:color w:val="344449"/>
                            <w:sz w:val="20"/>
                          </w:rPr>
                          <w:t>kunnen</w:t>
                        </w:r>
                        <w:r>
                          <w:rPr>
                            <w:i/>
                            <w:color w:val="344449"/>
                            <w:spacing w:val="-7"/>
                            <w:sz w:val="20"/>
                          </w:rPr>
                          <w:t xml:space="preserve"> </w:t>
                        </w:r>
                        <w:r>
                          <w:rPr>
                            <w:i/>
                            <w:color w:val="344449"/>
                            <w:sz w:val="20"/>
                          </w:rPr>
                          <w:t>worden</w:t>
                        </w:r>
                        <w:r>
                          <w:rPr>
                            <w:i/>
                            <w:color w:val="344449"/>
                            <w:spacing w:val="-7"/>
                            <w:sz w:val="20"/>
                          </w:rPr>
                          <w:t xml:space="preserve"> </w:t>
                        </w:r>
                        <w:r>
                          <w:rPr>
                            <w:i/>
                            <w:color w:val="344449"/>
                            <w:sz w:val="20"/>
                          </w:rPr>
                          <w:t>of</w:t>
                        </w:r>
                        <w:r>
                          <w:rPr>
                            <w:i/>
                            <w:color w:val="344449"/>
                            <w:spacing w:val="-7"/>
                            <w:sz w:val="20"/>
                          </w:rPr>
                          <w:t xml:space="preserve"> </w:t>
                        </w:r>
                        <w:r>
                          <w:rPr>
                            <w:i/>
                            <w:color w:val="344449"/>
                            <w:sz w:val="20"/>
                          </w:rPr>
                          <w:t>vice</w:t>
                        </w:r>
                        <w:r>
                          <w:rPr>
                            <w:i/>
                            <w:color w:val="344449"/>
                            <w:spacing w:val="-7"/>
                            <w:sz w:val="20"/>
                          </w:rPr>
                          <w:t xml:space="preserve"> </w:t>
                        </w:r>
                        <w:r>
                          <w:rPr>
                            <w:i/>
                            <w:color w:val="344449"/>
                            <w:sz w:val="20"/>
                          </w:rPr>
                          <w:t>versa</w:t>
                        </w:r>
                        <w:r>
                          <w:rPr>
                            <w:i/>
                            <w:color w:val="344449"/>
                            <w:spacing w:val="-7"/>
                            <w:sz w:val="20"/>
                          </w:rPr>
                          <w:t xml:space="preserve"> </w:t>
                        </w:r>
                        <w:r>
                          <w:rPr>
                            <w:i/>
                            <w:color w:val="344449"/>
                            <w:sz w:val="20"/>
                          </w:rPr>
                          <w:t>wanneer</w:t>
                        </w:r>
                        <w:r>
                          <w:rPr>
                            <w:i/>
                            <w:color w:val="344449"/>
                            <w:spacing w:val="-7"/>
                            <w:sz w:val="20"/>
                          </w:rPr>
                          <w:t xml:space="preserve"> </w:t>
                        </w:r>
                        <w:r>
                          <w:rPr>
                            <w:i/>
                            <w:color w:val="344449"/>
                            <w:sz w:val="20"/>
                          </w:rPr>
                          <w:t>da</w:t>
                        </w:r>
                        <w:del w:id="1706" w:author="Vannieuwenhuyze Jorre" w:date="2025-02-18T12:33:00Z" w16du:dateUtc="2025-02-18T11:33:00Z">
                          <w:r w:rsidDel="00DE5209">
                            <w:rPr>
                              <w:i/>
                              <w:color w:val="344449"/>
                              <w:sz w:val="20"/>
                            </w:rPr>
                            <w:delText xml:space="preserve">‐ </w:delText>
                          </w:r>
                        </w:del>
                        <w:r>
                          <w:rPr>
                            <w:i/>
                            <w:color w:val="344449"/>
                            <w:sz w:val="20"/>
                          </w:rPr>
                          <w:t>tasets met statistiekreeksen worden samengevoegd of uitgesplitst.</w:t>
                        </w:r>
                        <w:r w:rsidRPr="009C7028">
                          <w:rPr>
                            <w:i/>
                            <w:color w:val="344449"/>
                            <w:sz w:val="20"/>
                            <w:rPrChange w:id="1707" w:author="Vannieuwenhuyze Jorre" w:date="2025-02-18T15:21:00Z" w16du:dateUtc="2025-02-18T14:21:00Z">
                              <w:rPr>
                                <w:i/>
                                <w:color w:val="344449"/>
                                <w:spacing w:val="36"/>
                                <w:sz w:val="20"/>
                              </w:rPr>
                            </w:rPrChange>
                          </w:rPr>
                          <w:t xml:space="preserve"> </w:t>
                        </w:r>
                        <w:r>
                          <w:rPr>
                            <w:i/>
                            <w:color w:val="344449"/>
                            <w:sz w:val="20"/>
                          </w:rPr>
                          <w:t>Om deze reden is de</w:t>
                        </w:r>
                        <w:r>
                          <w:rPr>
                            <w:i/>
                            <w:color w:val="344449"/>
                            <w:spacing w:val="-9"/>
                            <w:sz w:val="20"/>
                          </w:rPr>
                          <w:t xml:space="preserve"> </w:t>
                        </w:r>
                        <w:r>
                          <w:rPr>
                            <w:i/>
                            <w:color w:val="344449"/>
                            <w:sz w:val="20"/>
                          </w:rPr>
                          <w:t>uitwerking</w:t>
                        </w:r>
                        <w:r>
                          <w:rPr>
                            <w:i/>
                            <w:color w:val="344449"/>
                            <w:spacing w:val="-9"/>
                            <w:sz w:val="20"/>
                          </w:rPr>
                          <w:t xml:space="preserve"> </w:t>
                        </w:r>
                        <w:r>
                          <w:rPr>
                            <w:i/>
                            <w:color w:val="344449"/>
                            <w:sz w:val="20"/>
                          </w:rPr>
                          <w:t>van</w:t>
                        </w:r>
                        <w:r>
                          <w:rPr>
                            <w:i/>
                            <w:color w:val="344449"/>
                            <w:spacing w:val="-9"/>
                            <w:sz w:val="20"/>
                          </w:rPr>
                          <w:t xml:space="preserve"> </w:t>
                        </w:r>
                        <w:r>
                          <w:rPr>
                            <w:i/>
                            <w:color w:val="344449"/>
                            <w:sz w:val="20"/>
                          </w:rPr>
                          <w:t>attributen</w:t>
                        </w:r>
                        <w:r>
                          <w:rPr>
                            <w:i/>
                            <w:color w:val="344449"/>
                            <w:spacing w:val="-9"/>
                            <w:sz w:val="20"/>
                          </w:rPr>
                          <w:t xml:space="preserve"> </w:t>
                        </w:r>
                        <w:r>
                          <w:rPr>
                            <w:i/>
                            <w:color w:val="344449"/>
                            <w:sz w:val="20"/>
                          </w:rPr>
                          <w:t>in</w:t>
                        </w:r>
                        <w:r>
                          <w:rPr>
                            <w:i/>
                            <w:color w:val="344449"/>
                            <w:spacing w:val="-9"/>
                            <w:sz w:val="20"/>
                          </w:rPr>
                          <w:t xml:space="preserve"> </w:t>
                        </w:r>
                        <w:r>
                          <w:rPr>
                            <w:i/>
                            <w:color w:val="344449"/>
                            <w:sz w:val="20"/>
                          </w:rPr>
                          <w:t>het</w:t>
                        </w:r>
                        <w:r>
                          <w:rPr>
                            <w:i/>
                            <w:color w:val="344449"/>
                            <w:spacing w:val="-9"/>
                            <w:sz w:val="20"/>
                          </w:rPr>
                          <w:t xml:space="preserve"> </w:t>
                        </w:r>
                        <w:r>
                          <w:rPr>
                            <w:i/>
                            <w:color w:val="344449"/>
                            <w:sz w:val="20"/>
                          </w:rPr>
                          <w:t>model</w:t>
                        </w:r>
                        <w:r>
                          <w:rPr>
                            <w:i/>
                            <w:color w:val="344449"/>
                            <w:spacing w:val="-9"/>
                            <w:sz w:val="20"/>
                          </w:rPr>
                          <w:t xml:space="preserve"> </w:t>
                        </w:r>
                        <w:r>
                          <w:rPr>
                            <w:i/>
                            <w:color w:val="344449"/>
                            <w:sz w:val="20"/>
                          </w:rPr>
                          <w:t>ook</w:t>
                        </w:r>
                        <w:r>
                          <w:rPr>
                            <w:i/>
                            <w:color w:val="344449"/>
                            <w:spacing w:val="-9"/>
                            <w:sz w:val="20"/>
                          </w:rPr>
                          <w:t xml:space="preserve"> </w:t>
                        </w:r>
                        <w:r>
                          <w:rPr>
                            <w:i/>
                            <w:color w:val="344449"/>
                            <w:sz w:val="20"/>
                          </w:rPr>
                          <w:t>veel</w:t>
                        </w:r>
                        <w:r>
                          <w:rPr>
                            <w:i/>
                            <w:color w:val="344449"/>
                            <w:spacing w:val="-9"/>
                            <w:sz w:val="20"/>
                          </w:rPr>
                          <w:t xml:space="preserve"> </w:t>
                        </w:r>
                        <w:r>
                          <w:rPr>
                            <w:i/>
                            <w:color w:val="344449"/>
                            <w:sz w:val="20"/>
                          </w:rPr>
                          <w:t>beperkter</w:t>
                        </w:r>
                        <w:r>
                          <w:rPr>
                            <w:i/>
                            <w:color w:val="344449"/>
                            <w:spacing w:val="-9"/>
                            <w:sz w:val="20"/>
                          </w:rPr>
                          <w:t xml:space="preserve"> </w:t>
                        </w:r>
                        <w:r>
                          <w:rPr>
                            <w:i/>
                            <w:color w:val="344449"/>
                            <w:sz w:val="20"/>
                          </w:rPr>
                          <w:t>dan</w:t>
                        </w:r>
                        <w:r>
                          <w:rPr>
                            <w:i/>
                            <w:color w:val="344449"/>
                            <w:spacing w:val="-9"/>
                            <w:sz w:val="20"/>
                          </w:rPr>
                          <w:t xml:space="preserve"> </w:t>
                        </w:r>
                        <w:r>
                          <w:rPr>
                            <w:i/>
                            <w:color w:val="344449"/>
                            <w:sz w:val="20"/>
                          </w:rPr>
                          <w:t>de</w:t>
                        </w:r>
                        <w:r>
                          <w:rPr>
                            <w:i/>
                            <w:color w:val="344449"/>
                            <w:spacing w:val="-9"/>
                            <w:sz w:val="20"/>
                          </w:rPr>
                          <w:t xml:space="preserve"> </w:t>
                        </w:r>
                        <w:r>
                          <w:rPr>
                            <w:i/>
                            <w:color w:val="344449"/>
                            <w:sz w:val="20"/>
                          </w:rPr>
                          <w:t>uitwerking</w:t>
                        </w:r>
                        <w:r>
                          <w:rPr>
                            <w:i/>
                            <w:color w:val="344449"/>
                            <w:spacing w:val="-9"/>
                            <w:sz w:val="20"/>
                          </w:rPr>
                          <w:t xml:space="preserve"> </w:t>
                        </w:r>
                        <w:r>
                          <w:rPr>
                            <w:i/>
                            <w:color w:val="344449"/>
                            <w:sz w:val="20"/>
                          </w:rPr>
                          <w:t>van</w:t>
                        </w:r>
                        <w:r>
                          <w:rPr>
                            <w:i/>
                            <w:color w:val="344449"/>
                            <w:spacing w:val="-9"/>
                            <w:sz w:val="20"/>
                          </w:rPr>
                          <w:t xml:space="preserve"> </w:t>
                        </w:r>
                        <w:r>
                          <w:rPr>
                            <w:i/>
                            <w:color w:val="344449"/>
                            <w:sz w:val="20"/>
                          </w:rPr>
                          <w:t>di</w:t>
                        </w:r>
                        <w:del w:id="1708" w:author="Vannieuwenhuyze Jorre" w:date="2025-02-18T12:33:00Z" w16du:dateUtc="2025-02-18T11:33:00Z">
                          <w:r w:rsidDel="00DE5209">
                            <w:rPr>
                              <w:i/>
                              <w:color w:val="344449"/>
                              <w:sz w:val="20"/>
                            </w:rPr>
                            <w:delText xml:space="preserve">‐ </w:delText>
                          </w:r>
                        </w:del>
                        <w:r>
                          <w:rPr>
                            <w:i/>
                            <w:color w:val="344449"/>
                            <w:spacing w:val="-2"/>
                            <w:sz w:val="20"/>
                          </w:rPr>
                          <w:t>mensies.</w:t>
                        </w:r>
                        <w:r>
                          <w:rPr>
                            <w:i/>
                            <w:color w:val="344449"/>
                            <w:spacing w:val="20"/>
                            <w:sz w:val="20"/>
                          </w:rPr>
                          <w:t xml:space="preserve"> </w:t>
                        </w:r>
                        <w:r>
                          <w:rPr>
                            <w:i/>
                            <w:color w:val="344449"/>
                            <w:spacing w:val="-2"/>
                            <w:sz w:val="20"/>
                          </w:rPr>
                          <w:t>Hierdoor</w:t>
                        </w:r>
                        <w:r>
                          <w:rPr>
                            <w:i/>
                            <w:color w:val="344449"/>
                            <w:spacing w:val="-4"/>
                            <w:sz w:val="20"/>
                          </w:rPr>
                          <w:t xml:space="preserve"> </w:t>
                        </w:r>
                        <w:r>
                          <w:rPr>
                            <w:i/>
                            <w:color w:val="344449"/>
                            <w:spacing w:val="-2"/>
                            <w:sz w:val="20"/>
                          </w:rPr>
                          <w:t>kan</w:t>
                        </w:r>
                        <w:r>
                          <w:rPr>
                            <w:i/>
                            <w:color w:val="344449"/>
                            <w:spacing w:val="-4"/>
                            <w:sz w:val="20"/>
                          </w:rPr>
                          <w:t xml:space="preserve"> </w:t>
                        </w:r>
                        <w:r>
                          <w:rPr>
                            <w:i/>
                            <w:color w:val="344449"/>
                            <w:spacing w:val="-2"/>
                            <w:sz w:val="20"/>
                          </w:rPr>
                          <w:t>SDMX</w:t>
                        </w:r>
                        <w:r>
                          <w:rPr>
                            <w:i/>
                            <w:color w:val="344449"/>
                            <w:spacing w:val="-4"/>
                            <w:sz w:val="20"/>
                          </w:rPr>
                          <w:t xml:space="preserve"> </w:t>
                        </w:r>
                        <w:r>
                          <w:rPr>
                            <w:i/>
                            <w:color w:val="344449"/>
                            <w:spacing w:val="-2"/>
                            <w:sz w:val="20"/>
                          </w:rPr>
                          <w:t>moeilijker</w:t>
                        </w:r>
                        <w:r>
                          <w:rPr>
                            <w:i/>
                            <w:color w:val="344449"/>
                            <w:spacing w:val="-4"/>
                            <w:sz w:val="20"/>
                          </w:rPr>
                          <w:t xml:space="preserve"> </w:t>
                        </w:r>
                        <w:r>
                          <w:rPr>
                            <w:i/>
                            <w:color w:val="344449"/>
                            <w:spacing w:val="-2"/>
                            <w:sz w:val="20"/>
                          </w:rPr>
                          <w:t>gelinkt</w:t>
                        </w:r>
                        <w:r>
                          <w:rPr>
                            <w:i/>
                            <w:color w:val="344449"/>
                            <w:spacing w:val="-4"/>
                            <w:sz w:val="20"/>
                          </w:rPr>
                          <w:t xml:space="preserve"> </w:t>
                        </w:r>
                        <w:r>
                          <w:rPr>
                            <w:i/>
                            <w:color w:val="344449"/>
                            <w:spacing w:val="-2"/>
                            <w:sz w:val="20"/>
                          </w:rPr>
                          <w:t>worden</w:t>
                        </w:r>
                        <w:r>
                          <w:rPr>
                            <w:i/>
                            <w:color w:val="344449"/>
                            <w:spacing w:val="-4"/>
                            <w:sz w:val="20"/>
                          </w:rPr>
                          <w:t xml:space="preserve"> </w:t>
                        </w:r>
                        <w:r>
                          <w:rPr>
                            <w:i/>
                            <w:color w:val="344449"/>
                            <w:spacing w:val="-2"/>
                            <w:sz w:val="20"/>
                          </w:rPr>
                          <w:t>aan</w:t>
                        </w:r>
                        <w:r>
                          <w:rPr>
                            <w:i/>
                            <w:color w:val="344449"/>
                            <w:spacing w:val="-4"/>
                            <w:sz w:val="20"/>
                          </w:rPr>
                          <w:t xml:space="preserve"> </w:t>
                        </w:r>
                        <w:r>
                          <w:rPr>
                            <w:i/>
                            <w:color w:val="344449"/>
                            <w:spacing w:val="-2"/>
                            <w:sz w:val="20"/>
                          </w:rPr>
                          <w:t>de</w:t>
                        </w:r>
                        <w:r>
                          <w:rPr>
                            <w:i/>
                            <w:color w:val="344449"/>
                            <w:spacing w:val="-4"/>
                            <w:sz w:val="20"/>
                          </w:rPr>
                          <w:t xml:space="preserve"> </w:t>
                        </w:r>
                        <w:r>
                          <w:rPr>
                            <w:i/>
                            <w:color w:val="344449"/>
                            <w:spacing w:val="-2"/>
                            <w:sz w:val="20"/>
                          </w:rPr>
                          <w:t>ideeën</w:t>
                        </w:r>
                        <w:r>
                          <w:rPr>
                            <w:i/>
                            <w:color w:val="344449"/>
                            <w:spacing w:val="-4"/>
                            <w:sz w:val="20"/>
                          </w:rPr>
                          <w:t xml:space="preserve"> </w:t>
                        </w:r>
                        <w:r>
                          <w:rPr>
                            <w:i/>
                            <w:color w:val="344449"/>
                            <w:spacing w:val="-2"/>
                            <w:sz w:val="20"/>
                          </w:rPr>
                          <w:t>rond</w:t>
                        </w:r>
                        <w:r>
                          <w:rPr>
                            <w:i/>
                            <w:color w:val="344449"/>
                            <w:spacing w:val="-4"/>
                            <w:sz w:val="20"/>
                          </w:rPr>
                          <w:t xml:space="preserve"> </w:t>
                        </w:r>
                        <w:r>
                          <w:rPr>
                            <w:i/>
                            <w:color w:val="344449"/>
                            <w:spacing w:val="-2"/>
                            <w:sz w:val="20"/>
                          </w:rPr>
                          <w:t xml:space="preserve">conceptuele </w:t>
                        </w:r>
                        <w:r>
                          <w:rPr>
                            <w:i/>
                            <w:color w:val="344449"/>
                            <w:sz w:val="20"/>
                          </w:rPr>
                          <w:t>definities, operationele definities en kwaliteit van statistiekreeksen.</w:t>
                        </w:r>
                      </w:p>
                      <w:p w14:paraId="272EC924" w14:textId="519914F7" w:rsidR="00473754" w:rsidRDefault="00473754">
                        <w:pPr>
                          <w:spacing w:before="162" w:line="235" w:lineRule="auto"/>
                          <w:ind w:left="612" w:right="323"/>
                          <w:jc w:val="both"/>
                          <w:rPr>
                            <w:i/>
                            <w:sz w:val="20"/>
                          </w:rPr>
                        </w:pPr>
                        <w:ins w:id="1709" w:author="Vannieuwenhuyze Jorre" w:date="2025-02-18T15:25:00Z" w16du:dateUtc="2025-02-18T14:25:00Z">
                          <w:r w:rsidRPr="00504F3B">
                            <w:rPr>
                              <w:i/>
                              <w:color w:val="344449"/>
                              <w:sz w:val="20"/>
                            </w:rPr>
                            <w:t>Sterker nog</w:t>
                          </w:r>
                          <w:r>
                            <w:rPr>
                              <w:i/>
                              <w:color w:val="344449"/>
                              <w:sz w:val="20"/>
                            </w:rPr>
                            <w:t xml:space="preserve">, binnen SDMX wordt parameter nooit </w:t>
                          </w:r>
                        </w:ins>
                        <w:ins w:id="1710" w:author="Vannieuwenhuyze Jorre" w:date="2025-02-18T15:27:00Z" w16du:dateUtc="2025-02-18T14:27:00Z">
                          <w:r w:rsidR="00D122E5">
                            <w:rPr>
                              <w:i/>
                              <w:color w:val="344449"/>
                              <w:sz w:val="20"/>
                            </w:rPr>
                            <w:t xml:space="preserve">duidelijk </w:t>
                          </w:r>
                        </w:ins>
                        <w:ins w:id="1711" w:author="Vannieuwenhuyze Jorre" w:date="2025-02-18T15:25:00Z" w16du:dateUtc="2025-02-18T14:25:00Z">
                          <w:r>
                            <w:rPr>
                              <w:i/>
                              <w:color w:val="344449"/>
                              <w:sz w:val="20"/>
                            </w:rPr>
                            <w:t>beschouwd als een dimensie waardoor je verschillende parameters zoals bevolkingsgrootte en oppervlakte moeilijk in één tabel kan combineren</w:t>
                          </w:r>
                        </w:ins>
                        <w:ins w:id="1712" w:author="Vannieuwenhuyze Jorre" w:date="2025-02-18T15:27:00Z" w16du:dateUtc="2025-02-18T14:27:00Z">
                          <w:r w:rsidR="00D122E5">
                            <w:rPr>
                              <w:i/>
                              <w:color w:val="344449"/>
                              <w:sz w:val="20"/>
                            </w:rPr>
                            <w:t xml:space="preserve"> zonder in problemen te komen over de definitie van dimensies en attributen</w:t>
                          </w:r>
                        </w:ins>
                        <w:ins w:id="1713" w:author="Vannieuwenhuyze Jorre" w:date="2025-02-18T15:25:00Z" w16du:dateUtc="2025-02-18T14:25:00Z">
                          <w:r>
                            <w:rPr>
                              <w:i/>
                              <w:color w:val="344449"/>
                              <w:sz w:val="20"/>
                            </w:rPr>
                            <w:t>.</w:t>
                          </w:r>
                        </w:ins>
                      </w:p>
                    </w:txbxContent>
                  </v:textbox>
                </v:shape>
                <w10:wrap type="topAndBottom" anchorx="page"/>
              </v:group>
            </w:pict>
          </mc:Fallback>
        </mc:AlternateContent>
      </w:r>
    </w:p>
    <w:p w14:paraId="25B3197F" w14:textId="3E0350C6" w:rsidR="00D122E5" w:rsidRPr="001A436D" w:rsidRDefault="00D122E5">
      <w:pPr>
        <w:pStyle w:val="BodyText"/>
        <w:spacing w:before="5"/>
        <w:rPr>
          <w:sz w:val="10"/>
        </w:rPr>
        <w:sectPr w:rsidR="00D122E5" w:rsidRPr="001A436D">
          <w:pgSz w:w="11910" w:h="16840"/>
          <w:pgMar w:top="1920" w:right="850" w:bottom="1680" w:left="1275" w:header="0" w:footer="1480" w:gutter="0"/>
          <w:cols w:space="708"/>
        </w:sectPr>
        <w:pPrChange w:id="1714" w:author="Vannieuwenhuyze Jorre" w:date="2025-02-18T15:27:00Z" w16du:dateUtc="2025-02-18T14:27:00Z">
          <w:pPr>
            <w:pStyle w:val="BodyText"/>
          </w:pPr>
        </w:pPrChange>
      </w:pPr>
    </w:p>
    <w:p w14:paraId="25B31980" w14:textId="77777777" w:rsidR="001E3564" w:rsidRPr="001A436D" w:rsidRDefault="002F5345">
      <w:pPr>
        <w:pStyle w:val="Heading2"/>
        <w:numPr>
          <w:ilvl w:val="1"/>
          <w:numId w:val="7"/>
        </w:numPr>
        <w:tabs>
          <w:tab w:val="left" w:pos="1345"/>
        </w:tabs>
        <w:spacing w:before="31"/>
        <w:ind w:hanging="636"/>
      </w:pPr>
      <w:r w:rsidRPr="001A436D">
        <w:rPr>
          <w:color w:val="70A2B8"/>
        </w:rPr>
        <w:lastRenderedPageBreak/>
        <w:t>CONCEPTUELE</w:t>
      </w:r>
      <w:r w:rsidRPr="001A436D">
        <w:rPr>
          <w:color w:val="70A2B8"/>
          <w:rPrChange w:id="1715" w:author="Vannieuwenhuyze Jorre" w:date="2025-03-27T14:21:00Z" w16du:dateUtc="2025-03-27T13:21:00Z">
            <w:rPr>
              <w:color w:val="70A2B8"/>
              <w:spacing w:val="16"/>
            </w:rPr>
          </w:rPrChange>
        </w:rPr>
        <w:t xml:space="preserve"> </w:t>
      </w:r>
      <w:r w:rsidRPr="001A436D">
        <w:rPr>
          <w:color w:val="70A2B8"/>
        </w:rPr>
        <w:t>EN</w:t>
      </w:r>
      <w:r w:rsidRPr="001A436D">
        <w:rPr>
          <w:color w:val="70A2B8"/>
          <w:rPrChange w:id="1716" w:author="Vannieuwenhuyze Jorre" w:date="2025-03-27T14:21:00Z" w16du:dateUtc="2025-03-27T13:21:00Z">
            <w:rPr>
              <w:color w:val="70A2B8"/>
              <w:spacing w:val="16"/>
            </w:rPr>
          </w:rPrChange>
        </w:rPr>
        <w:t xml:space="preserve"> </w:t>
      </w:r>
      <w:r w:rsidRPr="001A436D">
        <w:rPr>
          <w:color w:val="70A2B8"/>
        </w:rPr>
        <w:t>OPERATIONELE</w:t>
      </w:r>
      <w:r w:rsidRPr="001A436D">
        <w:rPr>
          <w:color w:val="70A2B8"/>
          <w:rPrChange w:id="1717" w:author="Vannieuwenhuyze Jorre" w:date="2025-03-27T14:21:00Z" w16du:dateUtc="2025-03-27T13:21:00Z">
            <w:rPr>
              <w:color w:val="70A2B8"/>
              <w:spacing w:val="16"/>
            </w:rPr>
          </w:rPrChange>
        </w:rPr>
        <w:t xml:space="preserve"> </w:t>
      </w:r>
      <w:r w:rsidRPr="001A436D">
        <w:rPr>
          <w:color w:val="70A2B8"/>
          <w:rPrChange w:id="1718" w:author="Vannieuwenhuyze Jorre" w:date="2025-03-27T14:21:00Z" w16du:dateUtc="2025-03-27T13:21:00Z">
            <w:rPr>
              <w:color w:val="70A2B8"/>
              <w:spacing w:val="-2"/>
            </w:rPr>
          </w:rPrChange>
        </w:rPr>
        <w:t>DEFINITIE</w:t>
      </w:r>
    </w:p>
    <w:p w14:paraId="25B31981" w14:textId="4889506F" w:rsidR="001E3564" w:rsidRPr="001A436D" w:rsidRDefault="002F5345">
      <w:pPr>
        <w:pStyle w:val="BodyText"/>
        <w:spacing w:before="154" w:line="237" w:lineRule="auto"/>
        <w:ind w:left="709" w:right="1129"/>
        <w:jc w:val="both"/>
      </w:pPr>
      <w:r w:rsidRPr="001A436D">
        <w:rPr>
          <w:color w:val="344449"/>
        </w:rPr>
        <w:t>Net</w:t>
      </w:r>
      <w:r w:rsidRPr="001A436D">
        <w:rPr>
          <w:color w:val="344449"/>
          <w:rPrChange w:id="1719" w:author="Vannieuwenhuyze Jorre" w:date="2025-03-27T14:21:00Z" w16du:dateUtc="2025-03-27T13:21:00Z">
            <w:rPr>
              <w:color w:val="344449"/>
              <w:spacing w:val="-14"/>
            </w:rPr>
          </w:rPrChange>
        </w:rPr>
        <w:t xml:space="preserve"> </w:t>
      </w:r>
      <w:r w:rsidRPr="001A436D">
        <w:rPr>
          <w:color w:val="344449"/>
        </w:rPr>
        <w:t>zoals</w:t>
      </w:r>
      <w:r w:rsidRPr="001A436D">
        <w:rPr>
          <w:color w:val="344449"/>
          <w:rPrChange w:id="1720" w:author="Vannieuwenhuyze Jorre" w:date="2025-03-27T14:21:00Z" w16du:dateUtc="2025-03-27T13:21:00Z">
            <w:rPr>
              <w:color w:val="344449"/>
              <w:spacing w:val="-14"/>
            </w:rPr>
          </w:rPrChange>
        </w:rPr>
        <w:t xml:space="preserve"> </w:t>
      </w:r>
      <w:r w:rsidRPr="001A436D">
        <w:rPr>
          <w:color w:val="344449"/>
        </w:rPr>
        <w:t>elke</w:t>
      </w:r>
      <w:r w:rsidRPr="001A436D">
        <w:rPr>
          <w:color w:val="344449"/>
          <w:rPrChange w:id="1721" w:author="Vannieuwenhuyze Jorre" w:date="2025-03-27T14:21:00Z" w16du:dateUtc="2025-03-27T13:21:00Z">
            <w:rPr>
              <w:color w:val="344449"/>
              <w:spacing w:val="-13"/>
            </w:rPr>
          </w:rPrChange>
        </w:rPr>
        <w:t xml:space="preserve"> </w:t>
      </w:r>
      <w:r w:rsidRPr="001A436D">
        <w:rPr>
          <w:color w:val="344449"/>
        </w:rPr>
        <w:t>afzonderlijke</w:t>
      </w:r>
      <w:r w:rsidRPr="001A436D">
        <w:rPr>
          <w:color w:val="344449"/>
          <w:rPrChange w:id="1722" w:author="Vannieuwenhuyze Jorre" w:date="2025-03-27T14:21:00Z" w16du:dateUtc="2025-03-27T13:21:00Z">
            <w:rPr>
              <w:color w:val="344449"/>
              <w:spacing w:val="-14"/>
            </w:rPr>
          </w:rPrChange>
        </w:rPr>
        <w:t xml:space="preserve"> </w:t>
      </w:r>
      <w:r w:rsidRPr="001A436D">
        <w:rPr>
          <w:color w:val="344449"/>
        </w:rPr>
        <w:t>statistiek</w:t>
      </w:r>
      <w:r w:rsidRPr="001A436D">
        <w:rPr>
          <w:color w:val="344449"/>
          <w:rPrChange w:id="1723" w:author="Vannieuwenhuyze Jorre" w:date="2025-03-27T14:21:00Z" w16du:dateUtc="2025-03-27T13:21:00Z">
            <w:rPr>
              <w:color w:val="344449"/>
              <w:spacing w:val="-13"/>
            </w:rPr>
          </w:rPrChange>
        </w:rPr>
        <w:t xml:space="preserve"> </w:t>
      </w:r>
      <w:r w:rsidRPr="001A436D">
        <w:rPr>
          <w:color w:val="344449"/>
        </w:rPr>
        <w:t>worden</w:t>
      </w:r>
      <w:r w:rsidRPr="001A436D">
        <w:rPr>
          <w:color w:val="344449"/>
          <w:rPrChange w:id="1724" w:author="Vannieuwenhuyze Jorre" w:date="2025-03-27T14:21:00Z" w16du:dateUtc="2025-03-27T13:21:00Z">
            <w:rPr>
              <w:color w:val="344449"/>
              <w:spacing w:val="-14"/>
            </w:rPr>
          </w:rPrChange>
        </w:rPr>
        <w:t xml:space="preserve"> </w:t>
      </w:r>
      <w:r w:rsidRPr="001A436D">
        <w:rPr>
          <w:color w:val="344449"/>
        </w:rPr>
        <w:t>statistiekreeksen</w:t>
      </w:r>
      <w:r w:rsidRPr="001A436D">
        <w:rPr>
          <w:color w:val="344449"/>
          <w:rPrChange w:id="1725" w:author="Vannieuwenhuyze Jorre" w:date="2025-03-27T14:21:00Z" w16du:dateUtc="2025-03-27T13:21:00Z">
            <w:rPr>
              <w:color w:val="344449"/>
              <w:spacing w:val="-13"/>
            </w:rPr>
          </w:rPrChange>
        </w:rPr>
        <w:t xml:space="preserve"> </w:t>
      </w:r>
      <w:r w:rsidRPr="001A436D">
        <w:rPr>
          <w:color w:val="344449"/>
        </w:rPr>
        <w:t>ook</w:t>
      </w:r>
      <w:r w:rsidRPr="001A436D">
        <w:rPr>
          <w:color w:val="344449"/>
          <w:rPrChange w:id="1726" w:author="Vannieuwenhuyze Jorre" w:date="2025-03-27T14:21:00Z" w16du:dateUtc="2025-03-27T13:21:00Z">
            <w:rPr>
              <w:color w:val="344449"/>
              <w:spacing w:val="-14"/>
            </w:rPr>
          </w:rPrChange>
        </w:rPr>
        <w:t xml:space="preserve"> </w:t>
      </w:r>
      <w:r w:rsidRPr="001A436D">
        <w:rPr>
          <w:color w:val="344449"/>
        </w:rPr>
        <w:t>beschreven</w:t>
      </w:r>
      <w:r w:rsidRPr="001A436D">
        <w:rPr>
          <w:color w:val="344449"/>
          <w:rPrChange w:id="1727" w:author="Vannieuwenhuyze Jorre" w:date="2025-03-27T14:21:00Z" w16du:dateUtc="2025-03-27T13:21:00Z">
            <w:rPr>
              <w:color w:val="344449"/>
              <w:spacing w:val="-14"/>
            </w:rPr>
          </w:rPrChange>
        </w:rPr>
        <w:t xml:space="preserve"> </w:t>
      </w:r>
      <w:r w:rsidRPr="001A436D">
        <w:rPr>
          <w:color w:val="344449"/>
        </w:rPr>
        <w:t>via een</w:t>
      </w:r>
      <w:r w:rsidRPr="001A436D">
        <w:rPr>
          <w:color w:val="344449"/>
          <w:rPrChange w:id="1728" w:author="Vannieuwenhuyze Jorre" w:date="2025-03-27T14:21:00Z" w16du:dateUtc="2025-03-27T13:21:00Z">
            <w:rPr>
              <w:color w:val="344449"/>
              <w:spacing w:val="-4"/>
            </w:rPr>
          </w:rPrChange>
        </w:rPr>
        <w:t xml:space="preserve"> </w:t>
      </w:r>
      <w:r w:rsidRPr="001A436D">
        <w:rPr>
          <w:color w:val="344449"/>
        </w:rPr>
        <w:t>conceptuele</w:t>
      </w:r>
      <w:r w:rsidRPr="001A436D">
        <w:rPr>
          <w:color w:val="344449"/>
          <w:rPrChange w:id="1729" w:author="Vannieuwenhuyze Jorre" w:date="2025-03-27T14:21:00Z" w16du:dateUtc="2025-03-27T13:21:00Z">
            <w:rPr>
              <w:color w:val="344449"/>
              <w:spacing w:val="-4"/>
            </w:rPr>
          </w:rPrChange>
        </w:rPr>
        <w:t xml:space="preserve"> </w:t>
      </w:r>
      <w:r w:rsidRPr="001A436D">
        <w:rPr>
          <w:color w:val="344449"/>
        </w:rPr>
        <w:t>en</w:t>
      </w:r>
      <w:r w:rsidRPr="001A436D">
        <w:rPr>
          <w:color w:val="344449"/>
          <w:rPrChange w:id="1730" w:author="Vannieuwenhuyze Jorre" w:date="2025-03-27T14:21:00Z" w16du:dateUtc="2025-03-27T13:21:00Z">
            <w:rPr>
              <w:color w:val="344449"/>
              <w:spacing w:val="-4"/>
            </w:rPr>
          </w:rPrChange>
        </w:rPr>
        <w:t xml:space="preserve"> </w:t>
      </w:r>
      <w:r w:rsidRPr="001A436D">
        <w:rPr>
          <w:color w:val="344449"/>
        </w:rPr>
        <w:t>een</w:t>
      </w:r>
      <w:r w:rsidRPr="001A436D">
        <w:rPr>
          <w:color w:val="344449"/>
          <w:rPrChange w:id="1731" w:author="Vannieuwenhuyze Jorre" w:date="2025-03-27T14:21:00Z" w16du:dateUtc="2025-03-27T13:21:00Z">
            <w:rPr>
              <w:color w:val="344449"/>
              <w:spacing w:val="-4"/>
            </w:rPr>
          </w:rPrChange>
        </w:rPr>
        <w:t xml:space="preserve"> </w:t>
      </w:r>
      <w:r w:rsidRPr="001A436D">
        <w:rPr>
          <w:color w:val="344449"/>
        </w:rPr>
        <w:t>operationele</w:t>
      </w:r>
      <w:r w:rsidRPr="001A436D">
        <w:rPr>
          <w:color w:val="344449"/>
          <w:rPrChange w:id="1732" w:author="Vannieuwenhuyze Jorre" w:date="2025-03-27T14:21:00Z" w16du:dateUtc="2025-03-27T13:21:00Z">
            <w:rPr>
              <w:color w:val="344449"/>
              <w:spacing w:val="-4"/>
            </w:rPr>
          </w:rPrChange>
        </w:rPr>
        <w:t xml:space="preserve"> </w:t>
      </w:r>
      <w:r w:rsidRPr="001A436D">
        <w:rPr>
          <w:color w:val="344449"/>
        </w:rPr>
        <w:t>definitie.</w:t>
      </w:r>
      <w:r w:rsidRPr="001A436D">
        <w:rPr>
          <w:color w:val="344449"/>
          <w:rPrChange w:id="1733" w:author="Vannieuwenhuyze Jorre" w:date="2025-03-27T14:21:00Z" w16du:dateUtc="2025-03-27T13:21:00Z">
            <w:rPr>
              <w:color w:val="344449"/>
              <w:spacing w:val="24"/>
            </w:rPr>
          </w:rPrChange>
        </w:rPr>
        <w:t xml:space="preserve"> </w:t>
      </w:r>
      <w:r w:rsidRPr="001A436D">
        <w:rPr>
          <w:color w:val="344449"/>
        </w:rPr>
        <w:t>Dit</w:t>
      </w:r>
      <w:r w:rsidRPr="001A436D">
        <w:rPr>
          <w:color w:val="344449"/>
          <w:rPrChange w:id="1734" w:author="Vannieuwenhuyze Jorre" w:date="2025-03-27T14:21:00Z" w16du:dateUtc="2025-03-27T13:21:00Z">
            <w:rPr>
              <w:color w:val="344449"/>
              <w:spacing w:val="-4"/>
            </w:rPr>
          </w:rPrChange>
        </w:rPr>
        <w:t xml:space="preserve"> </w:t>
      </w:r>
      <w:r w:rsidRPr="001A436D">
        <w:rPr>
          <w:color w:val="344449"/>
        </w:rPr>
        <w:t>vergemakkelijkt</w:t>
      </w:r>
      <w:r w:rsidRPr="001A436D">
        <w:rPr>
          <w:color w:val="344449"/>
          <w:rPrChange w:id="1735" w:author="Vannieuwenhuyze Jorre" w:date="2025-03-27T14:21:00Z" w16du:dateUtc="2025-03-27T13:21:00Z">
            <w:rPr>
              <w:color w:val="344449"/>
              <w:spacing w:val="-4"/>
            </w:rPr>
          </w:rPrChange>
        </w:rPr>
        <w:t xml:space="preserve"> </w:t>
      </w:r>
      <w:r w:rsidRPr="001A436D">
        <w:rPr>
          <w:color w:val="344449"/>
        </w:rPr>
        <w:t>informatiebe</w:t>
      </w:r>
      <w:del w:id="1736" w:author="Vannieuwenhuyze Jorre" w:date="2025-02-18T15:28:00Z" w16du:dateUtc="2025-02-18T14:28:00Z">
        <w:r w:rsidRPr="001A436D" w:rsidDel="001E5446">
          <w:rPr>
            <w:color w:val="344449"/>
          </w:rPr>
          <w:delText xml:space="preserve">‐ </w:delText>
        </w:r>
      </w:del>
      <w:r w:rsidRPr="001A436D">
        <w:rPr>
          <w:color w:val="344449"/>
        </w:rPr>
        <w:t>heer over de statistiekreeksen.</w:t>
      </w:r>
    </w:p>
    <w:p w14:paraId="25B31982" w14:textId="072FD814" w:rsidR="001E3564" w:rsidRPr="001A436D" w:rsidRDefault="002F5345">
      <w:pPr>
        <w:pStyle w:val="BodyText"/>
        <w:spacing w:before="141" w:line="237" w:lineRule="auto"/>
        <w:ind w:left="709" w:right="1129"/>
        <w:jc w:val="both"/>
      </w:pPr>
      <w:r w:rsidRPr="4FF31174">
        <w:rPr>
          <w:color w:val="344449"/>
        </w:rPr>
        <w:t xml:space="preserve">De </w:t>
      </w:r>
      <w:r w:rsidRPr="4FF31174">
        <w:rPr>
          <w:i/>
          <w:iCs/>
          <w:color w:val="70A2B8"/>
        </w:rPr>
        <w:t xml:space="preserve">conceptuele definitie </w:t>
      </w:r>
      <w:r w:rsidRPr="4FF31174">
        <w:rPr>
          <w:color w:val="344449"/>
        </w:rPr>
        <w:t xml:space="preserve">verwijst naar de interpretatie die een doorsnee gebruiker aan de statistiekreeks toekent. De statistiekreeks in tabel </w:t>
      </w:r>
      <w:hyperlink w:anchor="_bookmark2">
        <w:r w:rsidR="001E3564" w:rsidRPr="4FF31174">
          <w:rPr>
            <w:color w:val="344449"/>
          </w:rPr>
          <w:t>2</w:t>
        </w:r>
      </w:hyperlink>
      <w:r w:rsidRPr="4FF31174">
        <w:rPr>
          <w:color w:val="344449"/>
        </w:rPr>
        <w:t xml:space="preserve"> kan </w:t>
      </w:r>
      <w:ins w:id="1737" w:author="Vannieuwenhuyze Jorre" w:date="2025-02-18T15:28:00Z">
        <w:r w:rsidR="001E5446" w:rsidRPr="4FF31174">
          <w:rPr>
            <w:color w:val="344449"/>
          </w:rPr>
          <w:t xml:space="preserve">bijvoorbeeld </w:t>
        </w:r>
      </w:ins>
      <w:r w:rsidRPr="4FF31174">
        <w:rPr>
          <w:color w:val="344449"/>
        </w:rPr>
        <w:t>conceptueel wor</w:t>
      </w:r>
      <w:del w:id="1738" w:author="Vannieuwenhuyze Jorre" w:date="2025-02-18T15:28:00Z">
        <w:r w:rsidRPr="4FF31174" w:rsidDel="002F5345">
          <w:rPr>
            <w:color w:val="344449"/>
          </w:rPr>
          <w:delText xml:space="preserve">‐ </w:delText>
        </w:r>
      </w:del>
      <w:r w:rsidRPr="4FF31174">
        <w:rPr>
          <w:color w:val="344449"/>
        </w:rPr>
        <w:t xml:space="preserve">den gedefinieerd als het “aantal inwoners in </w:t>
      </w:r>
      <w:commentRangeStart w:id="1739"/>
      <w:r w:rsidRPr="4FF31174">
        <w:rPr>
          <w:color w:val="344449"/>
        </w:rPr>
        <w:t>Vlaamse gemeenten</w:t>
      </w:r>
      <w:commentRangeEnd w:id="1739"/>
      <w:r>
        <w:rPr>
          <w:rStyle w:val="CommentReference"/>
        </w:rPr>
        <w:commentReference w:id="1739"/>
      </w:r>
      <w:r w:rsidRPr="4FF31174">
        <w:rPr>
          <w:color w:val="344449"/>
        </w:rPr>
        <w:t xml:space="preserve"> in 2019”. Deze definitie sluit aan bij specifieke gebruikersbehoeften, zoals bijvoorbeeld beschre</w:t>
      </w:r>
      <w:del w:id="1740" w:author="Vannieuwenhuyze Jorre" w:date="2025-02-18T15:28:00Z">
        <w:r w:rsidRPr="4FF31174" w:rsidDel="002F5345">
          <w:rPr>
            <w:color w:val="344449"/>
          </w:rPr>
          <w:delText xml:space="preserve">‐ </w:delText>
        </w:r>
      </w:del>
      <w:r w:rsidRPr="4FF31174">
        <w:rPr>
          <w:color w:val="344449"/>
        </w:rPr>
        <w:t xml:space="preserve">ven in tabel </w:t>
      </w:r>
      <w:hyperlink w:anchor="_bookmark1">
        <w:r w:rsidR="001E3564" w:rsidRPr="4FF31174">
          <w:rPr>
            <w:color w:val="344449"/>
          </w:rPr>
          <w:t>1</w:t>
        </w:r>
      </w:hyperlink>
      <w:r w:rsidRPr="4FF31174">
        <w:rPr>
          <w:color w:val="344449"/>
        </w:rPr>
        <w:t>.</w:t>
      </w:r>
    </w:p>
    <w:p w14:paraId="25B31983" w14:textId="7FE586A5" w:rsidR="001E3564" w:rsidRPr="001A436D" w:rsidRDefault="002F5345">
      <w:pPr>
        <w:pStyle w:val="BodyText"/>
        <w:spacing w:before="139" w:line="237" w:lineRule="auto"/>
        <w:ind w:left="709" w:right="1128"/>
        <w:jc w:val="both"/>
      </w:pPr>
      <w:r w:rsidRPr="001A436D">
        <w:rPr>
          <w:color w:val="344449"/>
        </w:rPr>
        <w:t>De</w:t>
      </w:r>
      <w:r w:rsidRPr="001A436D">
        <w:rPr>
          <w:color w:val="344449"/>
          <w:rPrChange w:id="1741" w:author="Vannieuwenhuyze Jorre" w:date="2025-03-27T14:21:00Z" w16du:dateUtc="2025-03-27T13:21:00Z">
            <w:rPr>
              <w:color w:val="344449"/>
              <w:spacing w:val="-1"/>
            </w:rPr>
          </w:rPrChange>
        </w:rPr>
        <w:t xml:space="preserve"> </w:t>
      </w:r>
      <w:r w:rsidRPr="001A436D">
        <w:rPr>
          <w:i/>
          <w:color w:val="70A2B8"/>
        </w:rPr>
        <w:t>operationele</w:t>
      </w:r>
      <w:r w:rsidRPr="001A436D">
        <w:rPr>
          <w:i/>
          <w:color w:val="70A2B8"/>
          <w:rPrChange w:id="1742" w:author="Vannieuwenhuyze Jorre" w:date="2025-03-27T14:21:00Z" w16du:dateUtc="2025-03-27T13:21:00Z">
            <w:rPr>
              <w:i/>
              <w:color w:val="70A2B8"/>
              <w:spacing w:val="-1"/>
            </w:rPr>
          </w:rPrChange>
        </w:rPr>
        <w:t xml:space="preserve"> </w:t>
      </w:r>
      <w:r w:rsidRPr="001A436D">
        <w:rPr>
          <w:i/>
          <w:color w:val="70A2B8"/>
        </w:rPr>
        <w:t>definitie</w:t>
      </w:r>
      <w:r w:rsidRPr="001A436D">
        <w:rPr>
          <w:i/>
          <w:color w:val="70A2B8"/>
          <w:rPrChange w:id="1743" w:author="Vannieuwenhuyze Jorre" w:date="2025-03-27T14:21:00Z" w16du:dateUtc="2025-03-27T13:21:00Z">
            <w:rPr>
              <w:i/>
              <w:color w:val="70A2B8"/>
              <w:spacing w:val="-2"/>
            </w:rPr>
          </w:rPrChange>
        </w:rPr>
        <w:t xml:space="preserve"> </w:t>
      </w:r>
      <w:r w:rsidRPr="001A436D">
        <w:rPr>
          <w:color w:val="344449"/>
        </w:rPr>
        <w:t>van</w:t>
      </w:r>
      <w:r w:rsidRPr="001A436D">
        <w:rPr>
          <w:color w:val="344449"/>
          <w:rPrChange w:id="1744" w:author="Vannieuwenhuyze Jorre" w:date="2025-03-27T14:21:00Z" w16du:dateUtc="2025-03-27T13:21:00Z">
            <w:rPr>
              <w:color w:val="344449"/>
              <w:spacing w:val="-1"/>
            </w:rPr>
          </w:rPrChange>
        </w:rPr>
        <w:t xml:space="preserve"> </w:t>
      </w:r>
      <w:r w:rsidRPr="001A436D">
        <w:rPr>
          <w:color w:val="344449"/>
        </w:rPr>
        <w:t>een</w:t>
      </w:r>
      <w:r w:rsidRPr="001A436D">
        <w:rPr>
          <w:color w:val="344449"/>
          <w:rPrChange w:id="1745" w:author="Vannieuwenhuyze Jorre" w:date="2025-03-27T14:21:00Z" w16du:dateUtc="2025-03-27T13:21:00Z">
            <w:rPr>
              <w:color w:val="344449"/>
              <w:spacing w:val="-1"/>
            </w:rPr>
          </w:rPrChange>
        </w:rPr>
        <w:t xml:space="preserve"> </w:t>
      </w:r>
      <w:r w:rsidRPr="001A436D">
        <w:rPr>
          <w:color w:val="344449"/>
        </w:rPr>
        <w:t>statistiekreeks</w:t>
      </w:r>
      <w:r w:rsidRPr="001A436D">
        <w:rPr>
          <w:color w:val="344449"/>
          <w:rPrChange w:id="1746" w:author="Vannieuwenhuyze Jorre" w:date="2025-03-27T14:21:00Z" w16du:dateUtc="2025-03-27T13:21:00Z">
            <w:rPr>
              <w:color w:val="344449"/>
              <w:spacing w:val="-1"/>
            </w:rPr>
          </w:rPrChange>
        </w:rPr>
        <w:t xml:space="preserve"> </w:t>
      </w:r>
      <w:r w:rsidRPr="001A436D">
        <w:rPr>
          <w:color w:val="344449"/>
        </w:rPr>
        <w:t>beschrijft</w:t>
      </w:r>
      <w:r w:rsidRPr="001A436D">
        <w:rPr>
          <w:color w:val="344449"/>
          <w:rPrChange w:id="1747" w:author="Vannieuwenhuyze Jorre" w:date="2025-03-27T14:21:00Z" w16du:dateUtc="2025-03-27T13:21:00Z">
            <w:rPr>
              <w:color w:val="344449"/>
              <w:spacing w:val="-1"/>
            </w:rPr>
          </w:rPrChange>
        </w:rPr>
        <w:t xml:space="preserve"> </w:t>
      </w:r>
      <w:r w:rsidRPr="001A436D">
        <w:rPr>
          <w:color w:val="344449"/>
        </w:rPr>
        <w:t>hoe de cijferreeks</w:t>
      </w:r>
      <w:r w:rsidRPr="001A436D">
        <w:rPr>
          <w:color w:val="344449"/>
          <w:rPrChange w:id="1748" w:author="Vannieuwenhuyze Jorre" w:date="2025-03-27T14:21:00Z" w16du:dateUtc="2025-03-27T13:21:00Z">
            <w:rPr>
              <w:color w:val="344449"/>
              <w:spacing w:val="-1"/>
            </w:rPr>
          </w:rPrChange>
        </w:rPr>
        <w:t xml:space="preserve"> </w:t>
      </w:r>
      <w:r w:rsidRPr="001A436D">
        <w:rPr>
          <w:color w:val="344449"/>
        </w:rPr>
        <w:t xml:space="preserve">pre‐ </w:t>
      </w:r>
      <w:proofErr w:type="spellStart"/>
      <w:r w:rsidRPr="001A436D">
        <w:rPr>
          <w:color w:val="344449"/>
        </w:rPr>
        <w:t>cies</w:t>
      </w:r>
      <w:proofErr w:type="spellEnd"/>
      <w:r w:rsidRPr="001A436D">
        <w:rPr>
          <w:color w:val="344449"/>
        </w:rPr>
        <w:t xml:space="preserve"> </w:t>
      </w:r>
      <w:ins w:id="1749" w:author="Vannieuwenhuyze Jorre" w:date="2025-02-18T15:29:00Z" w16du:dateUtc="2025-02-18T14:29:00Z">
        <w:r w:rsidR="001E5446" w:rsidRPr="001A436D">
          <w:rPr>
            <w:color w:val="344449"/>
          </w:rPr>
          <w:t>werd</w:t>
        </w:r>
      </w:ins>
      <w:del w:id="1750" w:author="Vannieuwenhuyze Jorre" w:date="2025-02-18T15:29:00Z" w16du:dateUtc="2025-02-18T14:29:00Z">
        <w:r w:rsidRPr="001A436D" w:rsidDel="001E5446">
          <w:rPr>
            <w:color w:val="344449"/>
          </w:rPr>
          <w:delText>is</w:delText>
        </w:r>
      </w:del>
      <w:r w:rsidRPr="001A436D">
        <w:rPr>
          <w:color w:val="344449"/>
        </w:rPr>
        <w:t xml:space="preserve"> verzameld en </w:t>
      </w:r>
      <w:ins w:id="1751" w:author="Vannieuwenhuyze Jorre" w:date="2025-02-18T15:29:00Z" w16du:dateUtc="2025-02-18T14:29:00Z">
        <w:r w:rsidR="00626C9B" w:rsidRPr="001A436D">
          <w:rPr>
            <w:color w:val="344449"/>
          </w:rPr>
          <w:t>ge</w:t>
        </w:r>
      </w:ins>
      <w:r w:rsidRPr="001A436D">
        <w:rPr>
          <w:color w:val="344449"/>
        </w:rPr>
        <w:t>reproduceer</w:t>
      </w:r>
      <w:ins w:id="1752" w:author="Vannieuwenhuyze Jorre" w:date="2025-02-18T15:29:00Z" w16du:dateUtc="2025-02-18T14:29:00Z">
        <w:r w:rsidR="00626C9B" w:rsidRPr="001A436D">
          <w:rPr>
            <w:color w:val="344449"/>
          </w:rPr>
          <w:t>d kan worden</w:t>
        </w:r>
      </w:ins>
      <w:del w:id="1753" w:author="Vannieuwenhuyze Jorre" w:date="2025-02-18T15:29:00Z" w16du:dateUtc="2025-02-18T14:29:00Z">
        <w:r w:rsidRPr="001A436D" w:rsidDel="00626C9B">
          <w:rPr>
            <w:color w:val="344449"/>
          </w:rPr>
          <w:delText>baar is</w:delText>
        </w:r>
      </w:del>
      <w:r w:rsidRPr="001A436D">
        <w:rPr>
          <w:color w:val="344449"/>
        </w:rPr>
        <w:t>.</w:t>
      </w:r>
      <w:r w:rsidRPr="001A436D">
        <w:rPr>
          <w:color w:val="344449"/>
          <w:rPrChange w:id="1754" w:author="Vannieuwenhuyze Jorre" w:date="2025-03-27T14:21:00Z" w16du:dateUtc="2025-03-27T13:21:00Z">
            <w:rPr>
              <w:color w:val="344449"/>
              <w:spacing w:val="40"/>
            </w:rPr>
          </w:rPrChange>
        </w:rPr>
        <w:t xml:space="preserve"> </w:t>
      </w:r>
      <w:r w:rsidRPr="001A436D">
        <w:rPr>
          <w:color w:val="344449"/>
        </w:rPr>
        <w:t xml:space="preserve">Bovendien specificeert de operationele </w:t>
      </w:r>
      <w:r w:rsidRPr="001A436D">
        <w:rPr>
          <w:color w:val="344449"/>
          <w:rPrChange w:id="1755" w:author="Vannieuwenhuyze Jorre" w:date="2025-03-27T14:21:00Z" w16du:dateUtc="2025-03-27T13:21:00Z">
            <w:rPr>
              <w:color w:val="344449"/>
              <w:spacing w:val="-2"/>
            </w:rPr>
          </w:rPrChange>
        </w:rPr>
        <w:t>definitie</w:t>
      </w:r>
      <w:r w:rsidRPr="001A436D">
        <w:rPr>
          <w:color w:val="344449"/>
          <w:rPrChange w:id="1756" w:author="Vannieuwenhuyze Jorre" w:date="2025-03-27T14:21:00Z" w16du:dateUtc="2025-03-27T13:21:00Z">
            <w:rPr>
              <w:color w:val="344449"/>
              <w:spacing w:val="-7"/>
            </w:rPr>
          </w:rPrChange>
        </w:rPr>
        <w:t xml:space="preserve"> </w:t>
      </w:r>
      <w:ins w:id="1757" w:author="Vannieuwenhuyze Jorre" w:date="2025-02-18T15:29:00Z" w16du:dateUtc="2025-02-18T14:29:00Z">
        <w:r w:rsidR="00626C9B" w:rsidRPr="001A436D">
          <w:rPr>
            <w:color w:val="344449"/>
            <w:rPrChange w:id="1758" w:author="Vannieuwenhuyze Jorre" w:date="2025-03-27T14:21:00Z" w16du:dateUtc="2025-03-27T13:21:00Z">
              <w:rPr>
                <w:color w:val="344449"/>
                <w:spacing w:val="-7"/>
              </w:rPr>
            </w:rPrChange>
          </w:rPr>
          <w:t xml:space="preserve">steeds </w:t>
        </w:r>
      </w:ins>
      <w:r w:rsidRPr="001A436D">
        <w:rPr>
          <w:color w:val="344449"/>
          <w:rPrChange w:id="1759" w:author="Vannieuwenhuyze Jorre" w:date="2025-03-27T14:21:00Z" w16du:dateUtc="2025-03-27T13:21:00Z">
            <w:rPr>
              <w:color w:val="344449"/>
              <w:spacing w:val="-2"/>
            </w:rPr>
          </w:rPrChange>
        </w:rPr>
        <w:t>welke</w:t>
      </w:r>
      <w:r w:rsidRPr="001A436D">
        <w:rPr>
          <w:color w:val="344449"/>
          <w:rPrChange w:id="1760" w:author="Vannieuwenhuyze Jorre" w:date="2025-03-27T14:21:00Z" w16du:dateUtc="2025-03-27T13:21:00Z">
            <w:rPr>
              <w:color w:val="344449"/>
              <w:spacing w:val="-7"/>
            </w:rPr>
          </w:rPrChange>
        </w:rPr>
        <w:t xml:space="preserve"> </w:t>
      </w:r>
      <w:r w:rsidRPr="001A436D">
        <w:rPr>
          <w:color w:val="344449"/>
          <w:rPrChange w:id="1761" w:author="Vannieuwenhuyze Jorre" w:date="2025-03-27T14:21:00Z" w16du:dateUtc="2025-03-27T13:21:00Z">
            <w:rPr>
              <w:color w:val="344449"/>
              <w:spacing w:val="-2"/>
            </w:rPr>
          </w:rPrChange>
        </w:rPr>
        <w:t>waarden</w:t>
      </w:r>
      <w:r w:rsidRPr="001A436D">
        <w:rPr>
          <w:color w:val="344449"/>
          <w:rPrChange w:id="1762" w:author="Vannieuwenhuyze Jorre" w:date="2025-03-27T14:21:00Z" w16du:dateUtc="2025-03-27T13:21:00Z">
            <w:rPr>
              <w:color w:val="344449"/>
              <w:spacing w:val="-8"/>
            </w:rPr>
          </w:rPrChange>
        </w:rPr>
        <w:t xml:space="preserve"> </w:t>
      </w:r>
      <w:r w:rsidRPr="001A436D">
        <w:rPr>
          <w:color w:val="344449"/>
          <w:rPrChange w:id="1763" w:author="Vannieuwenhuyze Jorre" w:date="2025-03-27T14:21:00Z" w16du:dateUtc="2025-03-27T13:21:00Z">
            <w:rPr>
              <w:color w:val="344449"/>
              <w:spacing w:val="-2"/>
            </w:rPr>
          </w:rPrChange>
        </w:rPr>
        <w:t>de</w:t>
      </w:r>
      <w:r w:rsidRPr="001A436D">
        <w:rPr>
          <w:color w:val="344449"/>
          <w:rPrChange w:id="1764" w:author="Vannieuwenhuyze Jorre" w:date="2025-03-27T14:21:00Z" w16du:dateUtc="2025-03-27T13:21:00Z">
            <w:rPr>
              <w:color w:val="344449"/>
              <w:spacing w:val="-7"/>
            </w:rPr>
          </w:rPrChange>
        </w:rPr>
        <w:t xml:space="preserve"> </w:t>
      </w:r>
      <w:r w:rsidRPr="001A436D">
        <w:rPr>
          <w:color w:val="344449"/>
          <w:rPrChange w:id="1765" w:author="Vannieuwenhuyze Jorre" w:date="2025-03-27T14:21:00Z" w16du:dateUtc="2025-03-27T13:21:00Z">
            <w:rPr>
              <w:color w:val="344449"/>
              <w:spacing w:val="-2"/>
            </w:rPr>
          </w:rPrChange>
        </w:rPr>
        <w:t>attributen</w:t>
      </w:r>
      <w:r w:rsidRPr="001A436D">
        <w:rPr>
          <w:color w:val="344449"/>
          <w:rPrChange w:id="1766" w:author="Vannieuwenhuyze Jorre" w:date="2025-03-27T14:21:00Z" w16du:dateUtc="2025-03-27T13:21:00Z">
            <w:rPr>
              <w:color w:val="344449"/>
              <w:spacing w:val="-8"/>
            </w:rPr>
          </w:rPrChange>
        </w:rPr>
        <w:t xml:space="preserve"> </w:t>
      </w:r>
      <w:r w:rsidRPr="001A436D">
        <w:rPr>
          <w:color w:val="344449"/>
          <w:rPrChange w:id="1767" w:author="Vannieuwenhuyze Jorre" w:date="2025-03-27T14:21:00Z" w16du:dateUtc="2025-03-27T13:21:00Z">
            <w:rPr>
              <w:color w:val="344449"/>
              <w:spacing w:val="-2"/>
            </w:rPr>
          </w:rPrChange>
        </w:rPr>
        <w:t>en</w:t>
      </w:r>
      <w:r w:rsidRPr="001A436D">
        <w:rPr>
          <w:color w:val="344449"/>
          <w:rPrChange w:id="1768" w:author="Vannieuwenhuyze Jorre" w:date="2025-03-27T14:21:00Z" w16du:dateUtc="2025-03-27T13:21:00Z">
            <w:rPr>
              <w:color w:val="344449"/>
              <w:spacing w:val="-8"/>
            </w:rPr>
          </w:rPrChange>
        </w:rPr>
        <w:t xml:space="preserve"> </w:t>
      </w:r>
      <w:r w:rsidRPr="001A436D">
        <w:rPr>
          <w:color w:val="344449"/>
          <w:rPrChange w:id="1769" w:author="Vannieuwenhuyze Jorre" w:date="2025-03-27T14:21:00Z" w16du:dateUtc="2025-03-27T13:21:00Z">
            <w:rPr>
              <w:color w:val="344449"/>
              <w:spacing w:val="-2"/>
            </w:rPr>
          </w:rPrChange>
        </w:rPr>
        <w:t>dimensies</w:t>
      </w:r>
      <w:r w:rsidRPr="001A436D">
        <w:rPr>
          <w:color w:val="344449"/>
          <w:rPrChange w:id="1770" w:author="Vannieuwenhuyze Jorre" w:date="2025-03-27T14:21:00Z" w16du:dateUtc="2025-03-27T13:21:00Z">
            <w:rPr>
              <w:color w:val="344449"/>
              <w:spacing w:val="-7"/>
            </w:rPr>
          </w:rPrChange>
        </w:rPr>
        <w:t xml:space="preserve"> </w:t>
      </w:r>
      <w:r w:rsidRPr="001A436D">
        <w:rPr>
          <w:color w:val="344449"/>
          <w:rPrChange w:id="1771" w:author="Vannieuwenhuyze Jorre" w:date="2025-03-27T14:21:00Z" w16du:dateUtc="2025-03-27T13:21:00Z">
            <w:rPr>
              <w:color w:val="344449"/>
              <w:spacing w:val="-2"/>
            </w:rPr>
          </w:rPrChange>
        </w:rPr>
        <w:t>binnen</w:t>
      </w:r>
      <w:r w:rsidRPr="001A436D">
        <w:rPr>
          <w:color w:val="344449"/>
          <w:rPrChange w:id="1772" w:author="Vannieuwenhuyze Jorre" w:date="2025-03-27T14:21:00Z" w16du:dateUtc="2025-03-27T13:21:00Z">
            <w:rPr>
              <w:color w:val="344449"/>
              <w:spacing w:val="-7"/>
            </w:rPr>
          </w:rPrChange>
        </w:rPr>
        <w:t xml:space="preserve"> </w:t>
      </w:r>
      <w:r w:rsidRPr="001A436D">
        <w:rPr>
          <w:color w:val="344449"/>
          <w:rPrChange w:id="1773" w:author="Vannieuwenhuyze Jorre" w:date="2025-03-27T14:21:00Z" w16du:dateUtc="2025-03-27T13:21:00Z">
            <w:rPr>
              <w:color w:val="344449"/>
              <w:spacing w:val="-2"/>
            </w:rPr>
          </w:rPrChange>
        </w:rPr>
        <w:t>de</w:t>
      </w:r>
      <w:r w:rsidRPr="001A436D">
        <w:rPr>
          <w:color w:val="344449"/>
          <w:rPrChange w:id="1774" w:author="Vannieuwenhuyze Jorre" w:date="2025-03-27T14:21:00Z" w16du:dateUtc="2025-03-27T13:21:00Z">
            <w:rPr>
              <w:color w:val="344449"/>
              <w:spacing w:val="-7"/>
            </w:rPr>
          </w:rPrChange>
        </w:rPr>
        <w:t xml:space="preserve"> </w:t>
      </w:r>
      <w:r w:rsidRPr="001A436D">
        <w:rPr>
          <w:color w:val="344449"/>
          <w:rPrChange w:id="1775" w:author="Vannieuwenhuyze Jorre" w:date="2025-03-27T14:21:00Z" w16du:dateUtc="2025-03-27T13:21:00Z">
            <w:rPr>
              <w:color w:val="344449"/>
              <w:spacing w:val="-2"/>
            </w:rPr>
          </w:rPrChange>
        </w:rPr>
        <w:t>reeks</w:t>
      </w:r>
      <w:r w:rsidRPr="001A436D">
        <w:rPr>
          <w:color w:val="344449"/>
          <w:rPrChange w:id="1776" w:author="Vannieuwenhuyze Jorre" w:date="2025-03-27T14:21:00Z" w16du:dateUtc="2025-03-27T13:21:00Z">
            <w:rPr>
              <w:color w:val="344449"/>
              <w:spacing w:val="-7"/>
            </w:rPr>
          </w:rPrChange>
        </w:rPr>
        <w:t xml:space="preserve"> </w:t>
      </w:r>
      <w:r w:rsidRPr="001A436D">
        <w:rPr>
          <w:color w:val="344449"/>
          <w:rPrChange w:id="1777" w:author="Vannieuwenhuyze Jorre" w:date="2025-03-27T14:21:00Z" w16du:dateUtc="2025-03-27T13:21:00Z">
            <w:rPr>
              <w:color w:val="344449"/>
              <w:spacing w:val="-2"/>
            </w:rPr>
          </w:rPrChange>
        </w:rPr>
        <w:t>precies</w:t>
      </w:r>
      <w:r w:rsidRPr="001A436D">
        <w:rPr>
          <w:color w:val="344449"/>
          <w:rPrChange w:id="1778" w:author="Vannieuwenhuyze Jorre" w:date="2025-03-27T14:21:00Z" w16du:dateUtc="2025-03-27T13:21:00Z">
            <w:rPr>
              <w:color w:val="344449"/>
              <w:spacing w:val="-7"/>
            </w:rPr>
          </w:rPrChange>
        </w:rPr>
        <w:t xml:space="preserve"> </w:t>
      </w:r>
      <w:r w:rsidRPr="001A436D">
        <w:rPr>
          <w:color w:val="344449"/>
          <w:rPrChange w:id="1779" w:author="Vannieuwenhuyze Jorre" w:date="2025-03-27T14:21:00Z" w16du:dateUtc="2025-03-27T13:21:00Z">
            <w:rPr>
              <w:color w:val="344449"/>
              <w:spacing w:val="-2"/>
            </w:rPr>
          </w:rPrChange>
        </w:rPr>
        <w:t>aanne</w:t>
      </w:r>
      <w:del w:id="1780" w:author="Vannieuwenhuyze Jorre" w:date="2025-02-18T15:29:00Z" w16du:dateUtc="2025-02-18T14:29:00Z">
        <w:r w:rsidRPr="001A436D" w:rsidDel="00626C9B">
          <w:rPr>
            <w:color w:val="344449"/>
            <w:rPrChange w:id="1781" w:author="Vannieuwenhuyze Jorre" w:date="2025-03-27T14:21:00Z" w16du:dateUtc="2025-03-27T13:21:00Z">
              <w:rPr>
                <w:color w:val="344449"/>
                <w:spacing w:val="-2"/>
              </w:rPr>
            </w:rPrChange>
          </w:rPr>
          <w:delText xml:space="preserve">‐ </w:delText>
        </w:r>
      </w:del>
      <w:r w:rsidRPr="001A436D">
        <w:rPr>
          <w:color w:val="344449"/>
        </w:rPr>
        <w:t>men. Voor</w:t>
      </w:r>
      <w:r w:rsidRPr="001A436D">
        <w:rPr>
          <w:color w:val="344449"/>
          <w:rPrChange w:id="1782" w:author="Vannieuwenhuyze Jorre" w:date="2025-03-27T14:21:00Z" w16du:dateUtc="2025-03-27T13:21:00Z">
            <w:rPr>
              <w:color w:val="344449"/>
              <w:spacing w:val="-9"/>
            </w:rPr>
          </w:rPrChange>
        </w:rPr>
        <w:t xml:space="preserve"> </w:t>
      </w:r>
      <w:r w:rsidRPr="001A436D">
        <w:rPr>
          <w:color w:val="344449"/>
        </w:rPr>
        <w:t>tabel</w:t>
      </w:r>
      <w:r w:rsidRPr="001A436D">
        <w:rPr>
          <w:color w:val="344449"/>
          <w:rPrChange w:id="1783" w:author="Vannieuwenhuyze Jorre" w:date="2025-03-27T14:21:00Z" w16du:dateUtc="2025-03-27T13:21:00Z">
            <w:rPr>
              <w:color w:val="344449"/>
              <w:spacing w:val="-8"/>
            </w:rPr>
          </w:rPrChange>
        </w:rPr>
        <w:t xml:space="preserve"> </w:t>
      </w:r>
      <w:hyperlink w:anchor="_bookmark2" w:history="1">
        <w:r w:rsidR="001E3564" w:rsidRPr="001A436D">
          <w:rPr>
            <w:color w:val="344449"/>
          </w:rPr>
          <w:t>2</w:t>
        </w:r>
      </w:hyperlink>
      <w:r w:rsidRPr="001A436D">
        <w:rPr>
          <w:color w:val="344449"/>
          <w:rPrChange w:id="1784" w:author="Vannieuwenhuyze Jorre" w:date="2025-03-27T14:21:00Z" w16du:dateUtc="2025-03-27T13:21:00Z">
            <w:rPr>
              <w:color w:val="344449"/>
              <w:spacing w:val="-9"/>
            </w:rPr>
          </w:rPrChange>
        </w:rPr>
        <w:t xml:space="preserve"> </w:t>
      </w:r>
      <w:r w:rsidRPr="001A436D">
        <w:rPr>
          <w:color w:val="344449"/>
        </w:rPr>
        <w:t>luidt</w:t>
      </w:r>
      <w:r w:rsidRPr="001A436D">
        <w:rPr>
          <w:color w:val="344449"/>
          <w:rPrChange w:id="1785" w:author="Vannieuwenhuyze Jorre" w:date="2025-03-27T14:21:00Z" w16du:dateUtc="2025-03-27T13:21:00Z">
            <w:rPr>
              <w:color w:val="344449"/>
              <w:spacing w:val="-9"/>
            </w:rPr>
          </w:rPrChange>
        </w:rPr>
        <w:t xml:space="preserve"> </w:t>
      </w:r>
      <w:r w:rsidRPr="001A436D">
        <w:rPr>
          <w:color w:val="344449"/>
        </w:rPr>
        <w:t>de</w:t>
      </w:r>
      <w:r w:rsidRPr="001A436D">
        <w:rPr>
          <w:color w:val="344449"/>
          <w:rPrChange w:id="1786" w:author="Vannieuwenhuyze Jorre" w:date="2025-03-27T14:21:00Z" w16du:dateUtc="2025-03-27T13:21:00Z">
            <w:rPr>
              <w:color w:val="344449"/>
              <w:spacing w:val="-8"/>
            </w:rPr>
          </w:rPrChange>
        </w:rPr>
        <w:t xml:space="preserve"> </w:t>
      </w:r>
      <w:r w:rsidRPr="001A436D">
        <w:rPr>
          <w:color w:val="344449"/>
        </w:rPr>
        <w:t>operationele</w:t>
      </w:r>
      <w:r w:rsidRPr="001A436D">
        <w:rPr>
          <w:color w:val="344449"/>
          <w:rPrChange w:id="1787" w:author="Vannieuwenhuyze Jorre" w:date="2025-03-27T14:21:00Z" w16du:dateUtc="2025-03-27T13:21:00Z">
            <w:rPr>
              <w:color w:val="344449"/>
              <w:spacing w:val="-9"/>
            </w:rPr>
          </w:rPrChange>
        </w:rPr>
        <w:t xml:space="preserve"> </w:t>
      </w:r>
      <w:r w:rsidRPr="001A436D">
        <w:rPr>
          <w:color w:val="344449"/>
        </w:rPr>
        <w:t>definitie</w:t>
      </w:r>
      <w:r w:rsidRPr="001A436D">
        <w:rPr>
          <w:color w:val="344449"/>
          <w:rPrChange w:id="1788" w:author="Vannieuwenhuyze Jorre" w:date="2025-03-27T14:21:00Z" w16du:dateUtc="2025-03-27T13:21:00Z">
            <w:rPr>
              <w:color w:val="344449"/>
              <w:spacing w:val="-9"/>
            </w:rPr>
          </w:rPrChange>
        </w:rPr>
        <w:t xml:space="preserve"> </w:t>
      </w:r>
      <w:r w:rsidRPr="001A436D">
        <w:rPr>
          <w:color w:val="344449"/>
        </w:rPr>
        <w:t>bijvoorbeeld: “De</w:t>
      </w:r>
      <w:r w:rsidRPr="001A436D">
        <w:rPr>
          <w:color w:val="344449"/>
          <w:rPrChange w:id="1789" w:author="Vannieuwenhuyze Jorre" w:date="2025-03-27T14:21:00Z" w16du:dateUtc="2025-03-27T13:21:00Z">
            <w:rPr>
              <w:color w:val="344449"/>
              <w:spacing w:val="-8"/>
            </w:rPr>
          </w:rPrChange>
        </w:rPr>
        <w:t xml:space="preserve"> </w:t>
      </w:r>
      <w:r w:rsidRPr="001A436D">
        <w:rPr>
          <w:color w:val="344449"/>
        </w:rPr>
        <w:t>grootte</w:t>
      </w:r>
      <w:r w:rsidRPr="001A436D">
        <w:rPr>
          <w:color w:val="344449"/>
          <w:rPrChange w:id="1790" w:author="Vannieuwenhuyze Jorre" w:date="2025-03-27T14:21:00Z" w16du:dateUtc="2025-03-27T13:21:00Z">
            <w:rPr>
              <w:color w:val="344449"/>
              <w:spacing w:val="-9"/>
            </w:rPr>
          </w:rPrChange>
        </w:rPr>
        <w:t xml:space="preserve"> </w:t>
      </w:r>
      <w:r w:rsidRPr="001A436D">
        <w:rPr>
          <w:color w:val="344449"/>
        </w:rPr>
        <w:t>van</w:t>
      </w:r>
      <w:r w:rsidRPr="001A436D">
        <w:rPr>
          <w:color w:val="344449"/>
          <w:rPrChange w:id="1791" w:author="Vannieuwenhuyze Jorre" w:date="2025-03-27T14:21:00Z" w16du:dateUtc="2025-03-27T13:21:00Z">
            <w:rPr>
              <w:color w:val="344449"/>
              <w:spacing w:val="-9"/>
            </w:rPr>
          </w:rPrChange>
        </w:rPr>
        <w:t xml:space="preserve"> </w:t>
      </w:r>
      <w:r w:rsidRPr="001A436D">
        <w:rPr>
          <w:color w:val="344449"/>
        </w:rPr>
        <w:t>de wettelijke</w:t>
      </w:r>
      <w:r w:rsidRPr="001A436D">
        <w:rPr>
          <w:color w:val="344449"/>
          <w:rPrChange w:id="1792" w:author="Vannieuwenhuyze Jorre" w:date="2025-03-27T14:21:00Z" w16du:dateUtc="2025-03-27T13:21:00Z">
            <w:rPr>
              <w:color w:val="344449"/>
              <w:spacing w:val="-11"/>
            </w:rPr>
          </w:rPrChange>
        </w:rPr>
        <w:t xml:space="preserve"> </w:t>
      </w:r>
      <w:r w:rsidRPr="001A436D">
        <w:rPr>
          <w:color w:val="344449"/>
        </w:rPr>
        <w:t>bevolking</w:t>
      </w:r>
      <w:r w:rsidRPr="001A436D">
        <w:rPr>
          <w:color w:val="344449"/>
          <w:rPrChange w:id="1793" w:author="Vannieuwenhuyze Jorre" w:date="2025-03-27T14:21:00Z" w16du:dateUtc="2025-03-27T13:21:00Z">
            <w:rPr>
              <w:color w:val="344449"/>
              <w:spacing w:val="-11"/>
            </w:rPr>
          </w:rPrChange>
        </w:rPr>
        <w:t xml:space="preserve"> </w:t>
      </w:r>
      <w:r w:rsidRPr="001A436D">
        <w:rPr>
          <w:color w:val="344449"/>
        </w:rPr>
        <w:t>op</w:t>
      </w:r>
      <w:r w:rsidRPr="001A436D">
        <w:rPr>
          <w:color w:val="344449"/>
          <w:rPrChange w:id="1794" w:author="Vannieuwenhuyze Jorre" w:date="2025-03-27T14:21:00Z" w16du:dateUtc="2025-03-27T13:21:00Z">
            <w:rPr>
              <w:color w:val="344449"/>
              <w:spacing w:val="-11"/>
            </w:rPr>
          </w:rPrChange>
        </w:rPr>
        <w:t xml:space="preserve"> </w:t>
      </w:r>
      <w:r w:rsidRPr="001A436D">
        <w:rPr>
          <w:color w:val="344449"/>
        </w:rPr>
        <w:t>1</w:t>
      </w:r>
      <w:r w:rsidRPr="001A436D">
        <w:rPr>
          <w:color w:val="344449"/>
          <w:rPrChange w:id="1795" w:author="Vannieuwenhuyze Jorre" w:date="2025-03-27T14:21:00Z" w16du:dateUtc="2025-03-27T13:21:00Z">
            <w:rPr>
              <w:color w:val="344449"/>
              <w:spacing w:val="-11"/>
            </w:rPr>
          </w:rPrChange>
        </w:rPr>
        <w:t xml:space="preserve"> </w:t>
      </w:r>
      <w:r w:rsidRPr="001A436D">
        <w:rPr>
          <w:color w:val="344449"/>
        </w:rPr>
        <w:t>januari</w:t>
      </w:r>
      <w:r w:rsidRPr="001A436D">
        <w:rPr>
          <w:color w:val="344449"/>
          <w:rPrChange w:id="1796" w:author="Vannieuwenhuyze Jorre" w:date="2025-03-27T14:21:00Z" w16du:dateUtc="2025-03-27T13:21:00Z">
            <w:rPr>
              <w:color w:val="344449"/>
              <w:spacing w:val="-11"/>
            </w:rPr>
          </w:rPrChange>
        </w:rPr>
        <w:t xml:space="preserve"> </w:t>
      </w:r>
      <w:r w:rsidRPr="001A436D">
        <w:rPr>
          <w:color w:val="344449"/>
        </w:rPr>
        <w:t>2019</w:t>
      </w:r>
      <w:r w:rsidRPr="001A436D">
        <w:rPr>
          <w:color w:val="344449"/>
          <w:rPrChange w:id="1797" w:author="Vannieuwenhuyze Jorre" w:date="2025-03-27T14:21:00Z" w16du:dateUtc="2025-03-27T13:21:00Z">
            <w:rPr>
              <w:color w:val="344449"/>
              <w:spacing w:val="-11"/>
            </w:rPr>
          </w:rPrChange>
        </w:rPr>
        <w:t xml:space="preserve"> </w:t>
      </w:r>
      <w:r w:rsidRPr="001A436D">
        <w:rPr>
          <w:color w:val="344449"/>
        </w:rPr>
        <w:t>per</w:t>
      </w:r>
      <w:r w:rsidRPr="001A436D">
        <w:rPr>
          <w:color w:val="344449"/>
          <w:rPrChange w:id="1798" w:author="Vannieuwenhuyze Jorre" w:date="2025-03-27T14:21:00Z" w16du:dateUtc="2025-03-27T13:21:00Z">
            <w:rPr>
              <w:color w:val="344449"/>
              <w:spacing w:val="-11"/>
            </w:rPr>
          </w:rPrChange>
        </w:rPr>
        <w:t xml:space="preserve"> </w:t>
      </w:r>
      <w:r w:rsidRPr="001A436D">
        <w:rPr>
          <w:color w:val="344449"/>
        </w:rPr>
        <w:t>gemeente</w:t>
      </w:r>
      <w:r w:rsidRPr="001A436D">
        <w:rPr>
          <w:color w:val="344449"/>
          <w:rPrChange w:id="1799" w:author="Vannieuwenhuyze Jorre" w:date="2025-03-27T14:21:00Z" w16du:dateUtc="2025-03-27T13:21:00Z">
            <w:rPr>
              <w:color w:val="344449"/>
              <w:spacing w:val="-11"/>
            </w:rPr>
          </w:rPrChange>
        </w:rPr>
        <w:t xml:space="preserve"> </w:t>
      </w:r>
      <w:r w:rsidRPr="001A436D">
        <w:rPr>
          <w:color w:val="344449"/>
        </w:rPr>
        <w:t>volgens</w:t>
      </w:r>
      <w:r w:rsidRPr="001A436D">
        <w:rPr>
          <w:color w:val="344449"/>
          <w:rPrChange w:id="1800" w:author="Vannieuwenhuyze Jorre" w:date="2025-03-27T14:21:00Z" w16du:dateUtc="2025-03-27T13:21:00Z">
            <w:rPr>
              <w:color w:val="344449"/>
              <w:spacing w:val="-11"/>
            </w:rPr>
          </w:rPrChange>
        </w:rPr>
        <w:t xml:space="preserve"> </w:t>
      </w:r>
      <w:r w:rsidRPr="001A436D">
        <w:rPr>
          <w:color w:val="344449"/>
        </w:rPr>
        <w:t>de</w:t>
      </w:r>
      <w:r w:rsidRPr="001A436D">
        <w:rPr>
          <w:color w:val="344449"/>
          <w:rPrChange w:id="1801" w:author="Vannieuwenhuyze Jorre" w:date="2025-03-27T14:21:00Z" w16du:dateUtc="2025-03-27T13:21:00Z">
            <w:rPr>
              <w:color w:val="344449"/>
              <w:spacing w:val="-11"/>
            </w:rPr>
          </w:rPrChange>
        </w:rPr>
        <w:t xml:space="preserve"> </w:t>
      </w:r>
      <w:r w:rsidRPr="001A436D">
        <w:rPr>
          <w:color w:val="344449"/>
        </w:rPr>
        <w:t>NIS‐code‐indeling in 2019.</w:t>
      </w:r>
      <w:r w:rsidRPr="001A436D">
        <w:rPr>
          <w:color w:val="344449"/>
          <w:rPrChange w:id="1802" w:author="Vannieuwenhuyze Jorre" w:date="2025-03-27T14:21:00Z" w16du:dateUtc="2025-03-27T13:21:00Z">
            <w:rPr>
              <w:color w:val="344449"/>
              <w:spacing w:val="40"/>
            </w:rPr>
          </w:rPrChange>
        </w:rPr>
        <w:t xml:space="preserve"> </w:t>
      </w:r>
      <w:r w:rsidRPr="001A436D">
        <w:rPr>
          <w:color w:val="344449"/>
        </w:rPr>
        <w:t>De wettelijke bevolking omvat …” Deze definitie benoemt heel duidelijk ‘gemeente’</w:t>
      </w:r>
      <w:r w:rsidRPr="001A436D">
        <w:rPr>
          <w:color w:val="344449"/>
          <w:rPrChange w:id="1803" w:author="Vannieuwenhuyze Jorre" w:date="2025-03-27T14:21:00Z" w16du:dateUtc="2025-03-27T13:21:00Z">
            <w:rPr>
              <w:color w:val="344449"/>
              <w:spacing w:val="-3"/>
            </w:rPr>
          </w:rPrChange>
        </w:rPr>
        <w:t xml:space="preserve"> </w:t>
      </w:r>
      <w:r w:rsidRPr="001A436D">
        <w:rPr>
          <w:color w:val="344449"/>
        </w:rPr>
        <w:t>als</w:t>
      </w:r>
      <w:r w:rsidRPr="001A436D">
        <w:rPr>
          <w:color w:val="344449"/>
          <w:rPrChange w:id="1804" w:author="Vannieuwenhuyze Jorre" w:date="2025-03-27T14:21:00Z" w16du:dateUtc="2025-03-27T13:21:00Z">
            <w:rPr>
              <w:color w:val="344449"/>
              <w:spacing w:val="-3"/>
            </w:rPr>
          </w:rPrChange>
        </w:rPr>
        <w:t xml:space="preserve"> </w:t>
      </w:r>
      <w:r w:rsidRPr="001A436D">
        <w:rPr>
          <w:color w:val="344449"/>
        </w:rPr>
        <w:t>dimensie</w:t>
      </w:r>
      <w:r w:rsidRPr="001A436D">
        <w:rPr>
          <w:color w:val="344449"/>
          <w:rPrChange w:id="1805" w:author="Vannieuwenhuyze Jorre" w:date="2025-03-27T14:21:00Z" w16du:dateUtc="2025-03-27T13:21:00Z">
            <w:rPr>
              <w:color w:val="344449"/>
              <w:spacing w:val="-3"/>
            </w:rPr>
          </w:rPrChange>
        </w:rPr>
        <w:t xml:space="preserve"> </w:t>
      </w:r>
      <w:r w:rsidRPr="001A436D">
        <w:rPr>
          <w:color w:val="344449"/>
        </w:rPr>
        <w:t>en</w:t>
      </w:r>
      <w:r w:rsidRPr="001A436D">
        <w:rPr>
          <w:color w:val="344449"/>
          <w:rPrChange w:id="1806" w:author="Vannieuwenhuyze Jorre" w:date="2025-03-27T14:21:00Z" w16du:dateUtc="2025-03-27T13:21:00Z">
            <w:rPr>
              <w:color w:val="344449"/>
              <w:spacing w:val="-3"/>
            </w:rPr>
          </w:rPrChange>
        </w:rPr>
        <w:t xml:space="preserve"> </w:t>
      </w:r>
      <w:r w:rsidRPr="001A436D">
        <w:rPr>
          <w:color w:val="344449"/>
        </w:rPr>
        <w:t>geeft</w:t>
      </w:r>
      <w:r w:rsidRPr="001A436D">
        <w:rPr>
          <w:color w:val="344449"/>
          <w:rPrChange w:id="1807" w:author="Vannieuwenhuyze Jorre" w:date="2025-03-27T14:21:00Z" w16du:dateUtc="2025-03-27T13:21:00Z">
            <w:rPr>
              <w:color w:val="344449"/>
              <w:spacing w:val="-3"/>
            </w:rPr>
          </w:rPrChange>
        </w:rPr>
        <w:t xml:space="preserve"> </w:t>
      </w:r>
      <w:r w:rsidRPr="001A436D">
        <w:rPr>
          <w:color w:val="344449"/>
        </w:rPr>
        <w:t>aan</w:t>
      </w:r>
      <w:r w:rsidRPr="001A436D">
        <w:rPr>
          <w:color w:val="344449"/>
          <w:rPrChange w:id="1808" w:author="Vannieuwenhuyze Jorre" w:date="2025-03-27T14:21:00Z" w16du:dateUtc="2025-03-27T13:21:00Z">
            <w:rPr>
              <w:color w:val="344449"/>
              <w:spacing w:val="-3"/>
            </w:rPr>
          </w:rPrChange>
        </w:rPr>
        <w:t xml:space="preserve"> </w:t>
      </w:r>
      <w:r w:rsidRPr="001A436D">
        <w:rPr>
          <w:color w:val="344449"/>
        </w:rPr>
        <w:t>hoeveel</w:t>
      </w:r>
      <w:r w:rsidRPr="001A436D">
        <w:rPr>
          <w:color w:val="344449"/>
          <w:rPrChange w:id="1809" w:author="Vannieuwenhuyze Jorre" w:date="2025-03-27T14:21:00Z" w16du:dateUtc="2025-03-27T13:21:00Z">
            <w:rPr>
              <w:color w:val="344449"/>
              <w:spacing w:val="-3"/>
            </w:rPr>
          </w:rPrChange>
        </w:rPr>
        <w:t xml:space="preserve"> </w:t>
      </w:r>
      <w:r w:rsidRPr="001A436D">
        <w:rPr>
          <w:color w:val="344449"/>
        </w:rPr>
        <w:t>gemeenten</w:t>
      </w:r>
      <w:r w:rsidRPr="001A436D">
        <w:rPr>
          <w:color w:val="344449"/>
          <w:rPrChange w:id="1810" w:author="Vannieuwenhuyze Jorre" w:date="2025-03-27T14:21:00Z" w16du:dateUtc="2025-03-27T13:21:00Z">
            <w:rPr>
              <w:color w:val="344449"/>
              <w:spacing w:val="-3"/>
            </w:rPr>
          </w:rPrChange>
        </w:rPr>
        <w:t xml:space="preserve"> </w:t>
      </w:r>
      <w:r w:rsidRPr="001A436D">
        <w:rPr>
          <w:color w:val="344449"/>
        </w:rPr>
        <w:t>de</w:t>
      </w:r>
      <w:r w:rsidRPr="001A436D">
        <w:rPr>
          <w:color w:val="344449"/>
          <w:rPrChange w:id="1811" w:author="Vannieuwenhuyze Jorre" w:date="2025-03-27T14:21:00Z" w16du:dateUtc="2025-03-27T13:21:00Z">
            <w:rPr>
              <w:color w:val="344449"/>
              <w:spacing w:val="-3"/>
            </w:rPr>
          </w:rPrChange>
        </w:rPr>
        <w:t xml:space="preserve"> </w:t>
      </w:r>
      <w:r w:rsidRPr="001A436D">
        <w:rPr>
          <w:color w:val="344449"/>
        </w:rPr>
        <w:t>reeks</w:t>
      </w:r>
      <w:r w:rsidRPr="001A436D">
        <w:rPr>
          <w:color w:val="344449"/>
          <w:rPrChange w:id="1812" w:author="Vannieuwenhuyze Jorre" w:date="2025-03-27T14:21:00Z" w16du:dateUtc="2025-03-27T13:21:00Z">
            <w:rPr>
              <w:color w:val="344449"/>
              <w:spacing w:val="-3"/>
            </w:rPr>
          </w:rPrChange>
        </w:rPr>
        <w:t xml:space="preserve"> </w:t>
      </w:r>
      <w:r w:rsidRPr="001A436D">
        <w:rPr>
          <w:color w:val="344449"/>
        </w:rPr>
        <w:t>omvat,</w:t>
      </w:r>
      <w:r w:rsidRPr="001A436D">
        <w:rPr>
          <w:color w:val="344449"/>
          <w:rPrChange w:id="1813" w:author="Vannieuwenhuyze Jorre" w:date="2025-03-27T14:21:00Z" w16du:dateUtc="2025-03-27T13:21:00Z">
            <w:rPr>
              <w:color w:val="344449"/>
              <w:spacing w:val="-1"/>
            </w:rPr>
          </w:rPrChange>
        </w:rPr>
        <w:t xml:space="preserve"> </w:t>
      </w:r>
      <w:r w:rsidRPr="001A436D">
        <w:rPr>
          <w:color w:val="344449"/>
        </w:rPr>
        <w:t>name</w:t>
      </w:r>
      <w:del w:id="1814" w:author="Vannieuwenhuyze Jorre" w:date="2025-02-18T15:29:00Z" w16du:dateUtc="2025-02-18T14:29:00Z">
        <w:r w:rsidRPr="001A436D" w:rsidDel="00626C9B">
          <w:rPr>
            <w:color w:val="344449"/>
          </w:rPr>
          <w:delText xml:space="preserve">‐ </w:delText>
        </w:r>
      </w:del>
      <w:r w:rsidRPr="001A436D">
        <w:rPr>
          <w:color w:val="344449"/>
        </w:rPr>
        <w:t>lijk</w:t>
      </w:r>
      <w:r w:rsidRPr="001A436D">
        <w:rPr>
          <w:color w:val="344449"/>
          <w:rPrChange w:id="1815" w:author="Vannieuwenhuyze Jorre" w:date="2025-03-27T14:21:00Z" w16du:dateUtc="2025-03-27T13:21:00Z">
            <w:rPr>
              <w:color w:val="344449"/>
              <w:spacing w:val="-12"/>
            </w:rPr>
          </w:rPrChange>
        </w:rPr>
        <w:t xml:space="preserve"> </w:t>
      </w:r>
      <w:r w:rsidRPr="001A436D">
        <w:rPr>
          <w:color w:val="344449"/>
        </w:rPr>
        <w:t>de</w:t>
      </w:r>
      <w:r w:rsidRPr="001A436D">
        <w:rPr>
          <w:color w:val="344449"/>
          <w:rPrChange w:id="1816" w:author="Vannieuwenhuyze Jorre" w:date="2025-03-27T14:21:00Z" w16du:dateUtc="2025-03-27T13:21:00Z">
            <w:rPr>
              <w:color w:val="344449"/>
              <w:spacing w:val="-12"/>
            </w:rPr>
          </w:rPrChange>
        </w:rPr>
        <w:t xml:space="preserve"> </w:t>
      </w:r>
      <w:r w:rsidRPr="001A436D">
        <w:rPr>
          <w:color w:val="344449"/>
        </w:rPr>
        <w:t>300</w:t>
      </w:r>
      <w:r w:rsidRPr="001A436D">
        <w:rPr>
          <w:color w:val="344449"/>
          <w:rPrChange w:id="1817" w:author="Vannieuwenhuyze Jorre" w:date="2025-03-27T14:21:00Z" w16du:dateUtc="2025-03-27T13:21:00Z">
            <w:rPr>
              <w:color w:val="344449"/>
              <w:spacing w:val="-12"/>
            </w:rPr>
          </w:rPrChange>
        </w:rPr>
        <w:t xml:space="preserve"> </w:t>
      </w:r>
      <w:r w:rsidRPr="001A436D">
        <w:rPr>
          <w:color w:val="344449"/>
        </w:rPr>
        <w:t>Vlaamse</w:t>
      </w:r>
      <w:r w:rsidRPr="001A436D">
        <w:rPr>
          <w:color w:val="344449"/>
          <w:rPrChange w:id="1818" w:author="Vannieuwenhuyze Jorre" w:date="2025-03-27T14:21:00Z" w16du:dateUtc="2025-03-27T13:21:00Z">
            <w:rPr>
              <w:color w:val="344449"/>
              <w:spacing w:val="-12"/>
            </w:rPr>
          </w:rPrChange>
        </w:rPr>
        <w:t xml:space="preserve"> </w:t>
      </w:r>
      <w:r w:rsidRPr="001A436D">
        <w:rPr>
          <w:color w:val="344449"/>
        </w:rPr>
        <w:t>gemeenten</w:t>
      </w:r>
      <w:r w:rsidRPr="001A436D">
        <w:rPr>
          <w:color w:val="344449"/>
          <w:rPrChange w:id="1819" w:author="Vannieuwenhuyze Jorre" w:date="2025-03-27T14:21:00Z" w16du:dateUtc="2025-03-27T13:21:00Z">
            <w:rPr>
              <w:color w:val="344449"/>
              <w:spacing w:val="-13"/>
            </w:rPr>
          </w:rPrChange>
        </w:rPr>
        <w:t xml:space="preserve"> </w:t>
      </w:r>
      <w:r w:rsidRPr="001A436D">
        <w:rPr>
          <w:color w:val="344449"/>
        </w:rPr>
        <w:t>volgens</w:t>
      </w:r>
      <w:r w:rsidRPr="001A436D">
        <w:rPr>
          <w:color w:val="344449"/>
          <w:rPrChange w:id="1820" w:author="Vannieuwenhuyze Jorre" w:date="2025-03-27T14:21:00Z" w16du:dateUtc="2025-03-27T13:21:00Z">
            <w:rPr>
              <w:color w:val="344449"/>
              <w:spacing w:val="-13"/>
            </w:rPr>
          </w:rPrChange>
        </w:rPr>
        <w:t xml:space="preserve"> </w:t>
      </w:r>
      <w:r w:rsidRPr="001A436D">
        <w:rPr>
          <w:color w:val="344449"/>
        </w:rPr>
        <w:t>de</w:t>
      </w:r>
      <w:r w:rsidRPr="001A436D">
        <w:rPr>
          <w:color w:val="344449"/>
          <w:rPrChange w:id="1821" w:author="Vannieuwenhuyze Jorre" w:date="2025-03-27T14:21:00Z" w16du:dateUtc="2025-03-27T13:21:00Z">
            <w:rPr>
              <w:color w:val="344449"/>
              <w:spacing w:val="-12"/>
            </w:rPr>
          </w:rPrChange>
        </w:rPr>
        <w:t xml:space="preserve"> </w:t>
      </w:r>
      <w:r w:rsidRPr="001A436D">
        <w:rPr>
          <w:color w:val="344449"/>
        </w:rPr>
        <w:t>NIS‐code‐indeling</w:t>
      </w:r>
      <w:r w:rsidRPr="001A436D">
        <w:rPr>
          <w:color w:val="344449"/>
          <w:rPrChange w:id="1822" w:author="Vannieuwenhuyze Jorre" w:date="2025-03-27T14:21:00Z" w16du:dateUtc="2025-03-27T13:21:00Z">
            <w:rPr>
              <w:color w:val="344449"/>
              <w:spacing w:val="-12"/>
            </w:rPr>
          </w:rPrChange>
        </w:rPr>
        <w:t xml:space="preserve"> </w:t>
      </w:r>
      <w:r w:rsidRPr="001A436D">
        <w:rPr>
          <w:color w:val="344449"/>
        </w:rPr>
        <w:t>van</w:t>
      </w:r>
      <w:r w:rsidRPr="001A436D">
        <w:rPr>
          <w:color w:val="344449"/>
          <w:rPrChange w:id="1823" w:author="Vannieuwenhuyze Jorre" w:date="2025-03-27T14:21:00Z" w16du:dateUtc="2025-03-27T13:21:00Z">
            <w:rPr>
              <w:color w:val="344449"/>
              <w:spacing w:val="-13"/>
            </w:rPr>
          </w:rPrChange>
        </w:rPr>
        <w:t xml:space="preserve"> </w:t>
      </w:r>
      <w:r w:rsidRPr="001A436D">
        <w:rPr>
          <w:color w:val="344449"/>
        </w:rPr>
        <w:t>2019,</w:t>
      </w:r>
      <w:r w:rsidRPr="001A436D">
        <w:rPr>
          <w:color w:val="344449"/>
          <w:rPrChange w:id="1824" w:author="Vannieuwenhuyze Jorre" w:date="2025-03-27T14:21:00Z" w16du:dateUtc="2025-03-27T13:21:00Z">
            <w:rPr>
              <w:color w:val="344449"/>
              <w:spacing w:val="-12"/>
            </w:rPr>
          </w:rPrChange>
        </w:rPr>
        <w:t xml:space="preserve"> </w:t>
      </w:r>
      <w:r w:rsidRPr="001A436D">
        <w:rPr>
          <w:color w:val="344449"/>
        </w:rPr>
        <w:t>en</w:t>
      </w:r>
      <w:r w:rsidRPr="001A436D">
        <w:rPr>
          <w:color w:val="344449"/>
          <w:rPrChange w:id="1825" w:author="Vannieuwenhuyze Jorre" w:date="2025-03-27T14:21:00Z" w16du:dateUtc="2025-03-27T13:21:00Z">
            <w:rPr>
              <w:color w:val="344449"/>
              <w:spacing w:val="-12"/>
            </w:rPr>
          </w:rPrChange>
        </w:rPr>
        <w:t xml:space="preserve"> </w:t>
      </w:r>
      <w:r w:rsidRPr="001A436D">
        <w:rPr>
          <w:color w:val="344449"/>
        </w:rPr>
        <w:t>bijvoor</w:t>
      </w:r>
      <w:del w:id="1826" w:author="Vannieuwenhuyze Jorre" w:date="2025-02-18T15:29:00Z" w16du:dateUtc="2025-02-18T14:29:00Z">
        <w:r w:rsidRPr="001A436D" w:rsidDel="00626C9B">
          <w:rPr>
            <w:color w:val="344449"/>
          </w:rPr>
          <w:delText xml:space="preserve">‐ </w:delText>
        </w:r>
      </w:del>
      <w:r w:rsidRPr="001A436D">
        <w:rPr>
          <w:color w:val="344449"/>
          <w:rPrChange w:id="1827" w:author="Vannieuwenhuyze Jorre" w:date="2025-03-27T14:21:00Z" w16du:dateUtc="2025-03-27T13:21:00Z">
            <w:rPr>
              <w:color w:val="344449"/>
              <w:spacing w:val="-2"/>
            </w:rPr>
          </w:rPrChange>
        </w:rPr>
        <w:t>beeld</w:t>
      </w:r>
      <w:r w:rsidRPr="001A436D">
        <w:rPr>
          <w:color w:val="344449"/>
          <w:rPrChange w:id="1828" w:author="Vannieuwenhuyze Jorre" w:date="2025-03-27T14:21:00Z" w16du:dateUtc="2025-03-27T13:21:00Z">
            <w:rPr>
              <w:color w:val="344449"/>
              <w:spacing w:val="-10"/>
            </w:rPr>
          </w:rPrChange>
        </w:rPr>
        <w:t xml:space="preserve"> </w:t>
      </w:r>
      <w:r w:rsidRPr="001A436D">
        <w:rPr>
          <w:color w:val="344449"/>
          <w:rPrChange w:id="1829" w:author="Vannieuwenhuyze Jorre" w:date="2025-03-27T14:21:00Z" w16du:dateUtc="2025-03-27T13:21:00Z">
            <w:rPr>
              <w:color w:val="344449"/>
              <w:spacing w:val="-2"/>
            </w:rPr>
          </w:rPrChange>
        </w:rPr>
        <w:t>niet</w:t>
      </w:r>
      <w:r w:rsidRPr="001A436D">
        <w:rPr>
          <w:color w:val="344449"/>
          <w:rPrChange w:id="1830" w:author="Vannieuwenhuyze Jorre" w:date="2025-03-27T14:21:00Z" w16du:dateUtc="2025-03-27T13:21:00Z">
            <w:rPr>
              <w:color w:val="344449"/>
              <w:spacing w:val="-10"/>
            </w:rPr>
          </w:rPrChange>
        </w:rPr>
        <w:t xml:space="preserve"> </w:t>
      </w:r>
      <w:r w:rsidRPr="001A436D">
        <w:rPr>
          <w:color w:val="344449"/>
          <w:rPrChange w:id="1831" w:author="Vannieuwenhuyze Jorre" w:date="2025-03-27T14:21:00Z" w16du:dateUtc="2025-03-27T13:21:00Z">
            <w:rPr>
              <w:color w:val="344449"/>
              <w:spacing w:val="-2"/>
            </w:rPr>
          </w:rPrChange>
        </w:rPr>
        <w:t>de</w:t>
      </w:r>
      <w:r w:rsidRPr="001A436D">
        <w:rPr>
          <w:color w:val="344449"/>
          <w:rPrChange w:id="1832" w:author="Vannieuwenhuyze Jorre" w:date="2025-03-27T14:21:00Z" w16du:dateUtc="2025-03-27T13:21:00Z">
            <w:rPr>
              <w:color w:val="344449"/>
              <w:spacing w:val="-10"/>
            </w:rPr>
          </w:rPrChange>
        </w:rPr>
        <w:t xml:space="preserve"> </w:t>
      </w:r>
      <w:r w:rsidRPr="001A436D">
        <w:rPr>
          <w:color w:val="344449"/>
          <w:rPrChange w:id="1833" w:author="Vannieuwenhuyze Jorre" w:date="2025-03-27T14:21:00Z" w16du:dateUtc="2025-03-27T13:21:00Z">
            <w:rPr>
              <w:color w:val="344449"/>
              <w:spacing w:val="-2"/>
            </w:rPr>
          </w:rPrChange>
        </w:rPr>
        <w:t>285</w:t>
      </w:r>
      <w:r w:rsidRPr="001A436D">
        <w:rPr>
          <w:color w:val="344449"/>
          <w:rPrChange w:id="1834" w:author="Vannieuwenhuyze Jorre" w:date="2025-03-27T14:21:00Z" w16du:dateUtc="2025-03-27T13:21:00Z">
            <w:rPr>
              <w:color w:val="344449"/>
              <w:spacing w:val="-10"/>
            </w:rPr>
          </w:rPrChange>
        </w:rPr>
        <w:t xml:space="preserve"> </w:t>
      </w:r>
      <w:r w:rsidRPr="001A436D">
        <w:rPr>
          <w:color w:val="344449"/>
          <w:rPrChange w:id="1835" w:author="Vannieuwenhuyze Jorre" w:date="2025-03-27T14:21:00Z" w16du:dateUtc="2025-03-27T13:21:00Z">
            <w:rPr>
              <w:color w:val="344449"/>
              <w:spacing w:val="-2"/>
            </w:rPr>
          </w:rPrChange>
        </w:rPr>
        <w:t>Vlaamse</w:t>
      </w:r>
      <w:r w:rsidRPr="001A436D">
        <w:rPr>
          <w:color w:val="344449"/>
          <w:rPrChange w:id="1836" w:author="Vannieuwenhuyze Jorre" w:date="2025-03-27T14:21:00Z" w16du:dateUtc="2025-03-27T13:21:00Z">
            <w:rPr>
              <w:color w:val="344449"/>
              <w:spacing w:val="-10"/>
            </w:rPr>
          </w:rPrChange>
        </w:rPr>
        <w:t xml:space="preserve"> </w:t>
      </w:r>
      <w:r w:rsidRPr="001A436D">
        <w:rPr>
          <w:color w:val="344449"/>
          <w:rPrChange w:id="1837" w:author="Vannieuwenhuyze Jorre" w:date="2025-03-27T14:21:00Z" w16du:dateUtc="2025-03-27T13:21:00Z">
            <w:rPr>
              <w:color w:val="344449"/>
              <w:spacing w:val="-2"/>
            </w:rPr>
          </w:rPrChange>
        </w:rPr>
        <w:t>gemeenten</w:t>
      </w:r>
      <w:r w:rsidRPr="001A436D">
        <w:rPr>
          <w:color w:val="344449"/>
          <w:rPrChange w:id="1838" w:author="Vannieuwenhuyze Jorre" w:date="2025-03-27T14:21:00Z" w16du:dateUtc="2025-03-27T13:21:00Z">
            <w:rPr>
              <w:color w:val="344449"/>
              <w:spacing w:val="-10"/>
            </w:rPr>
          </w:rPrChange>
        </w:rPr>
        <w:t xml:space="preserve"> </w:t>
      </w:r>
      <w:r w:rsidRPr="001A436D">
        <w:rPr>
          <w:color w:val="344449"/>
          <w:rPrChange w:id="1839" w:author="Vannieuwenhuyze Jorre" w:date="2025-03-27T14:21:00Z" w16du:dateUtc="2025-03-27T13:21:00Z">
            <w:rPr>
              <w:color w:val="344449"/>
              <w:spacing w:val="-2"/>
            </w:rPr>
          </w:rPrChange>
        </w:rPr>
        <w:t>vanaf</w:t>
      </w:r>
      <w:r w:rsidRPr="001A436D">
        <w:rPr>
          <w:color w:val="344449"/>
          <w:rPrChange w:id="1840" w:author="Vannieuwenhuyze Jorre" w:date="2025-03-27T14:21:00Z" w16du:dateUtc="2025-03-27T13:21:00Z">
            <w:rPr>
              <w:color w:val="344449"/>
              <w:spacing w:val="-10"/>
            </w:rPr>
          </w:rPrChange>
        </w:rPr>
        <w:t xml:space="preserve"> </w:t>
      </w:r>
      <w:r w:rsidRPr="001A436D">
        <w:rPr>
          <w:color w:val="344449"/>
          <w:rPrChange w:id="1841" w:author="Vannieuwenhuyze Jorre" w:date="2025-03-27T14:21:00Z" w16du:dateUtc="2025-03-27T13:21:00Z">
            <w:rPr>
              <w:color w:val="344449"/>
              <w:spacing w:val="-2"/>
            </w:rPr>
          </w:rPrChange>
        </w:rPr>
        <w:t>2025.</w:t>
      </w:r>
      <w:r w:rsidRPr="001A436D">
        <w:rPr>
          <w:color w:val="344449"/>
          <w:rPrChange w:id="1842" w:author="Vannieuwenhuyze Jorre" w:date="2025-03-27T14:21:00Z" w16du:dateUtc="2025-03-27T13:21:00Z">
            <w:rPr>
              <w:color w:val="344449"/>
              <w:spacing w:val="20"/>
            </w:rPr>
          </w:rPrChange>
        </w:rPr>
        <w:t xml:space="preserve"> </w:t>
      </w:r>
      <w:r w:rsidRPr="001A436D">
        <w:rPr>
          <w:color w:val="344449"/>
          <w:rPrChange w:id="1843" w:author="Vannieuwenhuyze Jorre" w:date="2025-03-27T14:21:00Z" w16du:dateUtc="2025-03-27T13:21:00Z">
            <w:rPr>
              <w:color w:val="344449"/>
              <w:spacing w:val="-2"/>
            </w:rPr>
          </w:rPrChange>
        </w:rPr>
        <w:t>Daarnaast</w:t>
      </w:r>
      <w:r w:rsidRPr="001A436D">
        <w:rPr>
          <w:color w:val="344449"/>
          <w:rPrChange w:id="1844" w:author="Vannieuwenhuyze Jorre" w:date="2025-03-27T14:21:00Z" w16du:dateUtc="2025-03-27T13:21:00Z">
            <w:rPr>
              <w:color w:val="344449"/>
              <w:spacing w:val="-10"/>
            </w:rPr>
          </w:rPrChange>
        </w:rPr>
        <w:t xml:space="preserve"> </w:t>
      </w:r>
      <w:r w:rsidRPr="001A436D">
        <w:rPr>
          <w:color w:val="344449"/>
          <w:rPrChange w:id="1845" w:author="Vannieuwenhuyze Jorre" w:date="2025-03-27T14:21:00Z" w16du:dateUtc="2025-03-27T13:21:00Z">
            <w:rPr>
              <w:color w:val="344449"/>
              <w:spacing w:val="-2"/>
            </w:rPr>
          </w:rPrChange>
        </w:rPr>
        <w:t>beschrijft</w:t>
      </w:r>
      <w:r w:rsidRPr="001A436D">
        <w:rPr>
          <w:color w:val="344449"/>
          <w:rPrChange w:id="1846" w:author="Vannieuwenhuyze Jorre" w:date="2025-03-27T14:21:00Z" w16du:dateUtc="2025-03-27T13:21:00Z">
            <w:rPr>
              <w:color w:val="344449"/>
              <w:spacing w:val="-10"/>
            </w:rPr>
          </w:rPrChange>
        </w:rPr>
        <w:t xml:space="preserve"> </w:t>
      </w:r>
      <w:r w:rsidRPr="001A436D">
        <w:rPr>
          <w:color w:val="344449"/>
          <w:rPrChange w:id="1847" w:author="Vannieuwenhuyze Jorre" w:date="2025-03-27T14:21:00Z" w16du:dateUtc="2025-03-27T13:21:00Z">
            <w:rPr>
              <w:color w:val="344449"/>
              <w:spacing w:val="-2"/>
            </w:rPr>
          </w:rPrChange>
        </w:rPr>
        <w:t>de</w:t>
      </w:r>
      <w:r w:rsidRPr="001A436D">
        <w:rPr>
          <w:color w:val="344449"/>
          <w:rPrChange w:id="1848" w:author="Vannieuwenhuyze Jorre" w:date="2025-03-27T14:21:00Z" w16du:dateUtc="2025-03-27T13:21:00Z">
            <w:rPr>
              <w:color w:val="344449"/>
              <w:spacing w:val="-10"/>
            </w:rPr>
          </w:rPrChange>
        </w:rPr>
        <w:t xml:space="preserve"> </w:t>
      </w:r>
      <w:r w:rsidRPr="001A436D">
        <w:rPr>
          <w:color w:val="344449"/>
          <w:rPrChange w:id="1849" w:author="Vannieuwenhuyze Jorre" w:date="2025-03-27T14:21:00Z" w16du:dateUtc="2025-03-27T13:21:00Z">
            <w:rPr>
              <w:color w:val="344449"/>
              <w:spacing w:val="-2"/>
            </w:rPr>
          </w:rPrChange>
        </w:rPr>
        <w:t>definitie ook</w:t>
      </w:r>
      <w:r w:rsidRPr="001A436D">
        <w:rPr>
          <w:color w:val="344449"/>
          <w:rPrChange w:id="1850" w:author="Vannieuwenhuyze Jorre" w:date="2025-03-27T14:21:00Z" w16du:dateUtc="2025-03-27T13:21:00Z">
            <w:rPr>
              <w:color w:val="344449"/>
              <w:spacing w:val="-9"/>
            </w:rPr>
          </w:rPrChange>
        </w:rPr>
        <w:t xml:space="preserve"> </w:t>
      </w:r>
      <w:r w:rsidRPr="001A436D">
        <w:rPr>
          <w:color w:val="344449"/>
          <w:rPrChange w:id="1851" w:author="Vannieuwenhuyze Jorre" w:date="2025-03-27T14:21:00Z" w16du:dateUtc="2025-03-27T13:21:00Z">
            <w:rPr>
              <w:color w:val="344449"/>
              <w:spacing w:val="-2"/>
            </w:rPr>
          </w:rPrChange>
        </w:rPr>
        <w:t>heel</w:t>
      </w:r>
      <w:r w:rsidRPr="001A436D">
        <w:rPr>
          <w:color w:val="344449"/>
          <w:rPrChange w:id="1852" w:author="Vannieuwenhuyze Jorre" w:date="2025-03-27T14:21:00Z" w16du:dateUtc="2025-03-27T13:21:00Z">
            <w:rPr>
              <w:color w:val="344449"/>
              <w:spacing w:val="-9"/>
            </w:rPr>
          </w:rPrChange>
        </w:rPr>
        <w:t xml:space="preserve"> </w:t>
      </w:r>
      <w:r w:rsidRPr="001A436D">
        <w:rPr>
          <w:color w:val="344449"/>
          <w:rPrChange w:id="1853" w:author="Vannieuwenhuyze Jorre" w:date="2025-03-27T14:21:00Z" w16du:dateUtc="2025-03-27T13:21:00Z">
            <w:rPr>
              <w:color w:val="344449"/>
              <w:spacing w:val="-2"/>
            </w:rPr>
          </w:rPrChange>
        </w:rPr>
        <w:t>duidelijk</w:t>
      </w:r>
      <w:r w:rsidRPr="001A436D">
        <w:rPr>
          <w:color w:val="344449"/>
          <w:rPrChange w:id="1854" w:author="Vannieuwenhuyze Jorre" w:date="2025-03-27T14:21:00Z" w16du:dateUtc="2025-03-27T13:21:00Z">
            <w:rPr>
              <w:color w:val="344449"/>
              <w:spacing w:val="-9"/>
            </w:rPr>
          </w:rPrChange>
        </w:rPr>
        <w:t xml:space="preserve"> </w:t>
      </w:r>
      <w:r w:rsidRPr="001A436D">
        <w:rPr>
          <w:color w:val="344449"/>
          <w:rPrChange w:id="1855" w:author="Vannieuwenhuyze Jorre" w:date="2025-03-27T14:21:00Z" w16du:dateUtc="2025-03-27T13:21:00Z">
            <w:rPr>
              <w:color w:val="344449"/>
              <w:spacing w:val="-2"/>
            </w:rPr>
          </w:rPrChange>
        </w:rPr>
        <w:t>de</w:t>
      </w:r>
      <w:r w:rsidRPr="001A436D">
        <w:rPr>
          <w:color w:val="344449"/>
          <w:rPrChange w:id="1856" w:author="Vannieuwenhuyze Jorre" w:date="2025-03-27T14:21:00Z" w16du:dateUtc="2025-03-27T13:21:00Z">
            <w:rPr>
              <w:color w:val="344449"/>
              <w:spacing w:val="-9"/>
            </w:rPr>
          </w:rPrChange>
        </w:rPr>
        <w:t xml:space="preserve"> </w:t>
      </w:r>
      <w:r w:rsidRPr="001A436D">
        <w:rPr>
          <w:color w:val="344449"/>
          <w:rPrChange w:id="1857" w:author="Vannieuwenhuyze Jorre" w:date="2025-03-27T14:21:00Z" w16du:dateUtc="2025-03-27T13:21:00Z">
            <w:rPr>
              <w:color w:val="344449"/>
              <w:spacing w:val="-2"/>
            </w:rPr>
          </w:rPrChange>
        </w:rPr>
        <w:t>waarde</w:t>
      </w:r>
      <w:r w:rsidRPr="001A436D">
        <w:rPr>
          <w:color w:val="344449"/>
          <w:rPrChange w:id="1858" w:author="Vannieuwenhuyze Jorre" w:date="2025-03-27T14:21:00Z" w16du:dateUtc="2025-03-27T13:21:00Z">
            <w:rPr>
              <w:color w:val="344449"/>
              <w:spacing w:val="-9"/>
            </w:rPr>
          </w:rPrChange>
        </w:rPr>
        <w:t xml:space="preserve"> </w:t>
      </w:r>
      <w:r w:rsidRPr="001A436D">
        <w:rPr>
          <w:color w:val="344449"/>
          <w:rPrChange w:id="1859" w:author="Vannieuwenhuyze Jorre" w:date="2025-03-27T14:21:00Z" w16du:dateUtc="2025-03-27T13:21:00Z">
            <w:rPr>
              <w:color w:val="344449"/>
              <w:spacing w:val="-2"/>
            </w:rPr>
          </w:rPrChange>
        </w:rPr>
        <w:t>van</w:t>
      </w:r>
      <w:r w:rsidRPr="001A436D">
        <w:rPr>
          <w:color w:val="344449"/>
          <w:rPrChange w:id="1860" w:author="Vannieuwenhuyze Jorre" w:date="2025-03-27T14:21:00Z" w16du:dateUtc="2025-03-27T13:21:00Z">
            <w:rPr>
              <w:color w:val="344449"/>
              <w:spacing w:val="-9"/>
            </w:rPr>
          </w:rPrChange>
        </w:rPr>
        <w:t xml:space="preserve"> </w:t>
      </w:r>
      <w:r w:rsidRPr="001A436D">
        <w:rPr>
          <w:color w:val="344449"/>
          <w:rPrChange w:id="1861" w:author="Vannieuwenhuyze Jorre" w:date="2025-03-27T14:21:00Z" w16du:dateUtc="2025-03-27T13:21:00Z">
            <w:rPr>
              <w:color w:val="344449"/>
              <w:spacing w:val="-2"/>
            </w:rPr>
          </w:rPrChange>
        </w:rPr>
        <w:t>de</w:t>
      </w:r>
      <w:r w:rsidRPr="001A436D">
        <w:rPr>
          <w:color w:val="344449"/>
          <w:rPrChange w:id="1862" w:author="Vannieuwenhuyze Jorre" w:date="2025-03-27T14:21:00Z" w16du:dateUtc="2025-03-27T13:21:00Z">
            <w:rPr>
              <w:color w:val="344449"/>
              <w:spacing w:val="-9"/>
            </w:rPr>
          </w:rPrChange>
        </w:rPr>
        <w:t xml:space="preserve"> </w:t>
      </w:r>
      <w:r w:rsidRPr="001A436D">
        <w:rPr>
          <w:color w:val="344449"/>
          <w:rPrChange w:id="1863" w:author="Vannieuwenhuyze Jorre" w:date="2025-03-27T14:21:00Z" w16du:dateUtc="2025-03-27T13:21:00Z">
            <w:rPr>
              <w:color w:val="344449"/>
              <w:spacing w:val="-2"/>
            </w:rPr>
          </w:rPrChange>
        </w:rPr>
        <w:t>attributen.</w:t>
      </w:r>
      <w:r w:rsidRPr="001A436D">
        <w:rPr>
          <w:color w:val="344449"/>
          <w:rPrChange w:id="1864" w:author="Vannieuwenhuyze Jorre" w:date="2025-03-27T14:21:00Z" w16du:dateUtc="2025-03-27T13:21:00Z">
            <w:rPr>
              <w:color w:val="344449"/>
              <w:spacing w:val="18"/>
            </w:rPr>
          </w:rPrChange>
        </w:rPr>
        <w:t xml:space="preserve"> </w:t>
      </w:r>
      <w:r w:rsidRPr="001A436D">
        <w:rPr>
          <w:color w:val="344449"/>
          <w:rPrChange w:id="1865" w:author="Vannieuwenhuyze Jorre" w:date="2025-03-27T14:21:00Z" w16du:dateUtc="2025-03-27T13:21:00Z">
            <w:rPr>
              <w:color w:val="344449"/>
              <w:spacing w:val="-2"/>
            </w:rPr>
          </w:rPrChange>
        </w:rPr>
        <w:t>De</w:t>
      </w:r>
      <w:r w:rsidRPr="001A436D">
        <w:rPr>
          <w:color w:val="344449"/>
          <w:rPrChange w:id="1866" w:author="Vannieuwenhuyze Jorre" w:date="2025-03-27T14:21:00Z" w16du:dateUtc="2025-03-27T13:21:00Z">
            <w:rPr>
              <w:color w:val="344449"/>
              <w:spacing w:val="-9"/>
            </w:rPr>
          </w:rPrChange>
        </w:rPr>
        <w:t xml:space="preserve"> </w:t>
      </w:r>
      <w:r w:rsidRPr="001A436D">
        <w:rPr>
          <w:color w:val="344449"/>
          <w:rPrChange w:id="1867" w:author="Vannieuwenhuyze Jorre" w:date="2025-03-27T14:21:00Z" w16du:dateUtc="2025-03-27T13:21:00Z">
            <w:rPr>
              <w:color w:val="344449"/>
              <w:spacing w:val="-2"/>
            </w:rPr>
          </w:rPrChange>
        </w:rPr>
        <w:t>reeks</w:t>
      </w:r>
      <w:r w:rsidRPr="001A436D">
        <w:rPr>
          <w:color w:val="344449"/>
          <w:rPrChange w:id="1868" w:author="Vannieuwenhuyze Jorre" w:date="2025-03-27T14:21:00Z" w16du:dateUtc="2025-03-27T13:21:00Z">
            <w:rPr>
              <w:color w:val="344449"/>
              <w:spacing w:val="-9"/>
            </w:rPr>
          </w:rPrChange>
        </w:rPr>
        <w:t xml:space="preserve"> </w:t>
      </w:r>
      <w:r w:rsidRPr="001A436D">
        <w:rPr>
          <w:color w:val="344449"/>
          <w:rPrChange w:id="1869" w:author="Vannieuwenhuyze Jorre" w:date="2025-03-27T14:21:00Z" w16du:dateUtc="2025-03-27T13:21:00Z">
            <w:rPr>
              <w:color w:val="344449"/>
              <w:spacing w:val="-2"/>
            </w:rPr>
          </w:rPrChange>
        </w:rPr>
        <w:t>bevat</w:t>
      </w:r>
      <w:r w:rsidRPr="001A436D">
        <w:rPr>
          <w:color w:val="344449"/>
          <w:rPrChange w:id="1870" w:author="Vannieuwenhuyze Jorre" w:date="2025-03-27T14:21:00Z" w16du:dateUtc="2025-03-27T13:21:00Z">
            <w:rPr>
              <w:color w:val="344449"/>
              <w:spacing w:val="-9"/>
            </w:rPr>
          </w:rPrChange>
        </w:rPr>
        <w:t xml:space="preserve"> </w:t>
      </w:r>
      <w:r w:rsidRPr="001A436D">
        <w:rPr>
          <w:color w:val="344449"/>
          <w:rPrChange w:id="1871" w:author="Vannieuwenhuyze Jorre" w:date="2025-03-27T14:21:00Z" w16du:dateUtc="2025-03-27T13:21:00Z">
            <w:rPr>
              <w:color w:val="344449"/>
              <w:spacing w:val="-2"/>
            </w:rPr>
          </w:rPrChange>
        </w:rPr>
        <w:t>namelijk</w:t>
      </w:r>
      <w:r w:rsidRPr="001A436D">
        <w:rPr>
          <w:color w:val="344449"/>
          <w:rPrChange w:id="1872" w:author="Vannieuwenhuyze Jorre" w:date="2025-03-27T14:21:00Z" w16du:dateUtc="2025-03-27T13:21:00Z">
            <w:rPr>
              <w:color w:val="344449"/>
              <w:spacing w:val="-9"/>
            </w:rPr>
          </w:rPrChange>
        </w:rPr>
        <w:t xml:space="preserve"> </w:t>
      </w:r>
      <w:r w:rsidRPr="001A436D">
        <w:rPr>
          <w:color w:val="344449"/>
          <w:rPrChange w:id="1873" w:author="Vannieuwenhuyze Jorre" w:date="2025-03-27T14:21:00Z" w16du:dateUtc="2025-03-27T13:21:00Z">
            <w:rPr>
              <w:color w:val="344449"/>
              <w:spacing w:val="-2"/>
            </w:rPr>
          </w:rPrChange>
        </w:rPr>
        <w:t>cijfers</w:t>
      </w:r>
      <w:r w:rsidRPr="001A436D">
        <w:rPr>
          <w:color w:val="344449"/>
          <w:rPrChange w:id="1874" w:author="Vannieuwenhuyze Jorre" w:date="2025-03-27T14:21:00Z" w16du:dateUtc="2025-03-27T13:21:00Z">
            <w:rPr>
              <w:color w:val="344449"/>
              <w:spacing w:val="-9"/>
            </w:rPr>
          </w:rPrChange>
        </w:rPr>
        <w:t xml:space="preserve"> </w:t>
      </w:r>
      <w:r w:rsidRPr="001A436D">
        <w:rPr>
          <w:color w:val="344449"/>
          <w:rPrChange w:id="1875" w:author="Vannieuwenhuyze Jorre" w:date="2025-03-27T14:21:00Z" w16du:dateUtc="2025-03-27T13:21:00Z">
            <w:rPr>
              <w:color w:val="344449"/>
              <w:spacing w:val="-2"/>
            </w:rPr>
          </w:rPrChange>
        </w:rPr>
        <w:t xml:space="preserve">over </w:t>
      </w:r>
      <w:r w:rsidRPr="001A436D">
        <w:rPr>
          <w:color w:val="344449"/>
        </w:rPr>
        <w:t>de</w:t>
      </w:r>
      <w:r w:rsidRPr="001A436D">
        <w:rPr>
          <w:color w:val="344449"/>
          <w:rPrChange w:id="1876" w:author="Vannieuwenhuyze Jorre" w:date="2025-03-27T14:21:00Z" w16du:dateUtc="2025-03-27T13:21:00Z">
            <w:rPr>
              <w:color w:val="344449"/>
              <w:spacing w:val="-8"/>
            </w:rPr>
          </w:rPrChange>
        </w:rPr>
        <w:t xml:space="preserve"> </w:t>
      </w:r>
      <w:r w:rsidRPr="001A436D">
        <w:rPr>
          <w:color w:val="344449"/>
        </w:rPr>
        <w:t>grootte</w:t>
      </w:r>
      <w:r w:rsidRPr="001A436D">
        <w:rPr>
          <w:color w:val="344449"/>
          <w:rPrChange w:id="1877" w:author="Vannieuwenhuyze Jorre" w:date="2025-03-27T14:21:00Z" w16du:dateUtc="2025-03-27T13:21:00Z">
            <w:rPr>
              <w:color w:val="344449"/>
              <w:spacing w:val="-8"/>
            </w:rPr>
          </w:rPrChange>
        </w:rPr>
        <w:t xml:space="preserve"> </w:t>
      </w:r>
      <w:r w:rsidRPr="001A436D">
        <w:rPr>
          <w:color w:val="344449"/>
        </w:rPr>
        <w:t>van</w:t>
      </w:r>
      <w:r w:rsidRPr="001A436D">
        <w:rPr>
          <w:color w:val="344449"/>
          <w:rPrChange w:id="1878" w:author="Vannieuwenhuyze Jorre" w:date="2025-03-27T14:21:00Z" w16du:dateUtc="2025-03-27T13:21:00Z">
            <w:rPr>
              <w:color w:val="344449"/>
              <w:spacing w:val="-8"/>
            </w:rPr>
          </w:rPrChange>
        </w:rPr>
        <w:t xml:space="preserve"> </w:t>
      </w:r>
      <w:r w:rsidRPr="001A436D">
        <w:rPr>
          <w:color w:val="344449"/>
        </w:rPr>
        <w:t>de</w:t>
      </w:r>
      <w:r w:rsidRPr="001A436D">
        <w:rPr>
          <w:color w:val="344449"/>
          <w:rPrChange w:id="1879" w:author="Vannieuwenhuyze Jorre" w:date="2025-03-27T14:21:00Z" w16du:dateUtc="2025-03-27T13:21:00Z">
            <w:rPr>
              <w:color w:val="344449"/>
              <w:spacing w:val="-8"/>
            </w:rPr>
          </w:rPrChange>
        </w:rPr>
        <w:t xml:space="preserve"> </w:t>
      </w:r>
      <w:r w:rsidRPr="001A436D">
        <w:rPr>
          <w:color w:val="344449"/>
        </w:rPr>
        <w:t>wettelijke</w:t>
      </w:r>
      <w:r w:rsidRPr="001A436D">
        <w:rPr>
          <w:color w:val="344449"/>
          <w:rPrChange w:id="1880" w:author="Vannieuwenhuyze Jorre" w:date="2025-03-27T14:21:00Z" w16du:dateUtc="2025-03-27T13:21:00Z">
            <w:rPr>
              <w:color w:val="344449"/>
              <w:spacing w:val="-8"/>
            </w:rPr>
          </w:rPrChange>
        </w:rPr>
        <w:t xml:space="preserve"> </w:t>
      </w:r>
      <w:r w:rsidRPr="001A436D">
        <w:rPr>
          <w:color w:val="344449"/>
        </w:rPr>
        <w:t>bevolking</w:t>
      </w:r>
      <w:r w:rsidRPr="001A436D">
        <w:rPr>
          <w:color w:val="344449"/>
          <w:rPrChange w:id="1881" w:author="Vannieuwenhuyze Jorre" w:date="2025-03-27T14:21:00Z" w16du:dateUtc="2025-03-27T13:21:00Z">
            <w:rPr>
              <w:color w:val="344449"/>
              <w:spacing w:val="-8"/>
            </w:rPr>
          </w:rPrChange>
        </w:rPr>
        <w:t xml:space="preserve"> </w:t>
      </w:r>
      <w:r w:rsidRPr="001A436D">
        <w:rPr>
          <w:color w:val="344449"/>
        </w:rPr>
        <w:t>en</w:t>
      </w:r>
      <w:r w:rsidRPr="001A436D">
        <w:rPr>
          <w:color w:val="344449"/>
          <w:rPrChange w:id="1882" w:author="Vannieuwenhuyze Jorre" w:date="2025-03-27T14:21:00Z" w16du:dateUtc="2025-03-27T13:21:00Z">
            <w:rPr>
              <w:color w:val="344449"/>
              <w:spacing w:val="-8"/>
            </w:rPr>
          </w:rPrChange>
        </w:rPr>
        <w:t xml:space="preserve"> </w:t>
      </w:r>
      <w:r w:rsidRPr="001A436D">
        <w:rPr>
          <w:color w:val="344449"/>
        </w:rPr>
        <w:t>bijvoorbeeld</w:t>
      </w:r>
      <w:r w:rsidRPr="001A436D">
        <w:rPr>
          <w:color w:val="344449"/>
          <w:rPrChange w:id="1883" w:author="Vannieuwenhuyze Jorre" w:date="2025-03-27T14:21:00Z" w16du:dateUtc="2025-03-27T13:21:00Z">
            <w:rPr>
              <w:color w:val="344449"/>
              <w:spacing w:val="-8"/>
            </w:rPr>
          </w:rPrChange>
        </w:rPr>
        <w:t xml:space="preserve"> </w:t>
      </w:r>
      <w:r w:rsidRPr="001A436D">
        <w:rPr>
          <w:color w:val="344449"/>
        </w:rPr>
        <w:t>niet</w:t>
      </w:r>
      <w:r w:rsidRPr="001A436D">
        <w:rPr>
          <w:color w:val="344449"/>
          <w:rPrChange w:id="1884" w:author="Vannieuwenhuyze Jorre" w:date="2025-03-27T14:21:00Z" w16du:dateUtc="2025-03-27T13:21:00Z">
            <w:rPr>
              <w:color w:val="344449"/>
              <w:spacing w:val="-8"/>
            </w:rPr>
          </w:rPrChange>
        </w:rPr>
        <w:t xml:space="preserve"> </w:t>
      </w:r>
      <w:r w:rsidRPr="001A436D">
        <w:rPr>
          <w:color w:val="344449"/>
        </w:rPr>
        <w:t>de</w:t>
      </w:r>
      <w:r w:rsidRPr="001A436D">
        <w:rPr>
          <w:color w:val="344449"/>
          <w:rPrChange w:id="1885" w:author="Vannieuwenhuyze Jorre" w:date="2025-03-27T14:21:00Z" w16du:dateUtc="2025-03-27T13:21:00Z">
            <w:rPr>
              <w:color w:val="344449"/>
              <w:spacing w:val="-7"/>
            </w:rPr>
          </w:rPrChange>
        </w:rPr>
        <w:t xml:space="preserve"> </w:t>
      </w:r>
      <w:r w:rsidRPr="001A436D">
        <w:rPr>
          <w:color w:val="344449"/>
        </w:rPr>
        <w:t>verblijvende</w:t>
      </w:r>
      <w:r w:rsidRPr="001A436D">
        <w:rPr>
          <w:color w:val="344449"/>
          <w:rPrChange w:id="1886" w:author="Vannieuwenhuyze Jorre" w:date="2025-03-27T14:21:00Z" w16du:dateUtc="2025-03-27T13:21:00Z">
            <w:rPr>
              <w:color w:val="344449"/>
              <w:spacing w:val="-8"/>
            </w:rPr>
          </w:rPrChange>
        </w:rPr>
        <w:t xml:space="preserve"> </w:t>
      </w:r>
      <w:r w:rsidRPr="001A436D">
        <w:rPr>
          <w:color w:val="344449"/>
        </w:rPr>
        <w:t>bevol</w:t>
      </w:r>
      <w:del w:id="1887" w:author="Vannieuwenhuyze Jorre" w:date="2025-02-18T15:30:00Z" w16du:dateUtc="2025-02-18T14:30:00Z">
        <w:r w:rsidRPr="001A436D" w:rsidDel="00626C9B">
          <w:rPr>
            <w:color w:val="344449"/>
          </w:rPr>
          <w:delText xml:space="preserve">‐ </w:delText>
        </w:r>
      </w:del>
      <w:r w:rsidRPr="001A436D">
        <w:rPr>
          <w:color w:val="344449"/>
        </w:rPr>
        <w:t>king, en voor het jaar 2019 en geen ander kalenderjaar.</w:t>
      </w:r>
    </w:p>
    <w:p w14:paraId="25B31984" w14:textId="3CE28E19" w:rsidR="001E3564" w:rsidRPr="001A436D" w:rsidRDefault="002F5345" w:rsidP="36DF244D">
      <w:pPr>
        <w:pStyle w:val="BodyText"/>
        <w:spacing w:before="131" w:line="237" w:lineRule="auto"/>
        <w:ind w:left="709" w:right="1127"/>
        <w:jc w:val="both"/>
        <w:rPr>
          <w:color w:val="344449"/>
        </w:rPr>
      </w:pPr>
      <w:r w:rsidRPr="001A436D">
        <w:rPr>
          <w:color w:val="344449"/>
          <w:rPrChange w:id="1888" w:author="Vannieuwenhuyze Jorre" w:date="2025-03-27T14:21:00Z" w16du:dateUtc="2025-03-27T13:21:00Z">
            <w:rPr>
              <w:color w:val="344449"/>
              <w:spacing w:val="-2"/>
            </w:rPr>
          </w:rPrChange>
        </w:rPr>
        <w:t>Door</w:t>
      </w:r>
      <w:r w:rsidRPr="001A436D">
        <w:rPr>
          <w:color w:val="344449"/>
          <w:rPrChange w:id="1889" w:author="Vannieuwenhuyze Jorre" w:date="2025-03-27T14:21:00Z" w16du:dateUtc="2025-03-27T13:21:00Z">
            <w:rPr>
              <w:color w:val="344449"/>
              <w:spacing w:val="-9"/>
            </w:rPr>
          </w:rPrChange>
        </w:rPr>
        <w:t xml:space="preserve"> </w:t>
      </w:r>
      <w:r w:rsidRPr="001A436D">
        <w:rPr>
          <w:color w:val="344449"/>
          <w:rPrChange w:id="1890" w:author="Vannieuwenhuyze Jorre" w:date="2025-03-27T14:21:00Z" w16du:dateUtc="2025-03-27T13:21:00Z">
            <w:rPr>
              <w:color w:val="344449"/>
              <w:spacing w:val="-2"/>
            </w:rPr>
          </w:rPrChange>
        </w:rPr>
        <w:t>de</w:t>
      </w:r>
      <w:r w:rsidRPr="001A436D">
        <w:rPr>
          <w:color w:val="344449"/>
          <w:rPrChange w:id="1891" w:author="Vannieuwenhuyze Jorre" w:date="2025-03-27T14:21:00Z" w16du:dateUtc="2025-03-27T13:21:00Z">
            <w:rPr>
              <w:color w:val="344449"/>
              <w:spacing w:val="-9"/>
            </w:rPr>
          </w:rPrChange>
        </w:rPr>
        <w:t xml:space="preserve"> </w:t>
      </w:r>
      <w:r w:rsidRPr="001A436D">
        <w:rPr>
          <w:color w:val="344449"/>
          <w:rPrChange w:id="1892" w:author="Vannieuwenhuyze Jorre" w:date="2025-03-27T14:21:00Z" w16du:dateUtc="2025-03-27T13:21:00Z">
            <w:rPr>
              <w:color w:val="344449"/>
              <w:spacing w:val="-2"/>
            </w:rPr>
          </w:rPrChange>
        </w:rPr>
        <w:t>exacte</w:t>
      </w:r>
      <w:r w:rsidRPr="001A436D">
        <w:rPr>
          <w:color w:val="344449"/>
          <w:rPrChange w:id="1893" w:author="Vannieuwenhuyze Jorre" w:date="2025-03-27T14:21:00Z" w16du:dateUtc="2025-03-27T13:21:00Z">
            <w:rPr>
              <w:color w:val="344449"/>
              <w:spacing w:val="-9"/>
            </w:rPr>
          </w:rPrChange>
        </w:rPr>
        <w:t xml:space="preserve"> </w:t>
      </w:r>
      <w:r w:rsidRPr="001A436D">
        <w:rPr>
          <w:color w:val="344449"/>
          <w:rPrChange w:id="1894" w:author="Vannieuwenhuyze Jorre" w:date="2025-03-27T14:21:00Z" w16du:dateUtc="2025-03-27T13:21:00Z">
            <w:rPr>
              <w:color w:val="344449"/>
              <w:spacing w:val="-2"/>
            </w:rPr>
          </w:rPrChange>
        </w:rPr>
        <w:t>beschrijving</w:t>
      </w:r>
      <w:r w:rsidRPr="001A436D">
        <w:rPr>
          <w:color w:val="344449"/>
          <w:rPrChange w:id="1895" w:author="Vannieuwenhuyze Jorre" w:date="2025-03-27T14:21:00Z" w16du:dateUtc="2025-03-27T13:21:00Z">
            <w:rPr>
              <w:color w:val="344449"/>
              <w:spacing w:val="-9"/>
            </w:rPr>
          </w:rPrChange>
        </w:rPr>
        <w:t xml:space="preserve"> </w:t>
      </w:r>
      <w:r w:rsidRPr="001A436D">
        <w:rPr>
          <w:color w:val="344449"/>
          <w:rPrChange w:id="1896" w:author="Vannieuwenhuyze Jorre" w:date="2025-03-27T14:21:00Z" w16du:dateUtc="2025-03-27T13:21:00Z">
            <w:rPr>
              <w:color w:val="344449"/>
              <w:spacing w:val="-2"/>
            </w:rPr>
          </w:rPrChange>
        </w:rPr>
        <w:t>van</w:t>
      </w:r>
      <w:r w:rsidRPr="001A436D">
        <w:rPr>
          <w:color w:val="344449"/>
          <w:rPrChange w:id="1897" w:author="Vannieuwenhuyze Jorre" w:date="2025-03-27T14:21:00Z" w16du:dateUtc="2025-03-27T13:21:00Z">
            <w:rPr>
              <w:color w:val="344449"/>
              <w:spacing w:val="-9"/>
            </w:rPr>
          </w:rPrChange>
        </w:rPr>
        <w:t xml:space="preserve"> </w:t>
      </w:r>
      <w:r w:rsidRPr="001A436D">
        <w:rPr>
          <w:color w:val="344449"/>
          <w:rPrChange w:id="1898" w:author="Vannieuwenhuyze Jorre" w:date="2025-03-27T14:21:00Z" w16du:dateUtc="2025-03-27T13:21:00Z">
            <w:rPr>
              <w:color w:val="344449"/>
              <w:spacing w:val="-2"/>
            </w:rPr>
          </w:rPrChange>
        </w:rPr>
        <w:t>dimensies</w:t>
      </w:r>
      <w:r w:rsidRPr="001A436D">
        <w:rPr>
          <w:color w:val="344449"/>
          <w:rPrChange w:id="1899" w:author="Vannieuwenhuyze Jorre" w:date="2025-03-27T14:21:00Z" w16du:dateUtc="2025-03-27T13:21:00Z">
            <w:rPr>
              <w:color w:val="344449"/>
              <w:spacing w:val="-9"/>
            </w:rPr>
          </w:rPrChange>
        </w:rPr>
        <w:t xml:space="preserve"> </w:t>
      </w:r>
      <w:r w:rsidRPr="001A436D">
        <w:rPr>
          <w:color w:val="344449"/>
          <w:rPrChange w:id="1900" w:author="Vannieuwenhuyze Jorre" w:date="2025-03-27T14:21:00Z" w16du:dateUtc="2025-03-27T13:21:00Z">
            <w:rPr>
              <w:color w:val="344449"/>
              <w:spacing w:val="-2"/>
            </w:rPr>
          </w:rPrChange>
        </w:rPr>
        <w:t>bepaalt</w:t>
      </w:r>
      <w:r w:rsidRPr="001A436D">
        <w:rPr>
          <w:color w:val="344449"/>
          <w:rPrChange w:id="1901" w:author="Vannieuwenhuyze Jorre" w:date="2025-03-27T14:21:00Z" w16du:dateUtc="2025-03-27T13:21:00Z">
            <w:rPr>
              <w:color w:val="344449"/>
              <w:spacing w:val="-9"/>
            </w:rPr>
          </w:rPrChange>
        </w:rPr>
        <w:t xml:space="preserve"> </w:t>
      </w:r>
      <w:r w:rsidRPr="001A436D">
        <w:rPr>
          <w:color w:val="344449"/>
          <w:rPrChange w:id="1902" w:author="Vannieuwenhuyze Jorre" w:date="2025-03-27T14:21:00Z" w16du:dateUtc="2025-03-27T13:21:00Z">
            <w:rPr>
              <w:color w:val="344449"/>
              <w:spacing w:val="-2"/>
            </w:rPr>
          </w:rPrChange>
        </w:rPr>
        <w:t>de</w:t>
      </w:r>
      <w:r w:rsidRPr="001A436D">
        <w:rPr>
          <w:color w:val="344449"/>
          <w:rPrChange w:id="1903" w:author="Vannieuwenhuyze Jorre" w:date="2025-03-27T14:21:00Z" w16du:dateUtc="2025-03-27T13:21:00Z">
            <w:rPr>
              <w:color w:val="344449"/>
              <w:spacing w:val="-9"/>
            </w:rPr>
          </w:rPrChange>
        </w:rPr>
        <w:t xml:space="preserve"> </w:t>
      </w:r>
      <w:r w:rsidRPr="001A436D">
        <w:rPr>
          <w:color w:val="344449"/>
          <w:rPrChange w:id="1904" w:author="Vannieuwenhuyze Jorre" w:date="2025-03-27T14:21:00Z" w16du:dateUtc="2025-03-27T13:21:00Z">
            <w:rPr>
              <w:color w:val="344449"/>
              <w:spacing w:val="-2"/>
            </w:rPr>
          </w:rPrChange>
        </w:rPr>
        <w:t>operationele</w:t>
      </w:r>
      <w:r w:rsidRPr="001A436D">
        <w:rPr>
          <w:color w:val="344449"/>
          <w:rPrChange w:id="1905" w:author="Vannieuwenhuyze Jorre" w:date="2025-03-27T14:21:00Z" w16du:dateUtc="2025-03-27T13:21:00Z">
            <w:rPr>
              <w:color w:val="344449"/>
              <w:spacing w:val="-9"/>
            </w:rPr>
          </w:rPrChange>
        </w:rPr>
        <w:t xml:space="preserve"> </w:t>
      </w:r>
      <w:r w:rsidRPr="001A436D">
        <w:rPr>
          <w:color w:val="344449"/>
          <w:rPrChange w:id="1906" w:author="Vannieuwenhuyze Jorre" w:date="2025-03-27T14:21:00Z" w16du:dateUtc="2025-03-27T13:21:00Z">
            <w:rPr>
              <w:color w:val="344449"/>
              <w:spacing w:val="-2"/>
            </w:rPr>
          </w:rPrChange>
        </w:rPr>
        <w:t>definitie</w:t>
      </w:r>
      <w:r w:rsidRPr="001A436D">
        <w:rPr>
          <w:color w:val="344449"/>
          <w:rPrChange w:id="1907" w:author="Vannieuwenhuyze Jorre" w:date="2025-03-27T14:21:00Z" w16du:dateUtc="2025-03-27T13:21:00Z">
            <w:rPr>
              <w:color w:val="344449"/>
              <w:spacing w:val="-9"/>
            </w:rPr>
          </w:rPrChange>
        </w:rPr>
        <w:t xml:space="preserve"> </w:t>
      </w:r>
      <w:r w:rsidRPr="001A436D">
        <w:rPr>
          <w:color w:val="344449"/>
          <w:rPrChange w:id="1908" w:author="Vannieuwenhuyze Jorre" w:date="2025-03-27T14:21:00Z" w16du:dateUtc="2025-03-27T13:21:00Z">
            <w:rPr>
              <w:color w:val="344449"/>
              <w:spacing w:val="-2"/>
            </w:rPr>
          </w:rPrChange>
        </w:rPr>
        <w:t>boven</w:t>
      </w:r>
      <w:del w:id="1909" w:author="Vannieuwenhuyze Jorre" w:date="2025-02-18T15:30:00Z" w16du:dateUtc="2025-02-18T14:30:00Z">
        <w:r w:rsidRPr="001A436D" w:rsidDel="005B1C74">
          <w:rPr>
            <w:color w:val="344449"/>
            <w:rPrChange w:id="1910" w:author="Vannieuwenhuyze Jorre" w:date="2025-03-27T14:21:00Z" w16du:dateUtc="2025-03-27T13:21:00Z">
              <w:rPr>
                <w:color w:val="344449"/>
                <w:spacing w:val="-2"/>
              </w:rPr>
            </w:rPrChange>
          </w:rPr>
          <w:delText xml:space="preserve">‐ </w:delText>
        </w:r>
      </w:del>
      <w:r w:rsidRPr="001A436D">
        <w:rPr>
          <w:color w:val="344449"/>
        </w:rPr>
        <w:t>dien strikt uit hoeveel cijfers een statistiekreeks bestaat, zelfs als sommige cijfers een</w:t>
      </w:r>
      <w:r w:rsidRPr="001A436D">
        <w:rPr>
          <w:color w:val="344449"/>
          <w:rPrChange w:id="1911" w:author="Vannieuwenhuyze Jorre" w:date="2025-03-27T14:21:00Z" w16du:dateUtc="2025-03-27T13:21:00Z">
            <w:rPr>
              <w:color w:val="344449"/>
              <w:spacing w:val="-14"/>
            </w:rPr>
          </w:rPrChange>
        </w:rPr>
        <w:t xml:space="preserve"> </w:t>
      </w:r>
      <w:r w:rsidRPr="001A436D">
        <w:rPr>
          <w:color w:val="344449"/>
        </w:rPr>
        <w:t>missende</w:t>
      </w:r>
      <w:r w:rsidRPr="001A436D">
        <w:rPr>
          <w:color w:val="344449"/>
          <w:rPrChange w:id="1912" w:author="Vannieuwenhuyze Jorre" w:date="2025-03-27T14:21:00Z" w16du:dateUtc="2025-03-27T13:21:00Z">
            <w:rPr>
              <w:color w:val="344449"/>
              <w:spacing w:val="-14"/>
            </w:rPr>
          </w:rPrChange>
        </w:rPr>
        <w:t xml:space="preserve"> </w:t>
      </w:r>
      <w:r w:rsidRPr="001A436D">
        <w:rPr>
          <w:color w:val="344449"/>
        </w:rPr>
        <w:t>of</w:t>
      </w:r>
      <w:r w:rsidRPr="001A436D">
        <w:rPr>
          <w:color w:val="344449"/>
          <w:rPrChange w:id="1913" w:author="Vannieuwenhuyze Jorre" w:date="2025-03-27T14:21:00Z" w16du:dateUtc="2025-03-27T13:21:00Z">
            <w:rPr>
              <w:color w:val="344449"/>
              <w:spacing w:val="-13"/>
            </w:rPr>
          </w:rPrChange>
        </w:rPr>
        <w:t xml:space="preserve"> </w:t>
      </w:r>
      <w:r w:rsidRPr="001A436D">
        <w:rPr>
          <w:color w:val="344449"/>
        </w:rPr>
        <w:t>versluierde</w:t>
      </w:r>
      <w:r w:rsidRPr="001A436D">
        <w:rPr>
          <w:color w:val="344449"/>
          <w:rPrChange w:id="1914" w:author="Vannieuwenhuyze Jorre" w:date="2025-03-27T14:21:00Z" w16du:dateUtc="2025-03-27T13:21:00Z">
            <w:rPr>
              <w:color w:val="344449"/>
              <w:spacing w:val="-14"/>
            </w:rPr>
          </w:rPrChange>
        </w:rPr>
        <w:t xml:space="preserve"> </w:t>
      </w:r>
      <w:r w:rsidRPr="001A436D">
        <w:rPr>
          <w:color w:val="344449"/>
        </w:rPr>
        <w:t>waarde</w:t>
      </w:r>
      <w:r w:rsidRPr="001A436D">
        <w:rPr>
          <w:color w:val="344449"/>
          <w:rPrChange w:id="1915" w:author="Vannieuwenhuyze Jorre" w:date="2025-03-27T14:21:00Z" w16du:dateUtc="2025-03-27T13:21:00Z">
            <w:rPr>
              <w:color w:val="344449"/>
              <w:spacing w:val="-13"/>
            </w:rPr>
          </w:rPrChange>
        </w:rPr>
        <w:t xml:space="preserve"> </w:t>
      </w:r>
      <w:r w:rsidRPr="001A436D">
        <w:rPr>
          <w:color w:val="344449"/>
        </w:rPr>
        <w:t>hebben.</w:t>
      </w:r>
      <w:r w:rsidRPr="001A436D">
        <w:rPr>
          <w:color w:val="344449"/>
          <w:rPrChange w:id="1916" w:author="Vannieuwenhuyze Jorre" w:date="2025-03-27T14:21:00Z" w16du:dateUtc="2025-03-27T13:21:00Z">
            <w:rPr>
              <w:color w:val="344449"/>
              <w:spacing w:val="-14"/>
            </w:rPr>
          </w:rPrChange>
        </w:rPr>
        <w:t xml:space="preserve"> </w:t>
      </w:r>
      <w:r w:rsidRPr="001A436D">
        <w:rPr>
          <w:color w:val="344449"/>
        </w:rPr>
        <w:t>De</w:t>
      </w:r>
      <w:r w:rsidRPr="001A436D">
        <w:rPr>
          <w:color w:val="344449"/>
          <w:rPrChange w:id="1917" w:author="Vannieuwenhuyze Jorre" w:date="2025-03-27T14:21:00Z" w16du:dateUtc="2025-03-27T13:21:00Z">
            <w:rPr>
              <w:color w:val="344449"/>
              <w:spacing w:val="-13"/>
            </w:rPr>
          </w:rPrChange>
        </w:rPr>
        <w:t xml:space="preserve"> </w:t>
      </w:r>
      <w:r w:rsidRPr="001A436D">
        <w:rPr>
          <w:color w:val="344449"/>
        </w:rPr>
        <w:t>reeks</w:t>
      </w:r>
      <w:r w:rsidRPr="001A436D">
        <w:rPr>
          <w:color w:val="344449"/>
          <w:rPrChange w:id="1918" w:author="Vannieuwenhuyze Jorre" w:date="2025-03-27T14:21:00Z" w16du:dateUtc="2025-03-27T13:21:00Z">
            <w:rPr>
              <w:color w:val="344449"/>
              <w:spacing w:val="-14"/>
            </w:rPr>
          </w:rPrChange>
        </w:rPr>
        <w:t xml:space="preserve"> </w:t>
      </w:r>
      <w:r w:rsidRPr="001A436D">
        <w:rPr>
          <w:color w:val="344449"/>
        </w:rPr>
        <w:t>in</w:t>
      </w:r>
      <w:r w:rsidRPr="001A436D">
        <w:rPr>
          <w:color w:val="344449"/>
          <w:rPrChange w:id="1919" w:author="Vannieuwenhuyze Jorre" w:date="2025-03-27T14:21:00Z" w16du:dateUtc="2025-03-27T13:21:00Z">
            <w:rPr>
              <w:color w:val="344449"/>
              <w:spacing w:val="-14"/>
            </w:rPr>
          </w:rPrChange>
        </w:rPr>
        <w:t xml:space="preserve"> </w:t>
      </w:r>
      <w:r w:rsidRPr="001A436D">
        <w:rPr>
          <w:color w:val="344449"/>
        </w:rPr>
        <w:t>tabel</w:t>
      </w:r>
      <w:r w:rsidRPr="001A436D">
        <w:rPr>
          <w:color w:val="344449"/>
          <w:rPrChange w:id="1920" w:author="Vannieuwenhuyze Jorre" w:date="2025-03-27T14:21:00Z" w16du:dateUtc="2025-03-27T13:21:00Z">
            <w:rPr>
              <w:color w:val="344449"/>
              <w:spacing w:val="-13"/>
            </w:rPr>
          </w:rPrChange>
        </w:rPr>
        <w:t xml:space="preserve"> </w:t>
      </w:r>
      <w:hyperlink w:anchor="_bookmark2" w:history="1">
        <w:r w:rsidR="001E3564" w:rsidRPr="001A436D">
          <w:rPr>
            <w:color w:val="344449"/>
          </w:rPr>
          <w:t>2</w:t>
        </w:r>
      </w:hyperlink>
      <w:r w:rsidRPr="001A436D">
        <w:rPr>
          <w:color w:val="344449"/>
          <w:rPrChange w:id="1921" w:author="Vannieuwenhuyze Jorre" w:date="2025-03-27T14:21:00Z" w16du:dateUtc="2025-03-27T13:21:00Z">
            <w:rPr>
              <w:color w:val="344449"/>
              <w:spacing w:val="-14"/>
            </w:rPr>
          </w:rPrChange>
        </w:rPr>
        <w:t xml:space="preserve"> </w:t>
      </w:r>
      <w:r w:rsidRPr="001A436D">
        <w:rPr>
          <w:color w:val="344449"/>
        </w:rPr>
        <w:t>bestaat</w:t>
      </w:r>
      <w:r w:rsidRPr="001A436D">
        <w:rPr>
          <w:color w:val="344449"/>
          <w:rPrChange w:id="1922" w:author="Vannieuwenhuyze Jorre" w:date="2025-03-27T14:21:00Z" w16du:dateUtc="2025-03-27T13:21:00Z">
            <w:rPr>
              <w:color w:val="344449"/>
              <w:spacing w:val="-13"/>
            </w:rPr>
          </w:rPrChange>
        </w:rPr>
        <w:t xml:space="preserve"> </w:t>
      </w:r>
      <w:ins w:id="1923" w:author="Vannieuwenhuyze Jorre" w:date="2025-02-18T15:30:00Z" w16du:dateUtc="2025-02-18T14:30:00Z">
        <w:r w:rsidR="005B1C74" w:rsidRPr="001A436D">
          <w:rPr>
            <w:color w:val="344449"/>
            <w:rPrChange w:id="1924" w:author="Vannieuwenhuyze Jorre" w:date="2025-03-27T14:21:00Z" w16du:dateUtc="2025-03-27T13:21:00Z">
              <w:rPr>
                <w:color w:val="344449"/>
                <w:spacing w:val="-13"/>
              </w:rPr>
            </w:rPrChange>
          </w:rPr>
          <w:t xml:space="preserve">bijvoorbeeld </w:t>
        </w:r>
      </w:ins>
      <w:r w:rsidRPr="001A436D">
        <w:rPr>
          <w:color w:val="344449"/>
        </w:rPr>
        <w:t>uit</w:t>
      </w:r>
      <w:r w:rsidRPr="001A436D">
        <w:rPr>
          <w:color w:val="344449"/>
          <w:rPrChange w:id="1925" w:author="Vannieuwenhuyze Jorre" w:date="2025-03-27T14:21:00Z" w16du:dateUtc="2025-03-27T13:21:00Z">
            <w:rPr>
              <w:color w:val="344449"/>
              <w:spacing w:val="-14"/>
            </w:rPr>
          </w:rPrChange>
        </w:rPr>
        <w:t xml:space="preserve"> </w:t>
      </w:r>
      <w:r w:rsidRPr="001A436D">
        <w:rPr>
          <w:color w:val="344449"/>
        </w:rPr>
        <w:t>300</w:t>
      </w:r>
      <w:r w:rsidRPr="001A436D">
        <w:rPr>
          <w:color w:val="344449"/>
          <w:rPrChange w:id="1926" w:author="Vannieuwenhuyze Jorre" w:date="2025-03-27T14:21:00Z" w16du:dateUtc="2025-03-27T13:21:00Z">
            <w:rPr>
              <w:color w:val="344449"/>
              <w:spacing w:val="-13"/>
            </w:rPr>
          </w:rPrChange>
        </w:rPr>
        <w:t xml:space="preserve"> </w:t>
      </w:r>
      <w:r w:rsidRPr="001A436D">
        <w:rPr>
          <w:color w:val="344449"/>
        </w:rPr>
        <w:t>cij</w:t>
      </w:r>
      <w:del w:id="1927" w:author="Vannieuwenhuyze Jorre" w:date="2025-02-18T15:30:00Z" w16du:dateUtc="2025-02-18T14:30:00Z">
        <w:r w:rsidRPr="001A436D" w:rsidDel="005B1C74">
          <w:rPr>
            <w:color w:val="344449"/>
          </w:rPr>
          <w:delText xml:space="preserve">‐ </w:delText>
        </w:r>
      </w:del>
      <w:r w:rsidRPr="001A436D">
        <w:rPr>
          <w:color w:val="344449"/>
          <w:rPrChange w:id="1928" w:author="Vannieuwenhuyze Jorre" w:date="2025-03-27T14:21:00Z" w16du:dateUtc="2025-03-27T13:21:00Z">
            <w:rPr>
              <w:color w:val="344449"/>
              <w:spacing w:val="-2"/>
            </w:rPr>
          </w:rPrChange>
        </w:rPr>
        <w:t>fers,</w:t>
      </w:r>
      <w:r w:rsidRPr="001A436D">
        <w:rPr>
          <w:color w:val="344449"/>
          <w:rPrChange w:id="1929" w:author="Vannieuwenhuyze Jorre" w:date="2025-03-27T14:21:00Z" w16du:dateUtc="2025-03-27T13:21:00Z">
            <w:rPr>
              <w:color w:val="344449"/>
              <w:spacing w:val="-7"/>
            </w:rPr>
          </w:rPrChange>
        </w:rPr>
        <w:t xml:space="preserve"> </w:t>
      </w:r>
      <w:r w:rsidRPr="001A436D">
        <w:rPr>
          <w:color w:val="344449"/>
          <w:rPrChange w:id="1930" w:author="Vannieuwenhuyze Jorre" w:date="2025-03-27T14:21:00Z" w16du:dateUtc="2025-03-27T13:21:00Z">
            <w:rPr>
              <w:color w:val="344449"/>
              <w:spacing w:val="-2"/>
            </w:rPr>
          </w:rPrChange>
        </w:rPr>
        <w:t>voor</w:t>
      </w:r>
      <w:r w:rsidRPr="001A436D">
        <w:rPr>
          <w:color w:val="344449"/>
          <w:rPrChange w:id="1931" w:author="Vannieuwenhuyze Jorre" w:date="2025-03-27T14:21:00Z" w16du:dateUtc="2025-03-27T13:21:00Z">
            <w:rPr>
              <w:color w:val="344449"/>
              <w:spacing w:val="-9"/>
            </w:rPr>
          </w:rPrChange>
        </w:rPr>
        <w:t xml:space="preserve"> </w:t>
      </w:r>
      <w:r w:rsidRPr="001A436D">
        <w:rPr>
          <w:color w:val="344449"/>
          <w:rPrChange w:id="1932" w:author="Vannieuwenhuyze Jorre" w:date="2025-03-27T14:21:00Z" w16du:dateUtc="2025-03-27T13:21:00Z">
            <w:rPr>
              <w:color w:val="344449"/>
              <w:spacing w:val="-2"/>
            </w:rPr>
          </w:rPrChange>
        </w:rPr>
        <w:t>elke</w:t>
      </w:r>
      <w:r w:rsidRPr="001A436D">
        <w:rPr>
          <w:color w:val="344449"/>
          <w:rPrChange w:id="1933" w:author="Vannieuwenhuyze Jorre" w:date="2025-03-27T14:21:00Z" w16du:dateUtc="2025-03-27T13:21:00Z">
            <w:rPr>
              <w:color w:val="344449"/>
              <w:spacing w:val="-9"/>
            </w:rPr>
          </w:rPrChange>
        </w:rPr>
        <w:t xml:space="preserve"> </w:t>
      </w:r>
      <w:r w:rsidRPr="001A436D">
        <w:rPr>
          <w:color w:val="344449"/>
          <w:rPrChange w:id="1934" w:author="Vannieuwenhuyze Jorre" w:date="2025-03-27T14:21:00Z" w16du:dateUtc="2025-03-27T13:21:00Z">
            <w:rPr>
              <w:color w:val="344449"/>
              <w:spacing w:val="-2"/>
            </w:rPr>
          </w:rPrChange>
        </w:rPr>
        <w:t>Vlaamse</w:t>
      </w:r>
      <w:r w:rsidRPr="001A436D">
        <w:rPr>
          <w:color w:val="344449"/>
          <w:rPrChange w:id="1935" w:author="Vannieuwenhuyze Jorre" w:date="2025-03-27T14:21:00Z" w16du:dateUtc="2025-03-27T13:21:00Z">
            <w:rPr>
              <w:color w:val="344449"/>
              <w:spacing w:val="-9"/>
            </w:rPr>
          </w:rPrChange>
        </w:rPr>
        <w:t xml:space="preserve"> </w:t>
      </w:r>
      <w:r w:rsidRPr="001A436D">
        <w:rPr>
          <w:color w:val="344449"/>
          <w:rPrChange w:id="1936" w:author="Vannieuwenhuyze Jorre" w:date="2025-03-27T14:21:00Z" w16du:dateUtc="2025-03-27T13:21:00Z">
            <w:rPr>
              <w:color w:val="344449"/>
              <w:spacing w:val="-2"/>
            </w:rPr>
          </w:rPrChange>
        </w:rPr>
        <w:t>gemeente</w:t>
      </w:r>
      <w:r w:rsidRPr="001A436D">
        <w:rPr>
          <w:color w:val="344449"/>
          <w:rPrChange w:id="1937" w:author="Vannieuwenhuyze Jorre" w:date="2025-03-27T14:21:00Z" w16du:dateUtc="2025-03-27T13:21:00Z">
            <w:rPr>
              <w:color w:val="344449"/>
              <w:spacing w:val="-9"/>
            </w:rPr>
          </w:rPrChange>
        </w:rPr>
        <w:t xml:space="preserve"> </w:t>
      </w:r>
      <w:r w:rsidRPr="001A436D">
        <w:rPr>
          <w:color w:val="344449"/>
          <w:rPrChange w:id="1938" w:author="Vannieuwenhuyze Jorre" w:date="2025-03-27T14:21:00Z" w16du:dateUtc="2025-03-27T13:21:00Z">
            <w:rPr>
              <w:color w:val="344449"/>
              <w:spacing w:val="-2"/>
            </w:rPr>
          </w:rPrChange>
        </w:rPr>
        <w:t>één.</w:t>
      </w:r>
      <w:r w:rsidRPr="001A436D">
        <w:rPr>
          <w:color w:val="344449"/>
          <w:rPrChange w:id="1939" w:author="Vannieuwenhuyze Jorre" w:date="2025-03-27T14:21:00Z" w16du:dateUtc="2025-03-27T13:21:00Z">
            <w:rPr>
              <w:color w:val="344449"/>
              <w:spacing w:val="17"/>
            </w:rPr>
          </w:rPrChange>
        </w:rPr>
        <w:t xml:space="preserve"> </w:t>
      </w:r>
      <w:r w:rsidRPr="001A436D">
        <w:rPr>
          <w:color w:val="344449"/>
          <w:rPrChange w:id="1940" w:author="Vannieuwenhuyze Jorre" w:date="2025-03-27T14:21:00Z" w16du:dateUtc="2025-03-27T13:21:00Z">
            <w:rPr>
              <w:color w:val="344449"/>
              <w:spacing w:val="-2"/>
            </w:rPr>
          </w:rPrChange>
        </w:rPr>
        <w:t>Als</w:t>
      </w:r>
      <w:r w:rsidRPr="001A436D">
        <w:rPr>
          <w:color w:val="344449"/>
          <w:rPrChange w:id="1941" w:author="Vannieuwenhuyze Jorre" w:date="2025-03-27T14:21:00Z" w16du:dateUtc="2025-03-27T13:21:00Z">
            <w:rPr>
              <w:color w:val="344449"/>
              <w:spacing w:val="-9"/>
            </w:rPr>
          </w:rPrChange>
        </w:rPr>
        <w:t xml:space="preserve"> </w:t>
      </w:r>
      <w:r w:rsidRPr="001A436D">
        <w:rPr>
          <w:color w:val="344449"/>
          <w:rPrChange w:id="1942" w:author="Vannieuwenhuyze Jorre" w:date="2025-03-27T14:21:00Z" w16du:dateUtc="2025-03-27T13:21:00Z">
            <w:rPr>
              <w:color w:val="344449"/>
              <w:spacing w:val="-2"/>
            </w:rPr>
          </w:rPrChange>
        </w:rPr>
        <w:t>er</w:t>
      </w:r>
      <w:r w:rsidRPr="001A436D">
        <w:rPr>
          <w:color w:val="344449"/>
          <w:rPrChange w:id="1943" w:author="Vannieuwenhuyze Jorre" w:date="2025-03-27T14:21:00Z" w16du:dateUtc="2025-03-27T13:21:00Z">
            <w:rPr>
              <w:color w:val="344449"/>
              <w:spacing w:val="-9"/>
            </w:rPr>
          </w:rPrChange>
        </w:rPr>
        <w:t xml:space="preserve"> </w:t>
      </w:r>
      <w:r w:rsidRPr="001A436D">
        <w:rPr>
          <w:color w:val="344449"/>
          <w:rPrChange w:id="1944" w:author="Vannieuwenhuyze Jorre" w:date="2025-03-27T14:21:00Z" w16du:dateUtc="2025-03-27T13:21:00Z">
            <w:rPr>
              <w:color w:val="344449"/>
              <w:spacing w:val="-2"/>
            </w:rPr>
          </w:rPrChange>
        </w:rPr>
        <w:t>in</w:t>
      </w:r>
      <w:r w:rsidRPr="001A436D">
        <w:rPr>
          <w:color w:val="344449"/>
          <w:rPrChange w:id="1945" w:author="Vannieuwenhuyze Jorre" w:date="2025-03-27T14:21:00Z" w16du:dateUtc="2025-03-27T13:21:00Z">
            <w:rPr>
              <w:color w:val="344449"/>
              <w:spacing w:val="-9"/>
            </w:rPr>
          </w:rPrChange>
        </w:rPr>
        <w:t xml:space="preserve"> </w:t>
      </w:r>
      <w:r w:rsidRPr="001A436D">
        <w:rPr>
          <w:color w:val="344449"/>
          <w:rPrChange w:id="1946" w:author="Vannieuwenhuyze Jorre" w:date="2025-03-27T14:21:00Z" w16du:dateUtc="2025-03-27T13:21:00Z">
            <w:rPr>
              <w:color w:val="344449"/>
              <w:spacing w:val="-2"/>
            </w:rPr>
          </w:rPrChange>
        </w:rPr>
        <w:t>de</w:t>
      </w:r>
      <w:r w:rsidRPr="001A436D">
        <w:rPr>
          <w:color w:val="344449"/>
          <w:rPrChange w:id="1947" w:author="Vannieuwenhuyze Jorre" w:date="2025-03-27T14:21:00Z" w16du:dateUtc="2025-03-27T13:21:00Z">
            <w:rPr>
              <w:color w:val="344449"/>
              <w:spacing w:val="-9"/>
            </w:rPr>
          </w:rPrChange>
        </w:rPr>
        <w:t xml:space="preserve"> </w:t>
      </w:r>
      <w:r w:rsidRPr="001A436D">
        <w:rPr>
          <w:color w:val="344449"/>
          <w:rPrChange w:id="1948" w:author="Vannieuwenhuyze Jorre" w:date="2025-03-27T14:21:00Z" w16du:dateUtc="2025-03-27T13:21:00Z">
            <w:rPr>
              <w:color w:val="344449"/>
              <w:spacing w:val="-2"/>
            </w:rPr>
          </w:rPrChange>
        </w:rPr>
        <w:t>reeks</w:t>
      </w:r>
      <w:r w:rsidRPr="001A436D">
        <w:rPr>
          <w:color w:val="344449"/>
          <w:rPrChange w:id="1949" w:author="Vannieuwenhuyze Jorre" w:date="2025-03-27T14:21:00Z" w16du:dateUtc="2025-03-27T13:21:00Z">
            <w:rPr>
              <w:color w:val="344449"/>
              <w:spacing w:val="-9"/>
            </w:rPr>
          </w:rPrChange>
        </w:rPr>
        <w:t xml:space="preserve"> </w:t>
      </w:r>
      <w:r w:rsidRPr="001A436D">
        <w:rPr>
          <w:color w:val="344449"/>
          <w:rPrChange w:id="1950" w:author="Vannieuwenhuyze Jorre" w:date="2025-03-27T14:21:00Z" w16du:dateUtc="2025-03-27T13:21:00Z">
            <w:rPr>
              <w:color w:val="344449"/>
              <w:spacing w:val="-2"/>
            </w:rPr>
          </w:rPrChange>
        </w:rPr>
        <w:t>ook</w:t>
      </w:r>
      <w:r w:rsidRPr="001A436D">
        <w:rPr>
          <w:color w:val="344449"/>
          <w:rPrChange w:id="1951" w:author="Vannieuwenhuyze Jorre" w:date="2025-03-27T14:21:00Z" w16du:dateUtc="2025-03-27T13:21:00Z">
            <w:rPr>
              <w:color w:val="344449"/>
              <w:spacing w:val="-9"/>
            </w:rPr>
          </w:rPrChange>
        </w:rPr>
        <w:t xml:space="preserve"> </w:t>
      </w:r>
      <w:ins w:id="1952" w:author="Noppe Jo" w:date="2025-01-20T10:19:00Z">
        <w:r w:rsidR="16546FEA" w:rsidRPr="001A436D">
          <w:rPr>
            <w:color w:val="344449"/>
            <w:rPrChange w:id="1953" w:author="Vannieuwenhuyze Jorre" w:date="2025-03-27T14:21:00Z" w16du:dateUtc="2025-03-27T13:21:00Z">
              <w:rPr>
                <w:color w:val="344449"/>
                <w:spacing w:val="-9"/>
              </w:rPr>
            </w:rPrChange>
          </w:rPr>
          <w:t>totaal</w:t>
        </w:r>
      </w:ins>
      <w:r w:rsidRPr="001A436D">
        <w:rPr>
          <w:color w:val="344449"/>
          <w:rPrChange w:id="1954" w:author="Vannieuwenhuyze Jorre" w:date="2025-03-27T14:21:00Z" w16du:dateUtc="2025-03-27T13:21:00Z">
            <w:rPr>
              <w:color w:val="344449"/>
              <w:spacing w:val="-2"/>
            </w:rPr>
          </w:rPrChange>
        </w:rPr>
        <w:t>cijfers</w:t>
      </w:r>
      <w:r w:rsidRPr="001A436D">
        <w:rPr>
          <w:color w:val="344449"/>
          <w:rPrChange w:id="1955" w:author="Vannieuwenhuyze Jorre" w:date="2025-03-27T14:21:00Z" w16du:dateUtc="2025-03-27T13:21:00Z">
            <w:rPr>
              <w:color w:val="344449"/>
              <w:spacing w:val="-9"/>
            </w:rPr>
          </w:rPrChange>
        </w:rPr>
        <w:t xml:space="preserve"> </w:t>
      </w:r>
      <w:r w:rsidRPr="001A436D">
        <w:rPr>
          <w:color w:val="344449"/>
          <w:rPrChange w:id="1956" w:author="Vannieuwenhuyze Jorre" w:date="2025-03-27T14:21:00Z" w16du:dateUtc="2025-03-27T13:21:00Z">
            <w:rPr>
              <w:color w:val="344449"/>
              <w:spacing w:val="-2"/>
            </w:rPr>
          </w:rPrChange>
        </w:rPr>
        <w:t>zouden</w:t>
      </w:r>
      <w:r w:rsidRPr="001A436D">
        <w:rPr>
          <w:color w:val="344449"/>
          <w:rPrChange w:id="1957" w:author="Vannieuwenhuyze Jorre" w:date="2025-03-27T14:21:00Z" w16du:dateUtc="2025-03-27T13:21:00Z">
            <w:rPr>
              <w:color w:val="344449"/>
              <w:spacing w:val="-10"/>
            </w:rPr>
          </w:rPrChange>
        </w:rPr>
        <w:t xml:space="preserve"> </w:t>
      </w:r>
      <w:r w:rsidRPr="001A436D">
        <w:rPr>
          <w:color w:val="344449"/>
          <w:rPrChange w:id="1958" w:author="Vannieuwenhuyze Jorre" w:date="2025-03-27T14:21:00Z" w16du:dateUtc="2025-03-27T13:21:00Z">
            <w:rPr>
              <w:color w:val="344449"/>
              <w:spacing w:val="-2"/>
            </w:rPr>
          </w:rPrChange>
        </w:rPr>
        <w:t xml:space="preserve">worden </w:t>
      </w:r>
      <w:r w:rsidRPr="001A436D">
        <w:rPr>
          <w:color w:val="344449"/>
        </w:rPr>
        <w:t>gepubliceerd</w:t>
      </w:r>
      <w:r w:rsidRPr="001A436D">
        <w:rPr>
          <w:color w:val="344449"/>
          <w:rPrChange w:id="1959" w:author="Vannieuwenhuyze Jorre" w:date="2025-03-27T14:21:00Z" w16du:dateUtc="2025-03-27T13:21:00Z">
            <w:rPr>
              <w:color w:val="344449"/>
              <w:spacing w:val="-11"/>
            </w:rPr>
          </w:rPrChange>
        </w:rPr>
        <w:t xml:space="preserve"> </w:t>
      </w:r>
      <w:r w:rsidRPr="001A436D">
        <w:rPr>
          <w:color w:val="344449"/>
        </w:rPr>
        <w:t>voor</w:t>
      </w:r>
      <w:r w:rsidRPr="001A436D">
        <w:rPr>
          <w:color w:val="344449"/>
          <w:rPrChange w:id="1960" w:author="Vannieuwenhuyze Jorre" w:date="2025-03-27T14:21:00Z" w16du:dateUtc="2025-03-27T13:21:00Z">
            <w:rPr>
              <w:color w:val="344449"/>
              <w:spacing w:val="-11"/>
            </w:rPr>
          </w:rPrChange>
        </w:rPr>
        <w:t xml:space="preserve"> </w:t>
      </w:r>
      <w:r w:rsidRPr="001A436D">
        <w:rPr>
          <w:color w:val="344449"/>
        </w:rPr>
        <w:t>Vlaanderen,</w:t>
      </w:r>
      <w:r w:rsidRPr="001A436D">
        <w:rPr>
          <w:color w:val="344449"/>
          <w:rPrChange w:id="1961" w:author="Vannieuwenhuyze Jorre" w:date="2025-03-27T14:21:00Z" w16du:dateUtc="2025-03-27T13:21:00Z">
            <w:rPr>
              <w:color w:val="344449"/>
              <w:spacing w:val="-11"/>
            </w:rPr>
          </w:rPrChange>
        </w:rPr>
        <w:t xml:space="preserve"> </w:t>
      </w:r>
      <w:r w:rsidRPr="001A436D">
        <w:rPr>
          <w:color w:val="344449"/>
        </w:rPr>
        <w:t>Wallonië,</w:t>
      </w:r>
      <w:r w:rsidRPr="001A436D">
        <w:rPr>
          <w:color w:val="344449"/>
          <w:rPrChange w:id="1962" w:author="Vannieuwenhuyze Jorre" w:date="2025-03-27T14:21:00Z" w16du:dateUtc="2025-03-27T13:21:00Z">
            <w:rPr>
              <w:color w:val="344449"/>
              <w:spacing w:val="-11"/>
            </w:rPr>
          </w:rPrChange>
        </w:rPr>
        <w:t xml:space="preserve"> </w:t>
      </w:r>
      <w:r w:rsidRPr="001A436D">
        <w:rPr>
          <w:color w:val="344449"/>
        </w:rPr>
        <w:t>Brussel</w:t>
      </w:r>
      <w:r w:rsidRPr="001A436D">
        <w:rPr>
          <w:color w:val="344449"/>
          <w:rPrChange w:id="1963" w:author="Vannieuwenhuyze Jorre" w:date="2025-03-27T14:21:00Z" w16du:dateUtc="2025-03-27T13:21:00Z">
            <w:rPr>
              <w:color w:val="344449"/>
              <w:spacing w:val="-12"/>
            </w:rPr>
          </w:rPrChange>
        </w:rPr>
        <w:t xml:space="preserve"> </w:t>
      </w:r>
      <w:r w:rsidRPr="001A436D">
        <w:rPr>
          <w:color w:val="344449"/>
        </w:rPr>
        <w:t>en</w:t>
      </w:r>
      <w:r w:rsidRPr="001A436D">
        <w:rPr>
          <w:color w:val="344449"/>
          <w:rPrChange w:id="1964" w:author="Vannieuwenhuyze Jorre" w:date="2025-03-27T14:21:00Z" w16du:dateUtc="2025-03-27T13:21:00Z">
            <w:rPr>
              <w:color w:val="344449"/>
              <w:spacing w:val="-11"/>
            </w:rPr>
          </w:rPrChange>
        </w:rPr>
        <w:t xml:space="preserve"> </w:t>
      </w:r>
      <w:r w:rsidRPr="001A436D">
        <w:rPr>
          <w:color w:val="344449"/>
        </w:rPr>
        <w:t>België,</w:t>
      </w:r>
      <w:r w:rsidRPr="001A436D">
        <w:rPr>
          <w:color w:val="344449"/>
          <w:rPrChange w:id="1965" w:author="Vannieuwenhuyze Jorre" w:date="2025-03-27T14:21:00Z" w16du:dateUtc="2025-03-27T13:21:00Z">
            <w:rPr>
              <w:color w:val="344449"/>
              <w:spacing w:val="-11"/>
            </w:rPr>
          </w:rPrChange>
        </w:rPr>
        <w:t xml:space="preserve"> </w:t>
      </w:r>
      <w:r w:rsidRPr="001A436D">
        <w:rPr>
          <w:color w:val="344449"/>
        </w:rPr>
        <w:t>verandert</w:t>
      </w:r>
      <w:r w:rsidRPr="001A436D">
        <w:rPr>
          <w:color w:val="344449"/>
          <w:rPrChange w:id="1966" w:author="Vannieuwenhuyze Jorre" w:date="2025-03-27T14:21:00Z" w16du:dateUtc="2025-03-27T13:21:00Z">
            <w:rPr>
              <w:color w:val="344449"/>
              <w:spacing w:val="-12"/>
            </w:rPr>
          </w:rPrChange>
        </w:rPr>
        <w:t xml:space="preserve"> </w:t>
      </w:r>
      <w:r w:rsidRPr="001A436D">
        <w:rPr>
          <w:color w:val="344449"/>
        </w:rPr>
        <w:t>de</w:t>
      </w:r>
      <w:r w:rsidRPr="001A436D">
        <w:rPr>
          <w:color w:val="344449"/>
          <w:rPrChange w:id="1967" w:author="Vannieuwenhuyze Jorre" w:date="2025-03-27T14:21:00Z" w16du:dateUtc="2025-03-27T13:21:00Z">
            <w:rPr>
              <w:color w:val="344449"/>
              <w:spacing w:val="-11"/>
            </w:rPr>
          </w:rPrChange>
        </w:rPr>
        <w:t xml:space="preserve"> </w:t>
      </w:r>
      <w:r w:rsidRPr="001A436D">
        <w:rPr>
          <w:color w:val="344449"/>
        </w:rPr>
        <w:t>dimensie ‘gemeente’</w:t>
      </w:r>
      <w:r w:rsidRPr="001A436D">
        <w:rPr>
          <w:color w:val="344449"/>
          <w:rPrChange w:id="1968" w:author="Vannieuwenhuyze Jorre" w:date="2025-03-27T14:21:00Z" w16du:dateUtc="2025-03-27T13:21:00Z">
            <w:rPr>
              <w:color w:val="344449"/>
              <w:spacing w:val="-12"/>
            </w:rPr>
          </w:rPrChange>
        </w:rPr>
        <w:t xml:space="preserve"> </w:t>
      </w:r>
      <w:r w:rsidRPr="001A436D">
        <w:rPr>
          <w:color w:val="344449"/>
        </w:rPr>
        <w:t>naar</w:t>
      </w:r>
      <w:r w:rsidRPr="001A436D">
        <w:rPr>
          <w:color w:val="344449"/>
          <w:rPrChange w:id="1969" w:author="Vannieuwenhuyze Jorre" w:date="2025-03-27T14:21:00Z" w16du:dateUtc="2025-03-27T13:21:00Z">
            <w:rPr>
              <w:color w:val="344449"/>
              <w:spacing w:val="-12"/>
            </w:rPr>
          </w:rPrChange>
        </w:rPr>
        <w:t xml:space="preserve"> </w:t>
      </w:r>
      <w:r w:rsidRPr="001A436D">
        <w:rPr>
          <w:color w:val="344449"/>
        </w:rPr>
        <w:t>het</w:t>
      </w:r>
      <w:r w:rsidRPr="001A436D">
        <w:rPr>
          <w:color w:val="344449"/>
          <w:rPrChange w:id="1970" w:author="Vannieuwenhuyze Jorre" w:date="2025-03-27T14:21:00Z" w16du:dateUtc="2025-03-27T13:21:00Z">
            <w:rPr>
              <w:color w:val="344449"/>
              <w:spacing w:val="-12"/>
            </w:rPr>
          </w:rPrChange>
        </w:rPr>
        <w:t xml:space="preserve"> </w:t>
      </w:r>
      <w:r w:rsidRPr="001A436D">
        <w:rPr>
          <w:color w:val="344449"/>
        </w:rPr>
        <w:t>ruimer</w:t>
      </w:r>
      <w:r w:rsidRPr="001A436D">
        <w:rPr>
          <w:color w:val="344449"/>
          <w:rPrChange w:id="1971" w:author="Vannieuwenhuyze Jorre" w:date="2025-03-27T14:21:00Z" w16du:dateUtc="2025-03-27T13:21:00Z">
            <w:rPr>
              <w:color w:val="344449"/>
              <w:spacing w:val="-11"/>
            </w:rPr>
          </w:rPrChange>
        </w:rPr>
        <w:t xml:space="preserve"> </w:t>
      </w:r>
      <w:r w:rsidRPr="001A436D">
        <w:rPr>
          <w:color w:val="344449"/>
        </w:rPr>
        <w:t>concept</w:t>
      </w:r>
      <w:r w:rsidRPr="001A436D">
        <w:rPr>
          <w:color w:val="344449"/>
          <w:rPrChange w:id="1972" w:author="Vannieuwenhuyze Jorre" w:date="2025-03-27T14:21:00Z" w16du:dateUtc="2025-03-27T13:21:00Z">
            <w:rPr>
              <w:color w:val="344449"/>
              <w:spacing w:val="-12"/>
            </w:rPr>
          </w:rPrChange>
        </w:rPr>
        <w:t xml:space="preserve"> </w:t>
      </w:r>
      <w:r w:rsidRPr="001A436D">
        <w:rPr>
          <w:color w:val="344449"/>
        </w:rPr>
        <w:t>‘geografisch</w:t>
      </w:r>
      <w:r w:rsidRPr="001A436D">
        <w:rPr>
          <w:color w:val="344449"/>
          <w:rPrChange w:id="1973" w:author="Vannieuwenhuyze Jorre" w:date="2025-03-27T14:21:00Z" w16du:dateUtc="2025-03-27T13:21:00Z">
            <w:rPr>
              <w:color w:val="344449"/>
              <w:spacing w:val="-12"/>
            </w:rPr>
          </w:rPrChange>
        </w:rPr>
        <w:t xml:space="preserve"> </w:t>
      </w:r>
      <w:r w:rsidRPr="001A436D">
        <w:rPr>
          <w:color w:val="344449"/>
        </w:rPr>
        <w:t>gebied’</w:t>
      </w:r>
      <w:r w:rsidRPr="001A436D">
        <w:rPr>
          <w:color w:val="344449"/>
          <w:rPrChange w:id="1974" w:author="Vannieuwenhuyze Jorre" w:date="2025-03-27T14:21:00Z" w16du:dateUtc="2025-03-27T13:21:00Z">
            <w:rPr>
              <w:color w:val="344449"/>
              <w:spacing w:val="-12"/>
            </w:rPr>
          </w:rPrChange>
        </w:rPr>
        <w:t xml:space="preserve"> </w:t>
      </w:r>
      <w:r w:rsidRPr="001A436D">
        <w:rPr>
          <w:color w:val="344449"/>
        </w:rPr>
        <w:t>met</w:t>
      </w:r>
      <w:r w:rsidRPr="001A436D">
        <w:rPr>
          <w:color w:val="344449"/>
          <w:rPrChange w:id="1975" w:author="Vannieuwenhuyze Jorre" w:date="2025-03-27T14:21:00Z" w16du:dateUtc="2025-03-27T13:21:00Z">
            <w:rPr>
              <w:color w:val="344449"/>
              <w:spacing w:val="-12"/>
            </w:rPr>
          </w:rPrChange>
        </w:rPr>
        <w:t xml:space="preserve"> </w:t>
      </w:r>
      <w:r w:rsidRPr="001A436D">
        <w:rPr>
          <w:color w:val="344449"/>
        </w:rPr>
        <w:t>304</w:t>
      </w:r>
      <w:r w:rsidRPr="001A436D">
        <w:rPr>
          <w:color w:val="344449"/>
          <w:rPrChange w:id="1976" w:author="Vannieuwenhuyze Jorre" w:date="2025-03-27T14:21:00Z" w16du:dateUtc="2025-03-27T13:21:00Z">
            <w:rPr>
              <w:color w:val="344449"/>
              <w:spacing w:val="-11"/>
            </w:rPr>
          </w:rPrChange>
        </w:rPr>
        <w:t xml:space="preserve"> </w:t>
      </w:r>
      <w:r w:rsidRPr="001A436D">
        <w:rPr>
          <w:color w:val="344449"/>
        </w:rPr>
        <w:t>mogelijke</w:t>
      </w:r>
      <w:r w:rsidRPr="001A436D">
        <w:rPr>
          <w:color w:val="344449"/>
          <w:rPrChange w:id="1977" w:author="Vannieuwenhuyze Jorre" w:date="2025-03-27T14:21:00Z" w16du:dateUtc="2025-03-27T13:21:00Z">
            <w:rPr>
              <w:color w:val="344449"/>
              <w:spacing w:val="-12"/>
            </w:rPr>
          </w:rPrChange>
        </w:rPr>
        <w:t xml:space="preserve"> </w:t>
      </w:r>
      <w:r w:rsidRPr="001A436D">
        <w:rPr>
          <w:color w:val="344449"/>
        </w:rPr>
        <w:t>waar</w:t>
      </w:r>
      <w:del w:id="1978" w:author="Vannieuwenhuyze Jorre" w:date="2025-02-18T15:31:00Z" w16du:dateUtc="2025-02-18T14:31:00Z">
        <w:r w:rsidRPr="001A436D" w:rsidDel="005B1C74">
          <w:rPr>
            <w:color w:val="344449"/>
          </w:rPr>
          <w:delText xml:space="preserve">‐ </w:delText>
        </w:r>
      </w:del>
      <w:r w:rsidRPr="001A436D">
        <w:rPr>
          <w:color w:val="344449"/>
        </w:rPr>
        <w:t>den</w:t>
      </w:r>
      <w:r w:rsidRPr="001A436D">
        <w:rPr>
          <w:color w:val="344449"/>
          <w:rPrChange w:id="1979" w:author="Vannieuwenhuyze Jorre" w:date="2025-03-27T14:21:00Z" w16du:dateUtc="2025-03-27T13:21:00Z">
            <w:rPr>
              <w:color w:val="344449"/>
              <w:spacing w:val="-12"/>
            </w:rPr>
          </w:rPrChange>
        </w:rPr>
        <w:t xml:space="preserve"> </w:t>
      </w:r>
      <w:r w:rsidRPr="001A436D">
        <w:rPr>
          <w:color w:val="344449"/>
        </w:rPr>
        <w:t>en</w:t>
      </w:r>
      <w:r w:rsidRPr="001A436D">
        <w:rPr>
          <w:color w:val="344449"/>
          <w:rPrChange w:id="1980" w:author="Vannieuwenhuyze Jorre" w:date="2025-03-27T14:21:00Z" w16du:dateUtc="2025-03-27T13:21:00Z">
            <w:rPr>
              <w:color w:val="344449"/>
              <w:spacing w:val="-12"/>
            </w:rPr>
          </w:rPrChange>
        </w:rPr>
        <w:t xml:space="preserve"> </w:t>
      </w:r>
      <w:r w:rsidRPr="001A436D">
        <w:rPr>
          <w:color w:val="344449"/>
        </w:rPr>
        <w:t>dikt</w:t>
      </w:r>
      <w:r w:rsidRPr="001A436D">
        <w:rPr>
          <w:color w:val="344449"/>
          <w:rPrChange w:id="1981" w:author="Vannieuwenhuyze Jorre" w:date="2025-03-27T14:21:00Z" w16du:dateUtc="2025-03-27T13:21:00Z">
            <w:rPr>
              <w:color w:val="344449"/>
              <w:spacing w:val="-12"/>
            </w:rPr>
          </w:rPrChange>
        </w:rPr>
        <w:t xml:space="preserve"> </w:t>
      </w:r>
      <w:r w:rsidRPr="001A436D">
        <w:rPr>
          <w:color w:val="344449"/>
        </w:rPr>
        <w:t>de</w:t>
      </w:r>
      <w:r w:rsidRPr="001A436D">
        <w:rPr>
          <w:color w:val="344449"/>
          <w:rPrChange w:id="1982" w:author="Vannieuwenhuyze Jorre" w:date="2025-03-27T14:21:00Z" w16du:dateUtc="2025-03-27T13:21:00Z">
            <w:rPr>
              <w:color w:val="344449"/>
              <w:spacing w:val="-12"/>
            </w:rPr>
          </w:rPrChange>
        </w:rPr>
        <w:t xml:space="preserve"> </w:t>
      </w:r>
      <w:r w:rsidRPr="001A436D">
        <w:rPr>
          <w:color w:val="344449"/>
        </w:rPr>
        <w:t>reeks</w:t>
      </w:r>
      <w:r w:rsidRPr="001A436D">
        <w:rPr>
          <w:color w:val="344449"/>
          <w:rPrChange w:id="1983" w:author="Vannieuwenhuyze Jorre" w:date="2025-03-27T14:21:00Z" w16du:dateUtc="2025-03-27T13:21:00Z">
            <w:rPr>
              <w:color w:val="344449"/>
              <w:spacing w:val="-12"/>
            </w:rPr>
          </w:rPrChange>
        </w:rPr>
        <w:t xml:space="preserve"> </w:t>
      </w:r>
      <w:ins w:id="1984" w:author="Vannieuwenhuyze Jorre" w:date="2025-02-18T15:31:00Z" w16du:dateUtc="2025-02-18T14:31:00Z">
        <w:r w:rsidR="005837A5" w:rsidRPr="001A436D">
          <w:rPr>
            <w:color w:val="344449"/>
          </w:rPr>
          <w:t>tot</w:t>
        </w:r>
      </w:ins>
      <w:del w:id="1985" w:author="Vannieuwenhuyze Jorre" w:date="2025-02-18T15:31:00Z" w16du:dateUtc="2025-02-18T14:31:00Z">
        <w:r w:rsidRPr="001A436D" w:rsidDel="005837A5">
          <w:rPr>
            <w:color w:val="344449"/>
          </w:rPr>
          <w:delText>met</w:delText>
        </w:r>
      </w:del>
      <w:r w:rsidRPr="001A436D">
        <w:rPr>
          <w:color w:val="344449"/>
          <w:rPrChange w:id="1986" w:author="Vannieuwenhuyze Jorre" w:date="2025-03-27T14:21:00Z" w16du:dateUtc="2025-03-27T13:21:00Z">
            <w:rPr>
              <w:color w:val="344449"/>
              <w:spacing w:val="-12"/>
            </w:rPr>
          </w:rPrChange>
        </w:rPr>
        <w:t xml:space="preserve"> </w:t>
      </w:r>
      <w:r w:rsidRPr="001A436D">
        <w:rPr>
          <w:color w:val="344449"/>
        </w:rPr>
        <w:t>evenveel</w:t>
      </w:r>
      <w:r w:rsidRPr="001A436D">
        <w:rPr>
          <w:color w:val="344449"/>
          <w:rPrChange w:id="1987" w:author="Vannieuwenhuyze Jorre" w:date="2025-03-27T14:21:00Z" w16du:dateUtc="2025-03-27T13:21:00Z">
            <w:rPr>
              <w:color w:val="344449"/>
              <w:spacing w:val="-12"/>
            </w:rPr>
          </w:rPrChange>
        </w:rPr>
        <w:t xml:space="preserve"> </w:t>
      </w:r>
      <w:r w:rsidRPr="001A436D">
        <w:rPr>
          <w:color w:val="344449"/>
        </w:rPr>
        <w:t>cijfers</w:t>
      </w:r>
      <w:r w:rsidRPr="001A436D">
        <w:rPr>
          <w:color w:val="344449"/>
          <w:rPrChange w:id="1988" w:author="Vannieuwenhuyze Jorre" w:date="2025-03-27T14:21:00Z" w16du:dateUtc="2025-03-27T13:21:00Z">
            <w:rPr>
              <w:color w:val="344449"/>
              <w:spacing w:val="-12"/>
            </w:rPr>
          </w:rPrChange>
        </w:rPr>
        <w:t xml:space="preserve"> </w:t>
      </w:r>
      <w:r w:rsidRPr="001A436D">
        <w:rPr>
          <w:color w:val="344449"/>
        </w:rPr>
        <w:t>aan.</w:t>
      </w:r>
      <w:r w:rsidRPr="001A436D">
        <w:rPr>
          <w:color w:val="344449"/>
          <w:rPrChange w:id="1989" w:author="Vannieuwenhuyze Jorre" w:date="2025-03-27T14:21:00Z" w16du:dateUtc="2025-03-27T13:21:00Z">
            <w:rPr>
              <w:color w:val="344449"/>
              <w:spacing w:val="6"/>
            </w:rPr>
          </w:rPrChange>
        </w:rPr>
        <w:t xml:space="preserve"> </w:t>
      </w:r>
      <w:r w:rsidRPr="001A436D">
        <w:rPr>
          <w:color w:val="344449"/>
        </w:rPr>
        <w:t>Splitsen</w:t>
      </w:r>
      <w:r w:rsidRPr="001A436D">
        <w:rPr>
          <w:color w:val="344449"/>
          <w:rPrChange w:id="1990" w:author="Vannieuwenhuyze Jorre" w:date="2025-03-27T14:21:00Z" w16du:dateUtc="2025-03-27T13:21:00Z">
            <w:rPr>
              <w:color w:val="344449"/>
              <w:spacing w:val="-12"/>
            </w:rPr>
          </w:rPrChange>
        </w:rPr>
        <w:t xml:space="preserve"> </w:t>
      </w:r>
      <w:r w:rsidRPr="001A436D">
        <w:rPr>
          <w:color w:val="344449"/>
        </w:rPr>
        <w:t>we</w:t>
      </w:r>
      <w:r w:rsidRPr="001A436D">
        <w:rPr>
          <w:color w:val="344449"/>
          <w:rPrChange w:id="1991" w:author="Vannieuwenhuyze Jorre" w:date="2025-03-27T14:21:00Z" w16du:dateUtc="2025-03-27T13:21:00Z">
            <w:rPr>
              <w:color w:val="344449"/>
              <w:spacing w:val="-12"/>
            </w:rPr>
          </w:rPrChange>
        </w:rPr>
        <w:t xml:space="preserve"> </w:t>
      </w:r>
      <w:r w:rsidRPr="001A436D">
        <w:rPr>
          <w:color w:val="344449"/>
        </w:rPr>
        <w:t>de</w:t>
      </w:r>
      <w:r w:rsidRPr="001A436D">
        <w:rPr>
          <w:color w:val="344449"/>
          <w:rPrChange w:id="1992" w:author="Vannieuwenhuyze Jorre" w:date="2025-03-27T14:21:00Z" w16du:dateUtc="2025-03-27T13:21:00Z">
            <w:rPr>
              <w:color w:val="344449"/>
              <w:spacing w:val="-12"/>
            </w:rPr>
          </w:rPrChange>
        </w:rPr>
        <w:t xml:space="preserve"> </w:t>
      </w:r>
      <w:r w:rsidRPr="001A436D">
        <w:rPr>
          <w:color w:val="344449"/>
        </w:rPr>
        <w:t>cijfers</w:t>
      </w:r>
      <w:r w:rsidRPr="001A436D">
        <w:rPr>
          <w:color w:val="344449"/>
          <w:rPrChange w:id="1993" w:author="Vannieuwenhuyze Jorre" w:date="2025-03-27T14:21:00Z" w16du:dateUtc="2025-03-27T13:21:00Z">
            <w:rPr>
              <w:color w:val="344449"/>
              <w:spacing w:val="-12"/>
            </w:rPr>
          </w:rPrChange>
        </w:rPr>
        <w:t xml:space="preserve"> </w:t>
      </w:r>
      <w:r w:rsidRPr="001A436D">
        <w:rPr>
          <w:color w:val="344449"/>
        </w:rPr>
        <w:t>verder</w:t>
      </w:r>
      <w:r w:rsidRPr="001A436D">
        <w:rPr>
          <w:color w:val="344449"/>
          <w:rPrChange w:id="1994" w:author="Vannieuwenhuyze Jorre" w:date="2025-03-27T14:21:00Z" w16du:dateUtc="2025-03-27T13:21:00Z">
            <w:rPr>
              <w:color w:val="344449"/>
              <w:spacing w:val="-12"/>
            </w:rPr>
          </w:rPrChange>
        </w:rPr>
        <w:t xml:space="preserve"> </w:t>
      </w:r>
      <w:r w:rsidRPr="001A436D">
        <w:rPr>
          <w:color w:val="344449"/>
        </w:rPr>
        <w:t>uit</w:t>
      </w:r>
      <w:r w:rsidRPr="001A436D">
        <w:rPr>
          <w:color w:val="344449"/>
          <w:rPrChange w:id="1995" w:author="Vannieuwenhuyze Jorre" w:date="2025-03-27T14:21:00Z" w16du:dateUtc="2025-03-27T13:21:00Z">
            <w:rPr>
              <w:color w:val="344449"/>
              <w:spacing w:val="-12"/>
            </w:rPr>
          </w:rPrChange>
        </w:rPr>
        <w:t xml:space="preserve"> </w:t>
      </w:r>
      <w:r w:rsidRPr="001A436D">
        <w:rPr>
          <w:color w:val="344449"/>
        </w:rPr>
        <w:t>naar mannen</w:t>
      </w:r>
      <w:r w:rsidRPr="001A436D">
        <w:rPr>
          <w:color w:val="344449"/>
          <w:rPrChange w:id="1996" w:author="Vannieuwenhuyze Jorre" w:date="2025-03-27T14:21:00Z" w16du:dateUtc="2025-03-27T13:21:00Z">
            <w:rPr>
              <w:color w:val="344449"/>
              <w:spacing w:val="-9"/>
            </w:rPr>
          </w:rPrChange>
        </w:rPr>
        <w:t xml:space="preserve"> </w:t>
      </w:r>
      <w:r w:rsidRPr="001A436D">
        <w:rPr>
          <w:color w:val="344449"/>
        </w:rPr>
        <w:t>en</w:t>
      </w:r>
      <w:r w:rsidRPr="001A436D">
        <w:rPr>
          <w:color w:val="344449"/>
          <w:rPrChange w:id="1997" w:author="Vannieuwenhuyze Jorre" w:date="2025-03-27T14:21:00Z" w16du:dateUtc="2025-03-27T13:21:00Z">
            <w:rPr>
              <w:color w:val="344449"/>
              <w:spacing w:val="-9"/>
            </w:rPr>
          </w:rPrChange>
        </w:rPr>
        <w:t xml:space="preserve"> </w:t>
      </w:r>
      <w:r w:rsidRPr="001A436D">
        <w:rPr>
          <w:color w:val="344449"/>
        </w:rPr>
        <w:t>vrouwen,</w:t>
      </w:r>
      <w:r w:rsidRPr="001A436D">
        <w:rPr>
          <w:color w:val="344449"/>
          <w:rPrChange w:id="1998" w:author="Vannieuwenhuyze Jorre" w:date="2025-03-27T14:21:00Z" w16du:dateUtc="2025-03-27T13:21:00Z">
            <w:rPr>
              <w:color w:val="344449"/>
              <w:spacing w:val="-9"/>
            </w:rPr>
          </w:rPrChange>
        </w:rPr>
        <w:t xml:space="preserve"> </w:t>
      </w:r>
      <w:r w:rsidRPr="001A436D">
        <w:rPr>
          <w:color w:val="344449"/>
        </w:rPr>
        <w:t>dan</w:t>
      </w:r>
      <w:r w:rsidRPr="001A436D">
        <w:rPr>
          <w:color w:val="344449"/>
          <w:rPrChange w:id="1999" w:author="Vannieuwenhuyze Jorre" w:date="2025-03-27T14:21:00Z" w16du:dateUtc="2025-03-27T13:21:00Z">
            <w:rPr>
              <w:color w:val="344449"/>
              <w:spacing w:val="-9"/>
            </w:rPr>
          </w:rPrChange>
        </w:rPr>
        <w:t xml:space="preserve"> </w:t>
      </w:r>
      <w:r w:rsidRPr="001A436D">
        <w:rPr>
          <w:color w:val="344449"/>
        </w:rPr>
        <w:t>wordt</w:t>
      </w:r>
      <w:r w:rsidRPr="001A436D">
        <w:rPr>
          <w:color w:val="344449"/>
          <w:rPrChange w:id="2000" w:author="Vannieuwenhuyze Jorre" w:date="2025-03-27T14:21:00Z" w16du:dateUtc="2025-03-27T13:21:00Z">
            <w:rPr>
              <w:color w:val="344449"/>
              <w:spacing w:val="-9"/>
            </w:rPr>
          </w:rPrChange>
        </w:rPr>
        <w:t xml:space="preserve"> </w:t>
      </w:r>
      <w:r w:rsidRPr="001A436D">
        <w:rPr>
          <w:color w:val="344449"/>
        </w:rPr>
        <w:t>de</w:t>
      </w:r>
      <w:r w:rsidRPr="001A436D">
        <w:rPr>
          <w:color w:val="344449"/>
          <w:rPrChange w:id="2001" w:author="Vannieuwenhuyze Jorre" w:date="2025-03-27T14:21:00Z" w16du:dateUtc="2025-03-27T13:21:00Z">
            <w:rPr>
              <w:color w:val="344449"/>
              <w:spacing w:val="-9"/>
            </w:rPr>
          </w:rPrChange>
        </w:rPr>
        <w:t xml:space="preserve"> </w:t>
      </w:r>
      <w:r w:rsidRPr="001A436D">
        <w:rPr>
          <w:color w:val="344449"/>
        </w:rPr>
        <w:t>dimensie</w:t>
      </w:r>
      <w:r w:rsidRPr="001A436D">
        <w:rPr>
          <w:color w:val="344449"/>
          <w:rPrChange w:id="2002" w:author="Vannieuwenhuyze Jorre" w:date="2025-03-27T14:21:00Z" w16du:dateUtc="2025-03-27T13:21:00Z">
            <w:rPr>
              <w:color w:val="344449"/>
              <w:spacing w:val="-9"/>
            </w:rPr>
          </w:rPrChange>
        </w:rPr>
        <w:t xml:space="preserve"> </w:t>
      </w:r>
      <w:r w:rsidRPr="001A436D">
        <w:rPr>
          <w:color w:val="344449"/>
        </w:rPr>
        <w:t>‘geslacht’</w:t>
      </w:r>
      <w:r w:rsidRPr="001A436D">
        <w:rPr>
          <w:color w:val="344449"/>
          <w:rPrChange w:id="2003" w:author="Vannieuwenhuyze Jorre" w:date="2025-03-27T14:21:00Z" w16du:dateUtc="2025-03-27T13:21:00Z">
            <w:rPr>
              <w:color w:val="344449"/>
              <w:spacing w:val="-9"/>
            </w:rPr>
          </w:rPrChange>
        </w:rPr>
        <w:t xml:space="preserve"> </w:t>
      </w:r>
      <w:r w:rsidRPr="001A436D">
        <w:rPr>
          <w:color w:val="344449"/>
        </w:rPr>
        <w:t>toegevoegd</w:t>
      </w:r>
      <w:r w:rsidRPr="001A436D">
        <w:rPr>
          <w:color w:val="344449"/>
          <w:rPrChange w:id="2004" w:author="Vannieuwenhuyze Jorre" w:date="2025-03-27T14:21:00Z" w16du:dateUtc="2025-03-27T13:21:00Z">
            <w:rPr>
              <w:color w:val="344449"/>
              <w:spacing w:val="-9"/>
            </w:rPr>
          </w:rPrChange>
        </w:rPr>
        <w:t xml:space="preserve"> </w:t>
      </w:r>
      <w:r w:rsidRPr="001A436D">
        <w:rPr>
          <w:color w:val="344449"/>
        </w:rPr>
        <w:t>met</w:t>
      </w:r>
      <w:r w:rsidRPr="001A436D">
        <w:rPr>
          <w:color w:val="344449"/>
          <w:rPrChange w:id="2005" w:author="Vannieuwenhuyze Jorre" w:date="2025-03-27T14:21:00Z" w16du:dateUtc="2025-03-27T13:21:00Z">
            <w:rPr>
              <w:color w:val="344449"/>
              <w:spacing w:val="-9"/>
            </w:rPr>
          </w:rPrChange>
        </w:rPr>
        <w:t xml:space="preserve"> </w:t>
      </w:r>
      <w:r w:rsidRPr="001A436D">
        <w:rPr>
          <w:color w:val="344449"/>
        </w:rPr>
        <w:t>twee</w:t>
      </w:r>
      <w:r w:rsidRPr="001A436D">
        <w:rPr>
          <w:color w:val="344449"/>
          <w:rPrChange w:id="2006" w:author="Vannieuwenhuyze Jorre" w:date="2025-03-27T14:21:00Z" w16du:dateUtc="2025-03-27T13:21:00Z">
            <w:rPr>
              <w:color w:val="344449"/>
              <w:spacing w:val="-9"/>
            </w:rPr>
          </w:rPrChange>
        </w:rPr>
        <w:t xml:space="preserve"> </w:t>
      </w:r>
      <w:r w:rsidRPr="001A436D">
        <w:rPr>
          <w:color w:val="344449"/>
        </w:rPr>
        <w:t>mo</w:t>
      </w:r>
      <w:del w:id="2007" w:author="Vannieuwenhuyze Jorre" w:date="2025-02-18T15:31:00Z" w16du:dateUtc="2025-02-18T14:31:00Z">
        <w:r w:rsidRPr="001A436D" w:rsidDel="005837A5">
          <w:rPr>
            <w:color w:val="344449"/>
          </w:rPr>
          <w:delText xml:space="preserve">‐ </w:delText>
        </w:r>
      </w:del>
      <w:r w:rsidRPr="001A436D">
        <w:rPr>
          <w:color w:val="344449"/>
        </w:rPr>
        <w:t>gelijke</w:t>
      </w:r>
      <w:r w:rsidRPr="001A436D">
        <w:rPr>
          <w:color w:val="344449"/>
          <w:rPrChange w:id="2008" w:author="Vannieuwenhuyze Jorre" w:date="2025-03-27T14:21:00Z" w16du:dateUtc="2025-03-27T13:21:00Z">
            <w:rPr>
              <w:color w:val="344449"/>
              <w:spacing w:val="-3"/>
            </w:rPr>
          </w:rPrChange>
        </w:rPr>
        <w:t xml:space="preserve"> </w:t>
      </w:r>
      <w:r w:rsidRPr="001A436D">
        <w:rPr>
          <w:color w:val="344449"/>
        </w:rPr>
        <w:t>waarden</w:t>
      </w:r>
      <w:r w:rsidRPr="001A436D">
        <w:rPr>
          <w:color w:val="344449"/>
          <w:rPrChange w:id="2009" w:author="Vannieuwenhuyze Jorre" w:date="2025-03-27T14:21:00Z" w16du:dateUtc="2025-03-27T13:21:00Z">
            <w:rPr>
              <w:color w:val="344449"/>
              <w:spacing w:val="-3"/>
            </w:rPr>
          </w:rPrChange>
        </w:rPr>
        <w:t xml:space="preserve"> </w:t>
      </w:r>
      <w:r w:rsidRPr="001A436D">
        <w:rPr>
          <w:color w:val="344449"/>
        </w:rPr>
        <w:t>(man</w:t>
      </w:r>
      <w:r w:rsidRPr="001A436D">
        <w:rPr>
          <w:color w:val="344449"/>
          <w:rPrChange w:id="2010" w:author="Vannieuwenhuyze Jorre" w:date="2025-03-27T14:21:00Z" w16du:dateUtc="2025-03-27T13:21:00Z">
            <w:rPr>
              <w:color w:val="344449"/>
              <w:spacing w:val="-3"/>
            </w:rPr>
          </w:rPrChange>
        </w:rPr>
        <w:t xml:space="preserve"> </w:t>
      </w:r>
      <w:ins w:id="2011" w:author="Vannieuwenhuyze Jorre" w:date="2025-02-18T15:31:00Z" w16du:dateUtc="2025-02-18T14:31:00Z">
        <w:r w:rsidR="005837A5" w:rsidRPr="001A436D">
          <w:rPr>
            <w:color w:val="344449"/>
          </w:rPr>
          <w:t>en</w:t>
        </w:r>
      </w:ins>
      <w:del w:id="2012" w:author="Vannieuwenhuyze Jorre" w:date="2025-02-18T15:31:00Z" w16du:dateUtc="2025-02-18T14:31:00Z">
        <w:r w:rsidRPr="001A436D" w:rsidDel="005837A5">
          <w:rPr>
            <w:color w:val="344449"/>
          </w:rPr>
          <w:delText>of</w:delText>
        </w:r>
      </w:del>
      <w:r w:rsidRPr="001A436D">
        <w:rPr>
          <w:color w:val="344449"/>
          <w:rPrChange w:id="2013" w:author="Vannieuwenhuyze Jorre" w:date="2025-03-27T14:21:00Z" w16du:dateUtc="2025-03-27T13:21:00Z">
            <w:rPr>
              <w:color w:val="344449"/>
              <w:spacing w:val="-3"/>
            </w:rPr>
          </w:rPrChange>
        </w:rPr>
        <w:t xml:space="preserve"> </w:t>
      </w:r>
      <w:r w:rsidRPr="001A436D">
        <w:rPr>
          <w:color w:val="344449"/>
        </w:rPr>
        <w:t>vrouw)</w:t>
      </w:r>
      <w:r w:rsidRPr="001A436D">
        <w:rPr>
          <w:color w:val="344449"/>
          <w:rPrChange w:id="2014" w:author="Vannieuwenhuyze Jorre" w:date="2025-03-27T14:21:00Z" w16du:dateUtc="2025-03-27T13:21:00Z">
            <w:rPr>
              <w:color w:val="344449"/>
              <w:spacing w:val="-3"/>
            </w:rPr>
          </w:rPrChange>
        </w:rPr>
        <w:t xml:space="preserve"> </w:t>
      </w:r>
      <w:r w:rsidRPr="001A436D">
        <w:rPr>
          <w:color w:val="344449"/>
        </w:rPr>
        <w:t>en</w:t>
      </w:r>
      <w:r w:rsidRPr="001A436D">
        <w:rPr>
          <w:color w:val="344449"/>
          <w:rPrChange w:id="2015" w:author="Vannieuwenhuyze Jorre" w:date="2025-03-27T14:21:00Z" w16du:dateUtc="2025-03-27T13:21:00Z">
            <w:rPr>
              <w:color w:val="344449"/>
              <w:spacing w:val="-3"/>
            </w:rPr>
          </w:rPrChange>
        </w:rPr>
        <w:t xml:space="preserve"> </w:t>
      </w:r>
      <w:r w:rsidRPr="001A436D">
        <w:rPr>
          <w:color w:val="344449"/>
        </w:rPr>
        <w:t>bevat</w:t>
      </w:r>
      <w:r w:rsidRPr="001A436D">
        <w:rPr>
          <w:color w:val="344449"/>
          <w:rPrChange w:id="2016" w:author="Vannieuwenhuyze Jorre" w:date="2025-03-27T14:21:00Z" w16du:dateUtc="2025-03-27T13:21:00Z">
            <w:rPr>
              <w:color w:val="344449"/>
              <w:spacing w:val="-3"/>
            </w:rPr>
          </w:rPrChange>
        </w:rPr>
        <w:t xml:space="preserve"> </w:t>
      </w:r>
      <w:r w:rsidRPr="001A436D">
        <w:rPr>
          <w:color w:val="344449"/>
        </w:rPr>
        <w:t>de</w:t>
      </w:r>
      <w:r w:rsidRPr="001A436D">
        <w:rPr>
          <w:color w:val="344449"/>
          <w:rPrChange w:id="2017" w:author="Vannieuwenhuyze Jorre" w:date="2025-03-27T14:21:00Z" w16du:dateUtc="2025-03-27T13:21:00Z">
            <w:rPr>
              <w:color w:val="344449"/>
              <w:spacing w:val="-3"/>
            </w:rPr>
          </w:rPrChange>
        </w:rPr>
        <w:t xml:space="preserve"> </w:t>
      </w:r>
      <w:r w:rsidRPr="001A436D">
        <w:rPr>
          <w:color w:val="344449"/>
        </w:rPr>
        <w:t>reeks</w:t>
      </w:r>
      <w:r w:rsidRPr="001A436D">
        <w:rPr>
          <w:color w:val="344449"/>
          <w:rPrChange w:id="2018" w:author="Vannieuwenhuyze Jorre" w:date="2025-03-27T14:21:00Z" w16du:dateUtc="2025-03-27T13:21:00Z">
            <w:rPr>
              <w:color w:val="344449"/>
              <w:spacing w:val="-3"/>
            </w:rPr>
          </w:rPrChange>
        </w:rPr>
        <w:t xml:space="preserve"> </w:t>
      </w:r>
      <w:ins w:id="2019" w:author="Vannieuwenhuyze Jorre" w:date="2025-02-18T15:31:00Z" w16du:dateUtc="2025-02-18T14:31:00Z">
        <w:r w:rsidR="005837A5" w:rsidRPr="001A436D">
          <w:rPr>
            <w:color w:val="344449"/>
            <w:rPrChange w:id="2020" w:author="Vannieuwenhuyze Jorre" w:date="2025-03-27T14:21:00Z" w16du:dateUtc="2025-03-27T13:21:00Z">
              <w:rPr>
                <w:color w:val="344449"/>
                <w:spacing w:val="-3"/>
              </w:rPr>
            </w:rPrChange>
          </w:rPr>
          <w:t xml:space="preserve">plots </w:t>
        </w:r>
      </w:ins>
      <w:r w:rsidRPr="001A436D">
        <w:rPr>
          <w:color w:val="344449"/>
        </w:rPr>
        <w:t>608</w:t>
      </w:r>
      <w:r w:rsidRPr="001A436D">
        <w:rPr>
          <w:color w:val="344449"/>
          <w:rPrChange w:id="2021" w:author="Vannieuwenhuyze Jorre" w:date="2025-03-27T14:21:00Z" w16du:dateUtc="2025-03-27T13:21:00Z">
            <w:rPr>
              <w:color w:val="344449"/>
              <w:spacing w:val="-3"/>
            </w:rPr>
          </w:rPrChange>
        </w:rPr>
        <w:t xml:space="preserve"> </w:t>
      </w:r>
      <w:r w:rsidRPr="001A436D">
        <w:rPr>
          <w:color w:val="344449"/>
        </w:rPr>
        <w:t>cijfers.</w:t>
      </w:r>
      <w:r w:rsidRPr="001A436D">
        <w:rPr>
          <w:color w:val="344449"/>
          <w:rPrChange w:id="2022" w:author="Vannieuwenhuyze Jorre" w:date="2025-03-27T14:21:00Z" w16du:dateUtc="2025-03-27T13:21:00Z">
            <w:rPr>
              <w:color w:val="344449"/>
              <w:spacing w:val="21"/>
            </w:rPr>
          </w:rPrChange>
        </w:rPr>
        <w:t xml:space="preserve"> </w:t>
      </w:r>
      <w:r w:rsidRPr="001A436D">
        <w:rPr>
          <w:color w:val="344449"/>
        </w:rPr>
        <w:t>Inclusief</w:t>
      </w:r>
      <w:r w:rsidRPr="001A436D">
        <w:rPr>
          <w:color w:val="344449"/>
          <w:rPrChange w:id="2023" w:author="Vannieuwenhuyze Jorre" w:date="2025-03-27T14:21:00Z" w16du:dateUtc="2025-03-27T13:21:00Z">
            <w:rPr>
              <w:color w:val="344449"/>
              <w:spacing w:val="-3"/>
            </w:rPr>
          </w:rPrChange>
        </w:rPr>
        <w:t xml:space="preserve"> </w:t>
      </w:r>
      <w:r w:rsidRPr="001A436D">
        <w:rPr>
          <w:color w:val="344449"/>
        </w:rPr>
        <w:t>de</w:t>
      </w:r>
      <w:r w:rsidRPr="001A436D">
        <w:rPr>
          <w:color w:val="344449"/>
          <w:rPrChange w:id="2024" w:author="Vannieuwenhuyze Jorre" w:date="2025-03-27T14:21:00Z" w16du:dateUtc="2025-03-27T13:21:00Z">
            <w:rPr>
              <w:color w:val="344449"/>
              <w:spacing w:val="-3"/>
            </w:rPr>
          </w:rPrChange>
        </w:rPr>
        <w:t xml:space="preserve"> </w:t>
      </w:r>
      <w:r w:rsidRPr="001A436D">
        <w:rPr>
          <w:color w:val="344449"/>
        </w:rPr>
        <w:t xml:space="preserve">totalen </w:t>
      </w:r>
      <w:r w:rsidRPr="001A436D">
        <w:rPr>
          <w:color w:val="344449"/>
          <w:rPrChange w:id="2025" w:author="Vannieuwenhuyze Jorre" w:date="2025-03-27T14:21:00Z" w16du:dateUtc="2025-03-27T13:21:00Z">
            <w:rPr>
              <w:color w:val="344449"/>
              <w:spacing w:val="-2"/>
            </w:rPr>
          </w:rPrChange>
        </w:rPr>
        <w:t>over</w:t>
      </w:r>
      <w:r w:rsidRPr="001A436D">
        <w:rPr>
          <w:color w:val="344449"/>
          <w:rPrChange w:id="2026" w:author="Vannieuwenhuyze Jorre" w:date="2025-03-27T14:21:00Z" w16du:dateUtc="2025-03-27T13:21:00Z">
            <w:rPr>
              <w:color w:val="344449"/>
              <w:spacing w:val="-9"/>
            </w:rPr>
          </w:rPrChange>
        </w:rPr>
        <w:t xml:space="preserve"> </w:t>
      </w:r>
      <w:r w:rsidRPr="001A436D">
        <w:rPr>
          <w:color w:val="344449"/>
          <w:rPrChange w:id="2027" w:author="Vannieuwenhuyze Jorre" w:date="2025-03-27T14:21:00Z" w16du:dateUtc="2025-03-27T13:21:00Z">
            <w:rPr>
              <w:color w:val="344449"/>
              <w:spacing w:val="-2"/>
            </w:rPr>
          </w:rPrChange>
        </w:rPr>
        <w:t>beide</w:t>
      </w:r>
      <w:r w:rsidRPr="001A436D">
        <w:rPr>
          <w:color w:val="344449"/>
          <w:rPrChange w:id="2028" w:author="Vannieuwenhuyze Jorre" w:date="2025-03-27T14:21:00Z" w16du:dateUtc="2025-03-27T13:21:00Z">
            <w:rPr>
              <w:color w:val="344449"/>
              <w:spacing w:val="-9"/>
            </w:rPr>
          </w:rPrChange>
        </w:rPr>
        <w:t xml:space="preserve"> </w:t>
      </w:r>
      <w:r w:rsidRPr="001A436D">
        <w:rPr>
          <w:color w:val="344449"/>
          <w:rPrChange w:id="2029" w:author="Vannieuwenhuyze Jorre" w:date="2025-03-27T14:21:00Z" w16du:dateUtc="2025-03-27T13:21:00Z">
            <w:rPr>
              <w:color w:val="344449"/>
              <w:spacing w:val="-2"/>
            </w:rPr>
          </w:rPrChange>
        </w:rPr>
        <w:t>geslachten</w:t>
      </w:r>
      <w:r w:rsidRPr="001A436D">
        <w:rPr>
          <w:color w:val="344449"/>
          <w:rPrChange w:id="2030" w:author="Vannieuwenhuyze Jorre" w:date="2025-03-27T14:21:00Z" w16du:dateUtc="2025-03-27T13:21:00Z">
            <w:rPr>
              <w:color w:val="344449"/>
              <w:spacing w:val="-10"/>
            </w:rPr>
          </w:rPrChange>
        </w:rPr>
        <w:t xml:space="preserve"> </w:t>
      </w:r>
      <w:r w:rsidRPr="001A436D">
        <w:rPr>
          <w:color w:val="344449"/>
          <w:rPrChange w:id="2031" w:author="Vannieuwenhuyze Jorre" w:date="2025-03-27T14:21:00Z" w16du:dateUtc="2025-03-27T13:21:00Z">
            <w:rPr>
              <w:color w:val="344449"/>
              <w:spacing w:val="-2"/>
            </w:rPr>
          </w:rPrChange>
        </w:rPr>
        <w:t>komt</w:t>
      </w:r>
      <w:r w:rsidRPr="001A436D">
        <w:rPr>
          <w:color w:val="344449"/>
          <w:rPrChange w:id="2032" w:author="Vannieuwenhuyze Jorre" w:date="2025-03-27T14:21:00Z" w16du:dateUtc="2025-03-27T13:21:00Z">
            <w:rPr>
              <w:color w:val="344449"/>
              <w:spacing w:val="-9"/>
            </w:rPr>
          </w:rPrChange>
        </w:rPr>
        <w:t xml:space="preserve"> </w:t>
      </w:r>
      <w:r w:rsidRPr="001A436D">
        <w:rPr>
          <w:color w:val="344449"/>
          <w:rPrChange w:id="2033" w:author="Vannieuwenhuyze Jorre" w:date="2025-03-27T14:21:00Z" w16du:dateUtc="2025-03-27T13:21:00Z">
            <w:rPr>
              <w:color w:val="344449"/>
              <w:spacing w:val="-2"/>
            </w:rPr>
          </w:rPrChange>
        </w:rPr>
        <w:t>het</w:t>
      </w:r>
      <w:r w:rsidRPr="001A436D">
        <w:rPr>
          <w:color w:val="344449"/>
          <w:rPrChange w:id="2034" w:author="Vannieuwenhuyze Jorre" w:date="2025-03-27T14:21:00Z" w16du:dateUtc="2025-03-27T13:21:00Z">
            <w:rPr>
              <w:color w:val="344449"/>
              <w:spacing w:val="-9"/>
            </w:rPr>
          </w:rPrChange>
        </w:rPr>
        <w:t xml:space="preserve"> </w:t>
      </w:r>
      <w:r w:rsidRPr="001A436D">
        <w:rPr>
          <w:color w:val="344449"/>
          <w:rPrChange w:id="2035" w:author="Vannieuwenhuyze Jorre" w:date="2025-03-27T14:21:00Z" w16du:dateUtc="2025-03-27T13:21:00Z">
            <w:rPr>
              <w:color w:val="344449"/>
              <w:spacing w:val="-2"/>
            </w:rPr>
          </w:rPrChange>
        </w:rPr>
        <w:t>totaal</w:t>
      </w:r>
      <w:r w:rsidRPr="001A436D">
        <w:rPr>
          <w:color w:val="344449"/>
          <w:rPrChange w:id="2036" w:author="Vannieuwenhuyze Jorre" w:date="2025-03-27T14:21:00Z" w16du:dateUtc="2025-03-27T13:21:00Z">
            <w:rPr>
              <w:color w:val="344449"/>
              <w:spacing w:val="-9"/>
            </w:rPr>
          </w:rPrChange>
        </w:rPr>
        <w:t xml:space="preserve"> </w:t>
      </w:r>
      <w:r w:rsidRPr="001A436D">
        <w:rPr>
          <w:color w:val="344449"/>
          <w:rPrChange w:id="2037" w:author="Vannieuwenhuyze Jorre" w:date="2025-03-27T14:21:00Z" w16du:dateUtc="2025-03-27T13:21:00Z">
            <w:rPr>
              <w:color w:val="344449"/>
              <w:spacing w:val="-2"/>
            </w:rPr>
          </w:rPrChange>
        </w:rPr>
        <w:t>op</w:t>
      </w:r>
      <w:r w:rsidRPr="001A436D">
        <w:rPr>
          <w:color w:val="344449"/>
          <w:rPrChange w:id="2038" w:author="Vannieuwenhuyze Jorre" w:date="2025-03-27T14:21:00Z" w16du:dateUtc="2025-03-27T13:21:00Z">
            <w:rPr>
              <w:color w:val="344449"/>
              <w:spacing w:val="-9"/>
            </w:rPr>
          </w:rPrChange>
        </w:rPr>
        <w:t xml:space="preserve"> </w:t>
      </w:r>
      <w:r w:rsidRPr="001A436D">
        <w:rPr>
          <w:color w:val="344449"/>
          <w:rPrChange w:id="2039" w:author="Vannieuwenhuyze Jorre" w:date="2025-03-27T14:21:00Z" w16du:dateUtc="2025-03-27T13:21:00Z">
            <w:rPr>
              <w:color w:val="344449"/>
              <w:spacing w:val="-2"/>
            </w:rPr>
          </w:rPrChange>
        </w:rPr>
        <w:t>912</w:t>
      </w:r>
      <w:r w:rsidRPr="001A436D">
        <w:rPr>
          <w:color w:val="344449"/>
          <w:rPrChange w:id="2040" w:author="Vannieuwenhuyze Jorre" w:date="2025-03-27T14:21:00Z" w16du:dateUtc="2025-03-27T13:21:00Z">
            <w:rPr>
              <w:color w:val="344449"/>
              <w:spacing w:val="-9"/>
            </w:rPr>
          </w:rPrChange>
        </w:rPr>
        <w:t xml:space="preserve"> </w:t>
      </w:r>
      <w:r w:rsidRPr="001A436D">
        <w:rPr>
          <w:color w:val="344449"/>
          <w:rPrChange w:id="2041" w:author="Vannieuwenhuyze Jorre" w:date="2025-03-27T14:21:00Z" w16du:dateUtc="2025-03-27T13:21:00Z">
            <w:rPr>
              <w:color w:val="344449"/>
              <w:spacing w:val="-2"/>
            </w:rPr>
          </w:rPrChange>
        </w:rPr>
        <w:t>cijfers.</w:t>
      </w:r>
      <w:r w:rsidRPr="001A436D">
        <w:rPr>
          <w:color w:val="344449"/>
          <w:rPrChange w:id="2042" w:author="Vannieuwenhuyze Jorre" w:date="2025-03-27T14:21:00Z" w16du:dateUtc="2025-03-27T13:21:00Z">
            <w:rPr>
              <w:color w:val="344449"/>
              <w:spacing w:val="17"/>
            </w:rPr>
          </w:rPrChange>
        </w:rPr>
        <w:t xml:space="preserve"> </w:t>
      </w:r>
      <w:r w:rsidRPr="001A436D">
        <w:rPr>
          <w:color w:val="344449"/>
          <w:rPrChange w:id="2043" w:author="Vannieuwenhuyze Jorre" w:date="2025-03-27T14:21:00Z" w16du:dateUtc="2025-03-27T13:21:00Z">
            <w:rPr>
              <w:color w:val="344449"/>
              <w:spacing w:val="-2"/>
            </w:rPr>
          </w:rPrChange>
        </w:rPr>
        <w:t>Voeg</w:t>
      </w:r>
      <w:r w:rsidRPr="001A436D">
        <w:rPr>
          <w:color w:val="344449"/>
          <w:rPrChange w:id="2044" w:author="Vannieuwenhuyze Jorre" w:date="2025-03-27T14:21:00Z" w16du:dateUtc="2025-03-27T13:21:00Z">
            <w:rPr>
              <w:color w:val="344449"/>
              <w:spacing w:val="-9"/>
            </w:rPr>
          </w:rPrChange>
        </w:rPr>
        <w:t xml:space="preserve"> </w:t>
      </w:r>
      <w:r w:rsidRPr="001A436D">
        <w:rPr>
          <w:color w:val="344449"/>
          <w:rPrChange w:id="2045" w:author="Vannieuwenhuyze Jorre" w:date="2025-03-27T14:21:00Z" w16du:dateUtc="2025-03-27T13:21:00Z">
            <w:rPr>
              <w:color w:val="344449"/>
              <w:spacing w:val="-2"/>
            </w:rPr>
          </w:rPrChange>
        </w:rPr>
        <w:t>daar</w:t>
      </w:r>
      <w:r w:rsidRPr="001A436D">
        <w:rPr>
          <w:color w:val="344449"/>
          <w:rPrChange w:id="2046" w:author="Vannieuwenhuyze Jorre" w:date="2025-03-27T14:21:00Z" w16du:dateUtc="2025-03-27T13:21:00Z">
            <w:rPr>
              <w:color w:val="344449"/>
              <w:spacing w:val="-9"/>
            </w:rPr>
          </w:rPrChange>
        </w:rPr>
        <w:t xml:space="preserve"> </w:t>
      </w:r>
      <w:r w:rsidRPr="001A436D">
        <w:rPr>
          <w:color w:val="344449"/>
          <w:rPrChange w:id="2047" w:author="Vannieuwenhuyze Jorre" w:date="2025-03-27T14:21:00Z" w16du:dateUtc="2025-03-27T13:21:00Z">
            <w:rPr>
              <w:color w:val="344449"/>
              <w:spacing w:val="-2"/>
            </w:rPr>
          </w:rPrChange>
        </w:rPr>
        <w:t>nog</w:t>
      </w:r>
      <w:r w:rsidRPr="001A436D">
        <w:rPr>
          <w:color w:val="344449"/>
          <w:rPrChange w:id="2048" w:author="Vannieuwenhuyze Jorre" w:date="2025-03-27T14:21:00Z" w16du:dateUtc="2025-03-27T13:21:00Z">
            <w:rPr>
              <w:color w:val="344449"/>
              <w:spacing w:val="-9"/>
            </w:rPr>
          </w:rPrChange>
        </w:rPr>
        <w:t xml:space="preserve"> </w:t>
      </w:r>
      <w:r w:rsidRPr="001A436D">
        <w:rPr>
          <w:color w:val="344449"/>
          <w:rPrChange w:id="2049" w:author="Vannieuwenhuyze Jorre" w:date="2025-03-27T14:21:00Z" w16du:dateUtc="2025-03-27T13:21:00Z">
            <w:rPr>
              <w:color w:val="344449"/>
              <w:spacing w:val="-2"/>
            </w:rPr>
          </w:rPrChange>
        </w:rPr>
        <w:t>het</w:t>
      </w:r>
      <w:r w:rsidRPr="001A436D">
        <w:rPr>
          <w:color w:val="344449"/>
          <w:rPrChange w:id="2050" w:author="Vannieuwenhuyze Jorre" w:date="2025-03-27T14:21:00Z" w16du:dateUtc="2025-03-27T13:21:00Z">
            <w:rPr>
              <w:color w:val="344449"/>
              <w:spacing w:val="-9"/>
            </w:rPr>
          </w:rPrChange>
        </w:rPr>
        <w:t xml:space="preserve"> </w:t>
      </w:r>
      <w:r w:rsidRPr="001A436D">
        <w:rPr>
          <w:color w:val="344449"/>
          <w:rPrChange w:id="2051" w:author="Vannieuwenhuyze Jorre" w:date="2025-03-27T14:21:00Z" w16du:dateUtc="2025-03-27T13:21:00Z">
            <w:rPr>
              <w:color w:val="344449"/>
              <w:spacing w:val="-2"/>
            </w:rPr>
          </w:rPrChange>
        </w:rPr>
        <w:t xml:space="preserve">percentage </w:t>
      </w:r>
      <w:r w:rsidRPr="001A436D">
        <w:rPr>
          <w:color w:val="344449"/>
        </w:rPr>
        <w:t>mannen en vrouwen per gemeente aan toe, dan bevat de reeks 1520 cijfers.</w:t>
      </w:r>
    </w:p>
    <w:p w14:paraId="25B31985" w14:textId="77777777" w:rsidR="001E3564" w:rsidRPr="001A436D" w:rsidRDefault="002F5345">
      <w:pPr>
        <w:pStyle w:val="BodyText"/>
        <w:spacing w:before="132" w:line="237" w:lineRule="auto"/>
        <w:ind w:left="709" w:right="1127"/>
        <w:jc w:val="both"/>
      </w:pPr>
      <w:commentRangeStart w:id="2052"/>
      <w:r w:rsidRPr="001A436D">
        <w:rPr>
          <w:color w:val="344449"/>
        </w:rPr>
        <w:t>Een</w:t>
      </w:r>
      <w:r w:rsidRPr="001A436D">
        <w:rPr>
          <w:color w:val="344449"/>
          <w:rPrChange w:id="2053" w:author="Vannieuwenhuyze Jorre" w:date="2025-03-27T14:21:00Z" w16du:dateUtc="2025-03-27T13:21:00Z">
            <w:rPr>
              <w:color w:val="344449"/>
              <w:spacing w:val="-10"/>
            </w:rPr>
          </w:rPrChange>
        </w:rPr>
        <w:t xml:space="preserve"> </w:t>
      </w:r>
      <w:r w:rsidRPr="001A436D">
        <w:rPr>
          <w:color w:val="344449"/>
        </w:rPr>
        <w:t>kleine</w:t>
      </w:r>
      <w:r w:rsidRPr="001A436D">
        <w:rPr>
          <w:color w:val="344449"/>
          <w:rPrChange w:id="2054" w:author="Vannieuwenhuyze Jorre" w:date="2025-03-27T14:21:00Z" w16du:dateUtc="2025-03-27T13:21:00Z">
            <w:rPr>
              <w:color w:val="344449"/>
              <w:spacing w:val="-9"/>
            </w:rPr>
          </w:rPrChange>
        </w:rPr>
        <w:t xml:space="preserve"> </w:t>
      </w:r>
      <w:r w:rsidRPr="001A436D">
        <w:rPr>
          <w:color w:val="344449"/>
        </w:rPr>
        <w:t>tip</w:t>
      </w:r>
      <w:r w:rsidRPr="001A436D">
        <w:rPr>
          <w:color w:val="344449"/>
          <w:rPrChange w:id="2055" w:author="Vannieuwenhuyze Jorre" w:date="2025-03-27T14:21:00Z" w16du:dateUtc="2025-03-27T13:21:00Z">
            <w:rPr>
              <w:color w:val="344449"/>
              <w:spacing w:val="-10"/>
            </w:rPr>
          </w:rPrChange>
        </w:rPr>
        <w:t xml:space="preserve"> </w:t>
      </w:r>
      <w:r w:rsidRPr="001A436D">
        <w:rPr>
          <w:color w:val="344449"/>
        </w:rPr>
        <w:t>om</w:t>
      </w:r>
      <w:r w:rsidRPr="001A436D">
        <w:rPr>
          <w:color w:val="344449"/>
          <w:rPrChange w:id="2056" w:author="Vannieuwenhuyze Jorre" w:date="2025-03-27T14:21:00Z" w16du:dateUtc="2025-03-27T13:21:00Z">
            <w:rPr>
              <w:color w:val="344449"/>
              <w:spacing w:val="-10"/>
            </w:rPr>
          </w:rPrChange>
        </w:rPr>
        <w:t xml:space="preserve"> </w:t>
      </w:r>
      <w:r w:rsidRPr="001A436D">
        <w:rPr>
          <w:color w:val="344449"/>
        </w:rPr>
        <w:t>de</w:t>
      </w:r>
      <w:r w:rsidRPr="001A436D">
        <w:rPr>
          <w:color w:val="344449"/>
          <w:rPrChange w:id="2057" w:author="Vannieuwenhuyze Jorre" w:date="2025-03-27T14:21:00Z" w16du:dateUtc="2025-03-27T13:21:00Z">
            <w:rPr>
              <w:color w:val="344449"/>
              <w:spacing w:val="-10"/>
            </w:rPr>
          </w:rPrChange>
        </w:rPr>
        <w:t xml:space="preserve"> </w:t>
      </w:r>
      <w:r w:rsidRPr="001A436D">
        <w:rPr>
          <w:color w:val="344449"/>
        </w:rPr>
        <w:t>operationele</w:t>
      </w:r>
      <w:r w:rsidRPr="001A436D">
        <w:rPr>
          <w:color w:val="344449"/>
          <w:rPrChange w:id="2058" w:author="Vannieuwenhuyze Jorre" w:date="2025-03-27T14:21:00Z" w16du:dateUtc="2025-03-27T13:21:00Z">
            <w:rPr>
              <w:color w:val="344449"/>
              <w:spacing w:val="-10"/>
            </w:rPr>
          </w:rPrChange>
        </w:rPr>
        <w:t xml:space="preserve"> </w:t>
      </w:r>
      <w:r w:rsidRPr="001A436D">
        <w:rPr>
          <w:color w:val="344449"/>
        </w:rPr>
        <w:t>definitie</w:t>
      </w:r>
      <w:r w:rsidRPr="001A436D">
        <w:rPr>
          <w:color w:val="344449"/>
          <w:rPrChange w:id="2059" w:author="Vannieuwenhuyze Jorre" w:date="2025-03-27T14:21:00Z" w16du:dateUtc="2025-03-27T13:21:00Z">
            <w:rPr>
              <w:color w:val="344449"/>
              <w:spacing w:val="-10"/>
            </w:rPr>
          </w:rPrChange>
        </w:rPr>
        <w:t xml:space="preserve"> </w:t>
      </w:r>
      <w:r w:rsidRPr="001A436D">
        <w:rPr>
          <w:color w:val="344449"/>
        </w:rPr>
        <w:t>duidelijk</w:t>
      </w:r>
      <w:r w:rsidRPr="001A436D">
        <w:rPr>
          <w:color w:val="344449"/>
          <w:rPrChange w:id="2060" w:author="Vannieuwenhuyze Jorre" w:date="2025-03-27T14:21:00Z" w16du:dateUtc="2025-03-27T13:21:00Z">
            <w:rPr>
              <w:color w:val="344449"/>
              <w:spacing w:val="-9"/>
            </w:rPr>
          </w:rPrChange>
        </w:rPr>
        <w:t xml:space="preserve"> </w:t>
      </w:r>
      <w:r w:rsidRPr="001A436D">
        <w:rPr>
          <w:color w:val="344449"/>
        </w:rPr>
        <w:t>uit</w:t>
      </w:r>
      <w:r w:rsidRPr="001A436D">
        <w:rPr>
          <w:color w:val="344449"/>
          <w:rPrChange w:id="2061" w:author="Vannieuwenhuyze Jorre" w:date="2025-03-27T14:21:00Z" w16du:dateUtc="2025-03-27T13:21:00Z">
            <w:rPr>
              <w:color w:val="344449"/>
              <w:spacing w:val="-10"/>
            </w:rPr>
          </w:rPrChange>
        </w:rPr>
        <w:t xml:space="preserve"> </w:t>
      </w:r>
      <w:r w:rsidRPr="001A436D">
        <w:rPr>
          <w:color w:val="344449"/>
        </w:rPr>
        <w:t>te</w:t>
      </w:r>
      <w:r w:rsidRPr="001A436D">
        <w:rPr>
          <w:color w:val="344449"/>
          <w:rPrChange w:id="2062" w:author="Vannieuwenhuyze Jorre" w:date="2025-03-27T14:21:00Z" w16du:dateUtc="2025-03-27T13:21:00Z">
            <w:rPr>
              <w:color w:val="344449"/>
              <w:spacing w:val="-10"/>
            </w:rPr>
          </w:rPrChange>
        </w:rPr>
        <w:t xml:space="preserve"> </w:t>
      </w:r>
      <w:r w:rsidRPr="001A436D">
        <w:rPr>
          <w:color w:val="344449"/>
        </w:rPr>
        <w:t>schrijven:</w:t>
      </w:r>
      <w:r w:rsidRPr="001A436D">
        <w:rPr>
          <w:color w:val="344449"/>
          <w:rPrChange w:id="2063" w:author="Vannieuwenhuyze Jorre" w:date="2025-03-27T14:21:00Z" w16du:dateUtc="2025-03-27T13:21:00Z">
            <w:rPr>
              <w:color w:val="344449"/>
              <w:spacing w:val="8"/>
            </w:rPr>
          </w:rPrChange>
        </w:rPr>
        <w:t xml:space="preserve"> </w:t>
      </w:r>
      <w:r w:rsidRPr="001A436D">
        <w:rPr>
          <w:color w:val="344449"/>
        </w:rPr>
        <w:t>Maak</w:t>
      </w:r>
      <w:r w:rsidRPr="001A436D">
        <w:rPr>
          <w:color w:val="344449"/>
          <w:rPrChange w:id="2064" w:author="Vannieuwenhuyze Jorre" w:date="2025-03-27T14:21:00Z" w16du:dateUtc="2025-03-27T13:21:00Z">
            <w:rPr>
              <w:color w:val="344449"/>
              <w:spacing w:val="-10"/>
            </w:rPr>
          </w:rPrChange>
        </w:rPr>
        <w:t xml:space="preserve"> </w:t>
      </w:r>
      <w:r w:rsidRPr="001A436D">
        <w:rPr>
          <w:color w:val="344449"/>
        </w:rPr>
        <w:t>slim</w:t>
      </w:r>
      <w:r w:rsidRPr="001A436D">
        <w:rPr>
          <w:color w:val="344449"/>
          <w:rPrChange w:id="2065" w:author="Vannieuwenhuyze Jorre" w:date="2025-03-27T14:21:00Z" w16du:dateUtc="2025-03-27T13:21:00Z">
            <w:rPr>
              <w:color w:val="344449"/>
              <w:spacing w:val="-10"/>
            </w:rPr>
          </w:rPrChange>
        </w:rPr>
        <w:t xml:space="preserve"> </w:t>
      </w:r>
      <w:r w:rsidRPr="001A436D">
        <w:rPr>
          <w:color w:val="344449"/>
        </w:rPr>
        <w:t>ge</w:t>
      </w:r>
      <w:del w:id="2066" w:author="Vannieuwenhuyze Jorre" w:date="2025-03-27T15:17:00Z" w16du:dateUtc="2025-03-27T14:17:00Z">
        <w:r w:rsidRPr="001A436D" w:rsidDel="00ED1FC4">
          <w:rPr>
            <w:color w:val="344449"/>
          </w:rPr>
          <w:delText xml:space="preserve">‐ </w:delText>
        </w:r>
      </w:del>
      <w:r w:rsidRPr="001A436D">
        <w:rPr>
          <w:color w:val="344449"/>
        </w:rPr>
        <w:t>bruik</w:t>
      </w:r>
      <w:r w:rsidRPr="001A436D">
        <w:rPr>
          <w:color w:val="344449"/>
          <w:rPrChange w:id="2067" w:author="Vannieuwenhuyze Jorre" w:date="2025-03-27T14:21:00Z" w16du:dateUtc="2025-03-27T13:21:00Z">
            <w:rPr>
              <w:color w:val="344449"/>
              <w:spacing w:val="-14"/>
            </w:rPr>
          </w:rPrChange>
        </w:rPr>
        <w:t xml:space="preserve"> </w:t>
      </w:r>
      <w:r w:rsidRPr="001A436D">
        <w:rPr>
          <w:color w:val="344449"/>
        </w:rPr>
        <w:t>van</w:t>
      </w:r>
      <w:r w:rsidRPr="001A436D">
        <w:rPr>
          <w:color w:val="344449"/>
          <w:rPrChange w:id="2068" w:author="Vannieuwenhuyze Jorre" w:date="2025-03-27T14:21:00Z" w16du:dateUtc="2025-03-27T13:21:00Z">
            <w:rPr>
              <w:color w:val="344449"/>
              <w:spacing w:val="-14"/>
            </w:rPr>
          </w:rPrChange>
        </w:rPr>
        <w:t xml:space="preserve"> </w:t>
      </w:r>
      <w:r w:rsidRPr="001A436D">
        <w:rPr>
          <w:color w:val="344449"/>
        </w:rPr>
        <w:t>voorzetsels</w:t>
      </w:r>
      <w:r w:rsidRPr="001A436D">
        <w:rPr>
          <w:color w:val="344449"/>
          <w:rPrChange w:id="2069" w:author="Vannieuwenhuyze Jorre" w:date="2025-03-27T14:21:00Z" w16du:dateUtc="2025-03-27T13:21:00Z">
            <w:rPr>
              <w:color w:val="344449"/>
              <w:spacing w:val="-13"/>
            </w:rPr>
          </w:rPrChange>
        </w:rPr>
        <w:t xml:space="preserve"> </w:t>
      </w:r>
      <w:r w:rsidRPr="001A436D">
        <w:rPr>
          <w:color w:val="344449"/>
        </w:rPr>
        <w:t>zoals</w:t>
      </w:r>
      <w:r w:rsidRPr="001A436D">
        <w:rPr>
          <w:color w:val="344449"/>
          <w:rPrChange w:id="2070" w:author="Vannieuwenhuyze Jorre" w:date="2025-03-27T14:21:00Z" w16du:dateUtc="2025-03-27T13:21:00Z">
            <w:rPr>
              <w:color w:val="344449"/>
              <w:spacing w:val="-14"/>
            </w:rPr>
          </w:rPrChange>
        </w:rPr>
        <w:t xml:space="preserve"> </w:t>
      </w:r>
      <w:r w:rsidRPr="001A436D">
        <w:rPr>
          <w:color w:val="344449"/>
        </w:rPr>
        <w:t>‘voor’,</w:t>
      </w:r>
      <w:r w:rsidRPr="001A436D">
        <w:rPr>
          <w:color w:val="344449"/>
          <w:rPrChange w:id="2071" w:author="Vannieuwenhuyze Jorre" w:date="2025-03-27T14:21:00Z" w16du:dateUtc="2025-03-27T13:21:00Z">
            <w:rPr>
              <w:color w:val="344449"/>
              <w:spacing w:val="-13"/>
            </w:rPr>
          </w:rPrChange>
        </w:rPr>
        <w:t xml:space="preserve"> </w:t>
      </w:r>
      <w:r w:rsidRPr="001A436D">
        <w:rPr>
          <w:color w:val="344449"/>
        </w:rPr>
        <w:t>‘in’</w:t>
      </w:r>
      <w:r w:rsidRPr="001A436D">
        <w:rPr>
          <w:color w:val="344449"/>
          <w:rPrChange w:id="2072" w:author="Vannieuwenhuyze Jorre" w:date="2025-03-27T14:21:00Z" w16du:dateUtc="2025-03-27T13:21:00Z">
            <w:rPr>
              <w:color w:val="344449"/>
              <w:spacing w:val="-14"/>
            </w:rPr>
          </w:rPrChange>
        </w:rPr>
        <w:t xml:space="preserve"> </w:t>
      </w:r>
      <w:r w:rsidRPr="001A436D">
        <w:rPr>
          <w:color w:val="344449"/>
        </w:rPr>
        <w:t>of</w:t>
      </w:r>
      <w:r w:rsidRPr="001A436D">
        <w:rPr>
          <w:color w:val="344449"/>
          <w:rPrChange w:id="2073" w:author="Vannieuwenhuyze Jorre" w:date="2025-03-27T14:21:00Z" w16du:dateUtc="2025-03-27T13:21:00Z">
            <w:rPr>
              <w:color w:val="344449"/>
              <w:spacing w:val="-13"/>
            </w:rPr>
          </w:rPrChange>
        </w:rPr>
        <w:t xml:space="preserve"> </w:t>
      </w:r>
      <w:r w:rsidRPr="001A436D">
        <w:rPr>
          <w:color w:val="344449"/>
        </w:rPr>
        <w:t>‘per’</w:t>
      </w:r>
      <w:r w:rsidRPr="001A436D">
        <w:rPr>
          <w:color w:val="344449"/>
          <w:rPrChange w:id="2074" w:author="Vannieuwenhuyze Jorre" w:date="2025-03-27T14:21:00Z" w16du:dateUtc="2025-03-27T13:21:00Z">
            <w:rPr>
              <w:color w:val="344449"/>
              <w:spacing w:val="-14"/>
            </w:rPr>
          </w:rPrChange>
        </w:rPr>
        <w:t xml:space="preserve"> </w:t>
      </w:r>
      <w:r w:rsidRPr="001A436D">
        <w:rPr>
          <w:color w:val="344449"/>
        </w:rPr>
        <w:t>om</w:t>
      </w:r>
      <w:r w:rsidRPr="001A436D">
        <w:rPr>
          <w:color w:val="344449"/>
          <w:rPrChange w:id="2075" w:author="Vannieuwenhuyze Jorre" w:date="2025-03-27T14:21:00Z" w16du:dateUtc="2025-03-27T13:21:00Z">
            <w:rPr>
              <w:color w:val="344449"/>
              <w:spacing w:val="-14"/>
            </w:rPr>
          </w:rPrChange>
        </w:rPr>
        <w:t xml:space="preserve"> </w:t>
      </w:r>
      <w:r w:rsidRPr="001A436D">
        <w:rPr>
          <w:color w:val="344449"/>
        </w:rPr>
        <w:t>de</w:t>
      </w:r>
      <w:r w:rsidRPr="001A436D">
        <w:rPr>
          <w:color w:val="344449"/>
          <w:rPrChange w:id="2076" w:author="Vannieuwenhuyze Jorre" w:date="2025-03-27T14:21:00Z" w16du:dateUtc="2025-03-27T13:21:00Z">
            <w:rPr>
              <w:color w:val="344449"/>
              <w:spacing w:val="-13"/>
            </w:rPr>
          </w:rPrChange>
        </w:rPr>
        <w:t xml:space="preserve"> </w:t>
      </w:r>
      <w:r w:rsidRPr="001A436D">
        <w:rPr>
          <w:color w:val="344449"/>
        </w:rPr>
        <w:t>attributen</w:t>
      </w:r>
      <w:r w:rsidRPr="001A436D">
        <w:rPr>
          <w:color w:val="344449"/>
          <w:rPrChange w:id="2077" w:author="Vannieuwenhuyze Jorre" w:date="2025-03-27T14:21:00Z" w16du:dateUtc="2025-03-27T13:21:00Z">
            <w:rPr>
              <w:color w:val="344449"/>
              <w:spacing w:val="-14"/>
            </w:rPr>
          </w:rPrChange>
        </w:rPr>
        <w:t xml:space="preserve"> </w:t>
      </w:r>
      <w:r w:rsidRPr="001A436D">
        <w:rPr>
          <w:color w:val="344449"/>
        </w:rPr>
        <w:t>en</w:t>
      </w:r>
      <w:r w:rsidRPr="001A436D">
        <w:rPr>
          <w:color w:val="344449"/>
          <w:rPrChange w:id="2078" w:author="Vannieuwenhuyze Jorre" w:date="2025-03-27T14:21:00Z" w16du:dateUtc="2025-03-27T13:21:00Z">
            <w:rPr>
              <w:color w:val="344449"/>
              <w:spacing w:val="-13"/>
            </w:rPr>
          </w:rPrChange>
        </w:rPr>
        <w:t xml:space="preserve"> </w:t>
      </w:r>
      <w:r w:rsidRPr="001A436D">
        <w:rPr>
          <w:color w:val="344449"/>
        </w:rPr>
        <w:t>dimensies</w:t>
      </w:r>
      <w:r w:rsidRPr="001A436D">
        <w:rPr>
          <w:color w:val="344449"/>
          <w:rPrChange w:id="2079" w:author="Vannieuwenhuyze Jorre" w:date="2025-03-27T14:21:00Z" w16du:dateUtc="2025-03-27T13:21:00Z">
            <w:rPr>
              <w:color w:val="344449"/>
              <w:spacing w:val="-14"/>
            </w:rPr>
          </w:rPrChange>
        </w:rPr>
        <w:t xml:space="preserve"> </w:t>
      </w:r>
      <w:r w:rsidRPr="001A436D">
        <w:rPr>
          <w:color w:val="344449"/>
        </w:rPr>
        <w:t>aan</w:t>
      </w:r>
      <w:r w:rsidRPr="001A436D">
        <w:rPr>
          <w:color w:val="344449"/>
          <w:rPrChange w:id="2080" w:author="Vannieuwenhuyze Jorre" w:date="2025-03-27T14:21:00Z" w16du:dateUtc="2025-03-27T13:21:00Z">
            <w:rPr>
              <w:color w:val="344449"/>
              <w:spacing w:val="-13"/>
            </w:rPr>
          </w:rPrChange>
        </w:rPr>
        <w:t xml:space="preserve"> </w:t>
      </w:r>
      <w:r w:rsidRPr="001A436D">
        <w:rPr>
          <w:color w:val="344449"/>
        </w:rPr>
        <w:t>te duiden.</w:t>
      </w:r>
      <w:r w:rsidRPr="001A436D">
        <w:rPr>
          <w:color w:val="344449"/>
          <w:rPrChange w:id="2081" w:author="Vannieuwenhuyze Jorre" w:date="2025-03-27T14:21:00Z" w16du:dateUtc="2025-03-27T13:21:00Z">
            <w:rPr>
              <w:color w:val="344449"/>
              <w:spacing w:val="14"/>
            </w:rPr>
          </w:rPrChange>
        </w:rPr>
        <w:t xml:space="preserve"> </w:t>
      </w:r>
      <w:r w:rsidRPr="001A436D">
        <w:rPr>
          <w:color w:val="344449"/>
        </w:rPr>
        <w:t>Zo</w:t>
      </w:r>
      <w:r w:rsidRPr="001A436D">
        <w:rPr>
          <w:color w:val="344449"/>
          <w:rPrChange w:id="2082" w:author="Vannieuwenhuyze Jorre" w:date="2025-03-27T14:21:00Z" w16du:dateUtc="2025-03-27T13:21:00Z">
            <w:rPr>
              <w:color w:val="344449"/>
              <w:spacing w:val="-7"/>
            </w:rPr>
          </w:rPrChange>
        </w:rPr>
        <w:t xml:space="preserve"> </w:t>
      </w:r>
      <w:r w:rsidRPr="001A436D">
        <w:rPr>
          <w:color w:val="344449"/>
        </w:rPr>
        <w:t>kan</w:t>
      </w:r>
      <w:r w:rsidRPr="001A436D">
        <w:rPr>
          <w:color w:val="344449"/>
          <w:rPrChange w:id="2083" w:author="Vannieuwenhuyze Jorre" w:date="2025-03-27T14:21:00Z" w16du:dateUtc="2025-03-27T13:21:00Z">
            <w:rPr>
              <w:color w:val="344449"/>
              <w:spacing w:val="-7"/>
            </w:rPr>
          </w:rPrChange>
        </w:rPr>
        <w:t xml:space="preserve"> </w:t>
      </w:r>
      <w:r w:rsidRPr="001A436D">
        <w:rPr>
          <w:color w:val="344449"/>
        </w:rPr>
        <w:t>je</w:t>
      </w:r>
      <w:r w:rsidRPr="001A436D">
        <w:rPr>
          <w:color w:val="344449"/>
          <w:rPrChange w:id="2084" w:author="Vannieuwenhuyze Jorre" w:date="2025-03-27T14:21:00Z" w16du:dateUtc="2025-03-27T13:21:00Z">
            <w:rPr>
              <w:color w:val="344449"/>
              <w:spacing w:val="-6"/>
            </w:rPr>
          </w:rPrChange>
        </w:rPr>
        <w:t xml:space="preserve"> </w:t>
      </w:r>
      <w:r w:rsidRPr="001A436D">
        <w:rPr>
          <w:color w:val="344449"/>
        </w:rPr>
        <w:t>bijvoorbeeld</w:t>
      </w:r>
      <w:r w:rsidRPr="001A436D">
        <w:rPr>
          <w:color w:val="344449"/>
          <w:rPrChange w:id="2085" w:author="Vannieuwenhuyze Jorre" w:date="2025-03-27T14:21:00Z" w16du:dateUtc="2025-03-27T13:21:00Z">
            <w:rPr>
              <w:color w:val="344449"/>
              <w:spacing w:val="-7"/>
            </w:rPr>
          </w:rPrChange>
        </w:rPr>
        <w:t xml:space="preserve"> </w:t>
      </w:r>
      <w:r w:rsidRPr="001A436D">
        <w:rPr>
          <w:color w:val="344449"/>
        </w:rPr>
        <w:t>een</w:t>
      </w:r>
      <w:r w:rsidRPr="001A436D">
        <w:rPr>
          <w:color w:val="344449"/>
          <w:rPrChange w:id="2086" w:author="Vannieuwenhuyze Jorre" w:date="2025-03-27T14:21:00Z" w16du:dateUtc="2025-03-27T13:21:00Z">
            <w:rPr>
              <w:color w:val="344449"/>
              <w:spacing w:val="-6"/>
            </w:rPr>
          </w:rPrChange>
        </w:rPr>
        <w:t xml:space="preserve"> </w:t>
      </w:r>
      <w:r w:rsidRPr="001A436D">
        <w:rPr>
          <w:color w:val="344449"/>
        </w:rPr>
        <w:t>statistiekreeks</w:t>
      </w:r>
      <w:r w:rsidRPr="001A436D">
        <w:rPr>
          <w:color w:val="344449"/>
          <w:rPrChange w:id="2087" w:author="Vannieuwenhuyze Jorre" w:date="2025-03-27T14:21:00Z" w16du:dateUtc="2025-03-27T13:21:00Z">
            <w:rPr>
              <w:color w:val="344449"/>
              <w:spacing w:val="-7"/>
            </w:rPr>
          </w:rPrChange>
        </w:rPr>
        <w:t xml:space="preserve"> </w:t>
      </w:r>
      <w:r w:rsidRPr="001A436D">
        <w:rPr>
          <w:color w:val="344449"/>
        </w:rPr>
        <w:t>definiëren</w:t>
      </w:r>
      <w:r w:rsidRPr="001A436D">
        <w:rPr>
          <w:color w:val="344449"/>
          <w:rPrChange w:id="2088" w:author="Vannieuwenhuyze Jorre" w:date="2025-03-27T14:21:00Z" w16du:dateUtc="2025-03-27T13:21:00Z">
            <w:rPr>
              <w:color w:val="344449"/>
              <w:spacing w:val="-7"/>
            </w:rPr>
          </w:rPrChange>
        </w:rPr>
        <w:t xml:space="preserve"> </w:t>
      </w:r>
      <w:r w:rsidRPr="001A436D">
        <w:rPr>
          <w:color w:val="344449"/>
        </w:rPr>
        <w:t>als</w:t>
      </w:r>
      <w:r w:rsidRPr="001A436D">
        <w:rPr>
          <w:color w:val="344449"/>
          <w:rPrChange w:id="2089" w:author="Vannieuwenhuyze Jorre" w:date="2025-03-27T14:21:00Z" w16du:dateUtc="2025-03-27T13:21:00Z">
            <w:rPr>
              <w:color w:val="344449"/>
              <w:spacing w:val="-7"/>
            </w:rPr>
          </w:rPrChange>
        </w:rPr>
        <w:t xml:space="preserve"> </w:t>
      </w:r>
      <w:r w:rsidRPr="001A436D">
        <w:rPr>
          <w:color w:val="344449"/>
        </w:rPr>
        <w:t>het</w:t>
      </w:r>
      <w:r w:rsidRPr="001A436D">
        <w:rPr>
          <w:color w:val="344449"/>
          <w:rPrChange w:id="2090" w:author="Vannieuwenhuyze Jorre" w:date="2025-03-27T14:21:00Z" w16du:dateUtc="2025-03-27T13:21:00Z">
            <w:rPr>
              <w:color w:val="344449"/>
              <w:spacing w:val="-7"/>
            </w:rPr>
          </w:rPrChange>
        </w:rPr>
        <w:t xml:space="preserve"> </w:t>
      </w:r>
      <w:r w:rsidRPr="001A436D">
        <w:rPr>
          <w:color w:val="344449"/>
        </w:rPr>
        <w:t>“aantal</w:t>
      </w:r>
      <w:r w:rsidRPr="001A436D">
        <w:rPr>
          <w:color w:val="344449"/>
          <w:rPrChange w:id="2091" w:author="Vannieuwenhuyze Jorre" w:date="2025-03-27T14:21:00Z" w16du:dateUtc="2025-03-27T13:21:00Z">
            <w:rPr>
              <w:color w:val="344449"/>
              <w:spacing w:val="-7"/>
            </w:rPr>
          </w:rPrChange>
        </w:rPr>
        <w:t xml:space="preserve"> </w:t>
      </w:r>
      <w:r w:rsidRPr="001A436D">
        <w:rPr>
          <w:color w:val="344449"/>
        </w:rPr>
        <w:t>inwo</w:t>
      </w:r>
      <w:del w:id="2092" w:author="Vannieuwenhuyze Jorre" w:date="2025-03-27T15:17:00Z" w16du:dateUtc="2025-03-27T14:17:00Z">
        <w:r w:rsidRPr="001A436D" w:rsidDel="00ED1FC4">
          <w:rPr>
            <w:color w:val="344449"/>
          </w:rPr>
          <w:delText xml:space="preserve">‐ </w:delText>
        </w:r>
      </w:del>
      <w:r w:rsidRPr="001A436D">
        <w:rPr>
          <w:color w:val="344449"/>
        </w:rPr>
        <w:t>ners IN het jaar 2019 PER geografisch gebied (Vlaamse gemeenten, Belgische ge</w:t>
      </w:r>
      <w:del w:id="2093" w:author="Vannieuwenhuyze Jorre" w:date="2025-03-27T15:17:00Z" w16du:dateUtc="2025-03-27T14:17:00Z">
        <w:r w:rsidRPr="001A436D" w:rsidDel="00ED1FC4">
          <w:rPr>
            <w:color w:val="344449"/>
          </w:rPr>
          <w:delText xml:space="preserve">‐ </w:delText>
        </w:r>
      </w:del>
      <w:r w:rsidRPr="001A436D">
        <w:rPr>
          <w:color w:val="344449"/>
        </w:rPr>
        <w:t>westen</w:t>
      </w:r>
      <w:r w:rsidRPr="001A436D">
        <w:rPr>
          <w:color w:val="344449"/>
          <w:rPrChange w:id="2094" w:author="Vannieuwenhuyze Jorre" w:date="2025-03-27T14:21:00Z" w16du:dateUtc="2025-03-27T13:21:00Z">
            <w:rPr>
              <w:color w:val="344449"/>
              <w:spacing w:val="-1"/>
            </w:rPr>
          </w:rPrChange>
        </w:rPr>
        <w:t xml:space="preserve"> </w:t>
      </w:r>
      <w:r w:rsidRPr="001A436D">
        <w:rPr>
          <w:color w:val="344449"/>
        </w:rPr>
        <w:t>en</w:t>
      </w:r>
      <w:r w:rsidRPr="001A436D">
        <w:rPr>
          <w:color w:val="344449"/>
          <w:rPrChange w:id="2095" w:author="Vannieuwenhuyze Jorre" w:date="2025-03-27T14:21:00Z" w16du:dateUtc="2025-03-27T13:21:00Z">
            <w:rPr>
              <w:color w:val="344449"/>
              <w:spacing w:val="-1"/>
            </w:rPr>
          </w:rPrChange>
        </w:rPr>
        <w:t xml:space="preserve"> </w:t>
      </w:r>
      <w:r w:rsidRPr="001A436D">
        <w:rPr>
          <w:color w:val="344449"/>
        </w:rPr>
        <w:t>heel</w:t>
      </w:r>
      <w:r w:rsidRPr="001A436D">
        <w:rPr>
          <w:color w:val="344449"/>
          <w:rPrChange w:id="2096" w:author="Vannieuwenhuyze Jorre" w:date="2025-03-27T14:21:00Z" w16du:dateUtc="2025-03-27T13:21:00Z">
            <w:rPr>
              <w:color w:val="344449"/>
              <w:spacing w:val="-1"/>
            </w:rPr>
          </w:rPrChange>
        </w:rPr>
        <w:t xml:space="preserve"> </w:t>
      </w:r>
      <w:r w:rsidRPr="001A436D">
        <w:rPr>
          <w:color w:val="344449"/>
        </w:rPr>
        <w:t>België</w:t>
      </w:r>
      <w:r w:rsidRPr="001A436D">
        <w:rPr>
          <w:color w:val="344449"/>
          <w:rPrChange w:id="2097" w:author="Vannieuwenhuyze Jorre" w:date="2025-03-27T14:21:00Z" w16du:dateUtc="2025-03-27T13:21:00Z">
            <w:rPr>
              <w:color w:val="344449"/>
              <w:spacing w:val="-1"/>
            </w:rPr>
          </w:rPrChange>
        </w:rPr>
        <w:t xml:space="preserve"> </w:t>
      </w:r>
      <w:r w:rsidRPr="001A436D">
        <w:rPr>
          <w:color w:val="344449"/>
        </w:rPr>
        <w:t>volgens</w:t>
      </w:r>
      <w:r w:rsidRPr="001A436D">
        <w:rPr>
          <w:color w:val="344449"/>
          <w:rPrChange w:id="2098" w:author="Vannieuwenhuyze Jorre" w:date="2025-03-27T14:21:00Z" w16du:dateUtc="2025-03-27T13:21:00Z">
            <w:rPr>
              <w:color w:val="344449"/>
              <w:spacing w:val="-1"/>
            </w:rPr>
          </w:rPrChange>
        </w:rPr>
        <w:t xml:space="preserve"> </w:t>
      </w:r>
      <w:r w:rsidRPr="001A436D">
        <w:rPr>
          <w:color w:val="344449"/>
        </w:rPr>
        <w:t>de</w:t>
      </w:r>
      <w:r w:rsidRPr="001A436D">
        <w:rPr>
          <w:color w:val="344449"/>
          <w:rPrChange w:id="2099" w:author="Vannieuwenhuyze Jorre" w:date="2025-03-27T14:21:00Z" w16du:dateUtc="2025-03-27T13:21:00Z">
            <w:rPr>
              <w:color w:val="344449"/>
              <w:spacing w:val="-1"/>
            </w:rPr>
          </w:rPrChange>
        </w:rPr>
        <w:t xml:space="preserve"> </w:t>
      </w:r>
      <w:r w:rsidRPr="001A436D">
        <w:rPr>
          <w:color w:val="344449"/>
        </w:rPr>
        <w:t>NIS‐code‐indeling</w:t>
      </w:r>
      <w:r w:rsidRPr="001A436D">
        <w:rPr>
          <w:color w:val="344449"/>
          <w:rPrChange w:id="2100" w:author="Vannieuwenhuyze Jorre" w:date="2025-03-27T14:21:00Z" w16du:dateUtc="2025-03-27T13:21:00Z">
            <w:rPr>
              <w:color w:val="344449"/>
              <w:spacing w:val="-1"/>
            </w:rPr>
          </w:rPrChange>
        </w:rPr>
        <w:t xml:space="preserve"> </w:t>
      </w:r>
      <w:r w:rsidRPr="001A436D">
        <w:rPr>
          <w:color w:val="344449"/>
        </w:rPr>
        <w:t>van</w:t>
      </w:r>
      <w:r w:rsidRPr="001A436D">
        <w:rPr>
          <w:color w:val="344449"/>
          <w:rPrChange w:id="2101" w:author="Vannieuwenhuyze Jorre" w:date="2025-03-27T14:21:00Z" w16du:dateUtc="2025-03-27T13:21:00Z">
            <w:rPr>
              <w:color w:val="344449"/>
              <w:spacing w:val="-1"/>
            </w:rPr>
          </w:rPrChange>
        </w:rPr>
        <w:t xml:space="preserve"> </w:t>
      </w:r>
      <w:r w:rsidRPr="001A436D">
        <w:rPr>
          <w:color w:val="344449"/>
        </w:rPr>
        <w:t>2019), VOOR</w:t>
      </w:r>
      <w:r w:rsidRPr="001A436D">
        <w:rPr>
          <w:color w:val="344449"/>
          <w:rPrChange w:id="2102" w:author="Vannieuwenhuyze Jorre" w:date="2025-03-27T14:21:00Z" w16du:dateUtc="2025-03-27T13:21:00Z">
            <w:rPr>
              <w:color w:val="344449"/>
              <w:spacing w:val="-1"/>
            </w:rPr>
          </w:rPrChange>
        </w:rPr>
        <w:t xml:space="preserve"> </w:t>
      </w:r>
      <w:r w:rsidRPr="001A436D">
        <w:rPr>
          <w:color w:val="344449"/>
        </w:rPr>
        <w:t>elk</w:t>
      </w:r>
      <w:r w:rsidRPr="001A436D">
        <w:rPr>
          <w:color w:val="344449"/>
          <w:rPrChange w:id="2103" w:author="Vannieuwenhuyze Jorre" w:date="2025-03-27T14:21:00Z" w16du:dateUtc="2025-03-27T13:21:00Z">
            <w:rPr>
              <w:color w:val="344449"/>
              <w:spacing w:val="-1"/>
            </w:rPr>
          </w:rPrChange>
        </w:rPr>
        <w:t xml:space="preserve"> </w:t>
      </w:r>
      <w:r w:rsidRPr="001A436D">
        <w:rPr>
          <w:color w:val="344449"/>
        </w:rPr>
        <w:t>geslacht (mannen,</w:t>
      </w:r>
      <w:r w:rsidRPr="001A436D">
        <w:rPr>
          <w:color w:val="344449"/>
          <w:rPrChange w:id="2104" w:author="Vannieuwenhuyze Jorre" w:date="2025-03-27T14:21:00Z" w16du:dateUtc="2025-03-27T13:21:00Z">
            <w:rPr>
              <w:color w:val="344449"/>
              <w:spacing w:val="-10"/>
            </w:rPr>
          </w:rPrChange>
        </w:rPr>
        <w:t xml:space="preserve"> </w:t>
      </w:r>
      <w:r w:rsidRPr="001A436D">
        <w:rPr>
          <w:color w:val="344449"/>
        </w:rPr>
        <w:t>vrouwen,</w:t>
      </w:r>
      <w:r w:rsidRPr="001A436D">
        <w:rPr>
          <w:color w:val="344449"/>
          <w:rPrChange w:id="2105" w:author="Vannieuwenhuyze Jorre" w:date="2025-03-27T14:21:00Z" w16du:dateUtc="2025-03-27T13:21:00Z">
            <w:rPr>
              <w:color w:val="344449"/>
              <w:spacing w:val="-10"/>
            </w:rPr>
          </w:rPrChange>
        </w:rPr>
        <w:t xml:space="preserve"> </w:t>
      </w:r>
      <w:r w:rsidRPr="001A436D">
        <w:rPr>
          <w:color w:val="344449"/>
        </w:rPr>
        <w:t>totaal),</w:t>
      </w:r>
      <w:r w:rsidRPr="001A436D">
        <w:rPr>
          <w:color w:val="344449"/>
          <w:rPrChange w:id="2106" w:author="Vannieuwenhuyze Jorre" w:date="2025-03-27T14:21:00Z" w16du:dateUtc="2025-03-27T13:21:00Z">
            <w:rPr>
              <w:color w:val="344449"/>
              <w:spacing w:val="-10"/>
            </w:rPr>
          </w:rPrChange>
        </w:rPr>
        <w:t xml:space="preserve"> </w:t>
      </w:r>
      <w:r w:rsidRPr="001A436D">
        <w:rPr>
          <w:color w:val="344449"/>
        </w:rPr>
        <w:t>en</w:t>
      </w:r>
      <w:r w:rsidRPr="001A436D">
        <w:rPr>
          <w:color w:val="344449"/>
          <w:rPrChange w:id="2107" w:author="Vannieuwenhuyze Jorre" w:date="2025-03-27T14:21:00Z" w16du:dateUtc="2025-03-27T13:21:00Z">
            <w:rPr>
              <w:color w:val="344449"/>
              <w:spacing w:val="-10"/>
            </w:rPr>
          </w:rPrChange>
        </w:rPr>
        <w:t xml:space="preserve"> </w:t>
      </w:r>
      <w:r w:rsidRPr="001A436D">
        <w:rPr>
          <w:color w:val="344449"/>
        </w:rPr>
        <w:t>PER</w:t>
      </w:r>
      <w:r w:rsidRPr="001A436D">
        <w:rPr>
          <w:color w:val="344449"/>
          <w:rPrChange w:id="2108" w:author="Vannieuwenhuyze Jorre" w:date="2025-03-27T14:21:00Z" w16du:dateUtc="2025-03-27T13:21:00Z">
            <w:rPr>
              <w:color w:val="344449"/>
              <w:spacing w:val="-9"/>
            </w:rPr>
          </w:rPrChange>
        </w:rPr>
        <w:t xml:space="preserve"> </w:t>
      </w:r>
      <w:r w:rsidRPr="001A436D">
        <w:rPr>
          <w:color w:val="344449"/>
        </w:rPr>
        <w:t>leeftijdsgroep</w:t>
      </w:r>
      <w:r w:rsidRPr="001A436D">
        <w:rPr>
          <w:color w:val="344449"/>
          <w:rPrChange w:id="2109" w:author="Vannieuwenhuyze Jorre" w:date="2025-03-27T14:21:00Z" w16du:dateUtc="2025-03-27T13:21:00Z">
            <w:rPr>
              <w:color w:val="344449"/>
              <w:spacing w:val="-10"/>
            </w:rPr>
          </w:rPrChange>
        </w:rPr>
        <w:t xml:space="preserve"> </w:t>
      </w:r>
      <w:r w:rsidRPr="001A436D">
        <w:rPr>
          <w:color w:val="344449"/>
        </w:rPr>
        <w:t>(0‐18,</w:t>
      </w:r>
      <w:r w:rsidRPr="001A436D">
        <w:rPr>
          <w:color w:val="344449"/>
          <w:rPrChange w:id="2110" w:author="Vannieuwenhuyze Jorre" w:date="2025-03-27T14:21:00Z" w16du:dateUtc="2025-03-27T13:21:00Z">
            <w:rPr>
              <w:color w:val="344449"/>
              <w:spacing w:val="-10"/>
            </w:rPr>
          </w:rPrChange>
        </w:rPr>
        <w:t xml:space="preserve"> </w:t>
      </w:r>
      <w:r w:rsidRPr="001A436D">
        <w:rPr>
          <w:color w:val="344449"/>
        </w:rPr>
        <w:t>19‐30,</w:t>
      </w:r>
      <w:r w:rsidRPr="001A436D">
        <w:rPr>
          <w:color w:val="344449"/>
          <w:rPrChange w:id="2111" w:author="Vannieuwenhuyze Jorre" w:date="2025-03-27T14:21:00Z" w16du:dateUtc="2025-03-27T13:21:00Z">
            <w:rPr>
              <w:color w:val="344449"/>
              <w:spacing w:val="-9"/>
            </w:rPr>
          </w:rPrChange>
        </w:rPr>
        <w:t xml:space="preserve"> </w:t>
      </w:r>
      <w:r w:rsidRPr="001A436D">
        <w:rPr>
          <w:color w:val="344449"/>
        </w:rPr>
        <w:t>31‐65,</w:t>
      </w:r>
      <w:r w:rsidRPr="001A436D">
        <w:rPr>
          <w:color w:val="344449"/>
          <w:rPrChange w:id="2112" w:author="Vannieuwenhuyze Jorre" w:date="2025-03-27T14:21:00Z" w16du:dateUtc="2025-03-27T13:21:00Z">
            <w:rPr>
              <w:color w:val="344449"/>
              <w:spacing w:val="-9"/>
            </w:rPr>
          </w:rPrChange>
        </w:rPr>
        <w:t xml:space="preserve"> </w:t>
      </w:r>
      <w:r w:rsidRPr="001A436D">
        <w:rPr>
          <w:color w:val="344449"/>
        </w:rPr>
        <w:t>66+</w:t>
      </w:r>
      <w:r w:rsidRPr="001A436D">
        <w:rPr>
          <w:color w:val="344449"/>
          <w:rPrChange w:id="2113" w:author="Vannieuwenhuyze Jorre" w:date="2025-03-27T14:21:00Z" w16du:dateUtc="2025-03-27T13:21:00Z">
            <w:rPr>
              <w:color w:val="344449"/>
              <w:spacing w:val="-10"/>
            </w:rPr>
          </w:rPrChange>
        </w:rPr>
        <w:t xml:space="preserve"> </w:t>
      </w:r>
      <w:r w:rsidRPr="001A436D">
        <w:rPr>
          <w:color w:val="344449"/>
        </w:rPr>
        <w:t>jaar,</w:t>
      </w:r>
      <w:r w:rsidRPr="001A436D">
        <w:rPr>
          <w:color w:val="344449"/>
          <w:rPrChange w:id="2114" w:author="Vannieuwenhuyze Jorre" w:date="2025-03-27T14:21:00Z" w16du:dateUtc="2025-03-27T13:21:00Z">
            <w:rPr>
              <w:color w:val="344449"/>
              <w:spacing w:val="-10"/>
            </w:rPr>
          </w:rPrChange>
        </w:rPr>
        <w:t xml:space="preserve"> </w:t>
      </w:r>
      <w:r w:rsidRPr="001A436D">
        <w:rPr>
          <w:color w:val="344449"/>
        </w:rPr>
        <w:t>to</w:t>
      </w:r>
      <w:del w:id="2115" w:author="Vannieuwenhuyze Jorre" w:date="2025-03-27T15:17:00Z" w16du:dateUtc="2025-03-27T14:17:00Z">
        <w:r w:rsidRPr="001A436D" w:rsidDel="00ED1FC4">
          <w:rPr>
            <w:color w:val="344449"/>
          </w:rPr>
          <w:delText xml:space="preserve">‐ </w:delText>
        </w:r>
      </w:del>
      <w:r w:rsidRPr="001A436D">
        <w:rPr>
          <w:color w:val="344449"/>
          <w:rPrChange w:id="2116" w:author="Vannieuwenhuyze Jorre" w:date="2025-03-27T14:21:00Z" w16du:dateUtc="2025-03-27T13:21:00Z">
            <w:rPr>
              <w:color w:val="344449"/>
              <w:spacing w:val="-2"/>
            </w:rPr>
          </w:rPrChange>
        </w:rPr>
        <w:t>taal).”</w:t>
      </w:r>
      <w:commentRangeEnd w:id="2052"/>
      <w:r w:rsidR="00B816E2" w:rsidRPr="001A436D">
        <w:rPr>
          <w:rStyle w:val="CommentReference"/>
        </w:rPr>
        <w:commentReference w:id="2052"/>
      </w:r>
    </w:p>
    <w:p w14:paraId="401DB3EF" w14:textId="4614C3CF" w:rsidR="00E5136A" w:rsidRPr="001A436D" w:rsidRDefault="002F5345" w:rsidP="00E5136A">
      <w:pPr>
        <w:pStyle w:val="BodyText"/>
        <w:spacing w:line="237" w:lineRule="auto"/>
        <w:ind w:left="709" w:right="1130"/>
        <w:jc w:val="both"/>
        <w:rPr>
          <w:ins w:id="2117" w:author="Vannieuwenhuyze Jorre" w:date="2025-02-18T15:32:00Z" w16du:dateUtc="2025-02-18T14:32:00Z"/>
        </w:rPr>
      </w:pPr>
      <w:r w:rsidRPr="001A436D">
        <w:rPr>
          <w:color w:val="344449"/>
          <w:rPrChange w:id="2118" w:author="Vannieuwenhuyze Jorre" w:date="2025-03-27T14:21:00Z" w16du:dateUtc="2025-03-27T13:21:00Z">
            <w:rPr>
              <w:color w:val="344449"/>
              <w:spacing w:val="-2"/>
            </w:rPr>
          </w:rPrChange>
        </w:rPr>
        <w:t>Hoewel</w:t>
      </w:r>
      <w:r w:rsidRPr="001A436D">
        <w:rPr>
          <w:color w:val="344449"/>
          <w:rPrChange w:id="2119" w:author="Vannieuwenhuyze Jorre" w:date="2025-03-27T14:21:00Z" w16du:dateUtc="2025-03-27T13:21:00Z">
            <w:rPr>
              <w:color w:val="344449"/>
              <w:spacing w:val="-12"/>
            </w:rPr>
          </w:rPrChange>
        </w:rPr>
        <w:t xml:space="preserve"> </w:t>
      </w:r>
      <w:r w:rsidRPr="001A436D">
        <w:rPr>
          <w:color w:val="344449"/>
          <w:rPrChange w:id="2120" w:author="Vannieuwenhuyze Jorre" w:date="2025-03-27T14:21:00Z" w16du:dateUtc="2025-03-27T13:21:00Z">
            <w:rPr>
              <w:color w:val="344449"/>
              <w:spacing w:val="-2"/>
            </w:rPr>
          </w:rPrChange>
        </w:rPr>
        <w:t>het</w:t>
      </w:r>
      <w:r w:rsidRPr="001A436D">
        <w:rPr>
          <w:color w:val="344449"/>
          <w:rPrChange w:id="2121" w:author="Vannieuwenhuyze Jorre" w:date="2025-03-27T14:21:00Z" w16du:dateUtc="2025-03-27T13:21:00Z">
            <w:rPr>
              <w:color w:val="344449"/>
              <w:spacing w:val="-12"/>
            </w:rPr>
          </w:rPrChange>
        </w:rPr>
        <w:t xml:space="preserve"> </w:t>
      </w:r>
      <w:r w:rsidRPr="001A436D">
        <w:rPr>
          <w:color w:val="344449"/>
          <w:rPrChange w:id="2122" w:author="Vannieuwenhuyze Jorre" w:date="2025-03-27T14:21:00Z" w16du:dateUtc="2025-03-27T13:21:00Z">
            <w:rPr>
              <w:color w:val="344449"/>
              <w:spacing w:val="-2"/>
            </w:rPr>
          </w:rPrChange>
        </w:rPr>
        <w:t>bij</w:t>
      </w:r>
      <w:r w:rsidRPr="001A436D">
        <w:rPr>
          <w:color w:val="344449"/>
          <w:rPrChange w:id="2123" w:author="Vannieuwenhuyze Jorre" w:date="2025-03-27T14:21:00Z" w16du:dateUtc="2025-03-27T13:21:00Z">
            <w:rPr>
              <w:color w:val="344449"/>
              <w:spacing w:val="-11"/>
            </w:rPr>
          </w:rPrChange>
        </w:rPr>
        <w:t xml:space="preserve"> </w:t>
      </w:r>
      <w:r w:rsidRPr="001A436D">
        <w:rPr>
          <w:color w:val="344449"/>
          <w:rPrChange w:id="2124" w:author="Vannieuwenhuyze Jorre" w:date="2025-03-27T14:21:00Z" w16du:dateUtc="2025-03-27T13:21:00Z">
            <w:rPr>
              <w:color w:val="344449"/>
              <w:spacing w:val="-2"/>
            </w:rPr>
          </w:rPrChange>
        </w:rPr>
        <w:t>de</w:t>
      </w:r>
      <w:r w:rsidRPr="001A436D">
        <w:rPr>
          <w:color w:val="344449"/>
          <w:rPrChange w:id="2125" w:author="Vannieuwenhuyze Jorre" w:date="2025-03-27T14:21:00Z" w16du:dateUtc="2025-03-27T13:21:00Z">
            <w:rPr>
              <w:color w:val="344449"/>
              <w:spacing w:val="-12"/>
            </w:rPr>
          </w:rPrChange>
        </w:rPr>
        <w:t xml:space="preserve"> </w:t>
      </w:r>
      <w:r w:rsidRPr="001A436D">
        <w:rPr>
          <w:color w:val="344449"/>
          <w:rPrChange w:id="2126" w:author="Vannieuwenhuyze Jorre" w:date="2025-03-27T14:21:00Z" w16du:dateUtc="2025-03-27T13:21:00Z">
            <w:rPr>
              <w:color w:val="344449"/>
              <w:spacing w:val="-2"/>
            </w:rPr>
          </w:rPrChange>
        </w:rPr>
        <w:t>conceptuele</w:t>
      </w:r>
      <w:r w:rsidRPr="001A436D">
        <w:rPr>
          <w:color w:val="344449"/>
          <w:rPrChange w:id="2127" w:author="Vannieuwenhuyze Jorre" w:date="2025-03-27T14:21:00Z" w16du:dateUtc="2025-03-27T13:21:00Z">
            <w:rPr>
              <w:color w:val="344449"/>
              <w:spacing w:val="-11"/>
            </w:rPr>
          </w:rPrChange>
        </w:rPr>
        <w:t xml:space="preserve"> </w:t>
      </w:r>
      <w:r w:rsidRPr="001A436D">
        <w:rPr>
          <w:color w:val="344449"/>
          <w:rPrChange w:id="2128" w:author="Vannieuwenhuyze Jorre" w:date="2025-03-27T14:21:00Z" w16du:dateUtc="2025-03-27T13:21:00Z">
            <w:rPr>
              <w:color w:val="344449"/>
              <w:spacing w:val="-2"/>
            </w:rPr>
          </w:rPrChange>
        </w:rPr>
        <w:t>definitie</w:t>
      </w:r>
      <w:r w:rsidRPr="001A436D">
        <w:rPr>
          <w:color w:val="344449"/>
          <w:rPrChange w:id="2129" w:author="Vannieuwenhuyze Jorre" w:date="2025-03-27T14:21:00Z" w16du:dateUtc="2025-03-27T13:21:00Z">
            <w:rPr>
              <w:color w:val="344449"/>
              <w:spacing w:val="-12"/>
            </w:rPr>
          </w:rPrChange>
        </w:rPr>
        <w:t xml:space="preserve"> </w:t>
      </w:r>
      <w:r w:rsidRPr="001A436D">
        <w:rPr>
          <w:color w:val="344449"/>
          <w:rPrChange w:id="2130" w:author="Vannieuwenhuyze Jorre" w:date="2025-03-27T14:21:00Z" w16du:dateUtc="2025-03-27T13:21:00Z">
            <w:rPr>
              <w:color w:val="344449"/>
              <w:spacing w:val="-2"/>
            </w:rPr>
          </w:rPrChange>
        </w:rPr>
        <w:t>minder</w:t>
      </w:r>
      <w:r w:rsidRPr="001A436D">
        <w:rPr>
          <w:color w:val="344449"/>
          <w:rPrChange w:id="2131" w:author="Vannieuwenhuyze Jorre" w:date="2025-03-27T14:21:00Z" w16du:dateUtc="2025-03-27T13:21:00Z">
            <w:rPr>
              <w:color w:val="344449"/>
              <w:spacing w:val="-11"/>
            </w:rPr>
          </w:rPrChange>
        </w:rPr>
        <w:t xml:space="preserve"> </w:t>
      </w:r>
      <w:r w:rsidRPr="001A436D">
        <w:rPr>
          <w:color w:val="344449"/>
          <w:rPrChange w:id="2132" w:author="Vannieuwenhuyze Jorre" w:date="2025-03-27T14:21:00Z" w16du:dateUtc="2025-03-27T13:21:00Z">
            <w:rPr>
              <w:color w:val="344449"/>
              <w:spacing w:val="-2"/>
            </w:rPr>
          </w:rPrChange>
        </w:rPr>
        <w:t>strikt</w:t>
      </w:r>
      <w:r w:rsidRPr="001A436D">
        <w:rPr>
          <w:color w:val="344449"/>
          <w:rPrChange w:id="2133" w:author="Vannieuwenhuyze Jorre" w:date="2025-03-27T14:21:00Z" w16du:dateUtc="2025-03-27T13:21:00Z">
            <w:rPr>
              <w:color w:val="344449"/>
              <w:spacing w:val="-12"/>
            </w:rPr>
          </w:rPrChange>
        </w:rPr>
        <w:t xml:space="preserve"> </w:t>
      </w:r>
      <w:r w:rsidRPr="001A436D">
        <w:rPr>
          <w:color w:val="344449"/>
          <w:rPrChange w:id="2134" w:author="Vannieuwenhuyze Jorre" w:date="2025-03-27T14:21:00Z" w16du:dateUtc="2025-03-27T13:21:00Z">
            <w:rPr>
              <w:color w:val="344449"/>
              <w:spacing w:val="-2"/>
            </w:rPr>
          </w:rPrChange>
        </w:rPr>
        <w:t>is</w:t>
      </w:r>
      <w:r w:rsidRPr="001A436D">
        <w:rPr>
          <w:color w:val="344449"/>
          <w:rPrChange w:id="2135" w:author="Vannieuwenhuyze Jorre" w:date="2025-03-27T14:21:00Z" w16du:dateUtc="2025-03-27T13:21:00Z">
            <w:rPr>
              <w:color w:val="344449"/>
              <w:spacing w:val="-12"/>
            </w:rPr>
          </w:rPrChange>
        </w:rPr>
        <w:t xml:space="preserve"> </w:t>
      </w:r>
      <w:r w:rsidRPr="001A436D">
        <w:rPr>
          <w:color w:val="344449"/>
          <w:rPrChange w:id="2136" w:author="Vannieuwenhuyze Jorre" w:date="2025-03-27T14:21:00Z" w16du:dateUtc="2025-03-27T13:21:00Z">
            <w:rPr>
              <w:color w:val="344449"/>
              <w:spacing w:val="-2"/>
            </w:rPr>
          </w:rPrChange>
        </w:rPr>
        <w:t>om</w:t>
      </w:r>
      <w:r w:rsidRPr="001A436D">
        <w:rPr>
          <w:color w:val="344449"/>
          <w:rPrChange w:id="2137" w:author="Vannieuwenhuyze Jorre" w:date="2025-03-27T14:21:00Z" w16du:dateUtc="2025-03-27T13:21:00Z">
            <w:rPr>
              <w:color w:val="344449"/>
              <w:spacing w:val="-11"/>
            </w:rPr>
          </w:rPrChange>
        </w:rPr>
        <w:t xml:space="preserve"> </w:t>
      </w:r>
      <w:r w:rsidRPr="001A436D">
        <w:rPr>
          <w:color w:val="344449"/>
          <w:rPrChange w:id="2138" w:author="Vannieuwenhuyze Jorre" w:date="2025-03-27T14:21:00Z" w16du:dateUtc="2025-03-27T13:21:00Z">
            <w:rPr>
              <w:color w:val="344449"/>
              <w:spacing w:val="-2"/>
            </w:rPr>
          </w:rPrChange>
        </w:rPr>
        <w:t>alle</w:t>
      </w:r>
      <w:r w:rsidRPr="001A436D">
        <w:rPr>
          <w:color w:val="344449"/>
          <w:rPrChange w:id="2139" w:author="Vannieuwenhuyze Jorre" w:date="2025-03-27T14:21:00Z" w16du:dateUtc="2025-03-27T13:21:00Z">
            <w:rPr>
              <w:color w:val="344449"/>
              <w:spacing w:val="-12"/>
            </w:rPr>
          </w:rPrChange>
        </w:rPr>
        <w:t xml:space="preserve"> </w:t>
      </w:r>
      <w:r w:rsidRPr="001A436D">
        <w:rPr>
          <w:color w:val="344449"/>
          <w:rPrChange w:id="2140" w:author="Vannieuwenhuyze Jorre" w:date="2025-03-27T14:21:00Z" w16du:dateUtc="2025-03-27T13:21:00Z">
            <w:rPr>
              <w:color w:val="344449"/>
              <w:spacing w:val="-2"/>
            </w:rPr>
          </w:rPrChange>
        </w:rPr>
        <w:t>attributen</w:t>
      </w:r>
      <w:r w:rsidRPr="001A436D">
        <w:rPr>
          <w:color w:val="344449"/>
          <w:rPrChange w:id="2141" w:author="Vannieuwenhuyze Jorre" w:date="2025-03-27T14:21:00Z" w16du:dateUtc="2025-03-27T13:21:00Z">
            <w:rPr>
              <w:color w:val="344449"/>
              <w:spacing w:val="-11"/>
            </w:rPr>
          </w:rPrChange>
        </w:rPr>
        <w:t xml:space="preserve"> </w:t>
      </w:r>
      <w:r w:rsidRPr="001A436D">
        <w:rPr>
          <w:color w:val="344449"/>
          <w:rPrChange w:id="2142" w:author="Vannieuwenhuyze Jorre" w:date="2025-03-27T14:21:00Z" w16du:dateUtc="2025-03-27T13:21:00Z">
            <w:rPr>
              <w:color w:val="344449"/>
              <w:spacing w:val="-2"/>
            </w:rPr>
          </w:rPrChange>
        </w:rPr>
        <w:t>en</w:t>
      </w:r>
      <w:r w:rsidRPr="001A436D">
        <w:rPr>
          <w:color w:val="344449"/>
          <w:rPrChange w:id="2143" w:author="Vannieuwenhuyze Jorre" w:date="2025-03-27T14:21:00Z" w16du:dateUtc="2025-03-27T13:21:00Z">
            <w:rPr>
              <w:color w:val="344449"/>
              <w:spacing w:val="-12"/>
            </w:rPr>
          </w:rPrChange>
        </w:rPr>
        <w:t xml:space="preserve"> </w:t>
      </w:r>
      <w:r w:rsidRPr="001A436D">
        <w:rPr>
          <w:color w:val="344449"/>
          <w:rPrChange w:id="2144" w:author="Vannieuwenhuyze Jorre" w:date="2025-03-27T14:21:00Z" w16du:dateUtc="2025-03-27T13:21:00Z">
            <w:rPr>
              <w:color w:val="344449"/>
              <w:spacing w:val="-2"/>
            </w:rPr>
          </w:rPrChange>
        </w:rPr>
        <w:lastRenderedPageBreak/>
        <w:t>dimen</w:t>
      </w:r>
      <w:del w:id="2145" w:author="Vannieuwenhuyze Jorre" w:date="2025-02-18T15:32:00Z" w16du:dateUtc="2025-02-18T14:32:00Z">
        <w:r w:rsidRPr="001A436D" w:rsidDel="00B816E2">
          <w:rPr>
            <w:color w:val="344449"/>
            <w:rPrChange w:id="2146" w:author="Vannieuwenhuyze Jorre" w:date="2025-03-27T14:21:00Z" w16du:dateUtc="2025-03-27T13:21:00Z">
              <w:rPr>
                <w:color w:val="344449"/>
                <w:spacing w:val="-2"/>
              </w:rPr>
            </w:rPrChange>
          </w:rPr>
          <w:delText xml:space="preserve">‐ </w:delText>
        </w:r>
      </w:del>
      <w:r w:rsidRPr="001A436D">
        <w:rPr>
          <w:color w:val="344449"/>
        </w:rPr>
        <w:t>sies</w:t>
      </w:r>
      <w:r w:rsidRPr="001A436D">
        <w:rPr>
          <w:color w:val="344449"/>
          <w:rPrChange w:id="2147" w:author="Vannieuwenhuyze Jorre" w:date="2025-03-27T14:21:00Z" w16du:dateUtc="2025-03-27T13:21:00Z">
            <w:rPr>
              <w:color w:val="344449"/>
              <w:spacing w:val="5"/>
            </w:rPr>
          </w:rPrChange>
        </w:rPr>
        <w:t xml:space="preserve"> </w:t>
      </w:r>
      <w:r w:rsidRPr="001A436D">
        <w:rPr>
          <w:color w:val="344449"/>
        </w:rPr>
        <w:t>expliciet</w:t>
      </w:r>
      <w:r w:rsidRPr="001A436D">
        <w:rPr>
          <w:color w:val="344449"/>
          <w:rPrChange w:id="2148" w:author="Vannieuwenhuyze Jorre" w:date="2025-03-27T14:21:00Z" w16du:dateUtc="2025-03-27T13:21:00Z">
            <w:rPr>
              <w:color w:val="344449"/>
              <w:spacing w:val="5"/>
            </w:rPr>
          </w:rPrChange>
        </w:rPr>
        <w:t xml:space="preserve"> </w:t>
      </w:r>
      <w:r w:rsidRPr="001A436D">
        <w:rPr>
          <w:color w:val="344449"/>
        </w:rPr>
        <w:t>te</w:t>
      </w:r>
      <w:r w:rsidRPr="001A436D">
        <w:rPr>
          <w:color w:val="344449"/>
          <w:rPrChange w:id="2149" w:author="Vannieuwenhuyze Jorre" w:date="2025-03-27T14:21:00Z" w16du:dateUtc="2025-03-27T13:21:00Z">
            <w:rPr>
              <w:color w:val="344449"/>
              <w:spacing w:val="5"/>
            </w:rPr>
          </w:rPrChange>
        </w:rPr>
        <w:t xml:space="preserve"> </w:t>
      </w:r>
      <w:r w:rsidRPr="001A436D">
        <w:rPr>
          <w:color w:val="344449"/>
        </w:rPr>
        <w:t>vermelden,</w:t>
      </w:r>
      <w:r w:rsidRPr="001A436D">
        <w:rPr>
          <w:color w:val="344449"/>
          <w:rPrChange w:id="2150" w:author="Vannieuwenhuyze Jorre" w:date="2025-03-27T14:21:00Z" w16du:dateUtc="2025-03-27T13:21:00Z">
            <w:rPr>
              <w:color w:val="344449"/>
              <w:spacing w:val="8"/>
            </w:rPr>
          </w:rPrChange>
        </w:rPr>
        <w:t xml:space="preserve"> </w:t>
      </w:r>
      <w:r w:rsidRPr="001A436D">
        <w:rPr>
          <w:color w:val="344449"/>
        </w:rPr>
        <w:t>is</w:t>
      </w:r>
      <w:r w:rsidRPr="001A436D">
        <w:rPr>
          <w:color w:val="344449"/>
          <w:rPrChange w:id="2151" w:author="Vannieuwenhuyze Jorre" w:date="2025-03-27T14:21:00Z" w16du:dateUtc="2025-03-27T13:21:00Z">
            <w:rPr>
              <w:color w:val="344449"/>
              <w:spacing w:val="5"/>
            </w:rPr>
          </w:rPrChange>
        </w:rPr>
        <w:t xml:space="preserve"> </w:t>
      </w:r>
      <w:r w:rsidRPr="001A436D">
        <w:rPr>
          <w:color w:val="344449"/>
        </w:rPr>
        <w:t>dit</w:t>
      </w:r>
      <w:r w:rsidRPr="001A436D">
        <w:rPr>
          <w:color w:val="344449"/>
          <w:rPrChange w:id="2152" w:author="Vannieuwenhuyze Jorre" w:date="2025-03-27T14:21:00Z" w16du:dateUtc="2025-03-27T13:21:00Z">
            <w:rPr>
              <w:color w:val="344449"/>
              <w:spacing w:val="6"/>
            </w:rPr>
          </w:rPrChange>
        </w:rPr>
        <w:t xml:space="preserve"> </w:t>
      </w:r>
      <w:r w:rsidRPr="001A436D">
        <w:rPr>
          <w:color w:val="344449"/>
        </w:rPr>
        <w:t>ook</w:t>
      </w:r>
      <w:r w:rsidRPr="001A436D">
        <w:rPr>
          <w:color w:val="344449"/>
          <w:rPrChange w:id="2153" w:author="Vannieuwenhuyze Jorre" w:date="2025-03-27T14:21:00Z" w16du:dateUtc="2025-03-27T13:21:00Z">
            <w:rPr>
              <w:color w:val="344449"/>
              <w:spacing w:val="5"/>
            </w:rPr>
          </w:rPrChange>
        </w:rPr>
        <w:t xml:space="preserve"> </w:t>
      </w:r>
      <w:r w:rsidRPr="001A436D">
        <w:rPr>
          <w:color w:val="344449"/>
        </w:rPr>
        <w:t>een</w:t>
      </w:r>
      <w:r w:rsidRPr="001A436D">
        <w:rPr>
          <w:color w:val="344449"/>
          <w:rPrChange w:id="2154" w:author="Vannieuwenhuyze Jorre" w:date="2025-03-27T14:21:00Z" w16du:dateUtc="2025-03-27T13:21:00Z">
            <w:rPr>
              <w:color w:val="344449"/>
              <w:spacing w:val="5"/>
            </w:rPr>
          </w:rPrChange>
        </w:rPr>
        <w:t xml:space="preserve"> </w:t>
      </w:r>
      <w:r w:rsidRPr="001A436D">
        <w:rPr>
          <w:color w:val="344449"/>
        </w:rPr>
        <w:t>goede</w:t>
      </w:r>
      <w:r w:rsidRPr="001A436D">
        <w:rPr>
          <w:color w:val="344449"/>
          <w:rPrChange w:id="2155" w:author="Vannieuwenhuyze Jorre" w:date="2025-03-27T14:21:00Z" w16du:dateUtc="2025-03-27T13:21:00Z">
            <w:rPr>
              <w:color w:val="344449"/>
              <w:spacing w:val="5"/>
            </w:rPr>
          </w:rPrChange>
        </w:rPr>
        <w:t xml:space="preserve"> </w:t>
      </w:r>
      <w:r w:rsidRPr="001A436D">
        <w:rPr>
          <w:color w:val="344449"/>
        </w:rPr>
        <w:t>praktijk.</w:t>
      </w:r>
      <w:r w:rsidRPr="001A436D">
        <w:rPr>
          <w:color w:val="344449"/>
          <w:rPrChange w:id="2156" w:author="Vannieuwenhuyze Jorre" w:date="2025-03-27T14:21:00Z" w16du:dateUtc="2025-03-27T13:21:00Z">
            <w:rPr>
              <w:color w:val="344449"/>
              <w:spacing w:val="46"/>
            </w:rPr>
          </w:rPrChange>
        </w:rPr>
        <w:t xml:space="preserve"> </w:t>
      </w:r>
      <w:r w:rsidRPr="001A436D">
        <w:rPr>
          <w:color w:val="344449"/>
        </w:rPr>
        <w:t>Voor</w:t>
      </w:r>
      <w:r w:rsidRPr="001A436D">
        <w:rPr>
          <w:color w:val="344449"/>
          <w:rPrChange w:id="2157" w:author="Vannieuwenhuyze Jorre" w:date="2025-03-27T14:21:00Z" w16du:dateUtc="2025-03-27T13:21:00Z">
            <w:rPr>
              <w:color w:val="344449"/>
              <w:spacing w:val="5"/>
            </w:rPr>
          </w:rPrChange>
        </w:rPr>
        <w:t xml:space="preserve"> </w:t>
      </w:r>
      <w:r w:rsidRPr="001A436D">
        <w:rPr>
          <w:color w:val="344449"/>
        </w:rPr>
        <w:t>de</w:t>
      </w:r>
      <w:r w:rsidRPr="001A436D">
        <w:rPr>
          <w:color w:val="344449"/>
          <w:rPrChange w:id="2158" w:author="Vannieuwenhuyze Jorre" w:date="2025-03-27T14:21:00Z" w16du:dateUtc="2025-03-27T13:21:00Z">
            <w:rPr>
              <w:color w:val="344449"/>
              <w:spacing w:val="5"/>
            </w:rPr>
          </w:rPrChange>
        </w:rPr>
        <w:t xml:space="preserve"> </w:t>
      </w:r>
      <w:r w:rsidRPr="001A436D">
        <w:rPr>
          <w:color w:val="344449"/>
          <w:rPrChange w:id="2159" w:author="Vannieuwenhuyze Jorre" w:date="2025-03-27T14:21:00Z" w16du:dateUtc="2025-03-27T13:21:00Z">
            <w:rPr>
              <w:color w:val="344449"/>
              <w:spacing w:val="-2"/>
            </w:rPr>
          </w:rPrChange>
        </w:rPr>
        <w:t>statistiekreeks</w:t>
      </w:r>
      <w:ins w:id="2160" w:author="Vannieuwenhuyze Jorre" w:date="2025-02-18T15:32:00Z" w16du:dateUtc="2025-02-18T14:32:00Z">
        <w:r w:rsidR="00B816E2" w:rsidRPr="001A436D">
          <w:rPr>
            <w:color w:val="344449"/>
            <w:rPrChange w:id="2161" w:author="Vannieuwenhuyze Jorre" w:date="2025-03-27T14:21:00Z" w16du:dateUtc="2025-03-27T13:21:00Z">
              <w:rPr>
                <w:color w:val="344449"/>
                <w:spacing w:val="-2"/>
              </w:rPr>
            </w:rPrChange>
          </w:rPr>
          <w:t xml:space="preserve"> </w:t>
        </w:r>
        <w:r w:rsidR="00E5136A" w:rsidRPr="001A436D">
          <w:rPr>
            <w:color w:val="344449"/>
          </w:rPr>
          <w:t>in</w:t>
        </w:r>
        <w:r w:rsidR="00E5136A" w:rsidRPr="001A436D">
          <w:rPr>
            <w:color w:val="344449"/>
            <w:rPrChange w:id="2162" w:author="Vannieuwenhuyze Jorre" w:date="2025-03-27T14:21:00Z" w16du:dateUtc="2025-03-27T13:21:00Z">
              <w:rPr>
                <w:color w:val="344449"/>
                <w:spacing w:val="-3"/>
              </w:rPr>
            </w:rPrChange>
          </w:rPr>
          <w:t xml:space="preserve"> </w:t>
        </w:r>
        <w:r w:rsidR="00E5136A" w:rsidRPr="001A436D">
          <w:rPr>
            <w:color w:val="344449"/>
          </w:rPr>
          <w:t>tabel</w:t>
        </w:r>
        <w:r w:rsidR="00E5136A" w:rsidRPr="001A436D">
          <w:rPr>
            <w:color w:val="344449"/>
            <w:rPrChange w:id="2163" w:author="Vannieuwenhuyze Jorre" w:date="2025-03-27T14:21:00Z" w16du:dateUtc="2025-03-27T13:21:00Z">
              <w:rPr>
                <w:color w:val="344449"/>
                <w:spacing w:val="-2"/>
              </w:rPr>
            </w:rPrChange>
          </w:rPr>
          <w:t xml:space="preserve"> </w:t>
        </w:r>
        <w:r w:rsidR="00E5136A" w:rsidRPr="001A436D">
          <w:fldChar w:fldCharType="begin"/>
        </w:r>
        <w:r w:rsidR="00E5136A" w:rsidRPr="001A436D">
          <w:instrText>HYPERLINK \l "_bookmark2"</w:instrText>
        </w:r>
        <w:r w:rsidR="00E5136A" w:rsidRPr="001A436D">
          <w:fldChar w:fldCharType="separate"/>
        </w:r>
        <w:r w:rsidR="00E5136A" w:rsidRPr="001A436D">
          <w:rPr>
            <w:color w:val="344449"/>
          </w:rPr>
          <w:t>2</w:t>
        </w:r>
        <w:r w:rsidR="00E5136A" w:rsidRPr="001A436D">
          <w:rPr>
            <w:color w:val="344449"/>
          </w:rPr>
          <w:fldChar w:fldCharType="end"/>
        </w:r>
        <w:r w:rsidR="00E5136A" w:rsidRPr="001A436D">
          <w:rPr>
            <w:color w:val="344449"/>
            <w:rPrChange w:id="2164" w:author="Vannieuwenhuyze Jorre" w:date="2025-03-27T14:21:00Z" w16du:dateUtc="2025-03-27T13:21:00Z">
              <w:rPr>
                <w:color w:val="344449"/>
                <w:spacing w:val="-3"/>
              </w:rPr>
            </w:rPrChange>
          </w:rPr>
          <w:t xml:space="preserve"> </w:t>
        </w:r>
        <w:r w:rsidR="00E5136A" w:rsidRPr="001A436D">
          <w:rPr>
            <w:color w:val="344449"/>
          </w:rPr>
          <w:t>kunnen</w:t>
        </w:r>
        <w:r w:rsidR="00E5136A" w:rsidRPr="001A436D">
          <w:rPr>
            <w:color w:val="344449"/>
            <w:rPrChange w:id="2165" w:author="Vannieuwenhuyze Jorre" w:date="2025-03-27T14:21:00Z" w16du:dateUtc="2025-03-27T13:21:00Z">
              <w:rPr>
                <w:color w:val="344449"/>
                <w:spacing w:val="-3"/>
              </w:rPr>
            </w:rPrChange>
          </w:rPr>
          <w:t xml:space="preserve"> </w:t>
        </w:r>
        <w:r w:rsidR="00E5136A" w:rsidRPr="001A436D">
          <w:rPr>
            <w:color w:val="344449"/>
          </w:rPr>
          <w:t>we</w:t>
        </w:r>
        <w:r w:rsidR="00E5136A" w:rsidRPr="001A436D">
          <w:rPr>
            <w:color w:val="344449"/>
            <w:rPrChange w:id="2166" w:author="Vannieuwenhuyze Jorre" w:date="2025-03-27T14:21:00Z" w16du:dateUtc="2025-03-27T13:21:00Z">
              <w:rPr>
                <w:color w:val="344449"/>
                <w:spacing w:val="-3"/>
              </w:rPr>
            </w:rPrChange>
          </w:rPr>
          <w:t xml:space="preserve"> </w:t>
        </w:r>
        <w:r w:rsidR="00E5136A" w:rsidRPr="001A436D">
          <w:rPr>
            <w:color w:val="344449"/>
          </w:rPr>
          <w:t>bijvoorbeeld</w:t>
        </w:r>
        <w:r w:rsidR="00E5136A" w:rsidRPr="001A436D">
          <w:rPr>
            <w:color w:val="344449"/>
            <w:rPrChange w:id="2167" w:author="Vannieuwenhuyze Jorre" w:date="2025-03-27T14:21:00Z" w16du:dateUtc="2025-03-27T13:21:00Z">
              <w:rPr>
                <w:color w:val="344449"/>
                <w:spacing w:val="-3"/>
              </w:rPr>
            </w:rPrChange>
          </w:rPr>
          <w:t xml:space="preserve"> </w:t>
        </w:r>
        <w:r w:rsidR="00E5136A" w:rsidRPr="001A436D">
          <w:rPr>
            <w:color w:val="344449"/>
          </w:rPr>
          <w:t>kiezen</w:t>
        </w:r>
        <w:r w:rsidR="00E5136A" w:rsidRPr="001A436D">
          <w:rPr>
            <w:color w:val="344449"/>
            <w:rPrChange w:id="2168" w:author="Vannieuwenhuyze Jorre" w:date="2025-03-27T14:21:00Z" w16du:dateUtc="2025-03-27T13:21:00Z">
              <w:rPr>
                <w:color w:val="344449"/>
                <w:spacing w:val="-3"/>
              </w:rPr>
            </w:rPrChange>
          </w:rPr>
          <w:t xml:space="preserve"> </w:t>
        </w:r>
        <w:r w:rsidR="00E5136A" w:rsidRPr="001A436D">
          <w:rPr>
            <w:color w:val="344449"/>
          </w:rPr>
          <w:t>tussen</w:t>
        </w:r>
        <w:r w:rsidR="00E5136A" w:rsidRPr="001A436D">
          <w:rPr>
            <w:color w:val="344449"/>
            <w:rPrChange w:id="2169" w:author="Vannieuwenhuyze Jorre" w:date="2025-03-27T14:21:00Z" w16du:dateUtc="2025-03-27T13:21:00Z">
              <w:rPr>
                <w:color w:val="344449"/>
                <w:spacing w:val="-3"/>
              </w:rPr>
            </w:rPrChange>
          </w:rPr>
          <w:t xml:space="preserve"> </w:t>
        </w:r>
        <w:r w:rsidR="00E5136A" w:rsidRPr="001A436D">
          <w:rPr>
            <w:color w:val="344449"/>
          </w:rPr>
          <w:t>de</w:t>
        </w:r>
        <w:r w:rsidR="00E5136A" w:rsidRPr="001A436D">
          <w:rPr>
            <w:color w:val="344449"/>
            <w:rPrChange w:id="2170" w:author="Vannieuwenhuyze Jorre" w:date="2025-03-27T14:21:00Z" w16du:dateUtc="2025-03-27T13:21:00Z">
              <w:rPr>
                <w:color w:val="344449"/>
                <w:spacing w:val="-3"/>
              </w:rPr>
            </w:rPrChange>
          </w:rPr>
          <w:t xml:space="preserve"> </w:t>
        </w:r>
        <w:r w:rsidR="00E5136A" w:rsidRPr="001A436D">
          <w:rPr>
            <w:color w:val="344449"/>
          </w:rPr>
          <w:t>conceptuele</w:t>
        </w:r>
        <w:r w:rsidR="00E5136A" w:rsidRPr="001A436D">
          <w:rPr>
            <w:color w:val="344449"/>
            <w:rPrChange w:id="2171" w:author="Vannieuwenhuyze Jorre" w:date="2025-03-27T14:21:00Z" w16du:dateUtc="2025-03-27T13:21:00Z">
              <w:rPr>
                <w:color w:val="344449"/>
                <w:spacing w:val="-3"/>
              </w:rPr>
            </w:rPrChange>
          </w:rPr>
          <w:t xml:space="preserve"> </w:t>
        </w:r>
        <w:r w:rsidR="00E5136A" w:rsidRPr="001A436D">
          <w:rPr>
            <w:color w:val="344449"/>
          </w:rPr>
          <w:t>definities</w:t>
        </w:r>
        <w:r w:rsidR="00E5136A" w:rsidRPr="001A436D">
          <w:rPr>
            <w:color w:val="344449"/>
            <w:rPrChange w:id="2172" w:author="Vannieuwenhuyze Jorre" w:date="2025-03-27T14:21:00Z" w16du:dateUtc="2025-03-27T13:21:00Z">
              <w:rPr>
                <w:color w:val="344449"/>
                <w:spacing w:val="-3"/>
              </w:rPr>
            </w:rPrChange>
          </w:rPr>
          <w:t xml:space="preserve"> </w:t>
        </w:r>
        <w:r w:rsidR="00E5136A" w:rsidRPr="001A436D">
          <w:rPr>
            <w:color w:val="344449"/>
          </w:rPr>
          <w:t>‘bevol</w:t>
        </w:r>
        <w:del w:id="2173" w:author="Vannieuwenhuyze Jorre" w:date="2025-02-18T15:33:00Z" w16du:dateUtc="2025-02-18T14:33:00Z">
          <w:r w:rsidR="00E5136A" w:rsidRPr="001A436D" w:rsidDel="00E5136A">
            <w:rPr>
              <w:color w:val="344449"/>
            </w:rPr>
            <w:delText xml:space="preserve">‐ </w:delText>
          </w:r>
        </w:del>
        <w:r w:rsidR="00E5136A" w:rsidRPr="001A436D">
          <w:rPr>
            <w:color w:val="344449"/>
          </w:rPr>
          <w:t>kingsomvang’ of ‘aantal inwoners in de Vlaamse gemeenten in 2019’.</w:t>
        </w:r>
        <w:r w:rsidR="00E5136A" w:rsidRPr="001A436D">
          <w:rPr>
            <w:color w:val="344449"/>
            <w:rPrChange w:id="2174" w:author="Vannieuwenhuyze Jorre" w:date="2025-03-27T14:21:00Z" w16du:dateUtc="2025-03-27T13:21:00Z">
              <w:rPr>
                <w:color w:val="344449"/>
                <w:spacing w:val="34"/>
              </w:rPr>
            </w:rPrChange>
          </w:rPr>
          <w:t xml:space="preserve"> </w:t>
        </w:r>
        <w:r w:rsidR="00E5136A" w:rsidRPr="001A436D">
          <w:rPr>
            <w:color w:val="344449"/>
          </w:rPr>
          <w:t>De tweede definitie</w:t>
        </w:r>
        <w:r w:rsidR="00E5136A" w:rsidRPr="001A436D">
          <w:rPr>
            <w:color w:val="344449"/>
            <w:rPrChange w:id="2175" w:author="Vannieuwenhuyze Jorre" w:date="2025-03-27T14:21:00Z" w16du:dateUtc="2025-03-27T13:21:00Z">
              <w:rPr>
                <w:color w:val="344449"/>
                <w:spacing w:val="-9"/>
              </w:rPr>
            </w:rPrChange>
          </w:rPr>
          <w:t xml:space="preserve"> </w:t>
        </w:r>
        <w:r w:rsidR="00E5136A" w:rsidRPr="001A436D">
          <w:rPr>
            <w:color w:val="344449"/>
          </w:rPr>
          <w:t>is</w:t>
        </w:r>
        <w:r w:rsidR="00E5136A" w:rsidRPr="001A436D">
          <w:rPr>
            <w:color w:val="344449"/>
            <w:rPrChange w:id="2176" w:author="Vannieuwenhuyze Jorre" w:date="2025-03-27T14:21:00Z" w16du:dateUtc="2025-03-27T13:21:00Z">
              <w:rPr>
                <w:color w:val="344449"/>
                <w:spacing w:val="-8"/>
              </w:rPr>
            </w:rPrChange>
          </w:rPr>
          <w:t xml:space="preserve"> </w:t>
        </w:r>
        <w:r w:rsidR="00E5136A" w:rsidRPr="001A436D">
          <w:rPr>
            <w:color w:val="344449"/>
          </w:rPr>
          <w:t>uiteraard</w:t>
        </w:r>
        <w:r w:rsidR="00E5136A" w:rsidRPr="001A436D">
          <w:rPr>
            <w:color w:val="344449"/>
            <w:rPrChange w:id="2177" w:author="Vannieuwenhuyze Jorre" w:date="2025-03-27T14:21:00Z" w16du:dateUtc="2025-03-27T13:21:00Z">
              <w:rPr>
                <w:color w:val="344449"/>
                <w:spacing w:val="-9"/>
              </w:rPr>
            </w:rPrChange>
          </w:rPr>
          <w:t xml:space="preserve"> </w:t>
        </w:r>
        <w:r w:rsidR="00E5136A" w:rsidRPr="001A436D">
          <w:rPr>
            <w:color w:val="344449"/>
          </w:rPr>
          <w:t>een</w:t>
        </w:r>
        <w:r w:rsidR="00E5136A" w:rsidRPr="001A436D">
          <w:rPr>
            <w:color w:val="344449"/>
            <w:rPrChange w:id="2178" w:author="Vannieuwenhuyze Jorre" w:date="2025-03-27T14:21:00Z" w16du:dateUtc="2025-03-27T13:21:00Z">
              <w:rPr>
                <w:color w:val="344449"/>
                <w:spacing w:val="-8"/>
              </w:rPr>
            </w:rPrChange>
          </w:rPr>
          <w:t xml:space="preserve"> </w:t>
        </w:r>
        <w:r w:rsidR="00E5136A" w:rsidRPr="001A436D">
          <w:rPr>
            <w:color w:val="344449"/>
          </w:rPr>
          <w:t>pak</w:t>
        </w:r>
        <w:r w:rsidR="00E5136A" w:rsidRPr="001A436D">
          <w:rPr>
            <w:color w:val="344449"/>
            <w:rPrChange w:id="2179" w:author="Vannieuwenhuyze Jorre" w:date="2025-03-27T14:21:00Z" w16du:dateUtc="2025-03-27T13:21:00Z">
              <w:rPr>
                <w:color w:val="344449"/>
                <w:spacing w:val="-8"/>
              </w:rPr>
            </w:rPrChange>
          </w:rPr>
          <w:t xml:space="preserve"> </w:t>
        </w:r>
        <w:r w:rsidR="00E5136A" w:rsidRPr="001A436D">
          <w:rPr>
            <w:color w:val="344449"/>
          </w:rPr>
          <w:t>duidelijker</w:t>
        </w:r>
        <w:r w:rsidR="00E5136A" w:rsidRPr="001A436D">
          <w:rPr>
            <w:color w:val="344449"/>
            <w:rPrChange w:id="2180" w:author="Vannieuwenhuyze Jorre" w:date="2025-03-27T14:21:00Z" w16du:dateUtc="2025-03-27T13:21:00Z">
              <w:rPr>
                <w:color w:val="344449"/>
                <w:spacing w:val="-8"/>
              </w:rPr>
            </w:rPrChange>
          </w:rPr>
          <w:t xml:space="preserve"> </w:t>
        </w:r>
        <w:r w:rsidR="00E5136A" w:rsidRPr="001A436D">
          <w:rPr>
            <w:color w:val="344449"/>
          </w:rPr>
          <w:t>als</w:t>
        </w:r>
        <w:r w:rsidR="00E5136A" w:rsidRPr="001A436D">
          <w:rPr>
            <w:color w:val="344449"/>
            <w:rPrChange w:id="2181" w:author="Vannieuwenhuyze Jorre" w:date="2025-03-27T14:21:00Z" w16du:dateUtc="2025-03-27T13:21:00Z">
              <w:rPr>
                <w:color w:val="344449"/>
                <w:spacing w:val="-8"/>
              </w:rPr>
            </w:rPrChange>
          </w:rPr>
          <w:t xml:space="preserve"> </w:t>
        </w:r>
        <w:r w:rsidR="00E5136A" w:rsidRPr="001A436D">
          <w:rPr>
            <w:color w:val="344449"/>
          </w:rPr>
          <w:t>omschrijving. De</w:t>
        </w:r>
        <w:r w:rsidR="00E5136A" w:rsidRPr="001A436D">
          <w:rPr>
            <w:color w:val="344449"/>
            <w:rPrChange w:id="2182" w:author="Vannieuwenhuyze Jorre" w:date="2025-03-27T14:21:00Z" w16du:dateUtc="2025-03-27T13:21:00Z">
              <w:rPr>
                <w:color w:val="344449"/>
                <w:spacing w:val="-8"/>
              </w:rPr>
            </w:rPrChange>
          </w:rPr>
          <w:t xml:space="preserve"> </w:t>
        </w:r>
        <w:r w:rsidR="00E5136A" w:rsidRPr="001A436D">
          <w:rPr>
            <w:color w:val="344449"/>
          </w:rPr>
          <w:t>eerste</w:t>
        </w:r>
        <w:r w:rsidR="00E5136A" w:rsidRPr="001A436D">
          <w:rPr>
            <w:color w:val="344449"/>
            <w:rPrChange w:id="2183" w:author="Vannieuwenhuyze Jorre" w:date="2025-03-27T14:21:00Z" w16du:dateUtc="2025-03-27T13:21:00Z">
              <w:rPr>
                <w:color w:val="344449"/>
                <w:spacing w:val="-8"/>
              </w:rPr>
            </w:rPrChange>
          </w:rPr>
          <w:t xml:space="preserve"> </w:t>
        </w:r>
        <w:r w:rsidR="00E5136A" w:rsidRPr="001A436D">
          <w:rPr>
            <w:color w:val="344449"/>
          </w:rPr>
          <w:t>definitie</w:t>
        </w:r>
        <w:r w:rsidR="00E5136A" w:rsidRPr="001A436D">
          <w:rPr>
            <w:color w:val="344449"/>
            <w:rPrChange w:id="2184" w:author="Vannieuwenhuyze Jorre" w:date="2025-03-27T14:21:00Z" w16du:dateUtc="2025-03-27T13:21:00Z">
              <w:rPr>
                <w:color w:val="344449"/>
                <w:spacing w:val="-8"/>
              </w:rPr>
            </w:rPrChange>
          </w:rPr>
          <w:t xml:space="preserve"> </w:t>
        </w:r>
        <w:r w:rsidR="00E5136A" w:rsidRPr="001A436D">
          <w:rPr>
            <w:color w:val="344449"/>
          </w:rPr>
          <w:t>is</w:t>
        </w:r>
        <w:r w:rsidR="00E5136A" w:rsidRPr="001A436D">
          <w:rPr>
            <w:color w:val="344449"/>
            <w:rPrChange w:id="2185" w:author="Vannieuwenhuyze Jorre" w:date="2025-03-27T14:21:00Z" w16du:dateUtc="2025-03-27T13:21:00Z">
              <w:rPr>
                <w:color w:val="344449"/>
                <w:spacing w:val="-8"/>
              </w:rPr>
            </w:rPrChange>
          </w:rPr>
          <w:t xml:space="preserve"> </w:t>
        </w:r>
        <w:r w:rsidR="00E5136A" w:rsidRPr="001A436D">
          <w:rPr>
            <w:color w:val="344449"/>
          </w:rPr>
          <w:t>an</w:t>
        </w:r>
        <w:del w:id="2186" w:author="Vannieuwenhuyze Jorre" w:date="2025-02-18T15:33:00Z" w16du:dateUtc="2025-02-18T14:33:00Z">
          <w:r w:rsidR="00E5136A" w:rsidRPr="001A436D" w:rsidDel="00E5136A">
            <w:rPr>
              <w:color w:val="344449"/>
            </w:rPr>
            <w:delText xml:space="preserve">‐ </w:delText>
          </w:r>
        </w:del>
        <w:r w:rsidR="00E5136A" w:rsidRPr="001A436D">
          <w:rPr>
            <w:color w:val="344449"/>
          </w:rPr>
          <w:t>derzijds een pak beknopter en gemakkelijker te citeren</w:t>
        </w:r>
      </w:ins>
      <w:ins w:id="2187" w:author="Vannieuwenhuyze Jorre" w:date="2025-02-18T15:33:00Z" w16du:dateUtc="2025-02-18T14:33:00Z">
        <w:r w:rsidR="00684E33" w:rsidRPr="001A436D">
          <w:rPr>
            <w:color w:val="344449"/>
          </w:rPr>
          <w:t xml:space="preserve"> maar </w:t>
        </w:r>
      </w:ins>
      <w:ins w:id="2188" w:author="Vannieuwenhuyze Jorre" w:date="2025-02-18T15:50:00Z" w16du:dateUtc="2025-02-18T14:50:00Z">
        <w:r w:rsidR="00EB2F00" w:rsidRPr="001A436D">
          <w:rPr>
            <w:color w:val="344449"/>
          </w:rPr>
          <w:t>wordt uiteraard</w:t>
        </w:r>
      </w:ins>
      <w:ins w:id="2189" w:author="Vannieuwenhuyze Jorre" w:date="2025-02-18T15:33:00Z" w16du:dateUtc="2025-02-18T14:33:00Z">
        <w:r w:rsidR="00684E33" w:rsidRPr="001A436D">
          <w:rPr>
            <w:color w:val="344449"/>
          </w:rPr>
          <w:t xml:space="preserve"> dubbelzinnig als </w:t>
        </w:r>
      </w:ins>
      <w:ins w:id="2190" w:author="Vannieuwenhuyze Jorre" w:date="2025-02-18T15:50:00Z" w16du:dateUtc="2025-02-18T14:50:00Z">
        <w:r w:rsidR="00EB2F00" w:rsidRPr="001A436D">
          <w:rPr>
            <w:color w:val="344449"/>
          </w:rPr>
          <w:t>we</w:t>
        </w:r>
      </w:ins>
      <w:ins w:id="2191" w:author="Vannieuwenhuyze Jorre" w:date="2025-02-18T15:33:00Z" w16du:dateUtc="2025-02-18T14:33:00Z">
        <w:r w:rsidR="00684E33" w:rsidRPr="001A436D">
          <w:rPr>
            <w:color w:val="344449"/>
          </w:rPr>
          <w:t xml:space="preserve"> ook tabellen </w:t>
        </w:r>
      </w:ins>
      <w:ins w:id="2192" w:author="Vannieuwenhuyze Jorre" w:date="2025-02-18T15:50:00Z" w16du:dateUtc="2025-02-18T14:50:00Z">
        <w:r w:rsidR="00EB2F00" w:rsidRPr="001A436D">
          <w:rPr>
            <w:color w:val="344449"/>
          </w:rPr>
          <w:t xml:space="preserve">publiceren </w:t>
        </w:r>
      </w:ins>
      <w:ins w:id="2193" w:author="Vannieuwenhuyze Jorre" w:date="2025-02-18T15:33:00Z" w16du:dateUtc="2025-02-18T14:33:00Z">
        <w:r w:rsidR="00684E33" w:rsidRPr="001A436D">
          <w:rPr>
            <w:color w:val="344449"/>
          </w:rPr>
          <w:t>voor andere kalenderjaren</w:t>
        </w:r>
      </w:ins>
      <w:ins w:id="2194" w:author="Vannieuwenhuyze Jorre" w:date="2025-02-18T15:51:00Z" w16du:dateUtc="2025-02-18T14:51:00Z">
        <w:r w:rsidR="00EB382A" w:rsidRPr="001A436D">
          <w:rPr>
            <w:color w:val="344449"/>
          </w:rPr>
          <w:t xml:space="preserve"> (tenzij we al deze tabellen samenvoegen natuurlijk, maar dan zitten we weer in een ander verhaal)</w:t>
        </w:r>
      </w:ins>
      <w:ins w:id="2195" w:author="Vannieuwenhuyze Jorre" w:date="2025-02-18T15:32:00Z" w16du:dateUtc="2025-02-18T14:32:00Z">
        <w:r w:rsidR="00E5136A" w:rsidRPr="001A436D">
          <w:rPr>
            <w:color w:val="344449"/>
          </w:rPr>
          <w:t>.</w:t>
        </w:r>
      </w:ins>
    </w:p>
    <w:p w14:paraId="25B31986" w14:textId="4E8CAF44" w:rsidR="001E3564" w:rsidRPr="001A436D" w:rsidDel="00B816E2" w:rsidRDefault="001E3564">
      <w:pPr>
        <w:pStyle w:val="BodyText"/>
        <w:spacing w:before="136" w:line="237" w:lineRule="auto"/>
        <w:ind w:left="709" w:right="1128"/>
        <w:jc w:val="both"/>
        <w:rPr>
          <w:del w:id="2196" w:author="Vannieuwenhuyze Jorre" w:date="2025-02-18T15:32:00Z" w16du:dateUtc="2025-02-18T14:32:00Z"/>
        </w:rPr>
      </w:pPr>
    </w:p>
    <w:p w14:paraId="25B31987" w14:textId="53C07889" w:rsidR="001E3564" w:rsidRPr="001A436D" w:rsidDel="00B816E2" w:rsidRDefault="001E3564">
      <w:pPr>
        <w:pStyle w:val="BodyText"/>
        <w:spacing w:before="136" w:line="237" w:lineRule="auto"/>
        <w:ind w:left="709" w:right="1128"/>
        <w:jc w:val="both"/>
        <w:rPr>
          <w:del w:id="2197" w:author="Vannieuwenhuyze Jorre" w:date="2025-02-18T15:32:00Z" w16du:dateUtc="2025-02-18T14:32:00Z"/>
        </w:rPr>
        <w:sectPr w:rsidR="001E3564" w:rsidRPr="001A436D" w:rsidDel="00B816E2">
          <w:footerReference w:type="default" r:id="rId17"/>
          <w:pgSz w:w="11910" w:h="16840"/>
          <w:pgMar w:top="1920" w:right="850" w:bottom="1680" w:left="1275" w:header="0" w:footer="1480" w:gutter="0"/>
          <w:cols w:space="708"/>
        </w:sectPr>
        <w:pPrChange w:id="2198" w:author="Vannieuwenhuyze Jorre" w:date="2025-02-18T15:32:00Z" w16du:dateUtc="2025-02-18T14:32:00Z">
          <w:pPr>
            <w:pStyle w:val="BodyText"/>
            <w:spacing w:line="237" w:lineRule="auto"/>
            <w:jc w:val="both"/>
          </w:pPr>
        </w:pPrChange>
      </w:pPr>
    </w:p>
    <w:p w14:paraId="40BF2054" w14:textId="77777777" w:rsidR="00E5136A" w:rsidRPr="001A436D" w:rsidRDefault="00E5136A">
      <w:pPr>
        <w:spacing w:before="126" w:line="249" w:lineRule="auto"/>
        <w:ind w:left="709" w:right="1132"/>
        <w:jc w:val="both"/>
        <w:rPr>
          <w:ins w:id="2199" w:author="Vannieuwenhuyze Jorre" w:date="2025-02-18T15:32:00Z" w16du:dateUtc="2025-02-18T14:32:00Z"/>
          <w:rFonts w:ascii="Arial"/>
          <w:b/>
          <w:i/>
          <w:color w:val="344449"/>
          <w:sz w:val="20"/>
          <w:rPrChange w:id="2200" w:author="Vannieuwenhuyze Jorre" w:date="2025-03-27T14:21:00Z" w16du:dateUtc="2025-03-27T13:21:00Z">
            <w:rPr>
              <w:ins w:id="2201" w:author="Vannieuwenhuyze Jorre" w:date="2025-02-18T15:32:00Z" w16du:dateUtc="2025-02-18T14:32:00Z"/>
              <w:rFonts w:ascii="Arial"/>
              <w:b/>
              <w:i/>
              <w:color w:val="344449"/>
              <w:spacing w:val="-4"/>
              <w:sz w:val="20"/>
            </w:rPr>
          </w:rPrChange>
        </w:rPr>
      </w:pPr>
      <w:bookmarkStart w:id="2202" w:name="Conceptenlijst"/>
      <w:bookmarkEnd w:id="2202"/>
    </w:p>
    <w:p w14:paraId="25B31988" w14:textId="0A92E746" w:rsidR="001E3564" w:rsidRPr="001A436D" w:rsidRDefault="002F5345">
      <w:pPr>
        <w:spacing w:before="126" w:line="249" w:lineRule="auto"/>
        <w:ind w:left="709" w:right="1132"/>
        <w:jc w:val="both"/>
        <w:rPr>
          <w:rFonts w:ascii="Arial"/>
          <w:i/>
          <w:sz w:val="20"/>
        </w:rPr>
      </w:pPr>
      <w:r w:rsidRPr="001A436D">
        <w:rPr>
          <w:rFonts w:ascii="Arial"/>
          <w:b/>
          <w:i/>
          <w:color w:val="344449"/>
          <w:sz w:val="20"/>
          <w:rPrChange w:id="2203" w:author="Vannieuwenhuyze Jorre" w:date="2025-03-27T14:21:00Z" w16du:dateUtc="2025-03-27T13:21:00Z">
            <w:rPr>
              <w:rFonts w:ascii="Arial"/>
              <w:b/>
              <w:i/>
              <w:color w:val="344449"/>
              <w:spacing w:val="-4"/>
              <w:sz w:val="20"/>
            </w:rPr>
          </w:rPrChange>
        </w:rPr>
        <w:t>Tabel</w:t>
      </w:r>
      <w:r w:rsidRPr="001A436D">
        <w:rPr>
          <w:rFonts w:ascii="Arial"/>
          <w:b/>
          <w:i/>
          <w:color w:val="344449"/>
          <w:sz w:val="20"/>
          <w:rPrChange w:id="2204" w:author="Vannieuwenhuyze Jorre" w:date="2025-03-27T14:21:00Z" w16du:dateUtc="2025-03-27T13:21:00Z">
            <w:rPr>
              <w:rFonts w:ascii="Arial"/>
              <w:b/>
              <w:i/>
              <w:color w:val="344449"/>
              <w:spacing w:val="-10"/>
              <w:sz w:val="20"/>
            </w:rPr>
          </w:rPrChange>
        </w:rPr>
        <w:t xml:space="preserve"> </w:t>
      </w:r>
      <w:r w:rsidRPr="001A436D">
        <w:rPr>
          <w:rFonts w:ascii="Arial"/>
          <w:b/>
          <w:i/>
          <w:color w:val="344449"/>
          <w:sz w:val="20"/>
          <w:rPrChange w:id="2205" w:author="Vannieuwenhuyze Jorre" w:date="2025-03-27T14:21:00Z" w16du:dateUtc="2025-03-27T13:21:00Z">
            <w:rPr>
              <w:rFonts w:ascii="Arial"/>
              <w:b/>
              <w:i/>
              <w:color w:val="344449"/>
              <w:spacing w:val="-4"/>
              <w:sz w:val="20"/>
            </w:rPr>
          </w:rPrChange>
        </w:rPr>
        <w:t>3:</w:t>
      </w:r>
      <w:r w:rsidRPr="001A436D">
        <w:rPr>
          <w:rFonts w:ascii="Arial"/>
          <w:b/>
          <w:i/>
          <w:color w:val="344449"/>
          <w:sz w:val="20"/>
          <w:rPrChange w:id="2206" w:author="Vannieuwenhuyze Jorre" w:date="2025-03-27T14:21:00Z" w16du:dateUtc="2025-03-27T13:21:00Z">
            <w:rPr>
              <w:rFonts w:ascii="Arial"/>
              <w:b/>
              <w:i/>
              <w:color w:val="344449"/>
              <w:spacing w:val="-10"/>
              <w:sz w:val="20"/>
            </w:rPr>
          </w:rPrChange>
        </w:rPr>
        <w:t xml:space="preserve"> </w:t>
      </w:r>
      <w:r w:rsidRPr="001A436D">
        <w:rPr>
          <w:rFonts w:ascii="Arial"/>
          <w:i/>
          <w:color w:val="344449"/>
          <w:sz w:val="20"/>
          <w:rPrChange w:id="2207" w:author="Vannieuwenhuyze Jorre" w:date="2025-03-27T14:21:00Z" w16du:dateUtc="2025-03-27T13:21:00Z">
            <w:rPr>
              <w:rFonts w:ascii="Arial"/>
              <w:i/>
              <w:color w:val="344449"/>
              <w:spacing w:val="-4"/>
              <w:sz w:val="20"/>
            </w:rPr>
          </w:rPrChange>
        </w:rPr>
        <w:t>De</w:t>
      </w:r>
      <w:r w:rsidRPr="001A436D">
        <w:rPr>
          <w:rFonts w:ascii="Arial"/>
          <w:i/>
          <w:color w:val="344449"/>
          <w:sz w:val="20"/>
          <w:rPrChange w:id="2208"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09" w:author="Vannieuwenhuyze Jorre" w:date="2025-03-27T14:21:00Z" w16du:dateUtc="2025-03-27T13:21:00Z">
            <w:rPr>
              <w:rFonts w:ascii="Arial"/>
              <w:i/>
              <w:color w:val="344449"/>
              <w:spacing w:val="-4"/>
              <w:sz w:val="20"/>
            </w:rPr>
          </w:rPrChange>
        </w:rPr>
        <w:t>conceptuele</w:t>
      </w:r>
      <w:r w:rsidRPr="001A436D">
        <w:rPr>
          <w:rFonts w:ascii="Arial"/>
          <w:i/>
          <w:color w:val="344449"/>
          <w:sz w:val="20"/>
          <w:rPrChange w:id="2210"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11" w:author="Vannieuwenhuyze Jorre" w:date="2025-03-27T14:21:00Z" w16du:dateUtc="2025-03-27T13:21:00Z">
            <w:rPr>
              <w:rFonts w:ascii="Arial"/>
              <w:i/>
              <w:color w:val="344449"/>
              <w:spacing w:val="-4"/>
              <w:sz w:val="20"/>
            </w:rPr>
          </w:rPrChange>
        </w:rPr>
        <w:t>definitie</w:t>
      </w:r>
      <w:r w:rsidRPr="001A436D">
        <w:rPr>
          <w:rFonts w:ascii="Arial"/>
          <w:i/>
          <w:color w:val="344449"/>
          <w:sz w:val="20"/>
          <w:rPrChange w:id="2212"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13" w:author="Vannieuwenhuyze Jorre" w:date="2025-03-27T14:21:00Z" w16du:dateUtc="2025-03-27T13:21:00Z">
            <w:rPr>
              <w:rFonts w:ascii="Arial"/>
              <w:i/>
              <w:color w:val="344449"/>
              <w:spacing w:val="-4"/>
              <w:sz w:val="20"/>
            </w:rPr>
          </w:rPrChange>
        </w:rPr>
        <w:t>van</w:t>
      </w:r>
      <w:r w:rsidRPr="001A436D">
        <w:rPr>
          <w:rFonts w:ascii="Arial"/>
          <w:i/>
          <w:color w:val="344449"/>
          <w:sz w:val="20"/>
          <w:rPrChange w:id="2214"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15" w:author="Vannieuwenhuyze Jorre" w:date="2025-03-27T14:21:00Z" w16du:dateUtc="2025-03-27T13:21:00Z">
            <w:rPr>
              <w:rFonts w:ascii="Arial"/>
              <w:i/>
              <w:color w:val="344449"/>
              <w:spacing w:val="-4"/>
              <w:sz w:val="20"/>
            </w:rPr>
          </w:rPrChange>
        </w:rPr>
        <w:t>een</w:t>
      </w:r>
      <w:r w:rsidRPr="001A436D">
        <w:rPr>
          <w:rFonts w:ascii="Arial"/>
          <w:i/>
          <w:color w:val="344449"/>
          <w:sz w:val="20"/>
          <w:rPrChange w:id="2216"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17" w:author="Vannieuwenhuyze Jorre" w:date="2025-03-27T14:21:00Z" w16du:dateUtc="2025-03-27T13:21:00Z">
            <w:rPr>
              <w:rFonts w:ascii="Arial"/>
              <w:i/>
              <w:color w:val="344449"/>
              <w:spacing w:val="-4"/>
              <w:sz w:val="20"/>
            </w:rPr>
          </w:rPrChange>
        </w:rPr>
        <w:t>statistiekreeks</w:t>
      </w:r>
      <w:r w:rsidRPr="001A436D">
        <w:rPr>
          <w:rFonts w:ascii="Arial"/>
          <w:i/>
          <w:color w:val="344449"/>
          <w:sz w:val="20"/>
          <w:rPrChange w:id="2218"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19" w:author="Vannieuwenhuyze Jorre" w:date="2025-03-27T14:21:00Z" w16du:dateUtc="2025-03-27T13:21:00Z">
            <w:rPr>
              <w:rFonts w:ascii="Arial"/>
              <w:i/>
              <w:color w:val="344449"/>
              <w:spacing w:val="-4"/>
              <w:sz w:val="20"/>
            </w:rPr>
          </w:rPrChange>
        </w:rPr>
        <w:t>verwijst</w:t>
      </w:r>
      <w:r w:rsidRPr="001A436D">
        <w:rPr>
          <w:rFonts w:ascii="Arial"/>
          <w:i/>
          <w:color w:val="344449"/>
          <w:sz w:val="20"/>
          <w:rPrChange w:id="2220"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21" w:author="Vannieuwenhuyze Jorre" w:date="2025-03-27T14:21:00Z" w16du:dateUtc="2025-03-27T13:21:00Z">
            <w:rPr>
              <w:rFonts w:ascii="Arial"/>
              <w:i/>
              <w:color w:val="344449"/>
              <w:spacing w:val="-4"/>
              <w:sz w:val="20"/>
            </w:rPr>
          </w:rPrChange>
        </w:rPr>
        <w:t>naar</w:t>
      </w:r>
      <w:r w:rsidRPr="001A436D">
        <w:rPr>
          <w:rFonts w:ascii="Arial"/>
          <w:i/>
          <w:color w:val="344449"/>
          <w:sz w:val="20"/>
          <w:rPrChange w:id="2222" w:author="Vannieuwenhuyze Jorre" w:date="2025-03-27T14:21:00Z" w16du:dateUtc="2025-03-27T13:21:00Z">
            <w:rPr>
              <w:rFonts w:ascii="Arial"/>
              <w:i/>
              <w:color w:val="344449"/>
              <w:spacing w:val="-9"/>
              <w:sz w:val="20"/>
            </w:rPr>
          </w:rPrChange>
        </w:rPr>
        <w:t xml:space="preserve"> </w:t>
      </w:r>
      <w:r w:rsidRPr="001A436D">
        <w:rPr>
          <w:rFonts w:ascii="Arial"/>
          <w:i/>
          <w:color w:val="344449"/>
          <w:sz w:val="20"/>
          <w:rPrChange w:id="2223" w:author="Vannieuwenhuyze Jorre" w:date="2025-03-27T14:21:00Z" w16du:dateUtc="2025-03-27T13:21:00Z">
            <w:rPr>
              <w:rFonts w:ascii="Arial"/>
              <w:i/>
              <w:color w:val="344449"/>
              <w:spacing w:val="-4"/>
              <w:sz w:val="20"/>
            </w:rPr>
          </w:rPrChange>
        </w:rPr>
        <w:t>de</w:t>
      </w:r>
      <w:r w:rsidRPr="001A436D">
        <w:rPr>
          <w:rFonts w:ascii="Arial"/>
          <w:i/>
          <w:color w:val="344449"/>
          <w:sz w:val="20"/>
          <w:rPrChange w:id="2224"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25" w:author="Vannieuwenhuyze Jorre" w:date="2025-03-27T14:21:00Z" w16du:dateUtc="2025-03-27T13:21:00Z">
            <w:rPr>
              <w:rFonts w:ascii="Arial"/>
              <w:i/>
              <w:color w:val="344449"/>
              <w:spacing w:val="-4"/>
              <w:sz w:val="20"/>
            </w:rPr>
          </w:rPrChange>
        </w:rPr>
        <w:t>interpretatie</w:t>
      </w:r>
      <w:r w:rsidRPr="001A436D">
        <w:rPr>
          <w:rFonts w:ascii="Arial"/>
          <w:i/>
          <w:color w:val="344449"/>
          <w:sz w:val="20"/>
          <w:rPrChange w:id="2226"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27" w:author="Vannieuwenhuyze Jorre" w:date="2025-03-27T14:21:00Z" w16du:dateUtc="2025-03-27T13:21:00Z">
            <w:rPr>
              <w:rFonts w:ascii="Arial"/>
              <w:i/>
              <w:color w:val="344449"/>
              <w:spacing w:val="-4"/>
              <w:sz w:val="20"/>
            </w:rPr>
          </w:rPrChange>
        </w:rPr>
        <w:t>van</w:t>
      </w:r>
      <w:r w:rsidRPr="001A436D">
        <w:rPr>
          <w:rFonts w:ascii="Arial"/>
          <w:i/>
          <w:color w:val="344449"/>
          <w:sz w:val="20"/>
          <w:rPrChange w:id="2228"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2229" w:author="Vannieuwenhuyze Jorre" w:date="2025-03-27T14:21:00Z" w16du:dateUtc="2025-03-27T13:21:00Z">
            <w:rPr>
              <w:rFonts w:ascii="Arial"/>
              <w:i/>
              <w:color w:val="344449"/>
              <w:spacing w:val="-4"/>
              <w:sz w:val="20"/>
            </w:rPr>
          </w:rPrChange>
        </w:rPr>
        <w:t xml:space="preserve">een </w:t>
      </w:r>
      <w:r w:rsidRPr="001A436D">
        <w:rPr>
          <w:rFonts w:ascii="Arial"/>
          <w:i/>
          <w:color w:val="344449"/>
          <w:sz w:val="20"/>
          <w:rPrChange w:id="2230" w:author="Vannieuwenhuyze Jorre" w:date="2025-03-27T14:21:00Z" w16du:dateUtc="2025-03-27T13:21:00Z">
            <w:rPr>
              <w:rFonts w:ascii="Arial"/>
              <w:i/>
              <w:color w:val="344449"/>
              <w:spacing w:val="-6"/>
              <w:sz w:val="20"/>
            </w:rPr>
          </w:rPrChange>
        </w:rPr>
        <w:t xml:space="preserve">doorsnee gebruiker terwijl de operationele definitie alle concepten (attributen en dimensies) van </w:t>
      </w:r>
      <w:bookmarkStart w:id="2231" w:name="_bookmark3"/>
      <w:bookmarkEnd w:id="2231"/>
      <w:r w:rsidRPr="001A436D">
        <w:rPr>
          <w:rFonts w:ascii="Arial"/>
          <w:i/>
          <w:color w:val="344449"/>
          <w:sz w:val="20"/>
        </w:rPr>
        <w:t>de reeks duidelijk beschrijft.</w:t>
      </w:r>
    </w:p>
    <w:p w14:paraId="25B31989" w14:textId="77777777" w:rsidR="001E3564" w:rsidRPr="001A436D" w:rsidRDefault="001E3564">
      <w:pPr>
        <w:pStyle w:val="BodyText"/>
        <w:spacing w:before="5"/>
        <w:rPr>
          <w:rFonts w:ascii="Arial"/>
          <w:i/>
          <w:sz w:val="6"/>
        </w:rPr>
      </w:pPr>
    </w:p>
    <w:tbl>
      <w:tblPr>
        <w:tblStyle w:val="TableNormal1"/>
        <w:tblW w:w="0" w:type="auto"/>
        <w:tblInd w:w="721" w:type="dxa"/>
        <w:tblLayout w:type="fixed"/>
        <w:tblLook w:val="01E0" w:firstRow="1" w:lastRow="1" w:firstColumn="1" w:lastColumn="1" w:noHBand="0" w:noVBand="0"/>
      </w:tblPr>
      <w:tblGrid>
        <w:gridCol w:w="2030"/>
        <w:gridCol w:w="1934"/>
        <w:gridCol w:w="1901"/>
        <w:gridCol w:w="2063"/>
      </w:tblGrid>
      <w:tr w:rsidR="001E3564" w:rsidRPr="001A436D" w14:paraId="25B3198C" w14:textId="77777777">
        <w:trPr>
          <w:trHeight w:val="749"/>
        </w:trPr>
        <w:tc>
          <w:tcPr>
            <w:tcW w:w="7928" w:type="dxa"/>
            <w:gridSpan w:val="4"/>
            <w:shd w:val="clear" w:color="auto" w:fill="4A6C79"/>
          </w:tcPr>
          <w:p w14:paraId="25B3198A" w14:textId="77777777" w:rsidR="001E3564" w:rsidRPr="001A436D" w:rsidRDefault="002F5345">
            <w:pPr>
              <w:pStyle w:val="TableParagraph"/>
              <w:spacing w:before="3"/>
              <w:ind w:left="127"/>
              <w:jc w:val="left"/>
              <w:rPr>
                <w:sz w:val="20"/>
              </w:rPr>
            </w:pPr>
            <w:r w:rsidRPr="001A436D">
              <w:rPr>
                <w:color w:val="FFFFFF"/>
                <w:sz w:val="20"/>
                <w:rPrChange w:id="2232" w:author="Vannieuwenhuyze Jorre" w:date="2025-03-27T14:21:00Z" w16du:dateUtc="2025-03-27T13:21:00Z">
                  <w:rPr>
                    <w:color w:val="FFFFFF"/>
                    <w:spacing w:val="-2"/>
                    <w:sz w:val="20"/>
                  </w:rPr>
                </w:rPrChange>
              </w:rPr>
              <w:t>AANTAL</w:t>
            </w:r>
            <w:r w:rsidRPr="001A436D">
              <w:rPr>
                <w:color w:val="FFFFFF"/>
                <w:sz w:val="20"/>
                <w:rPrChange w:id="2233" w:author="Vannieuwenhuyze Jorre" w:date="2025-03-27T14:21:00Z" w16du:dateUtc="2025-03-27T13:21:00Z">
                  <w:rPr>
                    <w:color w:val="FFFFFF"/>
                    <w:spacing w:val="-8"/>
                    <w:sz w:val="20"/>
                  </w:rPr>
                </w:rPrChange>
              </w:rPr>
              <w:t xml:space="preserve"> </w:t>
            </w:r>
            <w:r w:rsidRPr="001A436D">
              <w:rPr>
                <w:color w:val="FFFFFF"/>
                <w:sz w:val="20"/>
                <w:rPrChange w:id="2234" w:author="Vannieuwenhuyze Jorre" w:date="2025-03-27T14:21:00Z" w16du:dateUtc="2025-03-27T13:21:00Z">
                  <w:rPr>
                    <w:color w:val="FFFFFF"/>
                    <w:spacing w:val="-2"/>
                    <w:sz w:val="20"/>
                  </w:rPr>
                </w:rPrChange>
              </w:rPr>
              <w:t>MANNEN</w:t>
            </w:r>
            <w:r w:rsidRPr="001A436D">
              <w:rPr>
                <w:color w:val="FFFFFF"/>
                <w:sz w:val="20"/>
                <w:rPrChange w:id="2235" w:author="Vannieuwenhuyze Jorre" w:date="2025-03-27T14:21:00Z" w16du:dateUtc="2025-03-27T13:21:00Z">
                  <w:rPr>
                    <w:color w:val="FFFFFF"/>
                    <w:spacing w:val="-7"/>
                    <w:sz w:val="20"/>
                  </w:rPr>
                </w:rPrChange>
              </w:rPr>
              <w:t xml:space="preserve"> </w:t>
            </w:r>
            <w:r w:rsidRPr="001A436D">
              <w:rPr>
                <w:color w:val="FFFFFF"/>
                <w:sz w:val="20"/>
                <w:rPrChange w:id="2236" w:author="Vannieuwenhuyze Jorre" w:date="2025-03-27T14:21:00Z" w16du:dateUtc="2025-03-27T13:21:00Z">
                  <w:rPr>
                    <w:color w:val="FFFFFF"/>
                    <w:spacing w:val="-2"/>
                    <w:sz w:val="20"/>
                  </w:rPr>
                </w:rPrChange>
              </w:rPr>
              <w:t>EN</w:t>
            </w:r>
            <w:r w:rsidRPr="001A436D">
              <w:rPr>
                <w:color w:val="FFFFFF"/>
                <w:sz w:val="20"/>
                <w:rPrChange w:id="2237" w:author="Vannieuwenhuyze Jorre" w:date="2025-03-27T14:21:00Z" w16du:dateUtc="2025-03-27T13:21:00Z">
                  <w:rPr>
                    <w:color w:val="FFFFFF"/>
                    <w:spacing w:val="-7"/>
                    <w:sz w:val="20"/>
                  </w:rPr>
                </w:rPrChange>
              </w:rPr>
              <w:t xml:space="preserve"> </w:t>
            </w:r>
            <w:r w:rsidRPr="001A436D">
              <w:rPr>
                <w:color w:val="FFFFFF"/>
                <w:sz w:val="20"/>
                <w:rPrChange w:id="2238" w:author="Vannieuwenhuyze Jorre" w:date="2025-03-27T14:21:00Z" w16du:dateUtc="2025-03-27T13:21:00Z">
                  <w:rPr>
                    <w:color w:val="FFFFFF"/>
                    <w:spacing w:val="-2"/>
                    <w:sz w:val="20"/>
                  </w:rPr>
                </w:rPrChange>
              </w:rPr>
              <w:t>VROUWEN</w:t>
            </w:r>
            <w:r w:rsidRPr="001A436D">
              <w:rPr>
                <w:color w:val="FFFFFF"/>
                <w:sz w:val="20"/>
                <w:rPrChange w:id="2239" w:author="Vannieuwenhuyze Jorre" w:date="2025-03-27T14:21:00Z" w16du:dateUtc="2025-03-27T13:21:00Z">
                  <w:rPr>
                    <w:color w:val="FFFFFF"/>
                    <w:spacing w:val="-7"/>
                    <w:sz w:val="20"/>
                  </w:rPr>
                </w:rPrChange>
              </w:rPr>
              <w:t xml:space="preserve"> </w:t>
            </w:r>
            <w:r w:rsidRPr="001A436D">
              <w:rPr>
                <w:color w:val="FFFFFF"/>
                <w:sz w:val="20"/>
                <w:rPrChange w:id="2240" w:author="Vannieuwenhuyze Jorre" w:date="2025-03-27T14:21:00Z" w16du:dateUtc="2025-03-27T13:21:00Z">
                  <w:rPr>
                    <w:color w:val="FFFFFF"/>
                    <w:spacing w:val="-2"/>
                    <w:sz w:val="20"/>
                  </w:rPr>
                </w:rPrChange>
              </w:rPr>
              <w:t>IN</w:t>
            </w:r>
            <w:r w:rsidRPr="001A436D">
              <w:rPr>
                <w:color w:val="FFFFFF"/>
                <w:sz w:val="20"/>
                <w:rPrChange w:id="2241" w:author="Vannieuwenhuyze Jorre" w:date="2025-03-27T14:21:00Z" w16du:dateUtc="2025-03-27T13:21:00Z">
                  <w:rPr>
                    <w:color w:val="FFFFFF"/>
                    <w:spacing w:val="-7"/>
                    <w:sz w:val="20"/>
                  </w:rPr>
                </w:rPrChange>
              </w:rPr>
              <w:t xml:space="preserve"> </w:t>
            </w:r>
            <w:r w:rsidRPr="001A436D">
              <w:rPr>
                <w:color w:val="FFFFFF"/>
                <w:sz w:val="20"/>
                <w:rPrChange w:id="2242" w:author="Vannieuwenhuyze Jorre" w:date="2025-03-27T14:21:00Z" w16du:dateUtc="2025-03-27T13:21:00Z">
                  <w:rPr>
                    <w:color w:val="FFFFFF"/>
                    <w:spacing w:val="-2"/>
                    <w:sz w:val="20"/>
                  </w:rPr>
                </w:rPrChange>
              </w:rPr>
              <w:t>VLAAMSE</w:t>
            </w:r>
            <w:r w:rsidRPr="001A436D">
              <w:rPr>
                <w:color w:val="FFFFFF"/>
                <w:sz w:val="20"/>
                <w:rPrChange w:id="2243" w:author="Vannieuwenhuyze Jorre" w:date="2025-03-27T14:21:00Z" w16du:dateUtc="2025-03-27T13:21:00Z">
                  <w:rPr>
                    <w:color w:val="FFFFFF"/>
                    <w:spacing w:val="-7"/>
                    <w:sz w:val="20"/>
                  </w:rPr>
                </w:rPrChange>
              </w:rPr>
              <w:t xml:space="preserve"> </w:t>
            </w:r>
            <w:r w:rsidRPr="001A436D">
              <w:rPr>
                <w:color w:val="FFFFFF"/>
                <w:sz w:val="20"/>
                <w:rPrChange w:id="2244" w:author="Vannieuwenhuyze Jorre" w:date="2025-03-27T14:21:00Z" w16du:dateUtc="2025-03-27T13:21:00Z">
                  <w:rPr>
                    <w:color w:val="FFFFFF"/>
                    <w:spacing w:val="-2"/>
                    <w:sz w:val="20"/>
                  </w:rPr>
                </w:rPrChange>
              </w:rPr>
              <w:t>GEMEENTEN</w:t>
            </w:r>
            <w:r w:rsidRPr="001A436D">
              <w:rPr>
                <w:color w:val="FFFFFF"/>
                <w:sz w:val="20"/>
                <w:rPrChange w:id="2245" w:author="Vannieuwenhuyze Jorre" w:date="2025-03-27T14:21:00Z" w16du:dateUtc="2025-03-27T13:21:00Z">
                  <w:rPr>
                    <w:color w:val="FFFFFF"/>
                    <w:spacing w:val="-7"/>
                    <w:sz w:val="20"/>
                  </w:rPr>
                </w:rPrChange>
              </w:rPr>
              <w:t xml:space="preserve"> </w:t>
            </w:r>
            <w:r w:rsidRPr="001A436D">
              <w:rPr>
                <w:color w:val="FFFFFF"/>
                <w:sz w:val="20"/>
                <w:rPrChange w:id="2246" w:author="Vannieuwenhuyze Jorre" w:date="2025-03-27T14:21:00Z" w16du:dateUtc="2025-03-27T13:21:00Z">
                  <w:rPr>
                    <w:color w:val="FFFFFF"/>
                    <w:spacing w:val="-2"/>
                    <w:sz w:val="20"/>
                  </w:rPr>
                </w:rPrChange>
              </w:rPr>
              <w:t>IN</w:t>
            </w:r>
            <w:r w:rsidRPr="001A436D">
              <w:rPr>
                <w:color w:val="FFFFFF"/>
                <w:sz w:val="20"/>
                <w:rPrChange w:id="2247" w:author="Vannieuwenhuyze Jorre" w:date="2025-03-27T14:21:00Z" w16du:dateUtc="2025-03-27T13:21:00Z">
                  <w:rPr>
                    <w:color w:val="FFFFFF"/>
                    <w:spacing w:val="-7"/>
                    <w:sz w:val="20"/>
                  </w:rPr>
                </w:rPrChange>
              </w:rPr>
              <w:t xml:space="preserve"> </w:t>
            </w:r>
            <w:r w:rsidRPr="001A436D">
              <w:rPr>
                <w:color w:val="FFFFFF"/>
                <w:sz w:val="20"/>
                <w:rPrChange w:id="2248" w:author="Vannieuwenhuyze Jorre" w:date="2025-03-27T14:21:00Z" w16du:dateUtc="2025-03-27T13:21:00Z">
                  <w:rPr>
                    <w:color w:val="FFFFFF"/>
                    <w:spacing w:val="-2"/>
                    <w:sz w:val="20"/>
                  </w:rPr>
                </w:rPrChange>
              </w:rPr>
              <w:t>2019.</w:t>
            </w:r>
          </w:p>
          <w:p w14:paraId="25B3198B" w14:textId="77777777" w:rsidR="001E3564" w:rsidRPr="001A436D" w:rsidRDefault="002F5345">
            <w:pPr>
              <w:pStyle w:val="TableParagraph"/>
              <w:spacing w:before="9" w:line="249" w:lineRule="auto"/>
              <w:ind w:left="127" w:right="58"/>
              <w:jc w:val="left"/>
              <w:rPr>
                <w:sz w:val="20"/>
              </w:rPr>
            </w:pPr>
            <w:r w:rsidRPr="001A436D">
              <w:rPr>
                <w:color w:val="FFFFFF"/>
                <w:w w:val="90"/>
                <w:sz w:val="20"/>
              </w:rPr>
              <w:t xml:space="preserve">Het aantal en het percentage mannen en vrouwen in de wettelijke bevolking op 1 januari 2019 </w:t>
            </w:r>
            <w:r w:rsidRPr="001A436D">
              <w:rPr>
                <w:color w:val="FFFFFF"/>
                <w:sz w:val="20"/>
                <w:rPrChange w:id="2249" w:author="Vannieuwenhuyze Jorre" w:date="2025-03-27T14:21:00Z" w16du:dateUtc="2025-03-27T13:21:00Z">
                  <w:rPr>
                    <w:color w:val="FFFFFF"/>
                    <w:spacing w:val="-4"/>
                    <w:sz w:val="20"/>
                  </w:rPr>
                </w:rPrChange>
              </w:rPr>
              <w:t>per gemeente volgens de NIS-code-indeling in 2019.</w:t>
            </w:r>
          </w:p>
        </w:tc>
      </w:tr>
      <w:tr w:rsidR="001E3564" w:rsidRPr="001A436D" w14:paraId="25B31991" w14:textId="77777777">
        <w:trPr>
          <w:trHeight w:val="318"/>
        </w:trPr>
        <w:tc>
          <w:tcPr>
            <w:tcW w:w="2030" w:type="dxa"/>
            <w:tcBorders>
              <w:left w:val="single" w:sz="4" w:space="0" w:color="4A6C79"/>
            </w:tcBorders>
            <w:shd w:val="clear" w:color="auto" w:fill="70A2B8"/>
          </w:tcPr>
          <w:p w14:paraId="25B3198D" w14:textId="77777777" w:rsidR="001E3564" w:rsidRPr="001A436D" w:rsidRDefault="002F5345">
            <w:pPr>
              <w:pStyle w:val="TableParagraph"/>
              <w:spacing w:before="19"/>
              <w:ind w:right="36"/>
              <w:rPr>
                <w:sz w:val="20"/>
              </w:rPr>
            </w:pPr>
            <w:commentRangeStart w:id="2250"/>
            <w:commentRangeStart w:id="2251"/>
            <w:commentRangeStart w:id="2252"/>
            <w:commentRangeStart w:id="2253"/>
            <w:r w:rsidRPr="001A436D">
              <w:rPr>
                <w:color w:val="FFFFFF"/>
                <w:w w:val="95"/>
                <w:sz w:val="20"/>
                <w:rPrChange w:id="2254" w:author="Vannieuwenhuyze Jorre" w:date="2025-03-27T14:21:00Z" w16du:dateUtc="2025-03-27T13:21:00Z">
                  <w:rPr>
                    <w:color w:val="FFFFFF"/>
                    <w:spacing w:val="-2"/>
                    <w:w w:val="95"/>
                    <w:sz w:val="20"/>
                  </w:rPr>
                </w:rPrChange>
              </w:rPr>
              <w:t>Gemeente</w:t>
            </w:r>
          </w:p>
        </w:tc>
        <w:tc>
          <w:tcPr>
            <w:tcW w:w="1934" w:type="dxa"/>
            <w:shd w:val="clear" w:color="auto" w:fill="70A2B8"/>
          </w:tcPr>
          <w:p w14:paraId="25B3198E" w14:textId="77777777" w:rsidR="001E3564" w:rsidRPr="001A436D" w:rsidRDefault="002F5345">
            <w:pPr>
              <w:pStyle w:val="TableParagraph"/>
              <w:spacing w:before="19"/>
              <w:ind w:right="35"/>
              <w:rPr>
                <w:sz w:val="20"/>
              </w:rPr>
            </w:pPr>
            <w:r w:rsidRPr="001A436D">
              <w:rPr>
                <w:color w:val="FFFFFF"/>
                <w:sz w:val="20"/>
                <w:rPrChange w:id="2255" w:author="Vannieuwenhuyze Jorre" w:date="2025-03-27T14:21:00Z" w16du:dateUtc="2025-03-27T13:21:00Z">
                  <w:rPr>
                    <w:color w:val="FFFFFF"/>
                    <w:spacing w:val="-2"/>
                    <w:sz w:val="20"/>
                  </w:rPr>
                </w:rPrChange>
              </w:rPr>
              <w:t>Geslacht</w:t>
            </w:r>
          </w:p>
        </w:tc>
        <w:tc>
          <w:tcPr>
            <w:tcW w:w="1901" w:type="dxa"/>
            <w:shd w:val="clear" w:color="auto" w:fill="70A2B8"/>
          </w:tcPr>
          <w:p w14:paraId="25B3198F" w14:textId="77777777" w:rsidR="001E3564" w:rsidRPr="001A436D" w:rsidRDefault="002F5345">
            <w:pPr>
              <w:pStyle w:val="TableParagraph"/>
              <w:spacing w:before="19"/>
              <w:ind w:left="88"/>
              <w:rPr>
                <w:sz w:val="20"/>
              </w:rPr>
            </w:pPr>
            <w:r w:rsidRPr="001A436D">
              <w:rPr>
                <w:color w:val="FFFFFF"/>
                <w:sz w:val="20"/>
                <w:rPrChange w:id="2256" w:author="Vannieuwenhuyze Jorre" w:date="2025-03-27T14:21:00Z" w16du:dateUtc="2025-03-27T13:21:00Z">
                  <w:rPr>
                    <w:color w:val="FFFFFF"/>
                    <w:spacing w:val="-2"/>
                    <w:sz w:val="20"/>
                  </w:rPr>
                </w:rPrChange>
              </w:rPr>
              <w:t>Aantal</w:t>
            </w:r>
          </w:p>
        </w:tc>
        <w:tc>
          <w:tcPr>
            <w:tcW w:w="2063" w:type="dxa"/>
            <w:tcBorders>
              <w:right w:val="single" w:sz="4" w:space="0" w:color="4A6C79"/>
            </w:tcBorders>
            <w:shd w:val="clear" w:color="auto" w:fill="70A2B8"/>
          </w:tcPr>
          <w:p w14:paraId="25B31990" w14:textId="2765A3B8" w:rsidR="001E3564" w:rsidRPr="001A436D" w:rsidRDefault="002F5345">
            <w:pPr>
              <w:pStyle w:val="TableParagraph"/>
              <w:spacing w:before="19"/>
              <w:ind w:left="89"/>
              <w:rPr>
                <w:sz w:val="20"/>
              </w:rPr>
            </w:pPr>
            <w:r w:rsidRPr="001A436D">
              <w:rPr>
                <w:color w:val="FFFFFF"/>
                <w:sz w:val="20"/>
                <w:rPrChange w:id="2257" w:author="Vannieuwenhuyze Jorre" w:date="2025-03-27T14:21:00Z" w16du:dateUtc="2025-03-27T13:21:00Z">
                  <w:rPr>
                    <w:color w:val="FFFFFF"/>
                    <w:spacing w:val="-2"/>
                    <w:sz w:val="20"/>
                  </w:rPr>
                </w:rPrChange>
              </w:rPr>
              <w:t>Percentage</w:t>
            </w:r>
            <w:commentRangeEnd w:id="2250"/>
            <w:r w:rsidR="00064796" w:rsidRPr="001A436D">
              <w:rPr>
                <w:rStyle w:val="CommentReference"/>
                <w:rFonts w:ascii="Calibri" w:eastAsia="Calibri" w:hAnsi="Calibri" w:cs="Calibri"/>
              </w:rPr>
              <w:commentReference w:id="2250"/>
            </w:r>
            <w:commentRangeEnd w:id="2251"/>
            <w:r w:rsidR="00287DAA" w:rsidRPr="001A436D">
              <w:rPr>
                <w:rStyle w:val="CommentReference"/>
                <w:rFonts w:ascii="Calibri" w:eastAsia="Calibri" w:hAnsi="Calibri" w:cs="Calibri"/>
              </w:rPr>
              <w:commentReference w:id="2251"/>
            </w:r>
            <w:commentRangeEnd w:id="2252"/>
            <w:r w:rsidR="00DB0BB3" w:rsidRPr="001A436D">
              <w:rPr>
                <w:rStyle w:val="CommentReference"/>
                <w:rFonts w:ascii="Calibri" w:eastAsia="Calibri" w:hAnsi="Calibri" w:cs="Calibri"/>
              </w:rPr>
              <w:commentReference w:id="2252"/>
            </w:r>
            <w:commentRangeEnd w:id="2253"/>
            <w:r w:rsidR="00E75B13" w:rsidRPr="001A436D">
              <w:rPr>
                <w:rStyle w:val="CommentReference"/>
                <w:rFonts w:ascii="Calibri" w:eastAsia="Calibri" w:hAnsi="Calibri" w:cs="Calibri"/>
              </w:rPr>
              <w:commentReference w:id="2253"/>
            </w:r>
          </w:p>
        </w:tc>
      </w:tr>
      <w:tr w:rsidR="001E3564" w:rsidRPr="001A436D" w14:paraId="25B31996" w14:textId="77777777">
        <w:trPr>
          <w:trHeight w:val="282"/>
        </w:trPr>
        <w:tc>
          <w:tcPr>
            <w:tcW w:w="2030" w:type="dxa"/>
            <w:tcBorders>
              <w:left w:val="single" w:sz="4" w:space="0" w:color="4A6C79"/>
            </w:tcBorders>
            <w:shd w:val="clear" w:color="auto" w:fill="8ED2ED"/>
          </w:tcPr>
          <w:p w14:paraId="25B31992" w14:textId="77777777" w:rsidR="001E3564" w:rsidRPr="001A436D" w:rsidRDefault="002F5345">
            <w:pPr>
              <w:pStyle w:val="TableParagraph"/>
              <w:spacing w:before="19"/>
              <w:ind w:right="36"/>
              <w:rPr>
                <w:sz w:val="20"/>
              </w:rPr>
            </w:pPr>
            <w:r w:rsidRPr="001A436D">
              <w:rPr>
                <w:color w:val="344449"/>
                <w:sz w:val="20"/>
                <w:rPrChange w:id="2258" w:author="Vannieuwenhuyze Jorre" w:date="2025-03-27T14:21:00Z" w16du:dateUtc="2025-03-27T13:21:00Z">
                  <w:rPr>
                    <w:color w:val="344449"/>
                    <w:spacing w:val="-2"/>
                    <w:sz w:val="20"/>
                  </w:rPr>
                </w:rPrChange>
              </w:rPr>
              <w:t>Aartselaar</w:t>
            </w:r>
          </w:p>
        </w:tc>
        <w:tc>
          <w:tcPr>
            <w:tcW w:w="1934" w:type="dxa"/>
            <w:shd w:val="clear" w:color="auto" w:fill="8ED2ED"/>
          </w:tcPr>
          <w:p w14:paraId="25B31993" w14:textId="77777777" w:rsidR="001E3564" w:rsidRPr="001A436D" w:rsidRDefault="002F5345">
            <w:pPr>
              <w:pStyle w:val="TableParagraph"/>
              <w:spacing w:before="19"/>
              <w:ind w:right="35"/>
              <w:rPr>
                <w:sz w:val="20"/>
              </w:rPr>
            </w:pPr>
            <w:r w:rsidRPr="001A436D">
              <w:rPr>
                <w:color w:val="344449"/>
                <w:sz w:val="20"/>
                <w:rPrChange w:id="2259" w:author="Vannieuwenhuyze Jorre" w:date="2025-03-27T14:21:00Z" w16du:dateUtc="2025-03-27T13:21:00Z">
                  <w:rPr>
                    <w:color w:val="344449"/>
                    <w:spacing w:val="-5"/>
                    <w:sz w:val="20"/>
                  </w:rPr>
                </w:rPrChange>
              </w:rPr>
              <w:t>man</w:t>
            </w:r>
          </w:p>
        </w:tc>
        <w:tc>
          <w:tcPr>
            <w:tcW w:w="1901" w:type="dxa"/>
          </w:tcPr>
          <w:p w14:paraId="25B31994" w14:textId="77777777" w:rsidR="001E3564" w:rsidRPr="001A436D" w:rsidRDefault="002F5345">
            <w:pPr>
              <w:pStyle w:val="TableParagraph"/>
              <w:spacing w:before="19"/>
              <w:ind w:left="88"/>
              <w:rPr>
                <w:sz w:val="20"/>
              </w:rPr>
            </w:pPr>
            <w:r w:rsidRPr="001A436D">
              <w:rPr>
                <w:color w:val="344449"/>
                <w:sz w:val="20"/>
                <w:rPrChange w:id="2260" w:author="Vannieuwenhuyze Jorre" w:date="2025-03-27T14:21:00Z" w16du:dateUtc="2025-03-27T13:21:00Z">
                  <w:rPr>
                    <w:color w:val="344449"/>
                    <w:spacing w:val="-4"/>
                    <w:sz w:val="20"/>
                  </w:rPr>
                </w:rPrChange>
              </w:rPr>
              <w:t>7089</w:t>
            </w:r>
          </w:p>
        </w:tc>
        <w:tc>
          <w:tcPr>
            <w:tcW w:w="2063" w:type="dxa"/>
            <w:tcBorders>
              <w:right w:val="single" w:sz="4" w:space="0" w:color="4A6C79"/>
            </w:tcBorders>
          </w:tcPr>
          <w:p w14:paraId="25B31995" w14:textId="77777777" w:rsidR="001E3564" w:rsidRPr="001A436D" w:rsidRDefault="002F5345">
            <w:pPr>
              <w:pStyle w:val="TableParagraph"/>
              <w:spacing w:before="19"/>
              <w:ind w:left="89"/>
              <w:rPr>
                <w:sz w:val="20"/>
              </w:rPr>
            </w:pPr>
            <w:r w:rsidRPr="001A436D">
              <w:rPr>
                <w:color w:val="344449"/>
                <w:sz w:val="20"/>
                <w:rPrChange w:id="2261" w:author="Vannieuwenhuyze Jorre" w:date="2025-03-27T14:21:00Z" w16du:dateUtc="2025-03-27T13:21:00Z">
                  <w:rPr>
                    <w:color w:val="344449"/>
                    <w:spacing w:val="-4"/>
                    <w:sz w:val="20"/>
                  </w:rPr>
                </w:rPrChange>
              </w:rPr>
              <w:t>49.6</w:t>
            </w:r>
          </w:p>
        </w:tc>
      </w:tr>
      <w:tr w:rsidR="001E3564" w:rsidRPr="001A436D" w14:paraId="25B3199B" w14:textId="77777777">
        <w:trPr>
          <w:trHeight w:val="318"/>
        </w:trPr>
        <w:tc>
          <w:tcPr>
            <w:tcW w:w="2030" w:type="dxa"/>
            <w:tcBorders>
              <w:left w:val="single" w:sz="4" w:space="0" w:color="4A6C79"/>
            </w:tcBorders>
            <w:shd w:val="clear" w:color="auto" w:fill="8ED2ED"/>
          </w:tcPr>
          <w:p w14:paraId="25B31997" w14:textId="77777777" w:rsidR="001E3564" w:rsidRPr="001A436D" w:rsidRDefault="002F5345">
            <w:pPr>
              <w:pStyle w:val="TableParagraph"/>
              <w:spacing w:before="56"/>
              <w:ind w:right="36"/>
              <w:rPr>
                <w:sz w:val="20"/>
              </w:rPr>
            </w:pPr>
            <w:r w:rsidRPr="001A436D">
              <w:rPr>
                <w:color w:val="344449"/>
                <w:sz w:val="20"/>
                <w:rPrChange w:id="2262" w:author="Vannieuwenhuyze Jorre" w:date="2025-03-27T14:21:00Z" w16du:dateUtc="2025-03-27T13:21:00Z">
                  <w:rPr>
                    <w:color w:val="344449"/>
                    <w:spacing w:val="-2"/>
                    <w:sz w:val="20"/>
                  </w:rPr>
                </w:rPrChange>
              </w:rPr>
              <w:t>Aartselaar</w:t>
            </w:r>
          </w:p>
        </w:tc>
        <w:tc>
          <w:tcPr>
            <w:tcW w:w="1934" w:type="dxa"/>
            <w:shd w:val="clear" w:color="auto" w:fill="8ED2ED"/>
          </w:tcPr>
          <w:p w14:paraId="25B31998" w14:textId="77777777" w:rsidR="001E3564" w:rsidRPr="001A436D" w:rsidRDefault="002F5345">
            <w:pPr>
              <w:pStyle w:val="TableParagraph"/>
              <w:spacing w:before="56"/>
              <w:ind w:right="35"/>
              <w:rPr>
                <w:sz w:val="20"/>
              </w:rPr>
            </w:pPr>
            <w:r w:rsidRPr="001A436D">
              <w:rPr>
                <w:color w:val="344449"/>
                <w:sz w:val="20"/>
                <w:rPrChange w:id="2263" w:author="Vannieuwenhuyze Jorre" w:date="2025-03-27T14:21:00Z" w16du:dateUtc="2025-03-27T13:21:00Z">
                  <w:rPr>
                    <w:color w:val="344449"/>
                    <w:spacing w:val="-2"/>
                    <w:sz w:val="20"/>
                  </w:rPr>
                </w:rPrChange>
              </w:rPr>
              <w:t>vrouw</w:t>
            </w:r>
          </w:p>
        </w:tc>
        <w:tc>
          <w:tcPr>
            <w:tcW w:w="1901" w:type="dxa"/>
          </w:tcPr>
          <w:p w14:paraId="25B31999" w14:textId="77777777" w:rsidR="001E3564" w:rsidRPr="001A436D" w:rsidRDefault="002F5345">
            <w:pPr>
              <w:pStyle w:val="TableParagraph"/>
              <w:spacing w:before="56"/>
              <w:ind w:left="88"/>
              <w:rPr>
                <w:sz w:val="20"/>
              </w:rPr>
            </w:pPr>
            <w:r w:rsidRPr="001A436D">
              <w:rPr>
                <w:color w:val="344449"/>
                <w:sz w:val="20"/>
                <w:rPrChange w:id="2264" w:author="Vannieuwenhuyze Jorre" w:date="2025-03-27T14:21:00Z" w16du:dateUtc="2025-03-27T13:21:00Z">
                  <w:rPr>
                    <w:color w:val="344449"/>
                    <w:spacing w:val="-4"/>
                    <w:sz w:val="20"/>
                  </w:rPr>
                </w:rPrChange>
              </w:rPr>
              <w:t>7204</w:t>
            </w:r>
          </w:p>
        </w:tc>
        <w:tc>
          <w:tcPr>
            <w:tcW w:w="2063" w:type="dxa"/>
            <w:tcBorders>
              <w:right w:val="single" w:sz="4" w:space="0" w:color="4A6C79"/>
            </w:tcBorders>
          </w:tcPr>
          <w:p w14:paraId="25B3199A" w14:textId="77777777" w:rsidR="001E3564" w:rsidRPr="001A436D" w:rsidRDefault="002F5345">
            <w:pPr>
              <w:pStyle w:val="TableParagraph"/>
              <w:spacing w:before="56"/>
              <w:ind w:left="89"/>
              <w:rPr>
                <w:sz w:val="20"/>
              </w:rPr>
            </w:pPr>
            <w:r w:rsidRPr="001A436D">
              <w:rPr>
                <w:color w:val="344449"/>
                <w:sz w:val="20"/>
                <w:rPrChange w:id="2265" w:author="Vannieuwenhuyze Jorre" w:date="2025-03-27T14:21:00Z" w16du:dateUtc="2025-03-27T13:21:00Z">
                  <w:rPr>
                    <w:color w:val="344449"/>
                    <w:spacing w:val="-4"/>
                    <w:sz w:val="20"/>
                  </w:rPr>
                </w:rPrChange>
              </w:rPr>
              <w:t>50.4</w:t>
            </w:r>
          </w:p>
        </w:tc>
      </w:tr>
      <w:tr w:rsidR="001E3564" w:rsidRPr="001A436D" w14:paraId="25B319A0" w14:textId="77777777">
        <w:trPr>
          <w:trHeight w:val="318"/>
        </w:trPr>
        <w:tc>
          <w:tcPr>
            <w:tcW w:w="2030" w:type="dxa"/>
            <w:tcBorders>
              <w:left w:val="single" w:sz="4" w:space="0" w:color="4A6C79"/>
            </w:tcBorders>
            <w:shd w:val="clear" w:color="auto" w:fill="8ED2ED"/>
          </w:tcPr>
          <w:p w14:paraId="25B3199C" w14:textId="77777777" w:rsidR="001E3564" w:rsidRPr="001A436D" w:rsidRDefault="002F5345">
            <w:pPr>
              <w:pStyle w:val="TableParagraph"/>
              <w:spacing w:before="56"/>
              <w:ind w:right="36"/>
              <w:rPr>
                <w:sz w:val="20"/>
              </w:rPr>
            </w:pPr>
            <w:r w:rsidRPr="001A436D">
              <w:rPr>
                <w:color w:val="344449"/>
                <w:sz w:val="20"/>
                <w:rPrChange w:id="2266" w:author="Vannieuwenhuyze Jorre" w:date="2025-03-27T14:21:00Z" w16du:dateUtc="2025-03-27T13:21:00Z">
                  <w:rPr>
                    <w:color w:val="344449"/>
                    <w:spacing w:val="-2"/>
                    <w:sz w:val="20"/>
                  </w:rPr>
                </w:rPrChange>
              </w:rPr>
              <w:t>Antwerpen</w:t>
            </w:r>
          </w:p>
        </w:tc>
        <w:tc>
          <w:tcPr>
            <w:tcW w:w="1934" w:type="dxa"/>
            <w:shd w:val="clear" w:color="auto" w:fill="8ED2ED"/>
          </w:tcPr>
          <w:p w14:paraId="25B3199D" w14:textId="77777777" w:rsidR="001E3564" w:rsidRPr="001A436D" w:rsidRDefault="002F5345">
            <w:pPr>
              <w:pStyle w:val="TableParagraph"/>
              <w:spacing w:before="56"/>
              <w:ind w:right="35"/>
              <w:rPr>
                <w:sz w:val="20"/>
              </w:rPr>
            </w:pPr>
            <w:r w:rsidRPr="001A436D">
              <w:rPr>
                <w:color w:val="344449"/>
                <w:sz w:val="20"/>
                <w:rPrChange w:id="2267" w:author="Vannieuwenhuyze Jorre" w:date="2025-03-27T14:21:00Z" w16du:dateUtc="2025-03-27T13:21:00Z">
                  <w:rPr>
                    <w:color w:val="344449"/>
                    <w:spacing w:val="-5"/>
                    <w:sz w:val="20"/>
                  </w:rPr>
                </w:rPrChange>
              </w:rPr>
              <w:t>man</w:t>
            </w:r>
          </w:p>
        </w:tc>
        <w:tc>
          <w:tcPr>
            <w:tcW w:w="1901" w:type="dxa"/>
          </w:tcPr>
          <w:p w14:paraId="25B3199E" w14:textId="77777777" w:rsidR="001E3564" w:rsidRPr="001A436D" w:rsidRDefault="002F5345">
            <w:pPr>
              <w:pStyle w:val="TableParagraph"/>
              <w:spacing w:before="56"/>
              <w:ind w:left="88"/>
              <w:rPr>
                <w:sz w:val="20"/>
              </w:rPr>
            </w:pPr>
            <w:r w:rsidRPr="001A436D">
              <w:rPr>
                <w:color w:val="344449"/>
                <w:sz w:val="20"/>
                <w:rPrChange w:id="2268" w:author="Vannieuwenhuyze Jorre" w:date="2025-03-27T14:21:00Z" w16du:dateUtc="2025-03-27T13:21:00Z">
                  <w:rPr>
                    <w:color w:val="344449"/>
                    <w:spacing w:val="-2"/>
                    <w:sz w:val="20"/>
                  </w:rPr>
                </w:rPrChange>
              </w:rPr>
              <w:t>262921</w:t>
            </w:r>
          </w:p>
        </w:tc>
        <w:tc>
          <w:tcPr>
            <w:tcW w:w="2063" w:type="dxa"/>
            <w:tcBorders>
              <w:right w:val="single" w:sz="4" w:space="0" w:color="4A6C79"/>
            </w:tcBorders>
          </w:tcPr>
          <w:p w14:paraId="25B3199F" w14:textId="77777777" w:rsidR="001E3564" w:rsidRPr="001A436D" w:rsidRDefault="002F5345">
            <w:pPr>
              <w:pStyle w:val="TableParagraph"/>
              <w:spacing w:before="56"/>
              <w:ind w:left="89"/>
              <w:rPr>
                <w:sz w:val="20"/>
              </w:rPr>
            </w:pPr>
            <w:r w:rsidRPr="001A436D">
              <w:rPr>
                <w:color w:val="344449"/>
                <w:sz w:val="20"/>
                <w:rPrChange w:id="2269" w:author="Vannieuwenhuyze Jorre" w:date="2025-03-27T14:21:00Z" w16du:dateUtc="2025-03-27T13:21:00Z">
                  <w:rPr>
                    <w:color w:val="344449"/>
                    <w:spacing w:val="-4"/>
                    <w:sz w:val="20"/>
                  </w:rPr>
                </w:rPrChange>
              </w:rPr>
              <w:t>50.0</w:t>
            </w:r>
          </w:p>
        </w:tc>
      </w:tr>
      <w:tr w:rsidR="001E3564" w:rsidRPr="001A436D" w14:paraId="25B319A5" w14:textId="77777777">
        <w:trPr>
          <w:trHeight w:val="318"/>
        </w:trPr>
        <w:tc>
          <w:tcPr>
            <w:tcW w:w="2030" w:type="dxa"/>
            <w:tcBorders>
              <w:left w:val="single" w:sz="4" w:space="0" w:color="4A6C79"/>
            </w:tcBorders>
            <w:shd w:val="clear" w:color="auto" w:fill="8ED2ED"/>
          </w:tcPr>
          <w:p w14:paraId="25B319A1" w14:textId="77777777" w:rsidR="001E3564" w:rsidRPr="001A436D" w:rsidRDefault="002F5345">
            <w:pPr>
              <w:pStyle w:val="TableParagraph"/>
              <w:spacing w:before="56"/>
              <w:ind w:right="36"/>
              <w:rPr>
                <w:sz w:val="20"/>
              </w:rPr>
            </w:pPr>
            <w:r w:rsidRPr="001A436D">
              <w:rPr>
                <w:color w:val="344449"/>
                <w:sz w:val="20"/>
                <w:rPrChange w:id="2270" w:author="Vannieuwenhuyze Jorre" w:date="2025-03-27T14:21:00Z" w16du:dateUtc="2025-03-27T13:21:00Z">
                  <w:rPr>
                    <w:color w:val="344449"/>
                    <w:spacing w:val="-2"/>
                    <w:sz w:val="20"/>
                  </w:rPr>
                </w:rPrChange>
              </w:rPr>
              <w:t>Antwerpen</w:t>
            </w:r>
          </w:p>
        </w:tc>
        <w:tc>
          <w:tcPr>
            <w:tcW w:w="1934" w:type="dxa"/>
            <w:shd w:val="clear" w:color="auto" w:fill="8ED2ED"/>
          </w:tcPr>
          <w:p w14:paraId="25B319A2" w14:textId="77777777" w:rsidR="001E3564" w:rsidRPr="001A436D" w:rsidRDefault="002F5345">
            <w:pPr>
              <w:pStyle w:val="TableParagraph"/>
              <w:spacing w:before="56"/>
              <w:ind w:right="35"/>
              <w:rPr>
                <w:sz w:val="20"/>
              </w:rPr>
            </w:pPr>
            <w:r w:rsidRPr="001A436D">
              <w:rPr>
                <w:color w:val="344449"/>
                <w:sz w:val="20"/>
                <w:rPrChange w:id="2271" w:author="Vannieuwenhuyze Jorre" w:date="2025-03-27T14:21:00Z" w16du:dateUtc="2025-03-27T13:21:00Z">
                  <w:rPr>
                    <w:color w:val="344449"/>
                    <w:spacing w:val="-2"/>
                    <w:sz w:val="20"/>
                  </w:rPr>
                </w:rPrChange>
              </w:rPr>
              <w:t>vrouw</w:t>
            </w:r>
          </w:p>
        </w:tc>
        <w:tc>
          <w:tcPr>
            <w:tcW w:w="1901" w:type="dxa"/>
          </w:tcPr>
          <w:p w14:paraId="25B319A3" w14:textId="77777777" w:rsidR="001E3564" w:rsidRPr="001A436D" w:rsidRDefault="002F5345">
            <w:pPr>
              <w:pStyle w:val="TableParagraph"/>
              <w:spacing w:before="56"/>
              <w:ind w:left="88"/>
              <w:rPr>
                <w:sz w:val="20"/>
              </w:rPr>
            </w:pPr>
            <w:r w:rsidRPr="001A436D">
              <w:rPr>
                <w:color w:val="344449"/>
                <w:sz w:val="20"/>
                <w:rPrChange w:id="2272" w:author="Vannieuwenhuyze Jorre" w:date="2025-03-27T14:21:00Z" w16du:dateUtc="2025-03-27T13:21:00Z">
                  <w:rPr>
                    <w:color w:val="344449"/>
                    <w:spacing w:val="-2"/>
                    <w:sz w:val="20"/>
                  </w:rPr>
                </w:rPrChange>
              </w:rPr>
              <w:t>263014</w:t>
            </w:r>
          </w:p>
        </w:tc>
        <w:tc>
          <w:tcPr>
            <w:tcW w:w="2063" w:type="dxa"/>
            <w:tcBorders>
              <w:right w:val="single" w:sz="4" w:space="0" w:color="4A6C79"/>
            </w:tcBorders>
          </w:tcPr>
          <w:p w14:paraId="25B319A4" w14:textId="77777777" w:rsidR="001E3564" w:rsidRPr="001A436D" w:rsidRDefault="002F5345">
            <w:pPr>
              <w:pStyle w:val="TableParagraph"/>
              <w:spacing w:before="56"/>
              <w:ind w:left="89"/>
              <w:rPr>
                <w:sz w:val="20"/>
              </w:rPr>
            </w:pPr>
            <w:r w:rsidRPr="001A436D">
              <w:rPr>
                <w:color w:val="344449"/>
                <w:sz w:val="20"/>
                <w:rPrChange w:id="2273" w:author="Vannieuwenhuyze Jorre" w:date="2025-03-27T14:21:00Z" w16du:dateUtc="2025-03-27T13:21:00Z">
                  <w:rPr>
                    <w:color w:val="344449"/>
                    <w:spacing w:val="-4"/>
                    <w:sz w:val="20"/>
                  </w:rPr>
                </w:rPrChange>
              </w:rPr>
              <w:t>50.0</w:t>
            </w:r>
          </w:p>
        </w:tc>
      </w:tr>
      <w:tr w:rsidR="001E3564" w:rsidRPr="001A436D" w14:paraId="25B319AA" w14:textId="77777777">
        <w:trPr>
          <w:trHeight w:val="318"/>
        </w:trPr>
        <w:tc>
          <w:tcPr>
            <w:tcW w:w="2030" w:type="dxa"/>
            <w:tcBorders>
              <w:left w:val="single" w:sz="4" w:space="0" w:color="4A6C79"/>
            </w:tcBorders>
            <w:shd w:val="clear" w:color="auto" w:fill="8ED2ED"/>
          </w:tcPr>
          <w:p w14:paraId="25B319A6" w14:textId="77777777" w:rsidR="001E3564" w:rsidRPr="001A436D" w:rsidRDefault="002F5345">
            <w:pPr>
              <w:pStyle w:val="TableParagraph"/>
              <w:spacing w:before="56"/>
              <w:ind w:right="36"/>
              <w:rPr>
                <w:sz w:val="20"/>
              </w:rPr>
            </w:pPr>
            <w:r w:rsidRPr="001A436D">
              <w:rPr>
                <w:color w:val="344449"/>
                <w:sz w:val="20"/>
                <w:rPrChange w:id="2274" w:author="Vannieuwenhuyze Jorre" w:date="2025-03-27T14:21:00Z" w16du:dateUtc="2025-03-27T13:21:00Z">
                  <w:rPr>
                    <w:color w:val="344449"/>
                    <w:spacing w:val="-2"/>
                    <w:sz w:val="20"/>
                  </w:rPr>
                </w:rPrChange>
              </w:rPr>
              <w:t>Boechout</w:t>
            </w:r>
          </w:p>
        </w:tc>
        <w:tc>
          <w:tcPr>
            <w:tcW w:w="1934" w:type="dxa"/>
            <w:shd w:val="clear" w:color="auto" w:fill="8ED2ED"/>
          </w:tcPr>
          <w:p w14:paraId="25B319A7" w14:textId="77777777" w:rsidR="001E3564" w:rsidRPr="001A436D" w:rsidRDefault="002F5345">
            <w:pPr>
              <w:pStyle w:val="TableParagraph"/>
              <w:spacing w:before="56"/>
              <w:ind w:right="35"/>
              <w:rPr>
                <w:sz w:val="20"/>
              </w:rPr>
            </w:pPr>
            <w:r w:rsidRPr="001A436D">
              <w:rPr>
                <w:color w:val="344449"/>
                <w:sz w:val="20"/>
                <w:rPrChange w:id="2275" w:author="Vannieuwenhuyze Jorre" w:date="2025-03-27T14:21:00Z" w16du:dateUtc="2025-03-27T13:21:00Z">
                  <w:rPr>
                    <w:color w:val="344449"/>
                    <w:spacing w:val="-5"/>
                    <w:sz w:val="20"/>
                  </w:rPr>
                </w:rPrChange>
              </w:rPr>
              <w:t>man</w:t>
            </w:r>
          </w:p>
        </w:tc>
        <w:tc>
          <w:tcPr>
            <w:tcW w:w="1901" w:type="dxa"/>
          </w:tcPr>
          <w:p w14:paraId="25B319A8" w14:textId="77777777" w:rsidR="001E3564" w:rsidRPr="001A436D" w:rsidRDefault="002F5345">
            <w:pPr>
              <w:pStyle w:val="TableParagraph"/>
              <w:spacing w:before="56"/>
              <w:ind w:left="88"/>
              <w:rPr>
                <w:sz w:val="20"/>
              </w:rPr>
            </w:pPr>
            <w:r w:rsidRPr="001A436D">
              <w:rPr>
                <w:color w:val="344449"/>
                <w:sz w:val="20"/>
                <w:rPrChange w:id="2276" w:author="Vannieuwenhuyze Jorre" w:date="2025-03-27T14:21:00Z" w16du:dateUtc="2025-03-27T13:21:00Z">
                  <w:rPr>
                    <w:color w:val="344449"/>
                    <w:spacing w:val="-4"/>
                    <w:sz w:val="20"/>
                  </w:rPr>
                </w:rPrChange>
              </w:rPr>
              <w:t>6506</w:t>
            </w:r>
          </w:p>
        </w:tc>
        <w:tc>
          <w:tcPr>
            <w:tcW w:w="2063" w:type="dxa"/>
            <w:tcBorders>
              <w:right w:val="single" w:sz="4" w:space="0" w:color="4A6C79"/>
            </w:tcBorders>
          </w:tcPr>
          <w:p w14:paraId="25B319A9" w14:textId="77777777" w:rsidR="001E3564" w:rsidRPr="001A436D" w:rsidRDefault="002F5345">
            <w:pPr>
              <w:pStyle w:val="TableParagraph"/>
              <w:spacing w:before="56"/>
              <w:ind w:left="89"/>
              <w:rPr>
                <w:sz w:val="20"/>
              </w:rPr>
            </w:pPr>
            <w:r w:rsidRPr="001A436D">
              <w:rPr>
                <w:color w:val="344449"/>
                <w:sz w:val="20"/>
                <w:rPrChange w:id="2277" w:author="Vannieuwenhuyze Jorre" w:date="2025-03-27T14:21:00Z" w16du:dateUtc="2025-03-27T13:21:00Z">
                  <w:rPr>
                    <w:color w:val="344449"/>
                    <w:spacing w:val="-4"/>
                    <w:sz w:val="20"/>
                  </w:rPr>
                </w:rPrChange>
              </w:rPr>
              <w:t>49.0</w:t>
            </w:r>
          </w:p>
        </w:tc>
      </w:tr>
      <w:tr w:rsidR="001E3564" w:rsidRPr="001A436D" w14:paraId="25B319AF" w14:textId="77777777">
        <w:trPr>
          <w:trHeight w:val="318"/>
        </w:trPr>
        <w:tc>
          <w:tcPr>
            <w:tcW w:w="2030" w:type="dxa"/>
            <w:tcBorders>
              <w:left w:val="single" w:sz="4" w:space="0" w:color="4A6C79"/>
            </w:tcBorders>
            <w:shd w:val="clear" w:color="auto" w:fill="8ED2ED"/>
          </w:tcPr>
          <w:p w14:paraId="25B319AB" w14:textId="77777777" w:rsidR="001E3564" w:rsidRPr="001A436D" w:rsidRDefault="002F5345">
            <w:pPr>
              <w:pStyle w:val="TableParagraph"/>
              <w:spacing w:before="56"/>
              <w:ind w:right="36"/>
              <w:rPr>
                <w:sz w:val="20"/>
              </w:rPr>
            </w:pPr>
            <w:r w:rsidRPr="001A436D">
              <w:rPr>
                <w:color w:val="344449"/>
                <w:sz w:val="20"/>
                <w:rPrChange w:id="2278" w:author="Vannieuwenhuyze Jorre" w:date="2025-03-27T14:21:00Z" w16du:dateUtc="2025-03-27T13:21:00Z">
                  <w:rPr>
                    <w:color w:val="344449"/>
                    <w:spacing w:val="-2"/>
                    <w:sz w:val="20"/>
                  </w:rPr>
                </w:rPrChange>
              </w:rPr>
              <w:t>Boechout</w:t>
            </w:r>
          </w:p>
        </w:tc>
        <w:tc>
          <w:tcPr>
            <w:tcW w:w="1934" w:type="dxa"/>
            <w:shd w:val="clear" w:color="auto" w:fill="8ED2ED"/>
          </w:tcPr>
          <w:p w14:paraId="25B319AC" w14:textId="77777777" w:rsidR="001E3564" w:rsidRPr="001A436D" w:rsidRDefault="002F5345">
            <w:pPr>
              <w:pStyle w:val="TableParagraph"/>
              <w:spacing w:before="56"/>
              <w:ind w:right="35"/>
              <w:rPr>
                <w:sz w:val="20"/>
              </w:rPr>
            </w:pPr>
            <w:r w:rsidRPr="001A436D">
              <w:rPr>
                <w:color w:val="344449"/>
                <w:sz w:val="20"/>
                <w:rPrChange w:id="2279" w:author="Vannieuwenhuyze Jorre" w:date="2025-03-27T14:21:00Z" w16du:dateUtc="2025-03-27T13:21:00Z">
                  <w:rPr>
                    <w:color w:val="344449"/>
                    <w:spacing w:val="-2"/>
                    <w:sz w:val="20"/>
                  </w:rPr>
                </w:rPrChange>
              </w:rPr>
              <w:t>vrouw</w:t>
            </w:r>
          </w:p>
        </w:tc>
        <w:tc>
          <w:tcPr>
            <w:tcW w:w="1901" w:type="dxa"/>
          </w:tcPr>
          <w:p w14:paraId="25B319AD" w14:textId="77777777" w:rsidR="001E3564" w:rsidRPr="001A436D" w:rsidRDefault="002F5345">
            <w:pPr>
              <w:pStyle w:val="TableParagraph"/>
              <w:spacing w:before="56"/>
              <w:ind w:left="88"/>
              <w:rPr>
                <w:sz w:val="20"/>
              </w:rPr>
            </w:pPr>
            <w:r w:rsidRPr="001A436D">
              <w:rPr>
                <w:color w:val="344449"/>
                <w:sz w:val="20"/>
                <w:rPrChange w:id="2280" w:author="Vannieuwenhuyze Jorre" w:date="2025-03-27T14:21:00Z" w16du:dateUtc="2025-03-27T13:21:00Z">
                  <w:rPr>
                    <w:color w:val="344449"/>
                    <w:spacing w:val="-4"/>
                    <w:sz w:val="20"/>
                  </w:rPr>
                </w:rPrChange>
              </w:rPr>
              <w:t>6760</w:t>
            </w:r>
          </w:p>
        </w:tc>
        <w:tc>
          <w:tcPr>
            <w:tcW w:w="2063" w:type="dxa"/>
            <w:tcBorders>
              <w:right w:val="single" w:sz="4" w:space="0" w:color="4A6C79"/>
            </w:tcBorders>
          </w:tcPr>
          <w:p w14:paraId="25B319AE" w14:textId="77777777" w:rsidR="001E3564" w:rsidRPr="001A436D" w:rsidRDefault="002F5345">
            <w:pPr>
              <w:pStyle w:val="TableParagraph"/>
              <w:spacing w:before="56"/>
              <w:ind w:left="89"/>
              <w:rPr>
                <w:sz w:val="20"/>
              </w:rPr>
            </w:pPr>
            <w:r w:rsidRPr="001A436D">
              <w:rPr>
                <w:color w:val="344449"/>
                <w:sz w:val="20"/>
                <w:rPrChange w:id="2281" w:author="Vannieuwenhuyze Jorre" w:date="2025-03-27T14:21:00Z" w16du:dateUtc="2025-03-27T13:21:00Z">
                  <w:rPr>
                    <w:color w:val="344449"/>
                    <w:spacing w:val="-4"/>
                    <w:sz w:val="20"/>
                  </w:rPr>
                </w:rPrChange>
              </w:rPr>
              <w:t>51.0</w:t>
            </w:r>
          </w:p>
        </w:tc>
      </w:tr>
      <w:tr w:rsidR="001E3564" w:rsidRPr="001A436D" w14:paraId="25B319B4" w14:textId="77777777">
        <w:trPr>
          <w:trHeight w:val="318"/>
        </w:trPr>
        <w:tc>
          <w:tcPr>
            <w:tcW w:w="2030" w:type="dxa"/>
            <w:tcBorders>
              <w:left w:val="single" w:sz="4" w:space="0" w:color="4A6C79"/>
            </w:tcBorders>
            <w:shd w:val="clear" w:color="auto" w:fill="8ED2ED"/>
          </w:tcPr>
          <w:p w14:paraId="25B319B0" w14:textId="77777777" w:rsidR="001E3564" w:rsidRPr="001A436D" w:rsidRDefault="002F5345">
            <w:pPr>
              <w:pStyle w:val="TableParagraph"/>
              <w:spacing w:before="56"/>
              <w:ind w:right="36"/>
              <w:rPr>
                <w:sz w:val="20"/>
              </w:rPr>
            </w:pPr>
            <w:r w:rsidRPr="001A436D">
              <w:rPr>
                <w:color w:val="344449"/>
                <w:sz w:val="20"/>
                <w:rPrChange w:id="2282" w:author="Vannieuwenhuyze Jorre" w:date="2025-03-27T14:21:00Z" w16du:dateUtc="2025-03-27T13:21:00Z">
                  <w:rPr>
                    <w:color w:val="344449"/>
                    <w:spacing w:val="-4"/>
                    <w:sz w:val="20"/>
                  </w:rPr>
                </w:rPrChange>
              </w:rPr>
              <w:t>Boom</w:t>
            </w:r>
          </w:p>
        </w:tc>
        <w:tc>
          <w:tcPr>
            <w:tcW w:w="1934" w:type="dxa"/>
            <w:shd w:val="clear" w:color="auto" w:fill="8ED2ED"/>
          </w:tcPr>
          <w:p w14:paraId="25B319B1" w14:textId="77777777" w:rsidR="001E3564" w:rsidRPr="001A436D" w:rsidRDefault="002F5345">
            <w:pPr>
              <w:pStyle w:val="TableParagraph"/>
              <w:spacing w:before="56"/>
              <w:ind w:right="35"/>
              <w:rPr>
                <w:sz w:val="20"/>
              </w:rPr>
            </w:pPr>
            <w:r w:rsidRPr="001A436D">
              <w:rPr>
                <w:color w:val="344449"/>
                <w:sz w:val="20"/>
                <w:rPrChange w:id="2283" w:author="Vannieuwenhuyze Jorre" w:date="2025-03-27T14:21:00Z" w16du:dateUtc="2025-03-27T13:21:00Z">
                  <w:rPr>
                    <w:color w:val="344449"/>
                    <w:spacing w:val="-5"/>
                    <w:sz w:val="20"/>
                  </w:rPr>
                </w:rPrChange>
              </w:rPr>
              <w:t>man</w:t>
            </w:r>
          </w:p>
        </w:tc>
        <w:tc>
          <w:tcPr>
            <w:tcW w:w="1901" w:type="dxa"/>
          </w:tcPr>
          <w:p w14:paraId="25B319B2" w14:textId="77777777" w:rsidR="001E3564" w:rsidRPr="001A436D" w:rsidRDefault="002F5345">
            <w:pPr>
              <w:pStyle w:val="TableParagraph"/>
              <w:spacing w:before="56"/>
              <w:ind w:left="88"/>
              <w:rPr>
                <w:sz w:val="20"/>
              </w:rPr>
            </w:pPr>
            <w:r w:rsidRPr="001A436D">
              <w:rPr>
                <w:color w:val="344449"/>
                <w:sz w:val="20"/>
                <w:rPrChange w:id="2284" w:author="Vannieuwenhuyze Jorre" w:date="2025-03-27T14:21:00Z" w16du:dateUtc="2025-03-27T13:21:00Z">
                  <w:rPr>
                    <w:color w:val="344449"/>
                    <w:spacing w:val="-4"/>
                    <w:sz w:val="20"/>
                  </w:rPr>
                </w:rPrChange>
              </w:rPr>
              <w:t>9024</w:t>
            </w:r>
          </w:p>
        </w:tc>
        <w:tc>
          <w:tcPr>
            <w:tcW w:w="2063" w:type="dxa"/>
            <w:tcBorders>
              <w:right w:val="single" w:sz="4" w:space="0" w:color="4A6C79"/>
            </w:tcBorders>
          </w:tcPr>
          <w:p w14:paraId="25B319B3" w14:textId="77777777" w:rsidR="001E3564" w:rsidRPr="001A436D" w:rsidRDefault="002F5345">
            <w:pPr>
              <w:pStyle w:val="TableParagraph"/>
              <w:spacing w:before="56"/>
              <w:ind w:left="89"/>
              <w:rPr>
                <w:sz w:val="20"/>
              </w:rPr>
            </w:pPr>
            <w:r w:rsidRPr="001A436D">
              <w:rPr>
                <w:color w:val="344449"/>
                <w:sz w:val="20"/>
                <w:rPrChange w:id="2285" w:author="Vannieuwenhuyze Jorre" w:date="2025-03-27T14:21:00Z" w16du:dateUtc="2025-03-27T13:21:00Z">
                  <w:rPr>
                    <w:color w:val="344449"/>
                    <w:spacing w:val="-4"/>
                    <w:sz w:val="20"/>
                  </w:rPr>
                </w:rPrChange>
              </w:rPr>
              <w:t>49.5</w:t>
            </w:r>
          </w:p>
        </w:tc>
      </w:tr>
      <w:tr w:rsidR="001E3564" w:rsidRPr="001A436D" w14:paraId="25B319B9" w14:textId="77777777">
        <w:trPr>
          <w:trHeight w:val="318"/>
        </w:trPr>
        <w:tc>
          <w:tcPr>
            <w:tcW w:w="2030" w:type="dxa"/>
            <w:tcBorders>
              <w:left w:val="single" w:sz="4" w:space="0" w:color="4A6C79"/>
            </w:tcBorders>
            <w:shd w:val="clear" w:color="auto" w:fill="8ED2ED"/>
          </w:tcPr>
          <w:p w14:paraId="25B319B5" w14:textId="77777777" w:rsidR="001E3564" w:rsidRPr="001A436D" w:rsidRDefault="002F5345">
            <w:pPr>
              <w:pStyle w:val="TableParagraph"/>
              <w:spacing w:before="56"/>
              <w:ind w:right="36"/>
              <w:rPr>
                <w:sz w:val="20"/>
              </w:rPr>
            </w:pPr>
            <w:r w:rsidRPr="001A436D">
              <w:rPr>
                <w:color w:val="344449"/>
                <w:sz w:val="20"/>
                <w:rPrChange w:id="2286" w:author="Vannieuwenhuyze Jorre" w:date="2025-03-27T14:21:00Z" w16du:dateUtc="2025-03-27T13:21:00Z">
                  <w:rPr>
                    <w:color w:val="344449"/>
                    <w:spacing w:val="-4"/>
                    <w:sz w:val="20"/>
                  </w:rPr>
                </w:rPrChange>
              </w:rPr>
              <w:t>Boom</w:t>
            </w:r>
          </w:p>
        </w:tc>
        <w:tc>
          <w:tcPr>
            <w:tcW w:w="1934" w:type="dxa"/>
            <w:shd w:val="clear" w:color="auto" w:fill="8ED2ED"/>
          </w:tcPr>
          <w:p w14:paraId="25B319B6" w14:textId="77777777" w:rsidR="001E3564" w:rsidRPr="001A436D" w:rsidRDefault="002F5345">
            <w:pPr>
              <w:pStyle w:val="TableParagraph"/>
              <w:spacing w:before="56"/>
              <w:ind w:right="35"/>
              <w:rPr>
                <w:sz w:val="20"/>
              </w:rPr>
            </w:pPr>
            <w:r w:rsidRPr="001A436D">
              <w:rPr>
                <w:color w:val="344449"/>
                <w:sz w:val="20"/>
                <w:rPrChange w:id="2287" w:author="Vannieuwenhuyze Jorre" w:date="2025-03-27T14:21:00Z" w16du:dateUtc="2025-03-27T13:21:00Z">
                  <w:rPr>
                    <w:color w:val="344449"/>
                    <w:spacing w:val="-2"/>
                    <w:sz w:val="20"/>
                  </w:rPr>
                </w:rPrChange>
              </w:rPr>
              <w:t>vrouw</w:t>
            </w:r>
          </w:p>
        </w:tc>
        <w:tc>
          <w:tcPr>
            <w:tcW w:w="1901" w:type="dxa"/>
          </w:tcPr>
          <w:p w14:paraId="25B319B7" w14:textId="77777777" w:rsidR="001E3564" w:rsidRPr="001A436D" w:rsidRDefault="002F5345">
            <w:pPr>
              <w:pStyle w:val="TableParagraph"/>
              <w:spacing w:before="56"/>
              <w:ind w:left="88"/>
              <w:rPr>
                <w:sz w:val="20"/>
              </w:rPr>
            </w:pPr>
            <w:r w:rsidRPr="001A436D">
              <w:rPr>
                <w:color w:val="344449"/>
                <w:sz w:val="20"/>
                <w:rPrChange w:id="2288" w:author="Vannieuwenhuyze Jorre" w:date="2025-03-27T14:21:00Z" w16du:dateUtc="2025-03-27T13:21:00Z">
                  <w:rPr>
                    <w:color w:val="344449"/>
                    <w:spacing w:val="-4"/>
                    <w:sz w:val="20"/>
                  </w:rPr>
                </w:rPrChange>
              </w:rPr>
              <w:t>9220</w:t>
            </w:r>
          </w:p>
        </w:tc>
        <w:tc>
          <w:tcPr>
            <w:tcW w:w="2063" w:type="dxa"/>
            <w:tcBorders>
              <w:right w:val="single" w:sz="4" w:space="0" w:color="4A6C79"/>
            </w:tcBorders>
          </w:tcPr>
          <w:p w14:paraId="25B319B8" w14:textId="77777777" w:rsidR="001E3564" w:rsidRPr="001A436D" w:rsidRDefault="002F5345">
            <w:pPr>
              <w:pStyle w:val="TableParagraph"/>
              <w:spacing w:before="56"/>
              <w:ind w:left="89"/>
              <w:rPr>
                <w:sz w:val="20"/>
              </w:rPr>
            </w:pPr>
            <w:r w:rsidRPr="001A436D">
              <w:rPr>
                <w:color w:val="344449"/>
                <w:sz w:val="20"/>
                <w:rPrChange w:id="2289" w:author="Vannieuwenhuyze Jorre" w:date="2025-03-27T14:21:00Z" w16du:dateUtc="2025-03-27T13:21:00Z">
                  <w:rPr>
                    <w:color w:val="344449"/>
                    <w:spacing w:val="-4"/>
                    <w:sz w:val="20"/>
                  </w:rPr>
                </w:rPrChange>
              </w:rPr>
              <w:t>50.5</w:t>
            </w:r>
          </w:p>
        </w:tc>
      </w:tr>
      <w:tr w:rsidR="001E3564" w:rsidRPr="001A436D" w14:paraId="25B319BE" w14:textId="77777777">
        <w:trPr>
          <w:trHeight w:val="318"/>
        </w:trPr>
        <w:tc>
          <w:tcPr>
            <w:tcW w:w="2030" w:type="dxa"/>
            <w:tcBorders>
              <w:left w:val="single" w:sz="4" w:space="0" w:color="4A6C79"/>
            </w:tcBorders>
            <w:shd w:val="clear" w:color="auto" w:fill="8ED2ED"/>
          </w:tcPr>
          <w:p w14:paraId="25B319BA" w14:textId="77777777" w:rsidR="001E3564" w:rsidRPr="001A436D" w:rsidRDefault="002F5345">
            <w:pPr>
              <w:pStyle w:val="TableParagraph"/>
              <w:spacing w:before="56"/>
              <w:ind w:right="36"/>
              <w:rPr>
                <w:sz w:val="20"/>
              </w:rPr>
            </w:pPr>
            <w:r w:rsidRPr="001A436D">
              <w:rPr>
                <w:color w:val="344449"/>
                <w:sz w:val="20"/>
                <w:rPrChange w:id="2290" w:author="Vannieuwenhuyze Jorre" w:date="2025-03-27T14:21:00Z" w16du:dateUtc="2025-03-27T13:21:00Z">
                  <w:rPr>
                    <w:color w:val="344449"/>
                    <w:spacing w:val="-2"/>
                    <w:sz w:val="20"/>
                  </w:rPr>
                </w:rPrChange>
              </w:rPr>
              <w:t>Borsbeek</w:t>
            </w:r>
          </w:p>
        </w:tc>
        <w:tc>
          <w:tcPr>
            <w:tcW w:w="1934" w:type="dxa"/>
            <w:shd w:val="clear" w:color="auto" w:fill="8ED2ED"/>
          </w:tcPr>
          <w:p w14:paraId="25B319BB" w14:textId="77777777" w:rsidR="001E3564" w:rsidRPr="001A436D" w:rsidRDefault="002F5345">
            <w:pPr>
              <w:pStyle w:val="TableParagraph"/>
              <w:spacing w:before="56"/>
              <w:ind w:right="35"/>
              <w:rPr>
                <w:sz w:val="20"/>
              </w:rPr>
            </w:pPr>
            <w:r w:rsidRPr="001A436D">
              <w:rPr>
                <w:color w:val="344449"/>
                <w:sz w:val="20"/>
                <w:rPrChange w:id="2291" w:author="Vannieuwenhuyze Jorre" w:date="2025-03-27T14:21:00Z" w16du:dateUtc="2025-03-27T13:21:00Z">
                  <w:rPr>
                    <w:color w:val="344449"/>
                    <w:spacing w:val="-5"/>
                    <w:sz w:val="20"/>
                  </w:rPr>
                </w:rPrChange>
              </w:rPr>
              <w:t>man</w:t>
            </w:r>
          </w:p>
        </w:tc>
        <w:tc>
          <w:tcPr>
            <w:tcW w:w="1901" w:type="dxa"/>
          </w:tcPr>
          <w:p w14:paraId="25B319BC" w14:textId="77777777" w:rsidR="001E3564" w:rsidRPr="001A436D" w:rsidRDefault="002F5345">
            <w:pPr>
              <w:pStyle w:val="TableParagraph"/>
              <w:spacing w:before="56"/>
              <w:ind w:left="88"/>
              <w:rPr>
                <w:sz w:val="20"/>
              </w:rPr>
            </w:pPr>
            <w:r w:rsidRPr="001A436D">
              <w:rPr>
                <w:color w:val="344449"/>
                <w:sz w:val="20"/>
                <w:rPrChange w:id="2292" w:author="Vannieuwenhuyze Jorre" w:date="2025-03-27T14:21:00Z" w16du:dateUtc="2025-03-27T13:21:00Z">
                  <w:rPr>
                    <w:color w:val="344449"/>
                    <w:spacing w:val="-4"/>
                    <w:sz w:val="20"/>
                  </w:rPr>
                </w:rPrChange>
              </w:rPr>
              <w:t>5270</w:t>
            </w:r>
          </w:p>
        </w:tc>
        <w:tc>
          <w:tcPr>
            <w:tcW w:w="2063" w:type="dxa"/>
            <w:tcBorders>
              <w:right w:val="single" w:sz="4" w:space="0" w:color="4A6C79"/>
            </w:tcBorders>
          </w:tcPr>
          <w:p w14:paraId="25B319BD" w14:textId="77777777" w:rsidR="001E3564" w:rsidRPr="001A436D" w:rsidRDefault="002F5345">
            <w:pPr>
              <w:pStyle w:val="TableParagraph"/>
              <w:spacing w:before="56"/>
              <w:ind w:left="89"/>
              <w:rPr>
                <w:sz w:val="20"/>
              </w:rPr>
            </w:pPr>
            <w:r w:rsidRPr="001A436D">
              <w:rPr>
                <w:color w:val="344449"/>
                <w:sz w:val="20"/>
                <w:rPrChange w:id="2293" w:author="Vannieuwenhuyze Jorre" w:date="2025-03-27T14:21:00Z" w16du:dateUtc="2025-03-27T13:21:00Z">
                  <w:rPr>
                    <w:color w:val="344449"/>
                    <w:spacing w:val="-4"/>
                    <w:sz w:val="20"/>
                  </w:rPr>
                </w:rPrChange>
              </w:rPr>
              <w:t>48.6</w:t>
            </w:r>
          </w:p>
        </w:tc>
      </w:tr>
      <w:tr w:rsidR="001E3564" w:rsidRPr="001A436D" w14:paraId="25B319C3" w14:textId="77777777">
        <w:trPr>
          <w:trHeight w:val="354"/>
        </w:trPr>
        <w:tc>
          <w:tcPr>
            <w:tcW w:w="2030" w:type="dxa"/>
            <w:tcBorders>
              <w:left w:val="single" w:sz="4" w:space="0" w:color="4A6C79"/>
              <w:bottom w:val="single" w:sz="4" w:space="0" w:color="4A6C79"/>
            </w:tcBorders>
            <w:shd w:val="clear" w:color="auto" w:fill="8ED2ED"/>
          </w:tcPr>
          <w:p w14:paraId="25B319BF" w14:textId="77777777" w:rsidR="001E3564" w:rsidRPr="001A436D" w:rsidRDefault="002F5345">
            <w:pPr>
              <w:pStyle w:val="TableParagraph"/>
              <w:spacing w:before="56"/>
              <w:ind w:right="36"/>
              <w:rPr>
                <w:sz w:val="20"/>
              </w:rPr>
            </w:pPr>
            <w:r w:rsidRPr="001A436D">
              <w:rPr>
                <w:color w:val="344449"/>
                <w:sz w:val="20"/>
                <w:rPrChange w:id="2294" w:author="Vannieuwenhuyze Jorre" w:date="2025-03-27T14:21:00Z" w16du:dateUtc="2025-03-27T13:21:00Z">
                  <w:rPr>
                    <w:color w:val="344449"/>
                    <w:spacing w:val="-2"/>
                    <w:sz w:val="20"/>
                  </w:rPr>
                </w:rPrChange>
              </w:rPr>
              <w:t>Borsbeek</w:t>
            </w:r>
          </w:p>
        </w:tc>
        <w:tc>
          <w:tcPr>
            <w:tcW w:w="1934" w:type="dxa"/>
            <w:tcBorders>
              <w:bottom w:val="single" w:sz="4" w:space="0" w:color="4A6C79"/>
            </w:tcBorders>
            <w:shd w:val="clear" w:color="auto" w:fill="8ED2ED"/>
          </w:tcPr>
          <w:p w14:paraId="25B319C0" w14:textId="77777777" w:rsidR="001E3564" w:rsidRPr="001A436D" w:rsidRDefault="002F5345">
            <w:pPr>
              <w:pStyle w:val="TableParagraph"/>
              <w:spacing w:before="56"/>
              <w:ind w:right="35"/>
              <w:rPr>
                <w:sz w:val="20"/>
              </w:rPr>
            </w:pPr>
            <w:r w:rsidRPr="001A436D">
              <w:rPr>
                <w:color w:val="344449"/>
                <w:sz w:val="20"/>
                <w:rPrChange w:id="2295" w:author="Vannieuwenhuyze Jorre" w:date="2025-03-27T14:21:00Z" w16du:dateUtc="2025-03-27T13:21:00Z">
                  <w:rPr>
                    <w:color w:val="344449"/>
                    <w:spacing w:val="-2"/>
                    <w:sz w:val="20"/>
                  </w:rPr>
                </w:rPrChange>
              </w:rPr>
              <w:t>vrouw</w:t>
            </w:r>
          </w:p>
        </w:tc>
        <w:tc>
          <w:tcPr>
            <w:tcW w:w="1901" w:type="dxa"/>
            <w:tcBorders>
              <w:bottom w:val="single" w:sz="4" w:space="0" w:color="4A6C79"/>
            </w:tcBorders>
          </w:tcPr>
          <w:p w14:paraId="25B319C1" w14:textId="77777777" w:rsidR="001E3564" w:rsidRPr="001A436D" w:rsidRDefault="002F5345">
            <w:pPr>
              <w:pStyle w:val="TableParagraph"/>
              <w:spacing w:before="56"/>
              <w:ind w:left="88"/>
              <w:rPr>
                <w:sz w:val="20"/>
              </w:rPr>
            </w:pPr>
            <w:r w:rsidRPr="001A436D">
              <w:rPr>
                <w:color w:val="344449"/>
                <w:sz w:val="20"/>
                <w:rPrChange w:id="2296" w:author="Vannieuwenhuyze Jorre" w:date="2025-03-27T14:21:00Z" w16du:dateUtc="2025-03-27T13:21:00Z">
                  <w:rPr>
                    <w:color w:val="344449"/>
                    <w:spacing w:val="-4"/>
                    <w:sz w:val="20"/>
                  </w:rPr>
                </w:rPrChange>
              </w:rPr>
              <w:t>5584</w:t>
            </w:r>
          </w:p>
        </w:tc>
        <w:tc>
          <w:tcPr>
            <w:tcW w:w="2063" w:type="dxa"/>
            <w:tcBorders>
              <w:bottom w:val="single" w:sz="4" w:space="0" w:color="4A6C79"/>
              <w:right w:val="single" w:sz="4" w:space="0" w:color="4A6C79"/>
            </w:tcBorders>
          </w:tcPr>
          <w:p w14:paraId="25B319C2" w14:textId="77777777" w:rsidR="001E3564" w:rsidRPr="001A436D" w:rsidRDefault="002F5345">
            <w:pPr>
              <w:pStyle w:val="TableParagraph"/>
              <w:spacing w:before="56"/>
              <w:ind w:left="89"/>
              <w:rPr>
                <w:sz w:val="20"/>
              </w:rPr>
            </w:pPr>
            <w:r w:rsidRPr="001A436D">
              <w:rPr>
                <w:color w:val="344449"/>
                <w:sz w:val="20"/>
                <w:rPrChange w:id="2297" w:author="Vannieuwenhuyze Jorre" w:date="2025-03-27T14:21:00Z" w16du:dateUtc="2025-03-27T13:21:00Z">
                  <w:rPr>
                    <w:color w:val="344449"/>
                    <w:spacing w:val="-4"/>
                    <w:sz w:val="20"/>
                  </w:rPr>
                </w:rPrChange>
              </w:rPr>
              <w:t>51.4</w:t>
            </w:r>
          </w:p>
        </w:tc>
      </w:tr>
    </w:tbl>
    <w:p w14:paraId="25B319C4" w14:textId="77777777" w:rsidR="001E3564" w:rsidRPr="001A436D" w:rsidRDefault="001E3564">
      <w:pPr>
        <w:pStyle w:val="BodyText"/>
        <w:rPr>
          <w:rFonts w:ascii="Arial"/>
          <w:i/>
          <w:sz w:val="20"/>
        </w:rPr>
      </w:pPr>
    </w:p>
    <w:p w14:paraId="25B319C5" w14:textId="77777777" w:rsidR="001E3564" w:rsidRPr="001A436D" w:rsidRDefault="001E3564">
      <w:pPr>
        <w:pStyle w:val="BodyText"/>
        <w:spacing w:before="182"/>
        <w:rPr>
          <w:rFonts w:ascii="Arial"/>
          <w:i/>
          <w:sz w:val="20"/>
        </w:rPr>
      </w:pPr>
    </w:p>
    <w:p w14:paraId="25B319C6" w14:textId="3530B119" w:rsidR="001E3564" w:rsidRPr="001A436D" w:rsidDel="00E5136A" w:rsidRDefault="002F5345">
      <w:pPr>
        <w:pStyle w:val="BodyText"/>
        <w:spacing w:line="237" w:lineRule="auto"/>
        <w:ind w:left="709" w:right="1130"/>
        <w:jc w:val="both"/>
        <w:rPr>
          <w:del w:id="2298" w:author="Vannieuwenhuyze Jorre" w:date="2025-02-18T15:32:00Z" w16du:dateUtc="2025-02-18T14:32:00Z"/>
        </w:rPr>
      </w:pPr>
      <w:del w:id="2299" w:author="Vannieuwenhuyze Jorre" w:date="2025-02-18T15:32:00Z" w16du:dateUtc="2025-02-18T14:32:00Z">
        <w:r w:rsidRPr="001A436D" w:rsidDel="00E5136A">
          <w:rPr>
            <w:color w:val="344449"/>
          </w:rPr>
          <w:delText>in</w:delText>
        </w:r>
        <w:r w:rsidRPr="001A436D" w:rsidDel="00E5136A">
          <w:rPr>
            <w:color w:val="344449"/>
            <w:rPrChange w:id="2300" w:author="Vannieuwenhuyze Jorre" w:date="2025-03-27T14:21:00Z" w16du:dateUtc="2025-03-27T13:21:00Z">
              <w:rPr>
                <w:color w:val="344449"/>
                <w:spacing w:val="-3"/>
              </w:rPr>
            </w:rPrChange>
          </w:rPr>
          <w:delText xml:space="preserve"> </w:delText>
        </w:r>
        <w:r w:rsidRPr="001A436D" w:rsidDel="00E5136A">
          <w:rPr>
            <w:color w:val="344449"/>
          </w:rPr>
          <w:delText>tabel</w:delText>
        </w:r>
        <w:r w:rsidRPr="001A436D" w:rsidDel="00E5136A">
          <w:rPr>
            <w:color w:val="344449"/>
            <w:rPrChange w:id="2301" w:author="Vannieuwenhuyze Jorre" w:date="2025-03-27T14:21:00Z" w16du:dateUtc="2025-03-27T13:21:00Z">
              <w:rPr>
                <w:color w:val="344449"/>
                <w:spacing w:val="-2"/>
              </w:rPr>
            </w:rPrChange>
          </w:rPr>
          <w:delText xml:space="preserve"> </w:delText>
        </w:r>
        <w:r w:rsidR="001E3564" w:rsidRPr="001A436D" w:rsidDel="00E5136A">
          <w:fldChar w:fldCharType="begin"/>
        </w:r>
        <w:r w:rsidR="001E3564" w:rsidRPr="001A436D" w:rsidDel="00E5136A">
          <w:delInstrText>HYPERLINK \l "_bookmark2"</w:delInstrText>
        </w:r>
        <w:r w:rsidR="001E3564" w:rsidRPr="001A436D" w:rsidDel="00E5136A">
          <w:fldChar w:fldCharType="separate"/>
        </w:r>
        <w:r w:rsidR="001E3564" w:rsidRPr="001A436D" w:rsidDel="00E5136A">
          <w:rPr>
            <w:color w:val="344449"/>
          </w:rPr>
          <w:delText>2</w:delText>
        </w:r>
        <w:r w:rsidR="001E3564" w:rsidRPr="001A436D" w:rsidDel="00E5136A">
          <w:rPr>
            <w:color w:val="344449"/>
          </w:rPr>
          <w:fldChar w:fldCharType="end"/>
        </w:r>
        <w:r w:rsidRPr="001A436D" w:rsidDel="00E5136A">
          <w:rPr>
            <w:color w:val="344449"/>
            <w:rPrChange w:id="2302" w:author="Vannieuwenhuyze Jorre" w:date="2025-03-27T14:21:00Z" w16du:dateUtc="2025-03-27T13:21:00Z">
              <w:rPr>
                <w:color w:val="344449"/>
                <w:spacing w:val="-3"/>
              </w:rPr>
            </w:rPrChange>
          </w:rPr>
          <w:delText xml:space="preserve"> </w:delText>
        </w:r>
        <w:r w:rsidRPr="001A436D" w:rsidDel="00E5136A">
          <w:rPr>
            <w:color w:val="344449"/>
          </w:rPr>
          <w:delText>kunnen</w:delText>
        </w:r>
        <w:r w:rsidRPr="001A436D" w:rsidDel="00E5136A">
          <w:rPr>
            <w:color w:val="344449"/>
            <w:rPrChange w:id="2303" w:author="Vannieuwenhuyze Jorre" w:date="2025-03-27T14:21:00Z" w16du:dateUtc="2025-03-27T13:21:00Z">
              <w:rPr>
                <w:color w:val="344449"/>
                <w:spacing w:val="-3"/>
              </w:rPr>
            </w:rPrChange>
          </w:rPr>
          <w:delText xml:space="preserve"> </w:delText>
        </w:r>
        <w:r w:rsidRPr="001A436D" w:rsidDel="00E5136A">
          <w:rPr>
            <w:color w:val="344449"/>
          </w:rPr>
          <w:delText>we</w:delText>
        </w:r>
        <w:r w:rsidRPr="001A436D" w:rsidDel="00E5136A">
          <w:rPr>
            <w:color w:val="344449"/>
            <w:rPrChange w:id="2304" w:author="Vannieuwenhuyze Jorre" w:date="2025-03-27T14:21:00Z" w16du:dateUtc="2025-03-27T13:21:00Z">
              <w:rPr>
                <w:color w:val="344449"/>
                <w:spacing w:val="-3"/>
              </w:rPr>
            </w:rPrChange>
          </w:rPr>
          <w:delText xml:space="preserve"> </w:delText>
        </w:r>
        <w:r w:rsidRPr="001A436D" w:rsidDel="00E5136A">
          <w:rPr>
            <w:color w:val="344449"/>
          </w:rPr>
          <w:delText>bijvoorbeeld</w:delText>
        </w:r>
        <w:r w:rsidRPr="001A436D" w:rsidDel="00E5136A">
          <w:rPr>
            <w:color w:val="344449"/>
            <w:rPrChange w:id="2305" w:author="Vannieuwenhuyze Jorre" w:date="2025-03-27T14:21:00Z" w16du:dateUtc="2025-03-27T13:21:00Z">
              <w:rPr>
                <w:color w:val="344449"/>
                <w:spacing w:val="-3"/>
              </w:rPr>
            </w:rPrChange>
          </w:rPr>
          <w:delText xml:space="preserve"> </w:delText>
        </w:r>
        <w:r w:rsidRPr="001A436D" w:rsidDel="00E5136A">
          <w:rPr>
            <w:color w:val="344449"/>
          </w:rPr>
          <w:delText>kiezen</w:delText>
        </w:r>
        <w:r w:rsidRPr="001A436D" w:rsidDel="00E5136A">
          <w:rPr>
            <w:color w:val="344449"/>
            <w:rPrChange w:id="2306" w:author="Vannieuwenhuyze Jorre" w:date="2025-03-27T14:21:00Z" w16du:dateUtc="2025-03-27T13:21:00Z">
              <w:rPr>
                <w:color w:val="344449"/>
                <w:spacing w:val="-3"/>
              </w:rPr>
            </w:rPrChange>
          </w:rPr>
          <w:delText xml:space="preserve"> </w:delText>
        </w:r>
        <w:r w:rsidRPr="001A436D" w:rsidDel="00E5136A">
          <w:rPr>
            <w:color w:val="344449"/>
          </w:rPr>
          <w:delText>tussen</w:delText>
        </w:r>
        <w:r w:rsidRPr="001A436D" w:rsidDel="00E5136A">
          <w:rPr>
            <w:color w:val="344449"/>
            <w:rPrChange w:id="2307" w:author="Vannieuwenhuyze Jorre" w:date="2025-03-27T14:21:00Z" w16du:dateUtc="2025-03-27T13:21:00Z">
              <w:rPr>
                <w:color w:val="344449"/>
                <w:spacing w:val="-3"/>
              </w:rPr>
            </w:rPrChange>
          </w:rPr>
          <w:delText xml:space="preserve"> </w:delText>
        </w:r>
        <w:r w:rsidRPr="001A436D" w:rsidDel="00E5136A">
          <w:rPr>
            <w:color w:val="344449"/>
          </w:rPr>
          <w:delText>de</w:delText>
        </w:r>
        <w:r w:rsidRPr="001A436D" w:rsidDel="00E5136A">
          <w:rPr>
            <w:color w:val="344449"/>
            <w:rPrChange w:id="2308" w:author="Vannieuwenhuyze Jorre" w:date="2025-03-27T14:21:00Z" w16du:dateUtc="2025-03-27T13:21:00Z">
              <w:rPr>
                <w:color w:val="344449"/>
                <w:spacing w:val="-3"/>
              </w:rPr>
            </w:rPrChange>
          </w:rPr>
          <w:delText xml:space="preserve"> </w:delText>
        </w:r>
        <w:r w:rsidRPr="001A436D" w:rsidDel="00E5136A">
          <w:rPr>
            <w:color w:val="344449"/>
          </w:rPr>
          <w:delText>conceptuele</w:delText>
        </w:r>
        <w:r w:rsidRPr="001A436D" w:rsidDel="00E5136A">
          <w:rPr>
            <w:color w:val="344449"/>
            <w:rPrChange w:id="2309" w:author="Vannieuwenhuyze Jorre" w:date="2025-03-27T14:21:00Z" w16du:dateUtc="2025-03-27T13:21:00Z">
              <w:rPr>
                <w:color w:val="344449"/>
                <w:spacing w:val="-3"/>
              </w:rPr>
            </w:rPrChange>
          </w:rPr>
          <w:delText xml:space="preserve"> </w:delText>
        </w:r>
        <w:r w:rsidRPr="001A436D" w:rsidDel="00E5136A">
          <w:rPr>
            <w:color w:val="344449"/>
          </w:rPr>
          <w:delText>definities</w:delText>
        </w:r>
        <w:r w:rsidRPr="001A436D" w:rsidDel="00E5136A">
          <w:rPr>
            <w:color w:val="344449"/>
            <w:rPrChange w:id="2310" w:author="Vannieuwenhuyze Jorre" w:date="2025-03-27T14:21:00Z" w16du:dateUtc="2025-03-27T13:21:00Z">
              <w:rPr>
                <w:color w:val="344449"/>
                <w:spacing w:val="-3"/>
              </w:rPr>
            </w:rPrChange>
          </w:rPr>
          <w:delText xml:space="preserve"> </w:delText>
        </w:r>
        <w:r w:rsidRPr="001A436D" w:rsidDel="00E5136A">
          <w:rPr>
            <w:color w:val="344449"/>
          </w:rPr>
          <w:delText>‘bevol‐ kingsomvang’ of ‘aantal inwoners in de Vlaamse gemeenten in 2019’.</w:delText>
        </w:r>
        <w:r w:rsidRPr="001A436D" w:rsidDel="00E5136A">
          <w:rPr>
            <w:color w:val="344449"/>
            <w:rPrChange w:id="2311" w:author="Vannieuwenhuyze Jorre" w:date="2025-03-27T14:21:00Z" w16du:dateUtc="2025-03-27T13:21:00Z">
              <w:rPr>
                <w:color w:val="344449"/>
                <w:spacing w:val="34"/>
              </w:rPr>
            </w:rPrChange>
          </w:rPr>
          <w:delText xml:space="preserve"> </w:delText>
        </w:r>
        <w:r w:rsidRPr="001A436D" w:rsidDel="00E5136A">
          <w:rPr>
            <w:color w:val="344449"/>
          </w:rPr>
          <w:delText>De tweede definitie</w:delText>
        </w:r>
        <w:r w:rsidRPr="001A436D" w:rsidDel="00E5136A">
          <w:rPr>
            <w:color w:val="344449"/>
            <w:rPrChange w:id="2312" w:author="Vannieuwenhuyze Jorre" w:date="2025-03-27T14:21:00Z" w16du:dateUtc="2025-03-27T13:21:00Z">
              <w:rPr>
                <w:color w:val="344449"/>
                <w:spacing w:val="-9"/>
              </w:rPr>
            </w:rPrChange>
          </w:rPr>
          <w:delText xml:space="preserve"> </w:delText>
        </w:r>
        <w:r w:rsidRPr="001A436D" w:rsidDel="00E5136A">
          <w:rPr>
            <w:color w:val="344449"/>
          </w:rPr>
          <w:delText>is</w:delText>
        </w:r>
        <w:r w:rsidRPr="001A436D" w:rsidDel="00E5136A">
          <w:rPr>
            <w:color w:val="344449"/>
            <w:rPrChange w:id="2313" w:author="Vannieuwenhuyze Jorre" w:date="2025-03-27T14:21:00Z" w16du:dateUtc="2025-03-27T13:21:00Z">
              <w:rPr>
                <w:color w:val="344449"/>
                <w:spacing w:val="-8"/>
              </w:rPr>
            </w:rPrChange>
          </w:rPr>
          <w:delText xml:space="preserve"> </w:delText>
        </w:r>
        <w:r w:rsidRPr="001A436D" w:rsidDel="00E5136A">
          <w:rPr>
            <w:color w:val="344449"/>
          </w:rPr>
          <w:delText>uiteraard</w:delText>
        </w:r>
        <w:r w:rsidRPr="001A436D" w:rsidDel="00E5136A">
          <w:rPr>
            <w:color w:val="344449"/>
            <w:rPrChange w:id="2314" w:author="Vannieuwenhuyze Jorre" w:date="2025-03-27T14:21:00Z" w16du:dateUtc="2025-03-27T13:21:00Z">
              <w:rPr>
                <w:color w:val="344449"/>
                <w:spacing w:val="-9"/>
              </w:rPr>
            </w:rPrChange>
          </w:rPr>
          <w:delText xml:space="preserve"> </w:delText>
        </w:r>
        <w:r w:rsidRPr="001A436D" w:rsidDel="00E5136A">
          <w:rPr>
            <w:color w:val="344449"/>
          </w:rPr>
          <w:delText>een</w:delText>
        </w:r>
        <w:r w:rsidRPr="001A436D" w:rsidDel="00E5136A">
          <w:rPr>
            <w:color w:val="344449"/>
            <w:rPrChange w:id="2315" w:author="Vannieuwenhuyze Jorre" w:date="2025-03-27T14:21:00Z" w16du:dateUtc="2025-03-27T13:21:00Z">
              <w:rPr>
                <w:color w:val="344449"/>
                <w:spacing w:val="-8"/>
              </w:rPr>
            </w:rPrChange>
          </w:rPr>
          <w:delText xml:space="preserve"> </w:delText>
        </w:r>
        <w:r w:rsidRPr="001A436D" w:rsidDel="00E5136A">
          <w:rPr>
            <w:color w:val="344449"/>
          </w:rPr>
          <w:delText>pak</w:delText>
        </w:r>
        <w:r w:rsidRPr="001A436D" w:rsidDel="00E5136A">
          <w:rPr>
            <w:color w:val="344449"/>
            <w:rPrChange w:id="2316" w:author="Vannieuwenhuyze Jorre" w:date="2025-03-27T14:21:00Z" w16du:dateUtc="2025-03-27T13:21:00Z">
              <w:rPr>
                <w:color w:val="344449"/>
                <w:spacing w:val="-8"/>
              </w:rPr>
            </w:rPrChange>
          </w:rPr>
          <w:delText xml:space="preserve"> </w:delText>
        </w:r>
        <w:r w:rsidRPr="001A436D" w:rsidDel="00E5136A">
          <w:rPr>
            <w:color w:val="344449"/>
          </w:rPr>
          <w:delText>duidelijker</w:delText>
        </w:r>
        <w:r w:rsidRPr="001A436D" w:rsidDel="00E5136A">
          <w:rPr>
            <w:color w:val="344449"/>
            <w:rPrChange w:id="2317" w:author="Vannieuwenhuyze Jorre" w:date="2025-03-27T14:21:00Z" w16du:dateUtc="2025-03-27T13:21:00Z">
              <w:rPr>
                <w:color w:val="344449"/>
                <w:spacing w:val="-8"/>
              </w:rPr>
            </w:rPrChange>
          </w:rPr>
          <w:delText xml:space="preserve"> </w:delText>
        </w:r>
        <w:r w:rsidRPr="001A436D" w:rsidDel="00E5136A">
          <w:rPr>
            <w:color w:val="344449"/>
          </w:rPr>
          <w:delText>als</w:delText>
        </w:r>
        <w:r w:rsidRPr="001A436D" w:rsidDel="00E5136A">
          <w:rPr>
            <w:color w:val="344449"/>
            <w:rPrChange w:id="2318" w:author="Vannieuwenhuyze Jorre" w:date="2025-03-27T14:21:00Z" w16du:dateUtc="2025-03-27T13:21:00Z">
              <w:rPr>
                <w:color w:val="344449"/>
                <w:spacing w:val="-8"/>
              </w:rPr>
            </w:rPrChange>
          </w:rPr>
          <w:delText xml:space="preserve"> </w:delText>
        </w:r>
        <w:r w:rsidRPr="001A436D" w:rsidDel="00E5136A">
          <w:rPr>
            <w:color w:val="344449"/>
          </w:rPr>
          <w:delText>omschrijving. De</w:delText>
        </w:r>
        <w:r w:rsidRPr="001A436D" w:rsidDel="00E5136A">
          <w:rPr>
            <w:color w:val="344449"/>
            <w:rPrChange w:id="2319" w:author="Vannieuwenhuyze Jorre" w:date="2025-03-27T14:21:00Z" w16du:dateUtc="2025-03-27T13:21:00Z">
              <w:rPr>
                <w:color w:val="344449"/>
                <w:spacing w:val="-8"/>
              </w:rPr>
            </w:rPrChange>
          </w:rPr>
          <w:delText xml:space="preserve"> </w:delText>
        </w:r>
        <w:r w:rsidRPr="001A436D" w:rsidDel="00E5136A">
          <w:rPr>
            <w:color w:val="344449"/>
          </w:rPr>
          <w:delText>eerste</w:delText>
        </w:r>
        <w:r w:rsidRPr="001A436D" w:rsidDel="00E5136A">
          <w:rPr>
            <w:color w:val="344449"/>
            <w:rPrChange w:id="2320" w:author="Vannieuwenhuyze Jorre" w:date="2025-03-27T14:21:00Z" w16du:dateUtc="2025-03-27T13:21:00Z">
              <w:rPr>
                <w:color w:val="344449"/>
                <w:spacing w:val="-8"/>
              </w:rPr>
            </w:rPrChange>
          </w:rPr>
          <w:delText xml:space="preserve"> </w:delText>
        </w:r>
        <w:r w:rsidRPr="001A436D" w:rsidDel="00E5136A">
          <w:rPr>
            <w:color w:val="344449"/>
          </w:rPr>
          <w:delText>definitie</w:delText>
        </w:r>
        <w:r w:rsidRPr="001A436D" w:rsidDel="00E5136A">
          <w:rPr>
            <w:color w:val="344449"/>
            <w:rPrChange w:id="2321" w:author="Vannieuwenhuyze Jorre" w:date="2025-03-27T14:21:00Z" w16du:dateUtc="2025-03-27T13:21:00Z">
              <w:rPr>
                <w:color w:val="344449"/>
                <w:spacing w:val="-8"/>
              </w:rPr>
            </w:rPrChange>
          </w:rPr>
          <w:delText xml:space="preserve"> </w:delText>
        </w:r>
        <w:r w:rsidRPr="001A436D" w:rsidDel="00E5136A">
          <w:rPr>
            <w:color w:val="344449"/>
          </w:rPr>
          <w:delText>is</w:delText>
        </w:r>
        <w:r w:rsidRPr="001A436D" w:rsidDel="00E5136A">
          <w:rPr>
            <w:color w:val="344449"/>
            <w:rPrChange w:id="2322" w:author="Vannieuwenhuyze Jorre" w:date="2025-03-27T14:21:00Z" w16du:dateUtc="2025-03-27T13:21:00Z">
              <w:rPr>
                <w:color w:val="344449"/>
                <w:spacing w:val="-8"/>
              </w:rPr>
            </w:rPrChange>
          </w:rPr>
          <w:delText xml:space="preserve"> </w:delText>
        </w:r>
        <w:r w:rsidRPr="001A436D" w:rsidDel="00E5136A">
          <w:rPr>
            <w:color w:val="344449"/>
          </w:rPr>
          <w:delText>an‐ derzijds een pak beknopter en gemakkelijker te citeren.</w:delText>
        </w:r>
      </w:del>
    </w:p>
    <w:p w14:paraId="25B319C7" w14:textId="15D6D9AD" w:rsidR="001E3564" w:rsidRPr="001A436D" w:rsidRDefault="002F5345">
      <w:pPr>
        <w:pStyle w:val="BodyText"/>
        <w:spacing w:before="140" w:line="237" w:lineRule="auto"/>
        <w:ind w:left="709" w:right="1128"/>
        <w:jc w:val="both"/>
      </w:pPr>
      <w:r w:rsidRPr="001A436D">
        <w:rPr>
          <w:color w:val="344449"/>
          <w:rPrChange w:id="2323" w:author="Vannieuwenhuyze Jorre" w:date="2025-03-27T14:21:00Z" w16du:dateUtc="2025-03-27T13:21:00Z">
            <w:rPr>
              <w:color w:val="344449"/>
              <w:spacing w:val="-2"/>
            </w:rPr>
          </w:rPrChange>
        </w:rPr>
        <w:t>Net</w:t>
      </w:r>
      <w:r w:rsidRPr="001A436D">
        <w:rPr>
          <w:color w:val="344449"/>
          <w:rPrChange w:id="2324" w:author="Vannieuwenhuyze Jorre" w:date="2025-03-27T14:21:00Z" w16du:dateUtc="2025-03-27T13:21:00Z">
            <w:rPr>
              <w:color w:val="344449"/>
              <w:spacing w:val="-9"/>
            </w:rPr>
          </w:rPrChange>
        </w:rPr>
        <w:t xml:space="preserve"> </w:t>
      </w:r>
      <w:r w:rsidRPr="001A436D">
        <w:rPr>
          <w:color w:val="344449"/>
          <w:rPrChange w:id="2325" w:author="Vannieuwenhuyze Jorre" w:date="2025-03-27T14:21:00Z" w16du:dateUtc="2025-03-27T13:21:00Z">
            <w:rPr>
              <w:color w:val="344449"/>
              <w:spacing w:val="-2"/>
            </w:rPr>
          </w:rPrChange>
        </w:rPr>
        <w:t>zoals</w:t>
      </w:r>
      <w:r w:rsidRPr="001A436D">
        <w:rPr>
          <w:color w:val="344449"/>
          <w:rPrChange w:id="2326" w:author="Vannieuwenhuyze Jorre" w:date="2025-03-27T14:21:00Z" w16du:dateUtc="2025-03-27T13:21:00Z">
            <w:rPr>
              <w:color w:val="344449"/>
              <w:spacing w:val="-9"/>
            </w:rPr>
          </w:rPrChange>
        </w:rPr>
        <w:t xml:space="preserve"> </w:t>
      </w:r>
      <w:r w:rsidRPr="001A436D">
        <w:rPr>
          <w:color w:val="344449"/>
          <w:rPrChange w:id="2327" w:author="Vannieuwenhuyze Jorre" w:date="2025-03-27T14:21:00Z" w16du:dateUtc="2025-03-27T13:21:00Z">
            <w:rPr>
              <w:color w:val="344449"/>
              <w:spacing w:val="-2"/>
            </w:rPr>
          </w:rPrChange>
        </w:rPr>
        <w:t>bij</w:t>
      </w:r>
      <w:r w:rsidRPr="001A436D">
        <w:rPr>
          <w:color w:val="344449"/>
          <w:rPrChange w:id="2328" w:author="Vannieuwenhuyze Jorre" w:date="2025-03-27T14:21:00Z" w16du:dateUtc="2025-03-27T13:21:00Z">
            <w:rPr>
              <w:color w:val="344449"/>
              <w:spacing w:val="-8"/>
            </w:rPr>
          </w:rPrChange>
        </w:rPr>
        <w:t xml:space="preserve"> </w:t>
      </w:r>
      <w:r w:rsidRPr="001A436D">
        <w:rPr>
          <w:color w:val="344449"/>
          <w:rPrChange w:id="2329" w:author="Vannieuwenhuyze Jorre" w:date="2025-03-27T14:21:00Z" w16du:dateUtc="2025-03-27T13:21:00Z">
            <w:rPr>
              <w:color w:val="344449"/>
              <w:spacing w:val="-2"/>
            </w:rPr>
          </w:rPrChange>
        </w:rPr>
        <w:t>individuele</w:t>
      </w:r>
      <w:r w:rsidRPr="001A436D">
        <w:rPr>
          <w:color w:val="344449"/>
          <w:rPrChange w:id="2330" w:author="Vannieuwenhuyze Jorre" w:date="2025-03-27T14:21:00Z" w16du:dateUtc="2025-03-27T13:21:00Z">
            <w:rPr>
              <w:color w:val="344449"/>
              <w:spacing w:val="-9"/>
            </w:rPr>
          </w:rPrChange>
        </w:rPr>
        <w:t xml:space="preserve"> </w:t>
      </w:r>
      <w:r w:rsidRPr="001A436D">
        <w:rPr>
          <w:color w:val="344449"/>
          <w:rPrChange w:id="2331" w:author="Vannieuwenhuyze Jorre" w:date="2025-03-27T14:21:00Z" w16du:dateUtc="2025-03-27T13:21:00Z">
            <w:rPr>
              <w:color w:val="344449"/>
              <w:spacing w:val="-2"/>
            </w:rPr>
          </w:rPrChange>
        </w:rPr>
        <w:t>statistieken</w:t>
      </w:r>
      <w:r w:rsidRPr="001A436D">
        <w:rPr>
          <w:color w:val="344449"/>
          <w:rPrChange w:id="2332" w:author="Vannieuwenhuyze Jorre" w:date="2025-03-27T14:21:00Z" w16du:dateUtc="2025-03-27T13:21:00Z">
            <w:rPr>
              <w:color w:val="344449"/>
              <w:spacing w:val="-9"/>
            </w:rPr>
          </w:rPrChange>
        </w:rPr>
        <w:t xml:space="preserve"> </w:t>
      </w:r>
      <w:r w:rsidRPr="001A436D">
        <w:rPr>
          <w:color w:val="344449"/>
          <w:rPrChange w:id="2333" w:author="Vannieuwenhuyze Jorre" w:date="2025-03-27T14:21:00Z" w16du:dateUtc="2025-03-27T13:21:00Z">
            <w:rPr>
              <w:color w:val="344449"/>
              <w:spacing w:val="-2"/>
            </w:rPr>
          </w:rPrChange>
        </w:rPr>
        <w:t>bepaalt</w:t>
      </w:r>
      <w:r w:rsidRPr="001A436D">
        <w:rPr>
          <w:color w:val="344449"/>
          <w:rPrChange w:id="2334" w:author="Vannieuwenhuyze Jorre" w:date="2025-03-27T14:21:00Z" w16du:dateUtc="2025-03-27T13:21:00Z">
            <w:rPr>
              <w:color w:val="344449"/>
              <w:spacing w:val="-9"/>
            </w:rPr>
          </w:rPrChange>
        </w:rPr>
        <w:t xml:space="preserve"> </w:t>
      </w:r>
      <w:r w:rsidRPr="001A436D">
        <w:rPr>
          <w:color w:val="344449"/>
          <w:rPrChange w:id="2335" w:author="Vannieuwenhuyze Jorre" w:date="2025-03-27T14:21:00Z" w16du:dateUtc="2025-03-27T13:21:00Z">
            <w:rPr>
              <w:color w:val="344449"/>
              <w:spacing w:val="-2"/>
            </w:rPr>
          </w:rPrChange>
        </w:rPr>
        <w:t>een</w:t>
      </w:r>
      <w:r w:rsidRPr="001A436D">
        <w:rPr>
          <w:color w:val="344449"/>
          <w:rPrChange w:id="2336" w:author="Vannieuwenhuyze Jorre" w:date="2025-03-27T14:21:00Z" w16du:dateUtc="2025-03-27T13:21:00Z">
            <w:rPr>
              <w:color w:val="344449"/>
              <w:spacing w:val="-9"/>
            </w:rPr>
          </w:rPrChange>
        </w:rPr>
        <w:t xml:space="preserve"> </w:t>
      </w:r>
      <w:r w:rsidRPr="001A436D">
        <w:rPr>
          <w:color w:val="344449"/>
          <w:rPrChange w:id="2337" w:author="Vannieuwenhuyze Jorre" w:date="2025-03-27T14:21:00Z" w16du:dateUtc="2025-03-27T13:21:00Z">
            <w:rPr>
              <w:color w:val="344449"/>
              <w:spacing w:val="-2"/>
            </w:rPr>
          </w:rPrChange>
        </w:rPr>
        <w:t>wanverhouding</w:t>
      </w:r>
      <w:r w:rsidRPr="001A436D">
        <w:rPr>
          <w:color w:val="344449"/>
          <w:rPrChange w:id="2338" w:author="Vannieuwenhuyze Jorre" w:date="2025-03-27T14:21:00Z" w16du:dateUtc="2025-03-27T13:21:00Z">
            <w:rPr>
              <w:color w:val="344449"/>
              <w:spacing w:val="-9"/>
            </w:rPr>
          </w:rPrChange>
        </w:rPr>
        <w:t xml:space="preserve"> </w:t>
      </w:r>
      <w:r w:rsidRPr="001A436D">
        <w:rPr>
          <w:color w:val="344449"/>
          <w:rPrChange w:id="2339" w:author="Vannieuwenhuyze Jorre" w:date="2025-03-27T14:21:00Z" w16du:dateUtc="2025-03-27T13:21:00Z">
            <w:rPr>
              <w:color w:val="344449"/>
              <w:spacing w:val="-2"/>
            </w:rPr>
          </w:rPrChange>
        </w:rPr>
        <w:t>tussen</w:t>
      </w:r>
      <w:r w:rsidRPr="001A436D">
        <w:rPr>
          <w:color w:val="344449"/>
          <w:rPrChange w:id="2340" w:author="Vannieuwenhuyze Jorre" w:date="2025-03-27T14:21:00Z" w16du:dateUtc="2025-03-27T13:21:00Z">
            <w:rPr>
              <w:color w:val="344449"/>
              <w:spacing w:val="-9"/>
            </w:rPr>
          </w:rPrChange>
        </w:rPr>
        <w:t xml:space="preserve"> </w:t>
      </w:r>
      <w:r w:rsidRPr="001A436D">
        <w:rPr>
          <w:color w:val="344449"/>
          <w:rPrChange w:id="2341" w:author="Vannieuwenhuyze Jorre" w:date="2025-03-27T14:21:00Z" w16du:dateUtc="2025-03-27T13:21:00Z">
            <w:rPr>
              <w:color w:val="344449"/>
              <w:spacing w:val="-2"/>
            </w:rPr>
          </w:rPrChange>
        </w:rPr>
        <w:t>gebruikers</w:t>
      </w:r>
      <w:del w:id="2342" w:author="Vannieuwenhuyze Jorre" w:date="2025-02-18T15:51:00Z" w16du:dateUtc="2025-02-18T14:51:00Z">
        <w:r w:rsidRPr="001A436D" w:rsidDel="00356CF4">
          <w:rPr>
            <w:color w:val="344449"/>
            <w:rPrChange w:id="2343" w:author="Vannieuwenhuyze Jorre" w:date="2025-03-27T14:21:00Z" w16du:dateUtc="2025-03-27T13:21:00Z">
              <w:rPr>
                <w:color w:val="344449"/>
                <w:spacing w:val="-2"/>
              </w:rPr>
            </w:rPrChange>
          </w:rPr>
          <w:delText xml:space="preserve">‐ </w:delText>
        </w:r>
      </w:del>
      <w:r w:rsidRPr="001A436D">
        <w:rPr>
          <w:color w:val="344449"/>
        </w:rPr>
        <w:t xml:space="preserve">behoeften en de operationele definitie </w:t>
      </w:r>
      <w:ins w:id="2344" w:author="Noppe Jo" w:date="2025-01-20T10:38:00Z">
        <w:r w:rsidR="1CB0D3DF" w:rsidRPr="001A436D">
          <w:rPr>
            <w:color w:val="344449"/>
          </w:rPr>
          <w:t xml:space="preserve">mee </w:t>
        </w:r>
      </w:ins>
      <w:r w:rsidRPr="001A436D">
        <w:rPr>
          <w:color w:val="344449"/>
        </w:rPr>
        <w:t>de kwaliteit van een statistiekreeks.</w:t>
      </w:r>
      <w:r w:rsidRPr="001A436D">
        <w:rPr>
          <w:color w:val="344449"/>
          <w:rPrChange w:id="2345" w:author="Vannieuwenhuyze Jorre" w:date="2025-03-27T14:21:00Z" w16du:dateUtc="2025-03-27T13:21:00Z">
            <w:rPr>
              <w:color w:val="344449"/>
              <w:spacing w:val="40"/>
            </w:rPr>
          </w:rPrChange>
        </w:rPr>
        <w:t xml:space="preserve"> </w:t>
      </w:r>
      <w:r w:rsidRPr="001A436D">
        <w:rPr>
          <w:color w:val="344449"/>
        </w:rPr>
        <w:t>Als de</w:t>
      </w:r>
      <w:r w:rsidRPr="001A436D">
        <w:rPr>
          <w:color w:val="344449"/>
          <w:rPrChange w:id="2346" w:author="Vannieuwenhuyze Jorre" w:date="2025-03-27T14:21:00Z" w16du:dateUtc="2025-03-27T13:21:00Z">
            <w:rPr>
              <w:color w:val="344449"/>
              <w:spacing w:val="-5"/>
            </w:rPr>
          </w:rPrChange>
        </w:rPr>
        <w:t xml:space="preserve"> </w:t>
      </w:r>
      <w:r w:rsidRPr="001A436D">
        <w:rPr>
          <w:color w:val="344449"/>
        </w:rPr>
        <w:t>operationele</w:t>
      </w:r>
      <w:r w:rsidRPr="001A436D">
        <w:rPr>
          <w:color w:val="344449"/>
          <w:rPrChange w:id="2347" w:author="Vannieuwenhuyze Jorre" w:date="2025-03-27T14:21:00Z" w16du:dateUtc="2025-03-27T13:21:00Z">
            <w:rPr>
              <w:color w:val="344449"/>
              <w:spacing w:val="-5"/>
            </w:rPr>
          </w:rPrChange>
        </w:rPr>
        <w:t xml:space="preserve"> </w:t>
      </w:r>
      <w:r w:rsidRPr="001A436D">
        <w:rPr>
          <w:color w:val="344449"/>
        </w:rPr>
        <w:t>definitie</w:t>
      </w:r>
      <w:r w:rsidRPr="001A436D">
        <w:rPr>
          <w:color w:val="344449"/>
          <w:rPrChange w:id="2348" w:author="Vannieuwenhuyze Jorre" w:date="2025-03-27T14:21:00Z" w16du:dateUtc="2025-03-27T13:21:00Z">
            <w:rPr>
              <w:color w:val="344449"/>
              <w:spacing w:val="-5"/>
            </w:rPr>
          </w:rPrChange>
        </w:rPr>
        <w:t xml:space="preserve"> </w:t>
      </w:r>
      <w:r w:rsidRPr="001A436D">
        <w:rPr>
          <w:color w:val="344449"/>
        </w:rPr>
        <w:t>niet</w:t>
      </w:r>
      <w:r w:rsidRPr="001A436D">
        <w:rPr>
          <w:color w:val="344449"/>
          <w:rPrChange w:id="2349" w:author="Vannieuwenhuyze Jorre" w:date="2025-03-27T14:21:00Z" w16du:dateUtc="2025-03-27T13:21:00Z">
            <w:rPr>
              <w:color w:val="344449"/>
              <w:spacing w:val="-5"/>
            </w:rPr>
          </w:rPrChange>
        </w:rPr>
        <w:t xml:space="preserve"> </w:t>
      </w:r>
      <w:r w:rsidRPr="001A436D">
        <w:rPr>
          <w:color w:val="344449"/>
        </w:rPr>
        <w:t>in</w:t>
      </w:r>
      <w:r w:rsidRPr="001A436D">
        <w:rPr>
          <w:color w:val="344449"/>
          <w:rPrChange w:id="2350" w:author="Vannieuwenhuyze Jorre" w:date="2025-03-27T14:21:00Z" w16du:dateUtc="2025-03-27T13:21:00Z">
            <w:rPr>
              <w:color w:val="344449"/>
              <w:spacing w:val="-5"/>
            </w:rPr>
          </w:rPrChange>
        </w:rPr>
        <w:t xml:space="preserve"> </w:t>
      </w:r>
      <w:r w:rsidRPr="001A436D">
        <w:rPr>
          <w:color w:val="344449"/>
        </w:rPr>
        <w:t>lijn</w:t>
      </w:r>
      <w:r w:rsidRPr="001A436D">
        <w:rPr>
          <w:color w:val="344449"/>
          <w:rPrChange w:id="2351" w:author="Vannieuwenhuyze Jorre" w:date="2025-03-27T14:21:00Z" w16du:dateUtc="2025-03-27T13:21:00Z">
            <w:rPr>
              <w:color w:val="344449"/>
              <w:spacing w:val="-5"/>
            </w:rPr>
          </w:rPrChange>
        </w:rPr>
        <w:t xml:space="preserve"> </w:t>
      </w:r>
      <w:r w:rsidRPr="001A436D">
        <w:rPr>
          <w:color w:val="344449"/>
        </w:rPr>
        <w:t>ligt</w:t>
      </w:r>
      <w:r w:rsidRPr="001A436D">
        <w:rPr>
          <w:color w:val="344449"/>
          <w:rPrChange w:id="2352" w:author="Vannieuwenhuyze Jorre" w:date="2025-03-27T14:21:00Z" w16du:dateUtc="2025-03-27T13:21:00Z">
            <w:rPr>
              <w:color w:val="344449"/>
              <w:spacing w:val="-5"/>
            </w:rPr>
          </w:rPrChange>
        </w:rPr>
        <w:t xml:space="preserve"> </w:t>
      </w:r>
      <w:r w:rsidRPr="001A436D">
        <w:rPr>
          <w:color w:val="344449"/>
        </w:rPr>
        <w:t>met</w:t>
      </w:r>
      <w:r w:rsidRPr="001A436D">
        <w:rPr>
          <w:color w:val="344449"/>
          <w:rPrChange w:id="2353" w:author="Vannieuwenhuyze Jorre" w:date="2025-03-27T14:21:00Z" w16du:dateUtc="2025-03-27T13:21:00Z">
            <w:rPr>
              <w:color w:val="344449"/>
              <w:spacing w:val="-5"/>
            </w:rPr>
          </w:rPrChange>
        </w:rPr>
        <w:t xml:space="preserve"> </w:t>
      </w:r>
      <w:r w:rsidRPr="001A436D">
        <w:rPr>
          <w:color w:val="344449"/>
        </w:rPr>
        <w:t>de</w:t>
      </w:r>
      <w:r w:rsidRPr="001A436D">
        <w:rPr>
          <w:color w:val="344449"/>
          <w:rPrChange w:id="2354" w:author="Vannieuwenhuyze Jorre" w:date="2025-03-27T14:21:00Z" w16du:dateUtc="2025-03-27T13:21:00Z">
            <w:rPr>
              <w:color w:val="344449"/>
              <w:spacing w:val="-5"/>
            </w:rPr>
          </w:rPrChange>
        </w:rPr>
        <w:t xml:space="preserve"> </w:t>
      </w:r>
      <w:r w:rsidRPr="001A436D">
        <w:rPr>
          <w:color w:val="344449"/>
        </w:rPr>
        <w:t>behoeften</w:t>
      </w:r>
      <w:r w:rsidRPr="001A436D">
        <w:rPr>
          <w:color w:val="344449"/>
          <w:rPrChange w:id="2355" w:author="Vannieuwenhuyze Jorre" w:date="2025-03-27T14:21:00Z" w16du:dateUtc="2025-03-27T13:21:00Z">
            <w:rPr>
              <w:color w:val="344449"/>
              <w:spacing w:val="-5"/>
            </w:rPr>
          </w:rPrChange>
        </w:rPr>
        <w:t xml:space="preserve"> </w:t>
      </w:r>
      <w:r w:rsidRPr="001A436D">
        <w:rPr>
          <w:color w:val="344449"/>
        </w:rPr>
        <w:t>van</w:t>
      </w:r>
      <w:r w:rsidRPr="001A436D">
        <w:rPr>
          <w:color w:val="344449"/>
          <w:rPrChange w:id="2356" w:author="Vannieuwenhuyze Jorre" w:date="2025-03-27T14:21:00Z" w16du:dateUtc="2025-03-27T13:21:00Z">
            <w:rPr>
              <w:color w:val="344449"/>
              <w:spacing w:val="-5"/>
            </w:rPr>
          </w:rPrChange>
        </w:rPr>
        <w:t xml:space="preserve"> </w:t>
      </w:r>
      <w:r w:rsidRPr="001A436D">
        <w:rPr>
          <w:color w:val="344449"/>
        </w:rPr>
        <w:t>gebruikers</w:t>
      </w:r>
      <w:r w:rsidRPr="001A436D">
        <w:rPr>
          <w:color w:val="344449"/>
          <w:rPrChange w:id="2357" w:author="Vannieuwenhuyze Jorre" w:date="2025-03-27T14:21:00Z" w16du:dateUtc="2025-03-27T13:21:00Z">
            <w:rPr>
              <w:color w:val="344449"/>
              <w:spacing w:val="-5"/>
            </w:rPr>
          </w:rPrChange>
        </w:rPr>
        <w:t xml:space="preserve"> </w:t>
      </w:r>
      <w:r w:rsidRPr="001A436D">
        <w:rPr>
          <w:color w:val="344449"/>
        </w:rPr>
        <w:t>moet</w:t>
      </w:r>
      <w:r w:rsidRPr="001A436D">
        <w:rPr>
          <w:color w:val="344449"/>
          <w:rPrChange w:id="2358" w:author="Vannieuwenhuyze Jorre" w:date="2025-03-27T14:21:00Z" w16du:dateUtc="2025-03-27T13:21:00Z">
            <w:rPr>
              <w:color w:val="344449"/>
              <w:spacing w:val="-5"/>
            </w:rPr>
          </w:rPrChange>
        </w:rPr>
        <w:t xml:space="preserve"> </w:t>
      </w:r>
      <w:r w:rsidRPr="001A436D">
        <w:rPr>
          <w:color w:val="344449"/>
        </w:rPr>
        <w:t>de reeks worden aangepast of worden geschrapt.</w:t>
      </w:r>
    </w:p>
    <w:p w14:paraId="25B319C8" w14:textId="60F07C15" w:rsidR="001E3564" w:rsidRPr="002A7964" w:rsidRDefault="002F5345">
      <w:pPr>
        <w:pStyle w:val="BodyText"/>
        <w:spacing w:before="140" w:line="237" w:lineRule="auto"/>
        <w:ind w:left="709" w:right="1130"/>
        <w:jc w:val="both"/>
      </w:pPr>
      <w:r w:rsidRPr="001A436D">
        <w:rPr>
          <w:color w:val="344449"/>
        </w:rPr>
        <w:t>De</w:t>
      </w:r>
      <w:r w:rsidRPr="001A436D">
        <w:rPr>
          <w:color w:val="344449"/>
          <w:rPrChange w:id="2359" w:author="Vannieuwenhuyze Jorre" w:date="2025-03-27T14:21:00Z" w16du:dateUtc="2025-03-27T13:21:00Z">
            <w:rPr>
              <w:color w:val="344449"/>
              <w:spacing w:val="-7"/>
            </w:rPr>
          </w:rPrChange>
        </w:rPr>
        <w:t xml:space="preserve"> </w:t>
      </w:r>
      <w:r w:rsidRPr="001A436D">
        <w:rPr>
          <w:color w:val="344449"/>
        </w:rPr>
        <w:t>presentatie</w:t>
      </w:r>
      <w:r w:rsidRPr="001A436D">
        <w:rPr>
          <w:color w:val="344449"/>
          <w:rPrChange w:id="2360" w:author="Vannieuwenhuyze Jorre" w:date="2025-03-27T14:21:00Z" w16du:dateUtc="2025-03-27T13:21:00Z">
            <w:rPr>
              <w:color w:val="344449"/>
              <w:spacing w:val="-7"/>
            </w:rPr>
          </w:rPrChange>
        </w:rPr>
        <w:t xml:space="preserve"> </w:t>
      </w:r>
      <w:r w:rsidRPr="001A436D">
        <w:rPr>
          <w:color w:val="344449"/>
        </w:rPr>
        <w:t>van</w:t>
      </w:r>
      <w:r w:rsidRPr="001A436D">
        <w:rPr>
          <w:color w:val="344449"/>
          <w:rPrChange w:id="2361" w:author="Vannieuwenhuyze Jorre" w:date="2025-03-27T14:21:00Z" w16du:dateUtc="2025-03-27T13:21:00Z">
            <w:rPr>
              <w:color w:val="344449"/>
              <w:spacing w:val="-8"/>
            </w:rPr>
          </w:rPrChange>
        </w:rPr>
        <w:t xml:space="preserve"> </w:t>
      </w:r>
      <w:r w:rsidRPr="001A436D">
        <w:rPr>
          <w:color w:val="344449"/>
        </w:rPr>
        <w:t>een</w:t>
      </w:r>
      <w:r w:rsidRPr="001A436D">
        <w:rPr>
          <w:color w:val="344449"/>
          <w:rPrChange w:id="2362" w:author="Vannieuwenhuyze Jorre" w:date="2025-03-27T14:21:00Z" w16du:dateUtc="2025-03-27T13:21:00Z">
            <w:rPr>
              <w:color w:val="344449"/>
              <w:spacing w:val="-7"/>
            </w:rPr>
          </w:rPrChange>
        </w:rPr>
        <w:t xml:space="preserve"> </w:t>
      </w:r>
      <w:r w:rsidRPr="001A436D">
        <w:rPr>
          <w:color w:val="344449"/>
        </w:rPr>
        <w:t>statistiekreeks</w:t>
      </w:r>
      <w:r w:rsidRPr="001A436D">
        <w:rPr>
          <w:color w:val="344449"/>
          <w:rPrChange w:id="2363" w:author="Vannieuwenhuyze Jorre" w:date="2025-03-27T14:21:00Z" w16du:dateUtc="2025-03-27T13:21:00Z">
            <w:rPr>
              <w:color w:val="344449"/>
              <w:spacing w:val="-8"/>
            </w:rPr>
          </w:rPrChange>
        </w:rPr>
        <w:t xml:space="preserve"> </w:t>
      </w:r>
      <w:r w:rsidRPr="001A436D">
        <w:rPr>
          <w:color w:val="344449"/>
        </w:rPr>
        <w:t>gebeurt</w:t>
      </w:r>
      <w:r w:rsidRPr="001A436D">
        <w:rPr>
          <w:color w:val="344449"/>
          <w:rPrChange w:id="2364" w:author="Vannieuwenhuyze Jorre" w:date="2025-03-27T14:21:00Z" w16du:dateUtc="2025-03-27T13:21:00Z">
            <w:rPr>
              <w:color w:val="344449"/>
              <w:spacing w:val="-8"/>
            </w:rPr>
          </w:rPrChange>
        </w:rPr>
        <w:t xml:space="preserve"> </w:t>
      </w:r>
      <w:r w:rsidRPr="001A436D">
        <w:rPr>
          <w:color w:val="344449"/>
        </w:rPr>
        <w:t>doorgaans</w:t>
      </w:r>
      <w:r w:rsidRPr="001A436D">
        <w:rPr>
          <w:color w:val="344449"/>
          <w:rPrChange w:id="2365" w:author="Vannieuwenhuyze Jorre" w:date="2025-03-27T14:21:00Z" w16du:dateUtc="2025-03-27T13:21:00Z">
            <w:rPr>
              <w:color w:val="344449"/>
              <w:spacing w:val="-8"/>
            </w:rPr>
          </w:rPrChange>
        </w:rPr>
        <w:t xml:space="preserve"> </w:t>
      </w:r>
      <w:r w:rsidRPr="001A436D">
        <w:rPr>
          <w:color w:val="344449"/>
        </w:rPr>
        <w:t>niet</w:t>
      </w:r>
      <w:r w:rsidRPr="001A436D">
        <w:rPr>
          <w:color w:val="344449"/>
          <w:rPrChange w:id="2366" w:author="Vannieuwenhuyze Jorre" w:date="2025-03-27T14:21:00Z" w16du:dateUtc="2025-03-27T13:21:00Z">
            <w:rPr>
              <w:color w:val="344449"/>
              <w:spacing w:val="-8"/>
            </w:rPr>
          </w:rPrChange>
        </w:rPr>
        <w:t xml:space="preserve"> </w:t>
      </w:r>
      <w:r w:rsidRPr="001A436D">
        <w:rPr>
          <w:color w:val="344449"/>
        </w:rPr>
        <w:t>zoals</w:t>
      </w:r>
      <w:r w:rsidRPr="001A436D">
        <w:rPr>
          <w:color w:val="344449"/>
          <w:rPrChange w:id="2367" w:author="Vannieuwenhuyze Jorre" w:date="2025-03-27T14:21:00Z" w16du:dateUtc="2025-03-27T13:21:00Z">
            <w:rPr>
              <w:color w:val="344449"/>
              <w:spacing w:val="-8"/>
            </w:rPr>
          </w:rPrChange>
        </w:rPr>
        <w:t xml:space="preserve"> </w:t>
      </w:r>
      <w:r w:rsidRPr="001A436D">
        <w:rPr>
          <w:color w:val="344449"/>
        </w:rPr>
        <w:t>in</w:t>
      </w:r>
      <w:r w:rsidRPr="001A436D">
        <w:rPr>
          <w:color w:val="344449"/>
          <w:rPrChange w:id="2368" w:author="Vannieuwenhuyze Jorre" w:date="2025-03-27T14:21:00Z" w16du:dateUtc="2025-03-27T13:21:00Z">
            <w:rPr>
              <w:color w:val="344449"/>
              <w:spacing w:val="-7"/>
            </w:rPr>
          </w:rPrChange>
        </w:rPr>
        <w:t xml:space="preserve"> </w:t>
      </w:r>
      <w:r w:rsidRPr="001A436D">
        <w:rPr>
          <w:color w:val="344449"/>
        </w:rPr>
        <w:t>tabel</w:t>
      </w:r>
      <w:r w:rsidRPr="001A436D">
        <w:rPr>
          <w:color w:val="344449"/>
          <w:rPrChange w:id="2369" w:author="Vannieuwenhuyze Jorre" w:date="2025-03-27T14:21:00Z" w16du:dateUtc="2025-03-27T13:21:00Z">
            <w:rPr>
              <w:color w:val="344449"/>
              <w:spacing w:val="-8"/>
            </w:rPr>
          </w:rPrChange>
        </w:rPr>
        <w:t xml:space="preserve"> </w:t>
      </w:r>
      <w:hyperlink w:anchor="_bookmark2" w:history="1">
        <w:r w:rsidR="001E3564" w:rsidRPr="001A436D">
          <w:rPr>
            <w:color w:val="344449"/>
          </w:rPr>
          <w:t>2</w:t>
        </w:r>
      </w:hyperlink>
      <w:r w:rsidRPr="001A436D">
        <w:rPr>
          <w:color w:val="344449"/>
        </w:rPr>
        <w:t>.</w:t>
      </w:r>
      <w:r w:rsidRPr="001A436D">
        <w:rPr>
          <w:color w:val="344449"/>
          <w:rPrChange w:id="2370" w:author="Vannieuwenhuyze Jorre" w:date="2025-03-27T14:21:00Z" w16du:dateUtc="2025-03-27T13:21:00Z">
            <w:rPr>
              <w:color w:val="344449"/>
              <w:spacing w:val="12"/>
            </w:rPr>
          </w:rPrChange>
        </w:rPr>
        <w:t xml:space="preserve"> </w:t>
      </w:r>
      <w:r w:rsidRPr="001A436D">
        <w:rPr>
          <w:color w:val="344449"/>
        </w:rPr>
        <w:t>At</w:t>
      </w:r>
      <w:del w:id="2371" w:author="Vannieuwenhuyze Jorre" w:date="2025-02-18T15:51:00Z" w16du:dateUtc="2025-02-18T14:51:00Z">
        <w:r w:rsidRPr="001A436D" w:rsidDel="00356CF4">
          <w:rPr>
            <w:color w:val="344449"/>
          </w:rPr>
          <w:delText xml:space="preserve">‐ </w:delText>
        </w:r>
      </w:del>
      <w:r w:rsidRPr="001A436D">
        <w:rPr>
          <w:color w:val="344449"/>
        </w:rPr>
        <w:t>tributen</w:t>
      </w:r>
      <w:r w:rsidRPr="001A436D">
        <w:rPr>
          <w:color w:val="344449"/>
          <w:rPrChange w:id="2372" w:author="Vannieuwenhuyze Jorre" w:date="2025-03-27T14:21:00Z" w16du:dateUtc="2025-03-27T13:21:00Z">
            <w:rPr>
              <w:color w:val="344449"/>
              <w:spacing w:val="-1"/>
            </w:rPr>
          </w:rPrChange>
        </w:rPr>
        <w:t xml:space="preserve"> </w:t>
      </w:r>
      <w:r w:rsidRPr="001A436D">
        <w:rPr>
          <w:color w:val="344449"/>
        </w:rPr>
        <w:t>worden</w:t>
      </w:r>
      <w:r w:rsidRPr="001A436D">
        <w:rPr>
          <w:color w:val="344449"/>
          <w:rPrChange w:id="2373" w:author="Vannieuwenhuyze Jorre" w:date="2025-03-27T14:21:00Z" w16du:dateUtc="2025-03-27T13:21:00Z">
            <w:rPr>
              <w:color w:val="344449"/>
              <w:spacing w:val="-1"/>
            </w:rPr>
          </w:rPrChange>
        </w:rPr>
        <w:t xml:space="preserve"> </w:t>
      </w:r>
      <w:r w:rsidRPr="001A436D">
        <w:rPr>
          <w:color w:val="344449"/>
        </w:rPr>
        <w:t>vaak</w:t>
      </w:r>
      <w:r w:rsidRPr="001A436D">
        <w:rPr>
          <w:color w:val="344449"/>
          <w:rPrChange w:id="2374" w:author="Vannieuwenhuyze Jorre" w:date="2025-03-27T14:21:00Z" w16du:dateUtc="2025-03-27T13:21:00Z">
            <w:rPr>
              <w:color w:val="344449"/>
              <w:spacing w:val="-1"/>
            </w:rPr>
          </w:rPrChange>
        </w:rPr>
        <w:t xml:space="preserve"> </w:t>
      </w:r>
      <w:r w:rsidRPr="001A436D">
        <w:rPr>
          <w:color w:val="344449"/>
        </w:rPr>
        <w:t>uit</w:t>
      </w:r>
      <w:r w:rsidRPr="001A436D">
        <w:rPr>
          <w:color w:val="344449"/>
          <w:rPrChange w:id="2375" w:author="Vannieuwenhuyze Jorre" w:date="2025-03-27T14:21:00Z" w16du:dateUtc="2025-03-27T13:21:00Z">
            <w:rPr>
              <w:color w:val="344449"/>
              <w:spacing w:val="-1"/>
            </w:rPr>
          </w:rPrChange>
        </w:rPr>
        <w:t xml:space="preserve"> </w:t>
      </w:r>
      <w:r w:rsidRPr="001A436D">
        <w:rPr>
          <w:color w:val="344449"/>
        </w:rPr>
        <w:t>de</w:t>
      </w:r>
      <w:r w:rsidRPr="001A436D">
        <w:rPr>
          <w:color w:val="344449"/>
          <w:rPrChange w:id="2376" w:author="Vannieuwenhuyze Jorre" w:date="2025-03-27T14:21:00Z" w16du:dateUtc="2025-03-27T13:21:00Z">
            <w:rPr>
              <w:color w:val="344449"/>
              <w:spacing w:val="-1"/>
            </w:rPr>
          </w:rPrChange>
        </w:rPr>
        <w:t xml:space="preserve"> </w:t>
      </w:r>
      <w:r w:rsidRPr="001A436D">
        <w:rPr>
          <w:color w:val="344449"/>
        </w:rPr>
        <w:t>rijen</w:t>
      </w:r>
      <w:r w:rsidRPr="001A436D">
        <w:rPr>
          <w:color w:val="344449"/>
          <w:rPrChange w:id="2377" w:author="Vannieuwenhuyze Jorre" w:date="2025-03-27T14:21:00Z" w16du:dateUtc="2025-03-27T13:21:00Z">
            <w:rPr>
              <w:color w:val="344449"/>
              <w:spacing w:val="-1"/>
            </w:rPr>
          </w:rPrChange>
        </w:rPr>
        <w:t xml:space="preserve"> </w:t>
      </w:r>
      <w:r w:rsidRPr="001A436D">
        <w:rPr>
          <w:color w:val="344449"/>
        </w:rPr>
        <w:t>verwijderd</w:t>
      </w:r>
      <w:r w:rsidRPr="001A436D">
        <w:rPr>
          <w:color w:val="344449"/>
          <w:rPrChange w:id="2378" w:author="Vannieuwenhuyze Jorre" w:date="2025-03-27T14:21:00Z" w16du:dateUtc="2025-03-27T13:21:00Z">
            <w:rPr>
              <w:color w:val="344449"/>
              <w:spacing w:val="-1"/>
            </w:rPr>
          </w:rPrChange>
        </w:rPr>
        <w:t xml:space="preserve"> </w:t>
      </w:r>
      <w:r w:rsidRPr="002A7964">
        <w:rPr>
          <w:color w:val="344449"/>
        </w:rPr>
        <w:t>en</w:t>
      </w:r>
      <w:r w:rsidRPr="001A436D">
        <w:rPr>
          <w:color w:val="344449"/>
          <w:rPrChange w:id="2379" w:author="Vannieuwenhuyze Jorre" w:date="2025-03-27T14:21:00Z" w16du:dateUtc="2025-03-27T13:21:00Z">
            <w:rPr>
              <w:color w:val="344449"/>
              <w:spacing w:val="-1"/>
            </w:rPr>
          </w:rPrChange>
        </w:rPr>
        <w:t xml:space="preserve"> </w:t>
      </w:r>
      <w:r w:rsidRPr="002A7964">
        <w:rPr>
          <w:color w:val="344449"/>
        </w:rPr>
        <w:t>opgenomen</w:t>
      </w:r>
      <w:r w:rsidRPr="001A436D">
        <w:rPr>
          <w:color w:val="344449"/>
          <w:rPrChange w:id="2380" w:author="Vannieuwenhuyze Jorre" w:date="2025-03-27T14:21:00Z" w16du:dateUtc="2025-03-27T13:21:00Z">
            <w:rPr>
              <w:color w:val="344449"/>
              <w:spacing w:val="-1"/>
            </w:rPr>
          </w:rPrChange>
        </w:rPr>
        <w:t xml:space="preserve"> </w:t>
      </w:r>
      <w:r w:rsidRPr="002A7964">
        <w:rPr>
          <w:color w:val="344449"/>
        </w:rPr>
        <w:t>in</w:t>
      </w:r>
      <w:r w:rsidRPr="001A436D">
        <w:rPr>
          <w:color w:val="344449"/>
          <w:rPrChange w:id="2381" w:author="Vannieuwenhuyze Jorre" w:date="2025-03-27T14:21:00Z" w16du:dateUtc="2025-03-27T13:21:00Z">
            <w:rPr>
              <w:color w:val="344449"/>
              <w:spacing w:val="-1"/>
            </w:rPr>
          </w:rPrChange>
        </w:rPr>
        <w:t xml:space="preserve"> </w:t>
      </w:r>
      <w:r w:rsidRPr="002A7964">
        <w:rPr>
          <w:color w:val="344449"/>
        </w:rPr>
        <w:t>de</w:t>
      </w:r>
      <w:r w:rsidRPr="001A436D">
        <w:rPr>
          <w:color w:val="344449"/>
          <w:rPrChange w:id="2382" w:author="Vannieuwenhuyze Jorre" w:date="2025-03-27T14:21:00Z" w16du:dateUtc="2025-03-27T13:21:00Z">
            <w:rPr>
              <w:color w:val="344449"/>
              <w:spacing w:val="-1"/>
            </w:rPr>
          </w:rPrChange>
        </w:rPr>
        <w:t xml:space="preserve"> </w:t>
      </w:r>
      <w:r w:rsidRPr="002A7964">
        <w:rPr>
          <w:color w:val="344449"/>
        </w:rPr>
        <w:t>titel</w:t>
      </w:r>
      <w:r w:rsidRPr="001A436D">
        <w:rPr>
          <w:color w:val="344449"/>
          <w:rPrChange w:id="2383" w:author="Vannieuwenhuyze Jorre" w:date="2025-03-27T14:21:00Z" w16du:dateUtc="2025-03-27T13:21:00Z">
            <w:rPr>
              <w:color w:val="344449"/>
              <w:spacing w:val="-1"/>
            </w:rPr>
          </w:rPrChange>
        </w:rPr>
        <w:t xml:space="preserve"> </w:t>
      </w:r>
      <w:r w:rsidRPr="002A7964">
        <w:rPr>
          <w:color w:val="344449"/>
        </w:rPr>
        <w:t>of</w:t>
      </w:r>
      <w:r w:rsidRPr="001A436D">
        <w:rPr>
          <w:color w:val="344449"/>
          <w:rPrChange w:id="2384" w:author="Vannieuwenhuyze Jorre" w:date="2025-03-27T14:21:00Z" w16du:dateUtc="2025-03-27T13:21:00Z">
            <w:rPr>
              <w:color w:val="344449"/>
              <w:spacing w:val="-1"/>
            </w:rPr>
          </w:rPrChange>
        </w:rPr>
        <w:t xml:space="preserve"> </w:t>
      </w:r>
      <w:r w:rsidRPr="002A7964">
        <w:rPr>
          <w:color w:val="344449"/>
        </w:rPr>
        <w:t>concep</w:t>
      </w:r>
      <w:del w:id="2385" w:author="Vannieuwenhuyze Jorre" w:date="2025-02-18T15:52:00Z" w16du:dateUtc="2025-02-18T14:52:00Z">
        <w:r w:rsidRPr="002A7964" w:rsidDel="00356CF4">
          <w:rPr>
            <w:color w:val="344449"/>
          </w:rPr>
          <w:delText xml:space="preserve">‐ </w:delText>
        </w:r>
      </w:del>
      <w:r w:rsidRPr="002A7964">
        <w:rPr>
          <w:color w:val="344449"/>
        </w:rPr>
        <w:t>tuele</w:t>
      </w:r>
      <w:r w:rsidRPr="001A436D">
        <w:rPr>
          <w:color w:val="344449"/>
          <w:rPrChange w:id="2386" w:author="Vannieuwenhuyze Jorre" w:date="2025-03-27T14:21:00Z" w16du:dateUtc="2025-03-27T13:21:00Z">
            <w:rPr>
              <w:color w:val="344449"/>
              <w:spacing w:val="-3"/>
            </w:rPr>
          </w:rPrChange>
        </w:rPr>
        <w:t xml:space="preserve"> </w:t>
      </w:r>
      <w:r w:rsidRPr="002A7964">
        <w:rPr>
          <w:color w:val="344449"/>
        </w:rPr>
        <w:t>definitie</w:t>
      </w:r>
      <w:r w:rsidRPr="001A436D">
        <w:rPr>
          <w:color w:val="344449"/>
          <w:rPrChange w:id="2387" w:author="Vannieuwenhuyze Jorre" w:date="2025-03-27T14:21:00Z" w16du:dateUtc="2025-03-27T13:21:00Z">
            <w:rPr>
              <w:color w:val="344449"/>
              <w:spacing w:val="-3"/>
            </w:rPr>
          </w:rPrChange>
        </w:rPr>
        <w:t xml:space="preserve"> </w:t>
      </w:r>
      <w:r w:rsidRPr="002A7964">
        <w:rPr>
          <w:color w:val="344449"/>
        </w:rPr>
        <w:t>van</w:t>
      </w:r>
      <w:r w:rsidRPr="001A436D">
        <w:rPr>
          <w:color w:val="344449"/>
          <w:rPrChange w:id="2388" w:author="Vannieuwenhuyze Jorre" w:date="2025-03-27T14:21:00Z" w16du:dateUtc="2025-03-27T13:21:00Z">
            <w:rPr>
              <w:color w:val="344449"/>
              <w:spacing w:val="-3"/>
            </w:rPr>
          </w:rPrChange>
        </w:rPr>
        <w:t xml:space="preserve"> </w:t>
      </w:r>
      <w:r w:rsidRPr="002A7964">
        <w:rPr>
          <w:color w:val="344449"/>
        </w:rPr>
        <w:t>de</w:t>
      </w:r>
      <w:r w:rsidRPr="001A436D">
        <w:rPr>
          <w:color w:val="344449"/>
          <w:rPrChange w:id="2389" w:author="Vannieuwenhuyze Jorre" w:date="2025-03-27T14:21:00Z" w16du:dateUtc="2025-03-27T13:21:00Z">
            <w:rPr>
              <w:color w:val="344449"/>
              <w:spacing w:val="-3"/>
            </w:rPr>
          </w:rPrChange>
        </w:rPr>
        <w:t xml:space="preserve"> </w:t>
      </w:r>
      <w:r w:rsidRPr="002A7964">
        <w:rPr>
          <w:color w:val="344449"/>
        </w:rPr>
        <w:t>statistiekreeks.</w:t>
      </w:r>
      <w:r w:rsidRPr="001A436D">
        <w:rPr>
          <w:color w:val="344449"/>
          <w:rPrChange w:id="2390" w:author="Vannieuwenhuyze Jorre" w:date="2025-03-27T14:21:00Z" w16du:dateUtc="2025-03-27T13:21:00Z">
            <w:rPr>
              <w:color w:val="344449"/>
              <w:spacing w:val="27"/>
            </w:rPr>
          </w:rPrChange>
        </w:rPr>
        <w:t xml:space="preserve"> </w:t>
      </w:r>
      <w:r w:rsidRPr="002A7964">
        <w:rPr>
          <w:color w:val="344449"/>
        </w:rPr>
        <w:t>Tabel</w:t>
      </w:r>
      <w:r w:rsidRPr="001A436D">
        <w:rPr>
          <w:color w:val="344449"/>
          <w:rPrChange w:id="2391" w:author="Vannieuwenhuyze Jorre" w:date="2025-03-27T14:21:00Z" w16du:dateUtc="2025-03-27T13:21:00Z">
            <w:rPr>
              <w:color w:val="344449"/>
              <w:spacing w:val="-4"/>
            </w:rPr>
          </w:rPrChange>
        </w:rPr>
        <w:t xml:space="preserve"> </w:t>
      </w:r>
      <w:hyperlink w:anchor="_bookmark3" w:history="1">
        <w:r w:rsidR="001E3564" w:rsidRPr="002A7964">
          <w:rPr>
            <w:color w:val="344449"/>
          </w:rPr>
          <w:t>3</w:t>
        </w:r>
      </w:hyperlink>
      <w:r w:rsidRPr="001A436D">
        <w:rPr>
          <w:color w:val="344449"/>
          <w:rPrChange w:id="2392" w:author="Vannieuwenhuyze Jorre" w:date="2025-03-27T14:21:00Z" w16du:dateUtc="2025-03-27T13:21:00Z">
            <w:rPr>
              <w:color w:val="344449"/>
              <w:spacing w:val="-3"/>
            </w:rPr>
          </w:rPrChange>
        </w:rPr>
        <w:t xml:space="preserve"> </w:t>
      </w:r>
      <w:r w:rsidRPr="002A7964">
        <w:rPr>
          <w:color w:val="344449"/>
        </w:rPr>
        <w:t>toont</w:t>
      </w:r>
      <w:r w:rsidRPr="001A436D">
        <w:rPr>
          <w:color w:val="344449"/>
          <w:rPrChange w:id="2393" w:author="Vannieuwenhuyze Jorre" w:date="2025-03-27T14:21:00Z" w16du:dateUtc="2025-03-27T13:21:00Z">
            <w:rPr>
              <w:color w:val="344449"/>
              <w:spacing w:val="-3"/>
            </w:rPr>
          </w:rPrChange>
        </w:rPr>
        <w:t xml:space="preserve"> </w:t>
      </w:r>
      <w:r w:rsidRPr="002A7964">
        <w:rPr>
          <w:color w:val="344449"/>
        </w:rPr>
        <w:t>een</w:t>
      </w:r>
      <w:r w:rsidRPr="001A436D">
        <w:rPr>
          <w:color w:val="344449"/>
          <w:rPrChange w:id="2394" w:author="Vannieuwenhuyze Jorre" w:date="2025-03-27T14:21:00Z" w16du:dateUtc="2025-03-27T13:21:00Z">
            <w:rPr>
              <w:color w:val="344449"/>
              <w:spacing w:val="-3"/>
            </w:rPr>
          </w:rPrChange>
        </w:rPr>
        <w:t xml:space="preserve"> </w:t>
      </w:r>
      <w:r w:rsidRPr="002A7964">
        <w:rPr>
          <w:color w:val="344449"/>
        </w:rPr>
        <w:t>meer</w:t>
      </w:r>
      <w:r w:rsidRPr="001A436D">
        <w:rPr>
          <w:color w:val="344449"/>
          <w:rPrChange w:id="2395" w:author="Vannieuwenhuyze Jorre" w:date="2025-03-27T14:21:00Z" w16du:dateUtc="2025-03-27T13:21:00Z">
            <w:rPr>
              <w:color w:val="344449"/>
              <w:spacing w:val="-3"/>
            </w:rPr>
          </w:rPrChange>
        </w:rPr>
        <w:t xml:space="preserve"> </w:t>
      </w:r>
      <w:r w:rsidRPr="002A7964">
        <w:rPr>
          <w:color w:val="344449"/>
        </w:rPr>
        <w:t>gangbare</w:t>
      </w:r>
      <w:r w:rsidRPr="001A436D">
        <w:rPr>
          <w:color w:val="344449"/>
          <w:rPrChange w:id="2396" w:author="Vannieuwenhuyze Jorre" w:date="2025-03-27T14:21:00Z" w16du:dateUtc="2025-03-27T13:21:00Z">
            <w:rPr>
              <w:color w:val="344449"/>
              <w:spacing w:val="-3"/>
            </w:rPr>
          </w:rPrChange>
        </w:rPr>
        <w:t xml:space="preserve"> </w:t>
      </w:r>
      <w:r w:rsidRPr="002A7964">
        <w:rPr>
          <w:color w:val="344449"/>
        </w:rPr>
        <w:t>weergave van</w:t>
      </w:r>
      <w:r w:rsidRPr="001A436D">
        <w:rPr>
          <w:color w:val="344449"/>
          <w:rPrChange w:id="2397" w:author="Vannieuwenhuyze Jorre" w:date="2025-03-27T14:21:00Z" w16du:dateUtc="2025-03-27T13:21:00Z">
            <w:rPr>
              <w:color w:val="344449"/>
              <w:spacing w:val="-4"/>
            </w:rPr>
          </w:rPrChange>
        </w:rPr>
        <w:t xml:space="preserve"> </w:t>
      </w:r>
      <w:r w:rsidRPr="002A7964">
        <w:rPr>
          <w:color w:val="344449"/>
        </w:rPr>
        <w:t>een</w:t>
      </w:r>
      <w:r w:rsidRPr="001A436D">
        <w:rPr>
          <w:color w:val="344449"/>
          <w:rPrChange w:id="2398" w:author="Vannieuwenhuyze Jorre" w:date="2025-03-27T14:21:00Z" w16du:dateUtc="2025-03-27T13:21:00Z">
            <w:rPr>
              <w:color w:val="344449"/>
              <w:spacing w:val="-4"/>
            </w:rPr>
          </w:rPrChange>
        </w:rPr>
        <w:t xml:space="preserve"> </w:t>
      </w:r>
      <w:r w:rsidRPr="002A7964">
        <w:rPr>
          <w:color w:val="344449"/>
        </w:rPr>
        <w:t>uitgebreidere</w:t>
      </w:r>
      <w:r w:rsidRPr="001A436D">
        <w:rPr>
          <w:color w:val="344449"/>
          <w:rPrChange w:id="2399" w:author="Vannieuwenhuyze Jorre" w:date="2025-03-27T14:21:00Z" w16du:dateUtc="2025-03-27T13:21:00Z">
            <w:rPr>
              <w:color w:val="344449"/>
              <w:spacing w:val="-4"/>
            </w:rPr>
          </w:rPrChange>
        </w:rPr>
        <w:t xml:space="preserve"> </w:t>
      </w:r>
      <w:r w:rsidRPr="002A7964">
        <w:rPr>
          <w:color w:val="344449"/>
        </w:rPr>
        <w:t>cijferreeks.</w:t>
      </w:r>
      <w:r w:rsidRPr="001A436D">
        <w:rPr>
          <w:color w:val="344449"/>
          <w:rPrChange w:id="2400" w:author="Vannieuwenhuyze Jorre" w:date="2025-03-27T14:21:00Z" w16du:dateUtc="2025-03-27T13:21:00Z">
            <w:rPr>
              <w:color w:val="344449"/>
              <w:spacing w:val="20"/>
            </w:rPr>
          </w:rPrChange>
        </w:rPr>
        <w:t xml:space="preserve"> </w:t>
      </w:r>
      <w:r w:rsidRPr="002A7964">
        <w:rPr>
          <w:color w:val="344449"/>
        </w:rPr>
        <w:t>In</w:t>
      </w:r>
      <w:r w:rsidRPr="001A436D">
        <w:rPr>
          <w:color w:val="344449"/>
          <w:rPrChange w:id="2401" w:author="Vannieuwenhuyze Jorre" w:date="2025-03-27T14:21:00Z" w16du:dateUtc="2025-03-27T13:21:00Z">
            <w:rPr>
              <w:color w:val="344449"/>
              <w:spacing w:val="-4"/>
            </w:rPr>
          </w:rPrChange>
        </w:rPr>
        <w:t xml:space="preserve"> </w:t>
      </w:r>
      <w:r w:rsidRPr="002A7964">
        <w:rPr>
          <w:color w:val="344449"/>
        </w:rPr>
        <w:t>deze</w:t>
      </w:r>
      <w:r w:rsidRPr="001A436D">
        <w:rPr>
          <w:color w:val="344449"/>
          <w:rPrChange w:id="2402" w:author="Vannieuwenhuyze Jorre" w:date="2025-03-27T14:21:00Z" w16du:dateUtc="2025-03-27T13:21:00Z">
            <w:rPr>
              <w:color w:val="344449"/>
              <w:spacing w:val="-4"/>
            </w:rPr>
          </w:rPrChange>
        </w:rPr>
        <w:t xml:space="preserve"> </w:t>
      </w:r>
      <w:r w:rsidRPr="002A7964">
        <w:rPr>
          <w:color w:val="344449"/>
        </w:rPr>
        <w:t>tabel</w:t>
      </w:r>
      <w:r w:rsidRPr="001A436D">
        <w:rPr>
          <w:color w:val="344449"/>
          <w:rPrChange w:id="2403" w:author="Vannieuwenhuyze Jorre" w:date="2025-03-27T14:21:00Z" w16du:dateUtc="2025-03-27T13:21:00Z">
            <w:rPr>
              <w:color w:val="344449"/>
              <w:spacing w:val="-4"/>
            </w:rPr>
          </w:rPrChange>
        </w:rPr>
        <w:t xml:space="preserve"> </w:t>
      </w:r>
      <w:r w:rsidRPr="002A7964">
        <w:rPr>
          <w:color w:val="344449"/>
        </w:rPr>
        <w:t>zie</w:t>
      </w:r>
      <w:r w:rsidRPr="001A436D">
        <w:rPr>
          <w:color w:val="344449"/>
          <w:rPrChange w:id="2404" w:author="Vannieuwenhuyze Jorre" w:date="2025-03-27T14:21:00Z" w16du:dateUtc="2025-03-27T13:21:00Z">
            <w:rPr>
              <w:color w:val="344449"/>
              <w:spacing w:val="-4"/>
            </w:rPr>
          </w:rPrChange>
        </w:rPr>
        <w:t xml:space="preserve"> </w:t>
      </w:r>
      <w:r w:rsidRPr="002A7964">
        <w:rPr>
          <w:color w:val="344449"/>
        </w:rPr>
        <w:t>je</w:t>
      </w:r>
      <w:r w:rsidRPr="001A436D">
        <w:rPr>
          <w:color w:val="344449"/>
          <w:rPrChange w:id="2405" w:author="Vannieuwenhuyze Jorre" w:date="2025-03-27T14:21:00Z" w16du:dateUtc="2025-03-27T13:21:00Z">
            <w:rPr>
              <w:color w:val="344449"/>
              <w:spacing w:val="-4"/>
            </w:rPr>
          </w:rPrChange>
        </w:rPr>
        <w:t xml:space="preserve"> </w:t>
      </w:r>
      <w:r w:rsidRPr="002A7964">
        <w:rPr>
          <w:color w:val="344449"/>
        </w:rPr>
        <w:t>dat</w:t>
      </w:r>
      <w:r w:rsidRPr="001A436D">
        <w:rPr>
          <w:color w:val="344449"/>
          <w:rPrChange w:id="2406" w:author="Vannieuwenhuyze Jorre" w:date="2025-03-27T14:21:00Z" w16du:dateUtc="2025-03-27T13:21:00Z">
            <w:rPr>
              <w:color w:val="344449"/>
              <w:spacing w:val="-4"/>
            </w:rPr>
          </w:rPrChange>
        </w:rPr>
        <w:t xml:space="preserve"> </w:t>
      </w:r>
      <w:r w:rsidRPr="002A7964">
        <w:rPr>
          <w:color w:val="344449"/>
        </w:rPr>
        <w:t>de</w:t>
      </w:r>
      <w:r w:rsidRPr="001A436D">
        <w:rPr>
          <w:color w:val="344449"/>
          <w:rPrChange w:id="2407" w:author="Vannieuwenhuyze Jorre" w:date="2025-03-27T14:21:00Z" w16du:dateUtc="2025-03-27T13:21:00Z">
            <w:rPr>
              <w:color w:val="344449"/>
              <w:spacing w:val="-4"/>
            </w:rPr>
          </w:rPrChange>
        </w:rPr>
        <w:t xml:space="preserve"> </w:t>
      </w:r>
      <w:r w:rsidRPr="002A7964">
        <w:rPr>
          <w:color w:val="344449"/>
        </w:rPr>
        <w:t>concepten</w:t>
      </w:r>
      <w:r w:rsidRPr="001A436D">
        <w:rPr>
          <w:color w:val="344449"/>
          <w:rPrChange w:id="2408" w:author="Vannieuwenhuyze Jorre" w:date="2025-03-27T14:21:00Z" w16du:dateUtc="2025-03-27T13:21:00Z">
            <w:rPr>
              <w:color w:val="344449"/>
              <w:spacing w:val="-4"/>
            </w:rPr>
          </w:rPrChange>
        </w:rPr>
        <w:t xml:space="preserve"> </w:t>
      </w:r>
      <w:r w:rsidRPr="002A7964">
        <w:rPr>
          <w:color w:val="344449"/>
        </w:rPr>
        <w:t>‘aantal</w:t>
      </w:r>
      <w:r w:rsidRPr="001A436D">
        <w:rPr>
          <w:color w:val="344449"/>
          <w:rPrChange w:id="2409" w:author="Vannieuwenhuyze Jorre" w:date="2025-03-27T14:21:00Z" w16du:dateUtc="2025-03-27T13:21:00Z">
            <w:rPr>
              <w:color w:val="344449"/>
              <w:spacing w:val="-4"/>
            </w:rPr>
          </w:rPrChange>
        </w:rPr>
        <w:t xml:space="preserve"> </w:t>
      </w:r>
      <w:r w:rsidRPr="002A7964">
        <w:rPr>
          <w:color w:val="344449"/>
        </w:rPr>
        <w:t>in</w:t>
      </w:r>
      <w:del w:id="2410" w:author="Vannieuwenhuyze Jorre" w:date="2025-02-18T15:52:00Z" w16du:dateUtc="2025-02-18T14:52:00Z">
        <w:r w:rsidRPr="002A7964" w:rsidDel="00356CF4">
          <w:rPr>
            <w:color w:val="344449"/>
          </w:rPr>
          <w:delText xml:space="preserve">‐ </w:delText>
        </w:r>
      </w:del>
      <w:r w:rsidRPr="002A7964">
        <w:rPr>
          <w:color w:val="344449"/>
        </w:rPr>
        <w:t>woners’ en jaartal ‘2019’ enkel worden vermeld in de titel van de tabel.</w:t>
      </w:r>
      <w:r w:rsidRPr="001A436D">
        <w:rPr>
          <w:color w:val="344449"/>
          <w:rPrChange w:id="2411" w:author="Vannieuwenhuyze Jorre" w:date="2025-03-27T14:21:00Z" w16du:dateUtc="2025-03-27T13:21:00Z">
            <w:rPr>
              <w:color w:val="344449"/>
              <w:spacing w:val="36"/>
            </w:rPr>
          </w:rPrChange>
        </w:rPr>
        <w:t xml:space="preserve"> </w:t>
      </w:r>
      <w:r w:rsidRPr="002A7964">
        <w:rPr>
          <w:color w:val="344449"/>
        </w:rPr>
        <w:t>De tabel telt verder drie dimensies.</w:t>
      </w:r>
      <w:r w:rsidRPr="001A436D">
        <w:rPr>
          <w:color w:val="344449"/>
          <w:rPrChange w:id="2412" w:author="Vannieuwenhuyze Jorre" w:date="2025-03-27T14:21:00Z" w16du:dateUtc="2025-03-27T13:21:00Z">
            <w:rPr>
              <w:color w:val="344449"/>
              <w:spacing w:val="33"/>
            </w:rPr>
          </w:rPrChange>
        </w:rPr>
        <w:t xml:space="preserve"> </w:t>
      </w:r>
      <w:r w:rsidRPr="002A7964">
        <w:rPr>
          <w:color w:val="344449"/>
        </w:rPr>
        <w:t>Dimensies gemeente en geslacht staan in de rijen.</w:t>
      </w:r>
      <w:r w:rsidRPr="001A436D">
        <w:rPr>
          <w:color w:val="344449"/>
          <w:rPrChange w:id="2413" w:author="Vannieuwenhuyze Jorre" w:date="2025-03-27T14:21:00Z" w16du:dateUtc="2025-03-27T13:21:00Z">
            <w:rPr>
              <w:color w:val="344449"/>
              <w:spacing w:val="33"/>
            </w:rPr>
          </w:rPrChange>
        </w:rPr>
        <w:t xml:space="preserve"> </w:t>
      </w:r>
      <w:r w:rsidRPr="002A7964">
        <w:rPr>
          <w:color w:val="344449"/>
        </w:rPr>
        <w:t xml:space="preserve">De </w:t>
      </w:r>
      <w:r w:rsidRPr="001A436D">
        <w:rPr>
          <w:color w:val="344449"/>
          <w:rPrChange w:id="2414" w:author="Vannieuwenhuyze Jorre" w:date="2025-03-27T14:21:00Z" w16du:dateUtc="2025-03-27T13:21:00Z">
            <w:rPr>
              <w:color w:val="344449"/>
              <w:spacing w:val="-2"/>
            </w:rPr>
          </w:rPrChange>
        </w:rPr>
        <w:t>derde</w:t>
      </w:r>
      <w:r w:rsidRPr="001A436D">
        <w:rPr>
          <w:color w:val="344449"/>
          <w:rPrChange w:id="2415" w:author="Vannieuwenhuyze Jorre" w:date="2025-03-27T14:21:00Z" w16du:dateUtc="2025-03-27T13:21:00Z">
            <w:rPr>
              <w:color w:val="344449"/>
              <w:spacing w:val="-9"/>
            </w:rPr>
          </w:rPrChange>
        </w:rPr>
        <w:t xml:space="preserve"> </w:t>
      </w:r>
      <w:r w:rsidRPr="001A436D">
        <w:rPr>
          <w:color w:val="344449"/>
          <w:rPrChange w:id="2416" w:author="Vannieuwenhuyze Jorre" w:date="2025-03-27T14:21:00Z" w16du:dateUtc="2025-03-27T13:21:00Z">
            <w:rPr>
              <w:color w:val="344449"/>
              <w:spacing w:val="-2"/>
            </w:rPr>
          </w:rPrChange>
        </w:rPr>
        <w:t>dimensie</w:t>
      </w:r>
      <w:r w:rsidRPr="001A436D">
        <w:rPr>
          <w:color w:val="344449"/>
          <w:rPrChange w:id="2417" w:author="Vannieuwenhuyze Jorre" w:date="2025-03-27T14:21:00Z" w16du:dateUtc="2025-03-27T13:21:00Z">
            <w:rPr>
              <w:color w:val="344449"/>
              <w:spacing w:val="-9"/>
            </w:rPr>
          </w:rPrChange>
        </w:rPr>
        <w:t xml:space="preserve"> </w:t>
      </w:r>
      <w:r w:rsidRPr="001A436D">
        <w:rPr>
          <w:color w:val="344449"/>
          <w:rPrChange w:id="2418" w:author="Vannieuwenhuyze Jorre" w:date="2025-03-27T14:21:00Z" w16du:dateUtc="2025-03-27T13:21:00Z">
            <w:rPr>
              <w:color w:val="344449"/>
              <w:spacing w:val="-2"/>
            </w:rPr>
          </w:rPrChange>
        </w:rPr>
        <w:t>is</w:t>
      </w:r>
      <w:r w:rsidRPr="001A436D">
        <w:rPr>
          <w:color w:val="344449"/>
          <w:rPrChange w:id="2419" w:author="Vannieuwenhuyze Jorre" w:date="2025-03-27T14:21:00Z" w16du:dateUtc="2025-03-27T13:21:00Z">
            <w:rPr>
              <w:color w:val="344449"/>
              <w:spacing w:val="-9"/>
            </w:rPr>
          </w:rPrChange>
        </w:rPr>
        <w:t xml:space="preserve"> </w:t>
      </w:r>
      <w:r w:rsidRPr="001A436D">
        <w:rPr>
          <w:color w:val="344449"/>
          <w:rPrChange w:id="2420" w:author="Vannieuwenhuyze Jorre" w:date="2025-03-27T14:21:00Z" w16du:dateUtc="2025-03-27T13:21:00Z">
            <w:rPr>
              <w:color w:val="344449"/>
              <w:spacing w:val="-2"/>
            </w:rPr>
          </w:rPrChange>
        </w:rPr>
        <w:t>de</w:t>
      </w:r>
      <w:r w:rsidRPr="001A436D">
        <w:rPr>
          <w:color w:val="344449"/>
          <w:rPrChange w:id="2421" w:author="Vannieuwenhuyze Jorre" w:date="2025-03-27T14:21:00Z" w16du:dateUtc="2025-03-27T13:21:00Z">
            <w:rPr>
              <w:color w:val="344449"/>
              <w:spacing w:val="-9"/>
            </w:rPr>
          </w:rPrChange>
        </w:rPr>
        <w:t xml:space="preserve"> </w:t>
      </w:r>
      <w:r w:rsidRPr="001A436D">
        <w:rPr>
          <w:color w:val="344449"/>
          <w:rPrChange w:id="2422" w:author="Vannieuwenhuyze Jorre" w:date="2025-03-27T14:21:00Z" w16du:dateUtc="2025-03-27T13:21:00Z">
            <w:rPr>
              <w:color w:val="344449"/>
              <w:spacing w:val="-2"/>
            </w:rPr>
          </w:rPrChange>
        </w:rPr>
        <w:t>statistische</w:t>
      </w:r>
      <w:r w:rsidRPr="001A436D">
        <w:rPr>
          <w:color w:val="344449"/>
          <w:rPrChange w:id="2423" w:author="Vannieuwenhuyze Jorre" w:date="2025-03-27T14:21:00Z" w16du:dateUtc="2025-03-27T13:21:00Z">
            <w:rPr>
              <w:color w:val="344449"/>
              <w:spacing w:val="-9"/>
            </w:rPr>
          </w:rPrChange>
        </w:rPr>
        <w:t xml:space="preserve"> </w:t>
      </w:r>
      <w:r w:rsidRPr="001A436D">
        <w:rPr>
          <w:color w:val="344449"/>
          <w:rPrChange w:id="2424" w:author="Vannieuwenhuyze Jorre" w:date="2025-03-27T14:21:00Z" w16du:dateUtc="2025-03-27T13:21:00Z">
            <w:rPr>
              <w:color w:val="344449"/>
              <w:spacing w:val="-2"/>
            </w:rPr>
          </w:rPrChange>
        </w:rPr>
        <w:t>parameter</w:t>
      </w:r>
      <w:r w:rsidRPr="001A436D">
        <w:rPr>
          <w:color w:val="344449"/>
          <w:rPrChange w:id="2425" w:author="Vannieuwenhuyze Jorre" w:date="2025-03-27T14:21:00Z" w16du:dateUtc="2025-03-27T13:21:00Z">
            <w:rPr>
              <w:color w:val="344449"/>
              <w:spacing w:val="-9"/>
            </w:rPr>
          </w:rPrChange>
        </w:rPr>
        <w:t xml:space="preserve"> </w:t>
      </w:r>
      <w:r w:rsidRPr="001A436D">
        <w:rPr>
          <w:color w:val="344449"/>
          <w:rPrChange w:id="2426" w:author="Vannieuwenhuyze Jorre" w:date="2025-03-27T14:21:00Z" w16du:dateUtc="2025-03-27T13:21:00Z">
            <w:rPr>
              <w:color w:val="344449"/>
              <w:spacing w:val="-2"/>
            </w:rPr>
          </w:rPrChange>
        </w:rPr>
        <w:t>die</w:t>
      </w:r>
      <w:r w:rsidRPr="001A436D">
        <w:rPr>
          <w:color w:val="344449"/>
          <w:rPrChange w:id="2427" w:author="Vannieuwenhuyze Jorre" w:date="2025-03-27T14:21:00Z" w16du:dateUtc="2025-03-27T13:21:00Z">
            <w:rPr>
              <w:color w:val="344449"/>
              <w:spacing w:val="-9"/>
            </w:rPr>
          </w:rPrChange>
        </w:rPr>
        <w:t xml:space="preserve"> </w:t>
      </w:r>
      <w:r w:rsidRPr="001A436D">
        <w:rPr>
          <w:color w:val="344449"/>
          <w:rPrChange w:id="2428" w:author="Vannieuwenhuyze Jorre" w:date="2025-03-27T14:21:00Z" w16du:dateUtc="2025-03-27T13:21:00Z">
            <w:rPr>
              <w:color w:val="344449"/>
              <w:spacing w:val="-2"/>
            </w:rPr>
          </w:rPrChange>
        </w:rPr>
        <w:t>een</w:t>
      </w:r>
      <w:r w:rsidRPr="001A436D">
        <w:rPr>
          <w:color w:val="344449"/>
          <w:rPrChange w:id="2429" w:author="Vannieuwenhuyze Jorre" w:date="2025-03-27T14:21:00Z" w16du:dateUtc="2025-03-27T13:21:00Z">
            <w:rPr>
              <w:color w:val="344449"/>
              <w:spacing w:val="-9"/>
            </w:rPr>
          </w:rPrChange>
        </w:rPr>
        <w:t xml:space="preserve"> </w:t>
      </w:r>
      <w:r w:rsidRPr="001A436D">
        <w:rPr>
          <w:color w:val="344449"/>
          <w:rPrChange w:id="2430" w:author="Vannieuwenhuyze Jorre" w:date="2025-03-27T14:21:00Z" w16du:dateUtc="2025-03-27T13:21:00Z">
            <w:rPr>
              <w:color w:val="344449"/>
              <w:spacing w:val="-2"/>
            </w:rPr>
          </w:rPrChange>
        </w:rPr>
        <w:t>verschil</w:t>
      </w:r>
      <w:r w:rsidRPr="001A436D">
        <w:rPr>
          <w:color w:val="344449"/>
          <w:rPrChange w:id="2431" w:author="Vannieuwenhuyze Jorre" w:date="2025-03-27T14:21:00Z" w16du:dateUtc="2025-03-27T13:21:00Z">
            <w:rPr>
              <w:color w:val="344449"/>
              <w:spacing w:val="-9"/>
            </w:rPr>
          </w:rPrChange>
        </w:rPr>
        <w:t xml:space="preserve"> </w:t>
      </w:r>
      <w:r w:rsidRPr="001A436D">
        <w:rPr>
          <w:color w:val="344449"/>
          <w:rPrChange w:id="2432" w:author="Vannieuwenhuyze Jorre" w:date="2025-03-27T14:21:00Z" w16du:dateUtc="2025-03-27T13:21:00Z">
            <w:rPr>
              <w:color w:val="344449"/>
              <w:spacing w:val="-2"/>
            </w:rPr>
          </w:rPrChange>
        </w:rPr>
        <w:t>maakt</w:t>
      </w:r>
      <w:r w:rsidRPr="001A436D">
        <w:rPr>
          <w:color w:val="344449"/>
          <w:rPrChange w:id="2433" w:author="Vannieuwenhuyze Jorre" w:date="2025-03-27T14:21:00Z" w16du:dateUtc="2025-03-27T13:21:00Z">
            <w:rPr>
              <w:color w:val="344449"/>
              <w:spacing w:val="-9"/>
            </w:rPr>
          </w:rPrChange>
        </w:rPr>
        <w:t xml:space="preserve"> </w:t>
      </w:r>
      <w:r w:rsidRPr="001A436D">
        <w:rPr>
          <w:color w:val="344449"/>
          <w:rPrChange w:id="2434" w:author="Vannieuwenhuyze Jorre" w:date="2025-03-27T14:21:00Z" w16du:dateUtc="2025-03-27T13:21:00Z">
            <w:rPr>
              <w:color w:val="344449"/>
              <w:spacing w:val="-2"/>
            </w:rPr>
          </w:rPrChange>
        </w:rPr>
        <w:t>tussen</w:t>
      </w:r>
      <w:r w:rsidRPr="001A436D">
        <w:rPr>
          <w:color w:val="344449"/>
          <w:rPrChange w:id="2435" w:author="Vannieuwenhuyze Jorre" w:date="2025-03-27T14:21:00Z" w16du:dateUtc="2025-03-27T13:21:00Z">
            <w:rPr>
              <w:color w:val="344449"/>
              <w:spacing w:val="-9"/>
            </w:rPr>
          </w:rPrChange>
        </w:rPr>
        <w:t xml:space="preserve"> </w:t>
      </w:r>
      <w:r w:rsidRPr="001A436D">
        <w:rPr>
          <w:color w:val="344449"/>
          <w:rPrChange w:id="2436" w:author="Vannieuwenhuyze Jorre" w:date="2025-03-27T14:21:00Z" w16du:dateUtc="2025-03-27T13:21:00Z">
            <w:rPr>
              <w:color w:val="344449"/>
              <w:spacing w:val="-2"/>
            </w:rPr>
          </w:rPrChange>
        </w:rPr>
        <w:t xml:space="preserve">aantallen </w:t>
      </w:r>
      <w:r w:rsidRPr="002A7964">
        <w:rPr>
          <w:color w:val="344449"/>
        </w:rPr>
        <w:t>en percentages. Deze dimensie staat in de kolommen.</w:t>
      </w:r>
    </w:p>
    <w:p w14:paraId="25B319C9" w14:textId="77777777" w:rsidR="001E3564" w:rsidRPr="002A7964" w:rsidRDefault="002F5345">
      <w:pPr>
        <w:pStyle w:val="BodyText"/>
        <w:spacing w:before="1"/>
        <w:rPr>
          <w:sz w:val="11"/>
        </w:rPr>
      </w:pPr>
      <w:r w:rsidRPr="002A7964">
        <w:rPr>
          <w:noProof/>
          <w:sz w:val="11"/>
        </w:rPr>
        <mc:AlternateContent>
          <mc:Choice Requires="wpg">
            <w:drawing>
              <wp:anchor distT="0" distB="0" distL="0" distR="0" simplePos="0" relativeHeight="251658251" behindDoc="1" locked="0" layoutInCell="1" allowOverlap="1" wp14:anchorId="25B31B32" wp14:editId="25B31B33">
                <wp:simplePos x="0" y="0"/>
                <wp:positionH relativeFrom="page">
                  <wp:posOffset>1260005</wp:posOffset>
                </wp:positionH>
                <wp:positionV relativeFrom="paragraph">
                  <wp:posOffset>101225</wp:posOffset>
                </wp:positionV>
                <wp:extent cx="5040630" cy="858519"/>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0630" cy="858519"/>
                          <a:chOff x="0" y="0"/>
                          <a:chExt cx="5040630" cy="858519"/>
                        </a:xfrm>
                      </wpg:grpSpPr>
                      <wps:wsp>
                        <wps:cNvPr id="40" name="Graphic 40"/>
                        <wps:cNvSpPr/>
                        <wps:spPr>
                          <a:xfrm>
                            <a:off x="0" y="0"/>
                            <a:ext cx="5040630" cy="858519"/>
                          </a:xfrm>
                          <a:custGeom>
                            <a:avLst/>
                            <a:gdLst/>
                            <a:ahLst/>
                            <a:cxnLst/>
                            <a:rect l="l" t="t" r="r" b="b"/>
                            <a:pathLst>
                              <a:path w="5040630" h="858519">
                                <a:moveTo>
                                  <a:pt x="5016024" y="0"/>
                                </a:moveTo>
                                <a:lnTo>
                                  <a:pt x="24039" y="0"/>
                                </a:lnTo>
                                <a:lnTo>
                                  <a:pt x="14682" y="1889"/>
                                </a:lnTo>
                                <a:lnTo>
                                  <a:pt x="7041" y="7041"/>
                                </a:lnTo>
                                <a:lnTo>
                                  <a:pt x="1889" y="14682"/>
                                </a:lnTo>
                                <a:lnTo>
                                  <a:pt x="0" y="24039"/>
                                </a:lnTo>
                                <a:lnTo>
                                  <a:pt x="0" y="833927"/>
                                </a:lnTo>
                                <a:lnTo>
                                  <a:pt x="1889" y="843285"/>
                                </a:lnTo>
                                <a:lnTo>
                                  <a:pt x="7041" y="850926"/>
                                </a:lnTo>
                                <a:lnTo>
                                  <a:pt x="14682" y="856078"/>
                                </a:lnTo>
                                <a:lnTo>
                                  <a:pt x="24039" y="857967"/>
                                </a:lnTo>
                                <a:lnTo>
                                  <a:pt x="5016024" y="857967"/>
                                </a:lnTo>
                                <a:lnTo>
                                  <a:pt x="5025382" y="856078"/>
                                </a:lnTo>
                                <a:lnTo>
                                  <a:pt x="5033023" y="850926"/>
                                </a:lnTo>
                                <a:lnTo>
                                  <a:pt x="5038175" y="843285"/>
                                </a:lnTo>
                                <a:lnTo>
                                  <a:pt x="5040064" y="833927"/>
                                </a:lnTo>
                                <a:lnTo>
                                  <a:pt x="5040064" y="24039"/>
                                </a:lnTo>
                                <a:lnTo>
                                  <a:pt x="5038175" y="14682"/>
                                </a:lnTo>
                                <a:lnTo>
                                  <a:pt x="5033023" y="7041"/>
                                </a:lnTo>
                                <a:lnTo>
                                  <a:pt x="5025382" y="1889"/>
                                </a:lnTo>
                                <a:lnTo>
                                  <a:pt x="5016024" y="0"/>
                                </a:lnTo>
                                <a:close/>
                              </a:path>
                            </a:pathLst>
                          </a:custGeom>
                          <a:solidFill>
                            <a:srgbClr val="989898"/>
                          </a:solidFill>
                        </wps:spPr>
                        <wps:bodyPr wrap="square" lIns="0" tIns="0" rIns="0" bIns="0" rtlCol="0">
                          <a:prstTxWarp prst="textNoShape">
                            <a:avLst/>
                          </a:prstTxWarp>
                          <a:noAutofit/>
                        </wps:bodyPr>
                      </wps:wsp>
                      <wps:wsp>
                        <wps:cNvPr id="41" name="Graphic 41"/>
                        <wps:cNvSpPr/>
                        <wps:spPr>
                          <a:xfrm>
                            <a:off x="28800" y="11387"/>
                            <a:ext cx="4999990" cy="835660"/>
                          </a:xfrm>
                          <a:custGeom>
                            <a:avLst/>
                            <a:gdLst/>
                            <a:ahLst/>
                            <a:cxnLst/>
                            <a:rect l="l" t="t" r="r" b="b"/>
                            <a:pathLst>
                              <a:path w="4999990" h="835660">
                                <a:moveTo>
                                  <a:pt x="4994212" y="0"/>
                                </a:moveTo>
                                <a:lnTo>
                                  <a:pt x="5664" y="0"/>
                                </a:lnTo>
                                <a:lnTo>
                                  <a:pt x="0" y="5664"/>
                                </a:lnTo>
                                <a:lnTo>
                                  <a:pt x="0" y="822540"/>
                                </a:lnTo>
                                <a:lnTo>
                                  <a:pt x="0" y="829528"/>
                                </a:lnTo>
                                <a:lnTo>
                                  <a:pt x="5664" y="835193"/>
                                </a:lnTo>
                                <a:lnTo>
                                  <a:pt x="4994212" y="835193"/>
                                </a:lnTo>
                                <a:lnTo>
                                  <a:pt x="4999877" y="829528"/>
                                </a:lnTo>
                                <a:lnTo>
                                  <a:pt x="4999877" y="5664"/>
                                </a:lnTo>
                                <a:lnTo>
                                  <a:pt x="4994212" y="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15" cstate="print"/>
                          <a:stretch>
                            <a:fillRect/>
                          </a:stretch>
                        </pic:blipFill>
                        <pic:spPr>
                          <a:xfrm>
                            <a:off x="130022" y="146601"/>
                            <a:ext cx="180000" cy="206896"/>
                          </a:xfrm>
                          <a:prstGeom prst="rect">
                            <a:avLst/>
                          </a:prstGeom>
                        </pic:spPr>
                      </pic:pic>
                      <wps:wsp>
                        <wps:cNvPr id="43" name="Textbox 43"/>
                        <wps:cNvSpPr txBox="1"/>
                        <wps:spPr>
                          <a:xfrm>
                            <a:off x="28800" y="11387"/>
                            <a:ext cx="4999990" cy="835660"/>
                          </a:xfrm>
                          <a:prstGeom prst="rect">
                            <a:avLst/>
                          </a:prstGeom>
                        </wps:spPr>
                        <wps:txbx>
                          <w:txbxContent>
                            <w:p w14:paraId="25B31B67" w14:textId="77777777" w:rsidR="001E3564" w:rsidRDefault="002F5345">
                              <w:pPr>
                                <w:spacing w:before="162" w:line="235" w:lineRule="auto"/>
                                <w:ind w:left="612" w:right="323"/>
                                <w:jc w:val="both"/>
                                <w:rPr>
                                  <w:i/>
                                  <w:sz w:val="20"/>
                                </w:rPr>
                              </w:pPr>
                              <w:r>
                                <w:rPr>
                                  <w:i/>
                                  <w:color w:val="344449"/>
                                  <w:sz w:val="20"/>
                                </w:rPr>
                                <w:t>Binnen de huidige SDMX‐standaard stellen we statistiekreeksen voor met slechts één kolom</w:t>
                              </w:r>
                              <w:r>
                                <w:rPr>
                                  <w:i/>
                                  <w:color w:val="344449"/>
                                  <w:spacing w:val="-11"/>
                                  <w:sz w:val="20"/>
                                </w:rPr>
                                <w:t xml:space="preserve"> </w:t>
                              </w:r>
                              <w:r>
                                <w:rPr>
                                  <w:i/>
                                  <w:color w:val="344449"/>
                                  <w:sz w:val="20"/>
                                </w:rPr>
                                <w:t>voor</w:t>
                              </w:r>
                              <w:r>
                                <w:rPr>
                                  <w:i/>
                                  <w:color w:val="344449"/>
                                  <w:spacing w:val="-11"/>
                                  <w:sz w:val="20"/>
                                </w:rPr>
                                <w:t xml:space="preserve"> </w:t>
                              </w:r>
                              <w:r>
                                <w:rPr>
                                  <w:i/>
                                  <w:color w:val="344449"/>
                                  <w:sz w:val="20"/>
                                </w:rPr>
                                <w:t>de</w:t>
                              </w:r>
                              <w:r>
                                <w:rPr>
                                  <w:i/>
                                  <w:color w:val="344449"/>
                                  <w:spacing w:val="-11"/>
                                  <w:sz w:val="20"/>
                                </w:rPr>
                                <w:t xml:space="preserve"> </w:t>
                              </w:r>
                              <w:r>
                                <w:rPr>
                                  <w:i/>
                                  <w:color w:val="344449"/>
                                  <w:sz w:val="20"/>
                                </w:rPr>
                                <w:t>cijfers.</w:t>
                              </w:r>
                              <w:r>
                                <w:rPr>
                                  <w:i/>
                                  <w:color w:val="344449"/>
                                  <w:spacing w:val="5"/>
                                  <w:sz w:val="20"/>
                                </w:rPr>
                                <w:t xml:space="preserve"> </w:t>
                              </w:r>
                              <w:r>
                                <w:rPr>
                                  <w:i/>
                                  <w:color w:val="344449"/>
                                  <w:sz w:val="20"/>
                                </w:rPr>
                                <w:t>De</w:t>
                              </w:r>
                              <w:r>
                                <w:rPr>
                                  <w:i/>
                                  <w:color w:val="344449"/>
                                  <w:spacing w:val="-11"/>
                                  <w:sz w:val="20"/>
                                </w:rPr>
                                <w:t xml:space="preserve"> </w:t>
                              </w:r>
                              <w:r>
                                <w:rPr>
                                  <w:i/>
                                  <w:color w:val="344449"/>
                                  <w:sz w:val="20"/>
                                </w:rPr>
                                <w:t>structuur</w:t>
                              </w:r>
                              <w:r>
                                <w:rPr>
                                  <w:i/>
                                  <w:color w:val="344449"/>
                                  <w:spacing w:val="-11"/>
                                  <w:sz w:val="20"/>
                                </w:rPr>
                                <w:t xml:space="preserve"> </w:t>
                              </w:r>
                              <w:r>
                                <w:rPr>
                                  <w:i/>
                                  <w:color w:val="344449"/>
                                  <w:sz w:val="20"/>
                                </w:rPr>
                                <w:t>in</w:t>
                              </w:r>
                              <w:r>
                                <w:rPr>
                                  <w:i/>
                                  <w:color w:val="344449"/>
                                  <w:spacing w:val="-11"/>
                                  <w:sz w:val="20"/>
                                </w:rPr>
                                <w:t xml:space="preserve"> </w:t>
                              </w:r>
                              <w:r>
                                <w:rPr>
                                  <w:i/>
                                  <w:color w:val="344449"/>
                                  <w:sz w:val="20"/>
                                </w:rPr>
                                <w:t>tabel</w:t>
                              </w:r>
                              <w:r>
                                <w:rPr>
                                  <w:i/>
                                  <w:color w:val="344449"/>
                                  <w:spacing w:val="-11"/>
                                  <w:sz w:val="20"/>
                                </w:rPr>
                                <w:t xml:space="preserve"> </w:t>
                              </w:r>
                              <w:hyperlink w:anchor="_bookmark2" w:history="1">
                                <w:r w:rsidR="001E3564">
                                  <w:rPr>
                                    <w:i/>
                                    <w:color w:val="344449"/>
                                    <w:sz w:val="20"/>
                                  </w:rPr>
                                  <w:t>2</w:t>
                                </w:r>
                              </w:hyperlink>
                              <w:r>
                                <w:rPr>
                                  <w:i/>
                                  <w:color w:val="344449"/>
                                  <w:spacing w:val="-11"/>
                                  <w:sz w:val="20"/>
                                </w:rPr>
                                <w:t xml:space="preserve"> </w:t>
                              </w:r>
                              <w:r>
                                <w:rPr>
                                  <w:i/>
                                  <w:color w:val="344449"/>
                                  <w:sz w:val="20"/>
                                </w:rPr>
                                <w:t>zou</w:t>
                              </w:r>
                              <w:r>
                                <w:rPr>
                                  <w:i/>
                                  <w:color w:val="344449"/>
                                  <w:spacing w:val="-11"/>
                                  <w:sz w:val="20"/>
                                </w:rPr>
                                <w:t xml:space="preserve"> </w:t>
                              </w:r>
                              <w:r>
                                <w:rPr>
                                  <w:i/>
                                  <w:color w:val="344449"/>
                                  <w:sz w:val="20"/>
                                </w:rPr>
                                <w:t>hiervoor</w:t>
                              </w:r>
                              <w:r>
                                <w:rPr>
                                  <w:i/>
                                  <w:color w:val="344449"/>
                                  <w:spacing w:val="-11"/>
                                  <w:sz w:val="20"/>
                                </w:rPr>
                                <w:t xml:space="preserve"> </w:t>
                              </w:r>
                              <w:r>
                                <w:rPr>
                                  <w:i/>
                                  <w:color w:val="344449"/>
                                  <w:sz w:val="20"/>
                                </w:rPr>
                                <w:t>gepivoteerd</w:t>
                              </w:r>
                              <w:r>
                                <w:rPr>
                                  <w:i/>
                                  <w:color w:val="344449"/>
                                  <w:spacing w:val="-11"/>
                                  <w:sz w:val="20"/>
                                </w:rPr>
                                <w:t xml:space="preserve"> </w:t>
                              </w:r>
                              <w:r>
                                <w:rPr>
                                  <w:i/>
                                  <w:color w:val="344449"/>
                                  <w:sz w:val="20"/>
                                </w:rPr>
                                <w:t>moeten</w:t>
                              </w:r>
                              <w:r>
                                <w:rPr>
                                  <w:i/>
                                  <w:color w:val="344449"/>
                                  <w:spacing w:val="-11"/>
                                  <w:sz w:val="20"/>
                                </w:rPr>
                                <w:t xml:space="preserve"> </w:t>
                              </w:r>
                              <w:r>
                                <w:rPr>
                                  <w:i/>
                                  <w:color w:val="344449"/>
                                  <w:sz w:val="20"/>
                                </w:rPr>
                                <w:t>worden. Hoogstwaarschijnlijk versoepelt de SDMX‐standaard echter in de toekomst waardoor verschillende kolommen cijfers kunnen bevatten.</w:t>
                              </w:r>
                            </w:p>
                          </w:txbxContent>
                        </wps:txbx>
                        <wps:bodyPr wrap="square" lIns="0" tIns="0" rIns="0" bIns="0" rtlCol="0">
                          <a:noAutofit/>
                        </wps:bodyPr>
                      </wps:wsp>
                    </wpg:wgp>
                  </a:graphicData>
                </a:graphic>
              </wp:anchor>
            </w:drawing>
          </mc:Choice>
          <mc:Fallback>
            <w:pict>
              <v:group w14:anchorId="25B31B32" id="Group 39" o:spid="_x0000_s1051" style="position:absolute;margin-left:99.2pt;margin-top:7.95pt;width:396.9pt;height:67.6pt;z-index:-251658229;mso-wrap-distance-left:0;mso-wrap-distance-right:0;mso-position-horizontal-relative:page;mso-position-vertical-relative:text" coordsize="50406,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">
                <v:shape id="Graphic 40" o:spid="_x0000_s1052" style="position:absolute;width:50406;height:8585;visibility:visible;mso-wrap-style:square;v-text-anchor:top" coordsize="5040630,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" path="m5016024,l24039,,14682,1889,7041,7041,1889,14682,,24039,,833927r1889,9358l7041,850926r7641,5152l24039,857967r4991985,l5025382,856078r7641,-5152l5038175,843285r1889,-9358l5040064,24039r-1889,-9357l5033023,7041r-7641,-5152l5016024,xe" fillcolor="#989898" stroked="f">
                  <v:path arrowok="t"/>
                </v:shape>
                <v:shape id="Graphic 41" o:spid="_x0000_s1053" style="position:absolute;left:288;top:113;width:49999;height:8357;visibility:visible;mso-wrap-style:square;v-text-anchor:top" coordsize="4999990,83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" path="m4994212,l5664,,,5664,,822540r,6988l5664,835193r4988548,l4999877,829528r,-823864l4994212,xe" fillcolor="#e5e5e5" stroked="f">
                  <v:path arrowok="t"/>
                </v:shape>
                <v:shape id="Image 42" o:spid="_x0000_s1054" type="#_x0000_t75" style="position:absolute;left:1300;top:1466;width:1800;height: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">
                  <v:imagedata r:id="rId16" o:title=""/>
                </v:shape>
                <v:shape id="Textbox 43" o:spid="_x0000_s1055" type="#_x0000_t202" style="position:absolute;left:288;top:113;width:49999;height:8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5B31B67" w14:textId="77777777" w:rsidR="001E3564" w:rsidRDefault="002F5345">
                        <w:pPr>
                          <w:spacing w:before="162" w:line="235" w:lineRule="auto"/>
                          <w:ind w:left="612" w:right="323"/>
                          <w:jc w:val="both"/>
                          <w:rPr>
                            <w:i/>
                            <w:sz w:val="20"/>
                          </w:rPr>
                        </w:pPr>
                        <w:r>
                          <w:rPr>
                            <w:i/>
                            <w:color w:val="344449"/>
                            <w:sz w:val="20"/>
                          </w:rPr>
                          <w:t>Binnen de huidige SDMX‐standaard stellen we statistiekreeksen voor met slechts één kolom</w:t>
                        </w:r>
                        <w:r>
                          <w:rPr>
                            <w:i/>
                            <w:color w:val="344449"/>
                            <w:spacing w:val="-11"/>
                            <w:sz w:val="20"/>
                          </w:rPr>
                          <w:t xml:space="preserve"> </w:t>
                        </w:r>
                        <w:r>
                          <w:rPr>
                            <w:i/>
                            <w:color w:val="344449"/>
                            <w:sz w:val="20"/>
                          </w:rPr>
                          <w:t>voor</w:t>
                        </w:r>
                        <w:r>
                          <w:rPr>
                            <w:i/>
                            <w:color w:val="344449"/>
                            <w:spacing w:val="-11"/>
                            <w:sz w:val="20"/>
                          </w:rPr>
                          <w:t xml:space="preserve"> </w:t>
                        </w:r>
                        <w:r>
                          <w:rPr>
                            <w:i/>
                            <w:color w:val="344449"/>
                            <w:sz w:val="20"/>
                          </w:rPr>
                          <w:t>de</w:t>
                        </w:r>
                        <w:r>
                          <w:rPr>
                            <w:i/>
                            <w:color w:val="344449"/>
                            <w:spacing w:val="-11"/>
                            <w:sz w:val="20"/>
                          </w:rPr>
                          <w:t xml:space="preserve"> </w:t>
                        </w:r>
                        <w:r>
                          <w:rPr>
                            <w:i/>
                            <w:color w:val="344449"/>
                            <w:sz w:val="20"/>
                          </w:rPr>
                          <w:t>cijfers.</w:t>
                        </w:r>
                        <w:r>
                          <w:rPr>
                            <w:i/>
                            <w:color w:val="344449"/>
                            <w:spacing w:val="5"/>
                            <w:sz w:val="20"/>
                          </w:rPr>
                          <w:t xml:space="preserve"> </w:t>
                        </w:r>
                        <w:r>
                          <w:rPr>
                            <w:i/>
                            <w:color w:val="344449"/>
                            <w:sz w:val="20"/>
                          </w:rPr>
                          <w:t>De</w:t>
                        </w:r>
                        <w:r>
                          <w:rPr>
                            <w:i/>
                            <w:color w:val="344449"/>
                            <w:spacing w:val="-11"/>
                            <w:sz w:val="20"/>
                          </w:rPr>
                          <w:t xml:space="preserve"> </w:t>
                        </w:r>
                        <w:r>
                          <w:rPr>
                            <w:i/>
                            <w:color w:val="344449"/>
                            <w:sz w:val="20"/>
                          </w:rPr>
                          <w:t>structuur</w:t>
                        </w:r>
                        <w:r>
                          <w:rPr>
                            <w:i/>
                            <w:color w:val="344449"/>
                            <w:spacing w:val="-11"/>
                            <w:sz w:val="20"/>
                          </w:rPr>
                          <w:t xml:space="preserve"> </w:t>
                        </w:r>
                        <w:r>
                          <w:rPr>
                            <w:i/>
                            <w:color w:val="344449"/>
                            <w:sz w:val="20"/>
                          </w:rPr>
                          <w:t>in</w:t>
                        </w:r>
                        <w:r>
                          <w:rPr>
                            <w:i/>
                            <w:color w:val="344449"/>
                            <w:spacing w:val="-11"/>
                            <w:sz w:val="20"/>
                          </w:rPr>
                          <w:t xml:space="preserve"> </w:t>
                        </w:r>
                        <w:r>
                          <w:rPr>
                            <w:i/>
                            <w:color w:val="344449"/>
                            <w:sz w:val="20"/>
                          </w:rPr>
                          <w:t>tabel</w:t>
                        </w:r>
                        <w:r>
                          <w:rPr>
                            <w:i/>
                            <w:color w:val="344449"/>
                            <w:spacing w:val="-11"/>
                            <w:sz w:val="20"/>
                          </w:rPr>
                          <w:t xml:space="preserve"> </w:t>
                        </w:r>
                        <w:hyperlink w:anchor="_bookmark2" w:history="1">
                          <w:r w:rsidR="001E3564">
                            <w:rPr>
                              <w:i/>
                              <w:color w:val="344449"/>
                              <w:sz w:val="20"/>
                            </w:rPr>
                            <w:t>2</w:t>
                          </w:r>
                        </w:hyperlink>
                        <w:r>
                          <w:rPr>
                            <w:i/>
                            <w:color w:val="344449"/>
                            <w:spacing w:val="-11"/>
                            <w:sz w:val="20"/>
                          </w:rPr>
                          <w:t xml:space="preserve"> </w:t>
                        </w:r>
                        <w:r>
                          <w:rPr>
                            <w:i/>
                            <w:color w:val="344449"/>
                            <w:sz w:val="20"/>
                          </w:rPr>
                          <w:t>zou</w:t>
                        </w:r>
                        <w:r>
                          <w:rPr>
                            <w:i/>
                            <w:color w:val="344449"/>
                            <w:spacing w:val="-11"/>
                            <w:sz w:val="20"/>
                          </w:rPr>
                          <w:t xml:space="preserve"> </w:t>
                        </w:r>
                        <w:r>
                          <w:rPr>
                            <w:i/>
                            <w:color w:val="344449"/>
                            <w:sz w:val="20"/>
                          </w:rPr>
                          <w:t>hiervoor</w:t>
                        </w:r>
                        <w:r>
                          <w:rPr>
                            <w:i/>
                            <w:color w:val="344449"/>
                            <w:spacing w:val="-11"/>
                            <w:sz w:val="20"/>
                          </w:rPr>
                          <w:t xml:space="preserve"> </w:t>
                        </w:r>
                        <w:r>
                          <w:rPr>
                            <w:i/>
                            <w:color w:val="344449"/>
                            <w:sz w:val="20"/>
                          </w:rPr>
                          <w:t>gepivoteerd</w:t>
                        </w:r>
                        <w:r>
                          <w:rPr>
                            <w:i/>
                            <w:color w:val="344449"/>
                            <w:spacing w:val="-11"/>
                            <w:sz w:val="20"/>
                          </w:rPr>
                          <w:t xml:space="preserve"> </w:t>
                        </w:r>
                        <w:r>
                          <w:rPr>
                            <w:i/>
                            <w:color w:val="344449"/>
                            <w:sz w:val="20"/>
                          </w:rPr>
                          <w:t>moeten</w:t>
                        </w:r>
                        <w:r>
                          <w:rPr>
                            <w:i/>
                            <w:color w:val="344449"/>
                            <w:spacing w:val="-11"/>
                            <w:sz w:val="20"/>
                          </w:rPr>
                          <w:t xml:space="preserve"> </w:t>
                        </w:r>
                        <w:r>
                          <w:rPr>
                            <w:i/>
                            <w:color w:val="344449"/>
                            <w:sz w:val="20"/>
                          </w:rPr>
                          <w:t>worden. Hoogstwaarschijnlijk versoepelt de SDMX‐standaard echter in de toekomst waardoor verschillende kolommen cijfers kunnen bevatten.</w:t>
                        </w:r>
                      </w:p>
                    </w:txbxContent>
                  </v:textbox>
                </v:shape>
                <w10:wrap type="topAndBottom" anchorx="page"/>
              </v:group>
            </w:pict>
          </mc:Fallback>
        </mc:AlternateContent>
      </w:r>
    </w:p>
    <w:p w14:paraId="25B319CA" w14:textId="77777777" w:rsidR="001E3564" w:rsidRPr="002A7964" w:rsidRDefault="001E3564">
      <w:pPr>
        <w:pStyle w:val="BodyText"/>
        <w:rPr>
          <w:sz w:val="11"/>
        </w:rPr>
        <w:sectPr w:rsidR="001E3564" w:rsidRPr="002A7964">
          <w:footerReference w:type="default" r:id="rId18"/>
          <w:pgSz w:w="11910" w:h="16840"/>
          <w:pgMar w:top="1820" w:right="850" w:bottom="1680" w:left="1275" w:header="0" w:footer="1480" w:gutter="0"/>
          <w:pgNumType w:start="1"/>
          <w:cols w:space="708"/>
        </w:sectPr>
      </w:pPr>
    </w:p>
    <w:p w14:paraId="25B319CB" w14:textId="77777777" w:rsidR="001E3564" w:rsidRPr="002A7964" w:rsidRDefault="002F5345">
      <w:pPr>
        <w:pStyle w:val="Heading2"/>
        <w:numPr>
          <w:ilvl w:val="1"/>
          <w:numId w:val="7"/>
        </w:numPr>
        <w:tabs>
          <w:tab w:val="left" w:pos="1345"/>
        </w:tabs>
        <w:spacing w:before="31"/>
        <w:ind w:hanging="636"/>
      </w:pPr>
      <w:r w:rsidRPr="001A436D">
        <w:rPr>
          <w:color w:val="70A2B8"/>
          <w:rPrChange w:id="2437" w:author="Vannieuwenhuyze Jorre" w:date="2025-03-27T14:21:00Z" w16du:dateUtc="2025-03-27T13:21:00Z">
            <w:rPr>
              <w:color w:val="70A2B8"/>
              <w:spacing w:val="-2"/>
            </w:rPr>
          </w:rPrChange>
        </w:rPr>
        <w:lastRenderedPageBreak/>
        <w:t>CONCEPTENLIJST</w:t>
      </w:r>
    </w:p>
    <w:p w14:paraId="25B319CC" w14:textId="70642412" w:rsidR="001E3564" w:rsidRPr="002A7964" w:rsidRDefault="002F5345">
      <w:pPr>
        <w:pStyle w:val="BodyText"/>
        <w:spacing w:before="154" w:line="237" w:lineRule="auto"/>
        <w:ind w:left="709" w:right="1129"/>
        <w:jc w:val="both"/>
      </w:pPr>
      <w:r w:rsidRPr="002A7964">
        <w:rPr>
          <w:color w:val="344449"/>
        </w:rPr>
        <w:t>Om</w:t>
      </w:r>
      <w:r w:rsidRPr="001A436D">
        <w:rPr>
          <w:color w:val="344449"/>
          <w:rPrChange w:id="2438" w:author="Vannieuwenhuyze Jorre" w:date="2025-03-27T14:21:00Z" w16du:dateUtc="2025-03-27T13:21:00Z">
            <w:rPr>
              <w:color w:val="344449"/>
              <w:spacing w:val="-8"/>
            </w:rPr>
          </w:rPrChange>
        </w:rPr>
        <w:t xml:space="preserve"> </w:t>
      </w:r>
      <w:r w:rsidRPr="002A7964">
        <w:rPr>
          <w:color w:val="344449"/>
        </w:rPr>
        <w:t>consistentie</w:t>
      </w:r>
      <w:r w:rsidRPr="001A436D">
        <w:rPr>
          <w:color w:val="344449"/>
          <w:rPrChange w:id="2439" w:author="Vannieuwenhuyze Jorre" w:date="2025-03-27T14:21:00Z" w16du:dateUtc="2025-03-27T13:21:00Z">
            <w:rPr>
              <w:color w:val="344449"/>
              <w:spacing w:val="-8"/>
            </w:rPr>
          </w:rPrChange>
        </w:rPr>
        <w:t xml:space="preserve"> </w:t>
      </w:r>
      <w:r w:rsidRPr="002A7964">
        <w:rPr>
          <w:color w:val="344449"/>
        </w:rPr>
        <w:t>te</w:t>
      </w:r>
      <w:r w:rsidRPr="001A436D">
        <w:rPr>
          <w:color w:val="344449"/>
          <w:rPrChange w:id="2440" w:author="Vannieuwenhuyze Jorre" w:date="2025-03-27T14:21:00Z" w16du:dateUtc="2025-03-27T13:21:00Z">
            <w:rPr>
              <w:color w:val="344449"/>
              <w:spacing w:val="-8"/>
            </w:rPr>
          </w:rPrChange>
        </w:rPr>
        <w:t xml:space="preserve"> </w:t>
      </w:r>
      <w:r w:rsidRPr="002A7964">
        <w:rPr>
          <w:color w:val="344449"/>
        </w:rPr>
        <w:t>waarborgen</w:t>
      </w:r>
      <w:r w:rsidRPr="001A436D">
        <w:rPr>
          <w:color w:val="344449"/>
          <w:rPrChange w:id="2441" w:author="Vannieuwenhuyze Jorre" w:date="2025-03-27T14:21:00Z" w16du:dateUtc="2025-03-27T13:21:00Z">
            <w:rPr>
              <w:color w:val="344449"/>
              <w:spacing w:val="-8"/>
            </w:rPr>
          </w:rPrChange>
        </w:rPr>
        <w:t xml:space="preserve"> </w:t>
      </w:r>
      <w:r w:rsidRPr="002A7964">
        <w:rPr>
          <w:color w:val="344449"/>
        </w:rPr>
        <w:t>tussen</w:t>
      </w:r>
      <w:r w:rsidRPr="001A436D">
        <w:rPr>
          <w:color w:val="344449"/>
          <w:rPrChange w:id="2442" w:author="Vannieuwenhuyze Jorre" w:date="2025-03-27T14:21:00Z" w16du:dateUtc="2025-03-27T13:21:00Z">
            <w:rPr>
              <w:color w:val="344449"/>
              <w:spacing w:val="-8"/>
            </w:rPr>
          </w:rPrChange>
        </w:rPr>
        <w:t xml:space="preserve"> </w:t>
      </w:r>
      <w:r w:rsidRPr="002A7964">
        <w:rPr>
          <w:color w:val="344449"/>
        </w:rPr>
        <w:t>statistieken</w:t>
      </w:r>
      <w:r w:rsidRPr="001A436D">
        <w:rPr>
          <w:color w:val="344449"/>
          <w:rPrChange w:id="2443" w:author="Vannieuwenhuyze Jorre" w:date="2025-03-27T14:21:00Z" w16du:dateUtc="2025-03-27T13:21:00Z">
            <w:rPr>
              <w:color w:val="344449"/>
              <w:spacing w:val="-8"/>
            </w:rPr>
          </w:rPrChange>
        </w:rPr>
        <w:t xml:space="preserve"> </w:t>
      </w:r>
      <w:r w:rsidRPr="002A7964">
        <w:rPr>
          <w:color w:val="344449"/>
        </w:rPr>
        <w:t>en</w:t>
      </w:r>
      <w:r w:rsidRPr="001A436D">
        <w:rPr>
          <w:color w:val="344449"/>
          <w:rPrChange w:id="2444" w:author="Vannieuwenhuyze Jorre" w:date="2025-03-27T14:21:00Z" w16du:dateUtc="2025-03-27T13:21:00Z">
            <w:rPr>
              <w:color w:val="344449"/>
              <w:spacing w:val="-8"/>
            </w:rPr>
          </w:rPrChange>
        </w:rPr>
        <w:t xml:space="preserve"> </w:t>
      </w:r>
      <w:r w:rsidRPr="002A7964">
        <w:rPr>
          <w:color w:val="344449"/>
        </w:rPr>
        <w:t>statistiekreeksen,</w:t>
      </w:r>
      <w:r w:rsidRPr="001A436D">
        <w:rPr>
          <w:color w:val="344449"/>
          <w:rPrChange w:id="2445" w:author="Vannieuwenhuyze Jorre" w:date="2025-03-27T14:21:00Z" w16du:dateUtc="2025-03-27T13:21:00Z">
            <w:rPr>
              <w:color w:val="344449"/>
              <w:spacing w:val="-6"/>
            </w:rPr>
          </w:rPrChange>
        </w:rPr>
        <w:t xml:space="preserve"> </w:t>
      </w:r>
      <w:r w:rsidRPr="002A7964">
        <w:rPr>
          <w:color w:val="344449"/>
        </w:rPr>
        <w:t xml:space="preserve">hanteren we </w:t>
      </w:r>
      <w:ins w:id="2446" w:author="Vannieuwenhuyze Jorre" w:date="2025-02-18T15:58:00Z" w16du:dateUtc="2025-02-18T14:58:00Z">
        <w:r w:rsidR="007D6C77" w:rsidRPr="002A7964">
          <w:rPr>
            <w:color w:val="344449"/>
          </w:rPr>
          <w:t xml:space="preserve">best </w:t>
        </w:r>
      </w:ins>
      <w:r w:rsidRPr="002A7964">
        <w:rPr>
          <w:color w:val="344449"/>
        </w:rPr>
        <w:t>een algemene conceptenlijst conform de SDMX‐standaard.</w:t>
      </w:r>
      <w:r w:rsidRPr="001A436D">
        <w:rPr>
          <w:color w:val="344449"/>
          <w:rPrChange w:id="2447" w:author="Vannieuwenhuyze Jorre" w:date="2025-03-27T14:21:00Z" w16du:dateUtc="2025-03-27T13:21:00Z">
            <w:rPr>
              <w:color w:val="344449"/>
              <w:spacing w:val="40"/>
            </w:rPr>
          </w:rPrChange>
        </w:rPr>
        <w:t xml:space="preserve"> </w:t>
      </w:r>
      <w:r w:rsidRPr="002A7964">
        <w:rPr>
          <w:color w:val="344449"/>
        </w:rPr>
        <w:t>Deze concepten</w:t>
      </w:r>
      <w:del w:id="2448" w:author="Vannieuwenhuyze Jorre" w:date="2025-02-18T15:59:00Z" w16du:dateUtc="2025-02-18T14:59:00Z">
        <w:r w:rsidRPr="002A7964" w:rsidDel="007D6C77">
          <w:rPr>
            <w:color w:val="344449"/>
          </w:rPr>
          <w:delText xml:space="preserve">‐ </w:delText>
        </w:r>
      </w:del>
      <w:r w:rsidRPr="002A7964">
        <w:rPr>
          <w:color w:val="344449"/>
        </w:rPr>
        <w:t>lijst</w:t>
      </w:r>
      <w:r w:rsidRPr="001A436D">
        <w:rPr>
          <w:color w:val="344449"/>
          <w:rPrChange w:id="2449" w:author="Vannieuwenhuyze Jorre" w:date="2025-03-27T14:21:00Z" w16du:dateUtc="2025-03-27T13:21:00Z">
            <w:rPr>
              <w:color w:val="344449"/>
              <w:spacing w:val="-4"/>
            </w:rPr>
          </w:rPrChange>
        </w:rPr>
        <w:t xml:space="preserve"> </w:t>
      </w:r>
      <w:r w:rsidRPr="002A7964">
        <w:rPr>
          <w:color w:val="344449"/>
        </w:rPr>
        <w:t>biedt</w:t>
      </w:r>
      <w:r w:rsidRPr="001A436D">
        <w:rPr>
          <w:color w:val="344449"/>
          <w:rPrChange w:id="2450" w:author="Vannieuwenhuyze Jorre" w:date="2025-03-27T14:21:00Z" w16du:dateUtc="2025-03-27T13:21:00Z">
            <w:rPr>
              <w:color w:val="344449"/>
              <w:spacing w:val="-4"/>
            </w:rPr>
          </w:rPrChange>
        </w:rPr>
        <w:t xml:space="preserve"> </w:t>
      </w:r>
      <w:r w:rsidRPr="002A7964">
        <w:rPr>
          <w:color w:val="344449"/>
        </w:rPr>
        <w:t>een</w:t>
      </w:r>
      <w:r w:rsidRPr="001A436D">
        <w:rPr>
          <w:color w:val="344449"/>
          <w:rPrChange w:id="2451" w:author="Vannieuwenhuyze Jorre" w:date="2025-03-27T14:21:00Z" w16du:dateUtc="2025-03-27T13:21:00Z">
            <w:rPr>
              <w:color w:val="344449"/>
              <w:spacing w:val="-4"/>
            </w:rPr>
          </w:rPrChange>
        </w:rPr>
        <w:t xml:space="preserve"> </w:t>
      </w:r>
      <w:r w:rsidRPr="002A7964">
        <w:rPr>
          <w:color w:val="344449"/>
        </w:rPr>
        <w:t>volledig</w:t>
      </w:r>
      <w:r w:rsidRPr="001A436D">
        <w:rPr>
          <w:color w:val="344449"/>
          <w:rPrChange w:id="2452" w:author="Vannieuwenhuyze Jorre" w:date="2025-03-27T14:21:00Z" w16du:dateUtc="2025-03-27T13:21:00Z">
            <w:rPr>
              <w:color w:val="344449"/>
              <w:spacing w:val="-4"/>
            </w:rPr>
          </w:rPrChange>
        </w:rPr>
        <w:t xml:space="preserve"> </w:t>
      </w:r>
      <w:r w:rsidRPr="002A7964">
        <w:rPr>
          <w:color w:val="344449"/>
        </w:rPr>
        <w:t>overzicht</w:t>
      </w:r>
      <w:r w:rsidRPr="001A436D">
        <w:rPr>
          <w:color w:val="344449"/>
          <w:rPrChange w:id="2453" w:author="Vannieuwenhuyze Jorre" w:date="2025-03-27T14:21:00Z" w16du:dateUtc="2025-03-27T13:21:00Z">
            <w:rPr>
              <w:color w:val="344449"/>
              <w:spacing w:val="-4"/>
            </w:rPr>
          </w:rPrChange>
        </w:rPr>
        <w:t xml:space="preserve"> </w:t>
      </w:r>
      <w:r w:rsidRPr="002A7964">
        <w:rPr>
          <w:color w:val="344449"/>
        </w:rPr>
        <w:t>van</w:t>
      </w:r>
      <w:r w:rsidRPr="001A436D">
        <w:rPr>
          <w:color w:val="344449"/>
          <w:rPrChange w:id="2454" w:author="Vannieuwenhuyze Jorre" w:date="2025-03-27T14:21:00Z" w16du:dateUtc="2025-03-27T13:21:00Z">
            <w:rPr>
              <w:color w:val="344449"/>
              <w:spacing w:val="-4"/>
            </w:rPr>
          </w:rPrChange>
        </w:rPr>
        <w:t xml:space="preserve"> </w:t>
      </w:r>
      <w:r w:rsidRPr="002A7964">
        <w:rPr>
          <w:color w:val="344449"/>
        </w:rPr>
        <w:t>alle</w:t>
      </w:r>
      <w:r w:rsidRPr="001A436D">
        <w:rPr>
          <w:color w:val="344449"/>
          <w:rPrChange w:id="2455" w:author="Vannieuwenhuyze Jorre" w:date="2025-03-27T14:21:00Z" w16du:dateUtc="2025-03-27T13:21:00Z">
            <w:rPr>
              <w:color w:val="344449"/>
              <w:spacing w:val="-4"/>
            </w:rPr>
          </w:rPrChange>
        </w:rPr>
        <w:t xml:space="preserve"> </w:t>
      </w:r>
      <w:r w:rsidRPr="002A7964">
        <w:rPr>
          <w:color w:val="344449"/>
        </w:rPr>
        <w:t>concepten</w:t>
      </w:r>
      <w:r w:rsidRPr="001A436D">
        <w:rPr>
          <w:color w:val="344449"/>
          <w:rPrChange w:id="2456" w:author="Vannieuwenhuyze Jorre" w:date="2025-03-27T14:21:00Z" w16du:dateUtc="2025-03-27T13:21:00Z">
            <w:rPr>
              <w:color w:val="344449"/>
              <w:spacing w:val="-4"/>
            </w:rPr>
          </w:rPrChange>
        </w:rPr>
        <w:t xml:space="preserve"> </w:t>
      </w:r>
      <w:r w:rsidRPr="002A7964">
        <w:rPr>
          <w:color w:val="344449"/>
        </w:rPr>
        <w:t>die</w:t>
      </w:r>
      <w:r w:rsidRPr="001A436D">
        <w:rPr>
          <w:color w:val="344449"/>
          <w:rPrChange w:id="2457" w:author="Vannieuwenhuyze Jorre" w:date="2025-03-27T14:21:00Z" w16du:dateUtc="2025-03-27T13:21:00Z">
            <w:rPr>
              <w:color w:val="344449"/>
              <w:spacing w:val="-4"/>
            </w:rPr>
          </w:rPrChange>
        </w:rPr>
        <w:t xml:space="preserve"> </w:t>
      </w:r>
      <w:r w:rsidRPr="002A7964">
        <w:rPr>
          <w:color w:val="344449"/>
        </w:rPr>
        <w:t>voorkomen</w:t>
      </w:r>
      <w:r w:rsidRPr="001A436D">
        <w:rPr>
          <w:color w:val="344449"/>
          <w:rPrChange w:id="2458" w:author="Vannieuwenhuyze Jorre" w:date="2025-03-27T14:21:00Z" w16du:dateUtc="2025-03-27T13:21:00Z">
            <w:rPr>
              <w:color w:val="344449"/>
              <w:spacing w:val="-4"/>
            </w:rPr>
          </w:rPrChange>
        </w:rPr>
        <w:t xml:space="preserve"> </w:t>
      </w:r>
      <w:r w:rsidRPr="002A7964">
        <w:rPr>
          <w:color w:val="344449"/>
        </w:rPr>
        <w:t>in</w:t>
      </w:r>
      <w:r w:rsidRPr="001A436D">
        <w:rPr>
          <w:color w:val="344449"/>
          <w:rPrChange w:id="2459" w:author="Vannieuwenhuyze Jorre" w:date="2025-03-27T14:21:00Z" w16du:dateUtc="2025-03-27T13:21:00Z">
            <w:rPr>
              <w:color w:val="344449"/>
              <w:spacing w:val="-4"/>
            </w:rPr>
          </w:rPrChange>
        </w:rPr>
        <w:t xml:space="preserve"> </w:t>
      </w:r>
      <w:r w:rsidRPr="002A7964">
        <w:rPr>
          <w:color w:val="344449"/>
        </w:rPr>
        <w:t>de</w:t>
      </w:r>
      <w:r w:rsidRPr="001A436D">
        <w:rPr>
          <w:color w:val="344449"/>
          <w:rPrChange w:id="2460" w:author="Vannieuwenhuyze Jorre" w:date="2025-03-27T14:21:00Z" w16du:dateUtc="2025-03-27T13:21:00Z">
            <w:rPr>
              <w:color w:val="344449"/>
              <w:spacing w:val="-4"/>
            </w:rPr>
          </w:rPrChange>
        </w:rPr>
        <w:t xml:space="preserve"> </w:t>
      </w:r>
      <w:r w:rsidRPr="002A7964">
        <w:rPr>
          <w:color w:val="344449"/>
        </w:rPr>
        <w:t>door</w:t>
      </w:r>
      <w:r w:rsidRPr="001A436D">
        <w:rPr>
          <w:color w:val="344449"/>
          <w:rPrChange w:id="2461" w:author="Vannieuwenhuyze Jorre" w:date="2025-03-27T14:21:00Z" w16du:dateUtc="2025-03-27T13:21:00Z">
            <w:rPr>
              <w:color w:val="344449"/>
              <w:spacing w:val="-4"/>
            </w:rPr>
          </w:rPrChange>
        </w:rPr>
        <w:t xml:space="preserve"> </w:t>
      </w:r>
      <w:r w:rsidRPr="002A7964">
        <w:rPr>
          <w:color w:val="344449"/>
        </w:rPr>
        <w:t>ons geproduceerde statistieken.</w:t>
      </w:r>
      <w:r w:rsidRPr="001A436D">
        <w:rPr>
          <w:color w:val="344449"/>
          <w:rPrChange w:id="2462" w:author="Vannieuwenhuyze Jorre" w:date="2025-03-27T14:21:00Z" w16du:dateUtc="2025-03-27T13:21:00Z">
            <w:rPr>
              <w:color w:val="344449"/>
              <w:spacing w:val="34"/>
            </w:rPr>
          </w:rPrChange>
        </w:rPr>
        <w:t xml:space="preserve"> </w:t>
      </w:r>
      <w:r w:rsidRPr="002A7964">
        <w:rPr>
          <w:color w:val="344449"/>
        </w:rPr>
        <w:t>Elk concept wordt</w:t>
      </w:r>
      <w:r w:rsidRPr="001A436D">
        <w:rPr>
          <w:color w:val="344449"/>
          <w:rPrChange w:id="2463" w:author="Vannieuwenhuyze Jorre" w:date="2025-03-27T14:21:00Z" w16du:dateUtc="2025-03-27T13:21:00Z">
            <w:rPr>
              <w:color w:val="344449"/>
              <w:spacing w:val="-1"/>
            </w:rPr>
          </w:rPrChange>
        </w:rPr>
        <w:t xml:space="preserve"> </w:t>
      </w:r>
      <w:r w:rsidRPr="002A7964">
        <w:rPr>
          <w:color w:val="344449"/>
        </w:rPr>
        <w:t>voorzien van een korte identifica</w:t>
      </w:r>
      <w:del w:id="2464" w:author="Vannieuwenhuyze Jorre" w:date="2025-02-18T15:59:00Z" w16du:dateUtc="2025-02-18T14:59:00Z">
        <w:r w:rsidRPr="002A7964" w:rsidDel="007D6C77">
          <w:rPr>
            <w:color w:val="344449"/>
          </w:rPr>
          <w:delText xml:space="preserve">‐ </w:delText>
        </w:r>
      </w:del>
      <w:r w:rsidRPr="002A7964">
        <w:rPr>
          <w:color w:val="344449"/>
        </w:rPr>
        <w:t>tiecode,</w:t>
      </w:r>
      <w:r w:rsidRPr="001A436D">
        <w:rPr>
          <w:color w:val="344449"/>
          <w:rPrChange w:id="2465" w:author="Vannieuwenhuyze Jorre" w:date="2025-03-27T14:21:00Z" w16du:dateUtc="2025-03-27T13:21:00Z">
            <w:rPr>
              <w:color w:val="344449"/>
              <w:spacing w:val="-12"/>
            </w:rPr>
          </w:rPrChange>
        </w:rPr>
        <w:t xml:space="preserve"> </w:t>
      </w:r>
      <w:r w:rsidRPr="002A7964">
        <w:rPr>
          <w:color w:val="344449"/>
        </w:rPr>
        <w:t>die</w:t>
      </w:r>
      <w:r w:rsidRPr="001A436D">
        <w:rPr>
          <w:color w:val="344449"/>
          <w:rPrChange w:id="2466" w:author="Vannieuwenhuyze Jorre" w:date="2025-03-27T14:21:00Z" w16du:dateUtc="2025-03-27T13:21:00Z">
            <w:rPr>
              <w:color w:val="344449"/>
              <w:spacing w:val="-13"/>
            </w:rPr>
          </w:rPrChange>
        </w:rPr>
        <w:t xml:space="preserve"> </w:t>
      </w:r>
      <w:r w:rsidRPr="002A7964">
        <w:rPr>
          <w:color w:val="344449"/>
        </w:rPr>
        <w:t>kan</w:t>
      </w:r>
      <w:r w:rsidRPr="001A436D">
        <w:rPr>
          <w:color w:val="344449"/>
          <w:rPrChange w:id="2467" w:author="Vannieuwenhuyze Jorre" w:date="2025-03-27T14:21:00Z" w16du:dateUtc="2025-03-27T13:21:00Z">
            <w:rPr>
              <w:color w:val="344449"/>
              <w:spacing w:val="-14"/>
            </w:rPr>
          </w:rPrChange>
        </w:rPr>
        <w:t xml:space="preserve"> </w:t>
      </w:r>
      <w:r w:rsidRPr="002A7964">
        <w:rPr>
          <w:color w:val="344449"/>
        </w:rPr>
        <w:t>worden</w:t>
      </w:r>
      <w:r w:rsidRPr="001A436D">
        <w:rPr>
          <w:color w:val="344449"/>
          <w:rPrChange w:id="2468" w:author="Vannieuwenhuyze Jorre" w:date="2025-03-27T14:21:00Z" w16du:dateUtc="2025-03-27T13:21:00Z">
            <w:rPr>
              <w:color w:val="344449"/>
              <w:spacing w:val="-12"/>
            </w:rPr>
          </w:rPrChange>
        </w:rPr>
        <w:t xml:space="preserve"> </w:t>
      </w:r>
      <w:r w:rsidRPr="002A7964">
        <w:rPr>
          <w:color w:val="344449"/>
        </w:rPr>
        <w:t>gebruikt</w:t>
      </w:r>
      <w:r w:rsidRPr="001A436D">
        <w:rPr>
          <w:color w:val="344449"/>
          <w:rPrChange w:id="2469" w:author="Vannieuwenhuyze Jorre" w:date="2025-03-27T14:21:00Z" w16du:dateUtc="2025-03-27T13:21:00Z">
            <w:rPr>
              <w:color w:val="344449"/>
              <w:spacing w:val="-14"/>
            </w:rPr>
          </w:rPrChange>
        </w:rPr>
        <w:t xml:space="preserve"> </w:t>
      </w:r>
      <w:r w:rsidRPr="002A7964">
        <w:rPr>
          <w:color w:val="344449"/>
        </w:rPr>
        <w:t>als</w:t>
      </w:r>
      <w:r w:rsidRPr="001A436D">
        <w:rPr>
          <w:color w:val="344449"/>
          <w:rPrChange w:id="2470" w:author="Vannieuwenhuyze Jorre" w:date="2025-03-27T14:21:00Z" w16du:dateUtc="2025-03-27T13:21:00Z">
            <w:rPr>
              <w:color w:val="344449"/>
              <w:spacing w:val="-12"/>
            </w:rPr>
          </w:rPrChange>
        </w:rPr>
        <w:t xml:space="preserve"> </w:t>
      </w:r>
      <w:r w:rsidRPr="002A7964">
        <w:rPr>
          <w:color w:val="344449"/>
        </w:rPr>
        <w:t>snelle</w:t>
      </w:r>
      <w:r w:rsidRPr="001A436D">
        <w:rPr>
          <w:color w:val="344449"/>
          <w:rPrChange w:id="2471" w:author="Vannieuwenhuyze Jorre" w:date="2025-03-27T14:21:00Z" w16du:dateUtc="2025-03-27T13:21:00Z">
            <w:rPr>
              <w:color w:val="344449"/>
              <w:spacing w:val="-13"/>
            </w:rPr>
          </w:rPrChange>
        </w:rPr>
        <w:t xml:space="preserve"> </w:t>
      </w:r>
      <w:r w:rsidRPr="002A7964">
        <w:rPr>
          <w:color w:val="344449"/>
        </w:rPr>
        <w:t>referentie</w:t>
      </w:r>
      <w:r w:rsidRPr="001A436D">
        <w:rPr>
          <w:color w:val="344449"/>
          <w:rPrChange w:id="2472" w:author="Vannieuwenhuyze Jorre" w:date="2025-03-27T14:21:00Z" w16du:dateUtc="2025-03-27T13:21:00Z">
            <w:rPr>
              <w:color w:val="344449"/>
              <w:spacing w:val="-13"/>
            </w:rPr>
          </w:rPrChange>
        </w:rPr>
        <w:t xml:space="preserve"> </w:t>
      </w:r>
      <w:r w:rsidRPr="002A7964">
        <w:rPr>
          <w:color w:val="344449"/>
        </w:rPr>
        <w:t>in</w:t>
      </w:r>
      <w:r w:rsidRPr="001A436D">
        <w:rPr>
          <w:color w:val="344449"/>
          <w:rPrChange w:id="2473" w:author="Vannieuwenhuyze Jorre" w:date="2025-03-27T14:21:00Z" w16du:dateUtc="2025-03-27T13:21:00Z">
            <w:rPr>
              <w:color w:val="344449"/>
              <w:spacing w:val="-13"/>
            </w:rPr>
          </w:rPrChange>
        </w:rPr>
        <w:t xml:space="preserve"> </w:t>
      </w:r>
      <w:r w:rsidRPr="002A7964">
        <w:rPr>
          <w:color w:val="344449"/>
        </w:rPr>
        <w:t>communicatie</w:t>
      </w:r>
      <w:r w:rsidRPr="001A436D">
        <w:rPr>
          <w:color w:val="344449"/>
          <w:rPrChange w:id="2474" w:author="Vannieuwenhuyze Jorre" w:date="2025-03-27T14:21:00Z" w16du:dateUtc="2025-03-27T13:21:00Z">
            <w:rPr>
              <w:color w:val="344449"/>
              <w:spacing w:val="-13"/>
            </w:rPr>
          </w:rPrChange>
        </w:rPr>
        <w:t xml:space="preserve"> </w:t>
      </w:r>
      <w:ins w:id="2475" w:author="Vannieuwenhuyze Jorre" w:date="2025-02-18T15:59:00Z" w16du:dateUtc="2025-02-18T14:59:00Z">
        <w:r w:rsidR="007D6C77" w:rsidRPr="002A7964">
          <w:rPr>
            <w:color w:val="344449"/>
          </w:rPr>
          <w:t>en</w:t>
        </w:r>
      </w:ins>
      <w:del w:id="2476" w:author="Vannieuwenhuyze Jorre" w:date="2025-02-18T15:59:00Z" w16du:dateUtc="2025-02-18T14:59:00Z">
        <w:r w:rsidRPr="002A7964" w:rsidDel="007D6C77">
          <w:rPr>
            <w:color w:val="344449"/>
          </w:rPr>
          <w:delText>of</w:delText>
        </w:r>
      </w:del>
      <w:r w:rsidRPr="001A436D">
        <w:rPr>
          <w:color w:val="344449"/>
          <w:rPrChange w:id="2477" w:author="Vannieuwenhuyze Jorre" w:date="2025-03-27T14:21:00Z" w16du:dateUtc="2025-03-27T13:21:00Z">
            <w:rPr>
              <w:color w:val="344449"/>
              <w:spacing w:val="-13"/>
            </w:rPr>
          </w:rPrChange>
        </w:rPr>
        <w:t xml:space="preserve"> </w:t>
      </w:r>
      <w:r w:rsidRPr="002A7964">
        <w:rPr>
          <w:color w:val="344449"/>
        </w:rPr>
        <w:t>als</w:t>
      </w:r>
      <w:r w:rsidRPr="001A436D">
        <w:rPr>
          <w:color w:val="344449"/>
          <w:rPrChange w:id="2478" w:author="Vannieuwenhuyze Jorre" w:date="2025-03-27T14:21:00Z" w16du:dateUtc="2025-03-27T13:21:00Z">
            <w:rPr>
              <w:color w:val="344449"/>
              <w:spacing w:val="-13"/>
            </w:rPr>
          </w:rPrChange>
        </w:rPr>
        <w:t xml:space="preserve"> </w:t>
      </w:r>
      <w:proofErr w:type="spellStart"/>
      <w:r w:rsidRPr="002A7964">
        <w:rPr>
          <w:color w:val="344449"/>
        </w:rPr>
        <w:t>varia</w:t>
      </w:r>
      <w:del w:id="2479" w:author="Vannieuwenhuyze Jorre" w:date="2025-02-18T15:59:00Z" w16du:dateUtc="2025-02-18T14:59:00Z">
        <w:r w:rsidRPr="002A7964" w:rsidDel="007D6C77">
          <w:rPr>
            <w:color w:val="344449"/>
          </w:rPr>
          <w:delText xml:space="preserve">‐ </w:delText>
        </w:r>
      </w:del>
      <w:r w:rsidRPr="002A7964">
        <w:rPr>
          <w:color w:val="344449"/>
        </w:rPr>
        <w:t>belenaam</w:t>
      </w:r>
      <w:proofErr w:type="spellEnd"/>
      <w:r w:rsidRPr="002A7964">
        <w:rPr>
          <w:color w:val="344449"/>
        </w:rPr>
        <w:t xml:space="preserve"> in datasets en datatabellen.</w:t>
      </w:r>
    </w:p>
    <w:p w14:paraId="25B319CD" w14:textId="77777777" w:rsidR="001E3564" w:rsidRPr="002A7964" w:rsidRDefault="002F5345">
      <w:pPr>
        <w:pStyle w:val="BodyText"/>
        <w:spacing w:before="135"/>
        <w:ind w:left="709"/>
        <w:jc w:val="both"/>
      </w:pPr>
      <w:proofErr w:type="spellStart"/>
      <w:r w:rsidRPr="002A7964">
        <w:rPr>
          <w:color w:val="344449"/>
        </w:rPr>
        <w:t>Grosso</w:t>
      </w:r>
      <w:proofErr w:type="spellEnd"/>
      <w:r w:rsidRPr="001A436D">
        <w:rPr>
          <w:color w:val="344449"/>
          <w:rPrChange w:id="2480" w:author="Vannieuwenhuyze Jorre" w:date="2025-03-27T14:21:00Z" w16du:dateUtc="2025-03-27T13:21:00Z">
            <w:rPr>
              <w:color w:val="344449"/>
              <w:spacing w:val="-13"/>
            </w:rPr>
          </w:rPrChange>
        </w:rPr>
        <w:t xml:space="preserve"> </w:t>
      </w:r>
      <w:proofErr w:type="spellStart"/>
      <w:r w:rsidRPr="002A7964">
        <w:rPr>
          <w:color w:val="344449"/>
        </w:rPr>
        <w:t>modo</w:t>
      </w:r>
      <w:proofErr w:type="spellEnd"/>
      <w:r w:rsidRPr="001A436D">
        <w:rPr>
          <w:color w:val="344449"/>
          <w:rPrChange w:id="2481" w:author="Vannieuwenhuyze Jorre" w:date="2025-03-27T14:21:00Z" w16du:dateUtc="2025-03-27T13:21:00Z">
            <w:rPr>
              <w:color w:val="344449"/>
              <w:spacing w:val="-13"/>
            </w:rPr>
          </w:rPrChange>
        </w:rPr>
        <w:t xml:space="preserve"> </w:t>
      </w:r>
      <w:r w:rsidRPr="002A7964">
        <w:rPr>
          <w:color w:val="344449"/>
        </w:rPr>
        <w:t>onderscheiden</w:t>
      </w:r>
      <w:r w:rsidRPr="001A436D">
        <w:rPr>
          <w:color w:val="344449"/>
          <w:rPrChange w:id="2482" w:author="Vannieuwenhuyze Jorre" w:date="2025-03-27T14:21:00Z" w16du:dateUtc="2025-03-27T13:21:00Z">
            <w:rPr>
              <w:color w:val="344449"/>
              <w:spacing w:val="-13"/>
            </w:rPr>
          </w:rPrChange>
        </w:rPr>
        <w:t xml:space="preserve"> </w:t>
      </w:r>
      <w:r w:rsidRPr="002A7964">
        <w:rPr>
          <w:color w:val="344449"/>
        </w:rPr>
        <w:t>we</w:t>
      </w:r>
      <w:r w:rsidRPr="001A436D">
        <w:rPr>
          <w:color w:val="344449"/>
          <w:rPrChange w:id="2483" w:author="Vannieuwenhuyze Jorre" w:date="2025-03-27T14:21:00Z" w16du:dateUtc="2025-03-27T13:21:00Z">
            <w:rPr>
              <w:color w:val="344449"/>
              <w:spacing w:val="-13"/>
            </w:rPr>
          </w:rPrChange>
        </w:rPr>
        <w:t xml:space="preserve"> </w:t>
      </w:r>
      <w:r w:rsidRPr="002A7964">
        <w:rPr>
          <w:color w:val="344449"/>
        </w:rPr>
        <w:t>twee</w:t>
      </w:r>
      <w:r w:rsidRPr="001A436D">
        <w:rPr>
          <w:color w:val="344449"/>
          <w:rPrChange w:id="2484" w:author="Vannieuwenhuyze Jorre" w:date="2025-03-27T14:21:00Z" w16du:dateUtc="2025-03-27T13:21:00Z">
            <w:rPr>
              <w:color w:val="344449"/>
              <w:spacing w:val="-13"/>
            </w:rPr>
          </w:rPrChange>
        </w:rPr>
        <w:t xml:space="preserve"> </w:t>
      </w:r>
      <w:r w:rsidRPr="002A7964">
        <w:rPr>
          <w:color w:val="344449"/>
        </w:rPr>
        <w:t>soorten</w:t>
      </w:r>
      <w:r w:rsidRPr="001A436D">
        <w:rPr>
          <w:color w:val="344449"/>
          <w:rPrChange w:id="2485" w:author="Vannieuwenhuyze Jorre" w:date="2025-03-27T14:21:00Z" w16du:dateUtc="2025-03-27T13:21:00Z">
            <w:rPr>
              <w:color w:val="344449"/>
              <w:spacing w:val="-13"/>
            </w:rPr>
          </w:rPrChange>
        </w:rPr>
        <w:t xml:space="preserve"> </w:t>
      </w:r>
      <w:r w:rsidRPr="001A436D">
        <w:rPr>
          <w:color w:val="344449"/>
          <w:rPrChange w:id="2486" w:author="Vannieuwenhuyze Jorre" w:date="2025-03-27T14:21:00Z" w16du:dateUtc="2025-03-27T13:21:00Z">
            <w:rPr>
              <w:color w:val="344449"/>
              <w:spacing w:val="-2"/>
            </w:rPr>
          </w:rPrChange>
        </w:rPr>
        <w:t>concepten:</w:t>
      </w:r>
    </w:p>
    <w:p w14:paraId="25B319CE" w14:textId="59A92E57" w:rsidR="001E3564" w:rsidRPr="002A7964" w:rsidRDefault="002F5345">
      <w:pPr>
        <w:pStyle w:val="ListParagraph"/>
        <w:numPr>
          <w:ilvl w:val="2"/>
          <w:numId w:val="7"/>
        </w:numPr>
        <w:tabs>
          <w:tab w:val="left" w:pos="1373"/>
          <w:tab w:val="left" w:pos="1375"/>
        </w:tabs>
        <w:spacing w:before="143" w:line="237" w:lineRule="auto"/>
        <w:ind w:right="1130"/>
        <w:jc w:val="both"/>
        <w:rPr>
          <w:sz w:val="24"/>
        </w:rPr>
      </w:pPr>
      <w:r w:rsidRPr="002A7964">
        <w:rPr>
          <w:color w:val="344449"/>
          <w:sz w:val="24"/>
        </w:rPr>
        <w:t>Algemene</w:t>
      </w:r>
      <w:r w:rsidRPr="001A436D">
        <w:rPr>
          <w:color w:val="344449"/>
          <w:sz w:val="24"/>
          <w:rPrChange w:id="2487" w:author="Vannieuwenhuyze Jorre" w:date="2025-03-27T14:21:00Z" w16du:dateUtc="2025-03-27T13:21:00Z">
            <w:rPr>
              <w:color w:val="344449"/>
              <w:spacing w:val="-14"/>
              <w:sz w:val="24"/>
            </w:rPr>
          </w:rPrChange>
        </w:rPr>
        <w:t xml:space="preserve"> </w:t>
      </w:r>
      <w:r w:rsidRPr="002A7964">
        <w:rPr>
          <w:color w:val="344449"/>
          <w:sz w:val="24"/>
        </w:rPr>
        <w:t>concepten:</w:t>
      </w:r>
      <w:r w:rsidRPr="001A436D">
        <w:rPr>
          <w:color w:val="344449"/>
          <w:sz w:val="24"/>
          <w:rPrChange w:id="2488" w:author="Vannieuwenhuyze Jorre" w:date="2025-03-27T14:21:00Z" w16du:dateUtc="2025-03-27T13:21:00Z">
            <w:rPr>
              <w:color w:val="344449"/>
              <w:spacing w:val="-7"/>
              <w:sz w:val="24"/>
            </w:rPr>
          </w:rPrChange>
        </w:rPr>
        <w:t xml:space="preserve"> </w:t>
      </w:r>
      <w:r w:rsidRPr="002A7964">
        <w:rPr>
          <w:color w:val="344449"/>
          <w:sz w:val="24"/>
        </w:rPr>
        <w:t>Dit</w:t>
      </w:r>
      <w:r w:rsidRPr="001A436D">
        <w:rPr>
          <w:color w:val="344449"/>
          <w:sz w:val="24"/>
          <w:rPrChange w:id="2489" w:author="Vannieuwenhuyze Jorre" w:date="2025-03-27T14:21:00Z" w16du:dateUtc="2025-03-27T13:21:00Z">
            <w:rPr>
              <w:color w:val="344449"/>
              <w:spacing w:val="-14"/>
              <w:sz w:val="24"/>
            </w:rPr>
          </w:rPrChange>
        </w:rPr>
        <w:t xml:space="preserve"> </w:t>
      </w:r>
      <w:r w:rsidRPr="002A7964">
        <w:rPr>
          <w:color w:val="344449"/>
          <w:sz w:val="24"/>
        </w:rPr>
        <w:t>zijn</w:t>
      </w:r>
      <w:r w:rsidRPr="001A436D">
        <w:rPr>
          <w:color w:val="344449"/>
          <w:sz w:val="24"/>
          <w:rPrChange w:id="2490" w:author="Vannieuwenhuyze Jorre" w:date="2025-03-27T14:21:00Z" w16du:dateUtc="2025-03-27T13:21:00Z">
            <w:rPr>
              <w:color w:val="344449"/>
              <w:spacing w:val="-13"/>
              <w:sz w:val="24"/>
            </w:rPr>
          </w:rPrChange>
        </w:rPr>
        <w:t xml:space="preserve"> </w:t>
      </w:r>
      <w:r w:rsidRPr="002A7964">
        <w:rPr>
          <w:color w:val="344449"/>
          <w:sz w:val="24"/>
        </w:rPr>
        <w:t>terugkerende</w:t>
      </w:r>
      <w:r w:rsidRPr="001A436D">
        <w:rPr>
          <w:color w:val="344449"/>
          <w:sz w:val="24"/>
          <w:rPrChange w:id="2491" w:author="Vannieuwenhuyze Jorre" w:date="2025-03-27T14:21:00Z" w16du:dateUtc="2025-03-27T13:21:00Z">
            <w:rPr>
              <w:color w:val="344449"/>
              <w:spacing w:val="-14"/>
              <w:sz w:val="24"/>
            </w:rPr>
          </w:rPrChange>
        </w:rPr>
        <w:t xml:space="preserve"> </w:t>
      </w:r>
      <w:r w:rsidRPr="002A7964">
        <w:rPr>
          <w:color w:val="344449"/>
          <w:sz w:val="24"/>
        </w:rPr>
        <w:t>concepten</w:t>
      </w:r>
      <w:r w:rsidRPr="001A436D">
        <w:rPr>
          <w:color w:val="344449"/>
          <w:sz w:val="24"/>
          <w:rPrChange w:id="2492" w:author="Vannieuwenhuyze Jorre" w:date="2025-03-27T14:21:00Z" w16du:dateUtc="2025-03-27T13:21:00Z">
            <w:rPr>
              <w:color w:val="344449"/>
              <w:spacing w:val="-13"/>
              <w:sz w:val="24"/>
            </w:rPr>
          </w:rPrChange>
        </w:rPr>
        <w:t xml:space="preserve"> </w:t>
      </w:r>
      <w:r w:rsidRPr="002A7964">
        <w:rPr>
          <w:color w:val="344449"/>
          <w:sz w:val="24"/>
        </w:rPr>
        <w:t>die</w:t>
      </w:r>
      <w:r w:rsidRPr="001A436D">
        <w:rPr>
          <w:color w:val="344449"/>
          <w:sz w:val="24"/>
          <w:rPrChange w:id="2493" w:author="Vannieuwenhuyze Jorre" w:date="2025-03-27T14:21:00Z" w16du:dateUtc="2025-03-27T13:21:00Z">
            <w:rPr>
              <w:color w:val="344449"/>
              <w:spacing w:val="-14"/>
              <w:sz w:val="24"/>
            </w:rPr>
          </w:rPrChange>
        </w:rPr>
        <w:t xml:space="preserve"> </w:t>
      </w:r>
      <w:r w:rsidRPr="002A7964">
        <w:rPr>
          <w:color w:val="344449"/>
          <w:sz w:val="24"/>
        </w:rPr>
        <w:t>vaak</w:t>
      </w:r>
      <w:r w:rsidRPr="001A436D">
        <w:rPr>
          <w:color w:val="344449"/>
          <w:sz w:val="24"/>
          <w:rPrChange w:id="2494" w:author="Vannieuwenhuyze Jorre" w:date="2025-03-27T14:21:00Z" w16du:dateUtc="2025-03-27T13:21:00Z">
            <w:rPr>
              <w:color w:val="344449"/>
              <w:spacing w:val="-13"/>
              <w:sz w:val="24"/>
            </w:rPr>
          </w:rPrChange>
        </w:rPr>
        <w:t xml:space="preserve"> </w:t>
      </w:r>
      <w:r w:rsidRPr="002A7964">
        <w:rPr>
          <w:color w:val="344449"/>
          <w:sz w:val="24"/>
        </w:rPr>
        <w:t xml:space="preserve">voorkomen </w:t>
      </w:r>
      <w:r w:rsidRPr="001A436D">
        <w:rPr>
          <w:color w:val="344449"/>
          <w:sz w:val="24"/>
          <w:rPrChange w:id="2495" w:author="Vannieuwenhuyze Jorre" w:date="2025-03-27T14:21:00Z" w16du:dateUtc="2025-03-27T13:21:00Z">
            <w:rPr>
              <w:color w:val="344449"/>
              <w:spacing w:val="-2"/>
              <w:sz w:val="24"/>
            </w:rPr>
          </w:rPrChange>
        </w:rPr>
        <w:t>in</w:t>
      </w:r>
      <w:r w:rsidRPr="001A436D">
        <w:rPr>
          <w:color w:val="344449"/>
          <w:sz w:val="24"/>
          <w:rPrChange w:id="2496" w:author="Vannieuwenhuyze Jorre" w:date="2025-03-27T14:21:00Z" w16du:dateUtc="2025-03-27T13:21:00Z">
            <w:rPr>
              <w:color w:val="344449"/>
              <w:spacing w:val="-5"/>
              <w:sz w:val="24"/>
            </w:rPr>
          </w:rPrChange>
        </w:rPr>
        <w:t xml:space="preserve"> </w:t>
      </w:r>
      <w:r w:rsidRPr="001A436D">
        <w:rPr>
          <w:color w:val="344449"/>
          <w:sz w:val="24"/>
          <w:rPrChange w:id="2497" w:author="Vannieuwenhuyze Jorre" w:date="2025-03-27T14:21:00Z" w16du:dateUtc="2025-03-27T13:21:00Z">
            <w:rPr>
              <w:color w:val="344449"/>
              <w:spacing w:val="-2"/>
              <w:sz w:val="24"/>
            </w:rPr>
          </w:rPrChange>
        </w:rPr>
        <w:t>verschillende</w:t>
      </w:r>
      <w:r w:rsidRPr="001A436D">
        <w:rPr>
          <w:color w:val="344449"/>
          <w:sz w:val="24"/>
          <w:rPrChange w:id="2498" w:author="Vannieuwenhuyze Jorre" w:date="2025-03-27T14:21:00Z" w16du:dateUtc="2025-03-27T13:21:00Z">
            <w:rPr>
              <w:color w:val="344449"/>
              <w:spacing w:val="-5"/>
              <w:sz w:val="24"/>
            </w:rPr>
          </w:rPrChange>
        </w:rPr>
        <w:t xml:space="preserve"> </w:t>
      </w:r>
      <w:r w:rsidRPr="001A436D">
        <w:rPr>
          <w:color w:val="344449"/>
          <w:sz w:val="24"/>
          <w:rPrChange w:id="2499" w:author="Vannieuwenhuyze Jorre" w:date="2025-03-27T14:21:00Z" w16du:dateUtc="2025-03-27T13:21:00Z">
            <w:rPr>
              <w:color w:val="344449"/>
              <w:spacing w:val="-2"/>
              <w:sz w:val="24"/>
            </w:rPr>
          </w:rPrChange>
        </w:rPr>
        <w:t>statistieken,</w:t>
      </w:r>
      <w:r w:rsidRPr="001A436D">
        <w:rPr>
          <w:color w:val="344449"/>
          <w:sz w:val="24"/>
          <w:rPrChange w:id="2500" w:author="Vannieuwenhuyze Jorre" w:date="2025-03-27T14:21:00Z" w16du:dateUtc="2025-03-27T13:21:00Z">
            <w:rPr>
              <w:color w:val="344449"/>
              <w:spacing w:val="-4"/>
              <w:sz w:val="24"/>
            </w:rPr>
          </w:rPrChange>
        </w:rPr>
        <w:t xml:space="preserve"> </w:t>
      </w:r>
      <w:r w:rsidRPr="001A436D">
        <w:rPr>
          <w:color w:val="344449"/>
          <w:sz w:val="24"/>
          <w:rPrChange w:id="2501" w:author="Vannieuwenhuyze Jorre" w:date="2025-03-27T14:21:00Z" w16du:dateUtc="2025-03-27T13:21:00Z">
            <w:rPr>
              <w:color w:val="344449"/>
              <w:spacing w:val="-2"/>
              <w:sz w:val="24"/>
            </w:rPr>
          </w:rPrChange>
        </w:rPr>
        <w:t>zoals</w:t>
      </w:r>
      <w:r w:rsidRPr="001A436D">
        <w:rPr>
          <w:color w:val="344449"/>
          <w:sz w:val="24"/>
          <w:rPrChange w:id="2502" w:author="Vannieuwenhuyze Jorre" w:date="2025-03-27T14:21:00Z" w16du:dateUtc="2025-03-27T13:21:00Z">
            <w:rPr>
              <w:color w:val="344449"/>
              <w:spacing w:val="-5"/>
              <w:sz w:val="24"/>
            </w:rPr>
          </w:rPrChange>
        </w:rPr>
        <w:t xml:space="preserve"> </w:t>
      </w:r>
      <w:r w:rsidRPr="001A436D">
        <w:rPr>
          <w:color w:val="344449"/>
          <w:sz w:val="24"/>
          <w:rPrChange w:id="2503" w:author="Vannieuwenhuyze Jorre" w:date="2025-03-27T14:21:00Z" w16du:dateUtc="2025-03-27T13:21:00Z">
            <w:rPr>
              <w:color w:val="344449"/>
              <w:spacing w:val="-2"/>
              <w:sz w:val="24"/>
            </w:rPr>
          </w:rPrChange>
        </w:rPr>
        <w:t>jaartal</w:t>
      </w:r>
      <w:r w:rsidRPr="001A436D">
        <w:rPr>
          <w:color w:val="344449"/>
          <w:sz w:val="24"/>
          <w:rPrChange w:id="2504" w:author="Vannieuwenhuyze Jorre" w:date="2025-03-27T14:21:00Z" w16du:dateUtc="2025-03-27T13:21:00Z">
            <w:rPr>
              <w:color w:val="344449"/>
              <w:spacing w:val="-5"/>
              <w:sz w:val="24"/>
            </w:rPr>
          </w:rPrChange>
        </w:rPr>
        <w:t xml:space="preserve"> </w:t>
      </w:r>
      <w:r w:rsidRPr="001A436D">
        <w:rPr>
          <w:color w:val="344449"/>
          <w:sz w:val="24"/>
          <w:rPrChange w:id="2505" w:author="Vannieuwenhuyze Jorre" w:date="2025-03-27T14:21:00Z" w16du:dateUtc="2025-03-27T13:21:00Z">
            <w:rPr>
              <w:color w:val="344449"/>
              <w:spacing w:val="-2"/>
              <w:sz w:val="24"/>
            </w:rPr>
          </w:rPrChange>
        </w:rPr>
        <w:t>of</w:t>
      </w:r>
      <w:r w:rsidRPr="001A436D">
        <w:rPr>
          <w:color w:val="344449"/>
          <w:sz w:val="24"/>
          <w:rPrChange w:id="2506" w:author="Vannieuwenhuyze Jorre" w:date="2025-03-27T14:21:00Z" w16du:dateUtc="2025-03-27T13:21:00Z">
            <w:rPr>
              <w:color w:val="344449"/>
              <w:spacing w:val="-5"/>
              <w:sz w:val="24"/>
            </w:rPr>
          </w:rPrChange>
        </w:rPr>
        <w:t xml:space="preserve"> </w:t>
      </w:r>
      <w:r w:rsidRPr="001A436D">
        <w:rPr>
          <w:color w:val="344449"/>
          <w:sz w:val="24"/>
          <w:rPrChange w:id="2507" w:author="Vannieuwenhuyze Jorre" w:date="2025-03-27T14:21:00Z" w16du:dateUtc="2025-03-27T13:21:00Z">
            <w:rPr>
              <w:color w:val="344449"/>
              <w:spacing w:val="-2"/>
              <w:sz w:val="24"/>
            </w:rPr>
          </w:rPrChange>
        </w:rPr>
        <w:t>geografisch</w:t>
      </w:r>
      <w:r w:rsidRPr="001A436D">
        <w:rPr>
          <w:color w:val="344449"/>
          <w:sz w:val="24"/>
          <w:rPrChange w:id="2508" w:author="Vannieuwenhuyze Jorre" w:date="2025-03-27T14:21:00Z" w16du:dateUtc="2025-03-27T13:21:00Z">
            <w:rPr>
              <w:color w:val="344449"/>
              <w:spacing w:val="-5"/>
              <w:sz w:val="24"/>
            </w:rPr>
          </w:rPrChange>
        </w:rPr>
        <w:t xml:space="preserve"> </w:t>
      </w:r>
      <w:r w:rsidRPr="001A436D">
        <w:rPr>
          <w:color w:val="344449"/>
          <w:sz w:val="24"/>
          <w:rPrChange w:id="2509" w:author="Vannieuwenhuyze Jorre" w:date="2025-03-27T14:21:00Z" w16du:dateUtc="2025-03-27T13:21:00Z">
            <w:rPr>
              <w:color w:val="344449"/>
              <w:spacing w:val="-2"/>
              <w:sz w:val="24"/>
            </w:rPr>
          </w:rPrChange>
        </w:rPr>
        <w:t>gebied</w:t>
      </w:r>
      <w:ins w:id="2510" w:author="Vannieuwenhuyze Jorre" w:date="2025-02-18T15:59:00Z" w16du:dateUtc="2025-02-18T14:59:00Z">
        <w:r w:rsidR="00E73D43" w:rsidRPr="001A436D">
          <w:rPr>
            <w:color w:val="344449"/>
            <w:sz w:val="24"/>
            <w:rPrChange w:id="2511" w:author="Vannieuwenhuyze Jorre" w:date="2025-03-27T14:21:00Z" w16du:dateUtc="2025-03-27T13:21:00Z">
              <w:rPr>
                <w:color w:val="344449"/>
                <w:spacing w:val="-2"/>
                <w:sz w:val="24"/>
              </w:rPr>
            </w:rPrChange>
          </w:rPr>
          <w:t xml:space="preserve">, maar ook </w:t>
        </w:r>
      </w:ins>
      <w:ins w:id="2512" w:author="Vannieuwenhuyze Jorre" w:date="2025-02-18T16:00:00Z" w16du:dateUtc="2025-02-18T15:00:00Z">
        <w:r w:rsidR="00E73D43" w:rsidRPr="001A436D">
          <w:rPr>
            <w:color w:val="344449"/>
            <w:sz w:val="24"/>
            <w:rPrChange w:id="2513" w:author="Vannieuwenhuyze Jorre" w:date="2025-03-27T14:21:00Z" w16du:dateUtc="2025-03-27T13:21:00Z">
              <w:rPr>
                <w:color w:val="344449"/>
                <w:spacing w:val="-2"/>
                <w:sz w:val="24"/>
              </w:rPr>
            </w:rPrChange>
          </w:rPr>
          <w:t xml:space="preserve">zoals </w:t>
        </w:r>
      </w:ins>
      <w:ins w:id="2514" w:author="Vannieuwenhuyze Jorre" w:date="2025-02-18T15:59:00Z" w16du:dateUtc="2025-02-18T14:59:00Z">
        <w:r w:rsidR="00E73D43" w:rsidRPr="001A436D">
          <w:rPr>
            <w:color w:val="344449"/>
            <w:sz w:val="24"/>
            <w:rPrChange w:id="2515" w:author="Vannieuwenhuyze Jorre" w:date="2025-03-27T14:21:00Z" w16du:dateUtc="2025-03-27T13:21:00Z">
              <w:rPr>
                <w:color w:val="344449"/>
                <w:spacing w:val="-2"/>
                <w:sz w:val="24"/>
              </w:rPr>
            </w:rPrChange>
          </w:rPr>
          <w:t>geslacht</w:t>
        </w:r>
      </w:ins>
      <w:ins w:id="2516" w:author="Vannieuwenhuyze Jorre" w:date="2025-02-18T16:00:00Z" w16du:dateUtc="2025-02-18T15:00:00Z">
        <w:r w:rsidR="00E73D43" w:rsidRPr="001A436D">
          <w:rPr>
            <w:color w:val="344449"/>
            <w:sz w:val="24"/>
            <w:rPrChange w:id="2517" w:author="Vannieuwenhuyze Jorre" w:date="2025-03-27T14:21:00Z" w16du:dateUtc="2025-03-27T13:21:00Z">
              <w:rPr>
                <w:color w:val="344449"/>
                <w:spacing w:val="-2"/>
                <w:sz w:val="24"/>
              </w:rPr>
            </w:rPrChange>
          </w:rPr>
          <w:t xml:space="preserve"> of</w:t>
        </w:r>
      </w:ins>
      <w:ins w:id="2518" w:author="Vannieuwenhuyze Jorre" w:date="2025-02-18T15:59:00Z" w16du:dateUtc="2025-02-18T14:59:00Z">
        <w:r w:rsidR="00E73D43" w:rsidRPr="001A436D">
          <w:rPr>
            <w:color w:val="344449"/>
            <w:sz w:val="24"/>
            <w:rPrChange w:id="2519" w:author="Vannieuwenhuyze Jorre" w:date="2025-03-27T14:21:00Z" w16du:dateUtc="2025-03-27T13:21:00Z">
              <w:rPr>
                <w:color w:val="344449"/>
                <w:spacing w:val="-2"/>
                <w:sz w:val="24"/>
              </w:rPr>
            </w:rPrChange>
          </w:rPr>
          <w:t xml:space="preserve"> </w:t>
        </w:r>
      </w:ins>
      <w:ins w:id="2520" w:author="Vannieuwenhuyze Jorre" w:date="2025-02-18T16:00:00Z" w16du:dateUtc="2025-02-18T15:00:00Z">
        <w:r w:rsidR="00E73D43" w:rsidRPr="001A436D">
          <w:rPr>
            <w:color w:val="344449"/>
            <w:sz w:val="24"/>
            <w:rPrChange w:id="2521" w:author="Vannieuwenhuyze Jorre" w:date="2025-03-27T14:21:00Z" w16du:dateUtc="2025-03-27T13:21:00Z">
              <w:rPr>
                <w:color w:val="344449"/>
                <w:spacing w:val="-2"/>
                <w:sz w:val="24"/>
              </w:rPr>
            </w:rPrChange>
          </w:rPr>
          <w:t>NACE-code</w:t>
        </w:r>
      </w:ins>
      <w:r w:rsidRPr="001A436D">
        <w:rPr>
          <w:color w:val="344449"/>
          <w:sz w:val="24"/>
          <w:rPrChange w:id="2522" w:author="Vannieuwenhuyze Jorre" w:date="2025-03-27T14:21:00Z" w16du:dateUtc="2025-03-27T13:21:00Z">
            <w:rPr>
              <w:color w:val="344449"/>
              <w:spacing w:val="-2"/>
              <w:sz w:val="24"/>
            </w:rPr>
          </w:rPrChange>
        </w:rPr>
        <w:t>.</w:t>
      </w:r>
      <w:r w:rsidRPr="001A436D">
        <w:rPr>
          <w:color w:val="344449"/>
          <w:sz w:val="24"/>
          <w:rPrChange w:id="2523" w:author="Vannieuwenhuyze Jorre" w:date="2025-03-27T14:21:00Z" w16du:dateUtc="2025-03-27T13:21:00Z">
            <w:rPr>
              <w:color w:val="344449"/>
              <w:spacing w:val="20"/>
              <w:sz w:val="24"/>
            </w:rPr>
          </w:rPrChange>
        </w:rPr>
        <w:t xml:space="preserve"> </w:t>
      </w:r>
      <w:r w:rsidRPr="001A436D">
        <w:rPr>
          <w:color w:val="344449"/>
          <w:sz w:val="24"/>
          <w:rPrChange w:id="2524" w:author="Vannieuwenhuyze Jorre" w:date="2025-03-27T14:21:00Z" w16du:dateUtc="2025-03-27T13:21:00Z">
            <w:rPr>
              <w:color w:val="344449"/>
              <w:spacing w:val="-2"/>
              <w:sz w:val="24"/>
            </w:rPr>
          </w:rPrChange>
        </w:rPr>
        <w:t>De</w:t>
      </w:r>
      <w:r w:rsidRPr="001A436D">
        <w:rPr>
          <w:color w:val="344449"/>
          <w:sz w:val="24"/>
          <w:rPrChange w:id="2525" w:author="Vannieuwenhuyze Jorre" w:date="2025-03-27T14:21:00Z" w16du:dateUtc="2025-03-27T13:21:00Z">
            <w:rPr>
              <w:color w:val="344449"/>
              <w:spacing w:val="-5"/>
              <w:sz w:val="24"/>
            </w:rPr>
          </w:rPrChange>
        </w:rPr>
        <w:t xml:space="preserve"> </w:t>
      </w:r>
      <w:r w:rsidRPr="001A436D">
        <w:rPr>
          <w:color w:val="344449"/>
          <w:sz w:val="24"/>
          <w:rPrChange w:id="2526" w:author="Vannieuwenhuyze Jorre" w:date="2025-03-27T14:21:00Z" w16du:dateUtc="2025-03-27T13:21:00Z">
            <w:rPr>
              <w:color w:val="344449"/>
              <w:spacing w:val="-2"/>
              <w:sz w:val="24"/>
            </w:rPr>
          </w:rPrChange>
        </w:rPr>
        <w:t>beschrij</w:t>
      </w:r>
      <w:del w:id="2527" w:author="Vannieuwenhuyze Jorre" w:date="2025-02-18T15:59:00Z" w16du:dateUtc="2025-02-18T14:59:00Z">
        <w:r w:rsidRPr="001A436D" w:rsidDel="007D6C77">
          <w:rPr>
            <w:color w:val="344449"/>
            <w:sz w:val="24"/>
            <w:rPrChange w:id="2528" w:author="Vannieuwenhuyze Jorre" w:date="2025-03-27T14:21:00Z" w16du:dateUtc="2025-03-27T13:21:00Z">
              <w:rPr>
                <w:color w:val="344449"/>
                <w:spacing w:val="-2"/>
                <w:sz w:val="24"/>
              </w:rPr>
            </w:rPrChange>
          </w:rPr>
          <w:delText xml:space="preserve">‐ </w:delText>
        </w:r>
      </w:del>
      <w:r w:rsidRPr="002A7964">
        <w:rPr>
          <w:color w:val="344449"/>
          <w:sz w:val="24"/>
        </w:rPr>
        <w:t>ving van deze concepten is doorgaans beperkt.</w:t>
      </w:r>
    </w:p>
    <w:p w14:paraId="25B319CF" w14:textId="0D9EA7FC" w:rsidR="001E3564" w:rsidRPr="002A7964" w:rsidRDefault="002F5345">
      <w:pPr>
        <w:pStyle w:val="ListParagraph"/>
        <w:numPr>
          <w:ilvl w:val="2"/>
          <w:numId w:val="7"/>
        </w:numPr>
        <w:tabs>
          <w:tab w:val="left" w:pos="1373"/>
          <w:tab w:val="left" w:pos="1375"/>
        </w:tabs>
        <w:spacing w:line="237" w:lineRule="auto"/>
        <w:ind w:right="1128"/>
        <w:jc w:val="both"/>
        <w:rPr>
          <w:sz w:val="24"/>
        </w:rPr>
      </w:pPr>
      <w:r w:rsidRPr="002A7964">
        <w:rPr>
          <w:color w:val="344449"/>
          <w:sz w:val="24"/>
        </w:rPr>
        <w:t>Het restconcept ‘statistiekreeks’:</w:t>
      </w:r>
      <w:r w:rsidRPr="001A436D">
        <w:rPr>
          <w:color w:val="344449"/>
          <w:sz w:val="24"/>
          <w:rPrChange w:id="2529" w:author="Vannieuwenhuyze Jorre" w:date="2025-03-27T14:21:00Z" w16du:dateUtc="2025-03-27T13:21:00Z">
            <w:rPr>
              <w:color w:val="344449"/>
              <w:spacing w:val="29"/>
              <w:sz w:val="24"/>
            </w:rPr>
          </w:rPrChange>
        </w:rPr>
        <w:t xml:space="preserve"> </w:t>
      </w:r>
      <w:r w:rsidRPr="002A7964">
        <w:rPr>
          <w:color w:val="344449"/>
          <w:sz w:val="24"/>
        </w:rPr>
        <w:t>Dit concept omvat de rest van de opera</w:t>
      </w:r>
      <w:del w:id="2530" w:author="Vannieuwenhuyze Jorre" w:date="2025-02-18T16:00:00Z" w16du:dateUtc="2025-02-18T15:00:00Z">
        <w:r w:rsidRPr="002A7964" w:rsidDel="00E73D43">
          <w:rPr>
            <w:color w:val="344449"/>
            <w:sz w:val="24"/>
          </w:rPr>
          <w:delText xml:space="preserve">‐ </w:delText>
        </w:r>
      </w:del>
      <w:r w:rsidRPr="002A7964">
        <w:rPr>
          <w:color w:val="344449"/>
          <w:sz w:val="24"/>
        </w:rPr>
        <w:t xml:space="preserve">tionele definities en dekt daarmee alle </w:t>
      </w:r>
      <w:ins w:id="2531" w:author="Vannieuwenhuyze Jorre" w:date="2025-02-18T16:00:00Z" w16du:dateUtc="2025-02-18T15:00:00Z">
        <w:r w:rsidR="00E73D43" w:rsidRPr="002A7964">
          <w:rPr>
            <w:color w:val="344449"/>
            <w:sz w:val="24"/>
          </w:rPr>
          <w:t xml:space="preserve">verdere </w:t>
        </w:r>
      </w:ins>
      <w:r w:rsidRPr="002A7964">
        <w:rPr>
          <w:color w:val="344449"/>
          <w:sz w:val="24"/>
        </w:rPr>
        <w:t xml:space="preserve">details </w:t>
      </w:r>
      <w:ins w:id="2532" w:author="Vannieuwenhuyze Jorre" w:date="2025-02-18T16:00:00Z" w16du:dateUtc="2025-02-18T15:00:00Z">
        <w:r w:rsidR="00E73D43" w:rsidRPr="002A7964">
          <w:rPr>
            <w:color w:val="344449"/>
            <w:sz w:val="24"/>
          </w:rPr>
          <w:t xml:space="preserve">van een operationele definitie </w:t>
        </w:r>
      </w:ins>
      <w:r w:rsidRPr="002A7964">
        <w:rPr>
          <w:color w:val="344449"/>
          <w:sz w:val="24"/>
        </w:rPr>
        <w:t>die niet onder de algemene concepten vallen.</w:t>
      </w:r>
    </w:p>
    <w:p w14:paraId="25B319D0" w14:textId="27E7F0D4" w:rsidR="001E3564" w:rsidRPr="002A7964" w:rsidRDefault="002F5345">
      <w:pPr>
        <w:pStyle w:val="BodyText"/>
        <w:spacing w:before="137" w:line="237" w:lineRule="auto"/>
        <w:ind w:left="709" w:right="1128"/>
        <w:jc w:val="both"/>
        <w:rPr>
          <w:ins w:id="2533" w:author="Vannieuwenhuyze Jorre" w:date="2025-02-18T16:02:00Z" w16du:dateUtc="2025-02-18T15:02:00Z"/>
          <w:color w:val="344449"/>
        </w:rPr>
      </w:pPr>
      <w:r w:rsidRPr="4FF31174">
        <w:rPr>
          <w:color w:val="344449"/>
        </w:rPr>
        <w:t xml:space="preserve">Aan elk concept wordt bovendien een codelijst gekoppeld, eveneens conform </w:t>
      </w:r>
      <w:commentRangeStart w:id="2534"/>
      <w:r w:rsidRPr="4FF31174">
        <w:rPr>
          <w:color w:val="344449"/>
        </w:rPr>
        <w:t>de</w:t>
      </w:r>
      <w:commentRangeEnd w:id="2534"/>
      <w:r>
        <w:rPr>
          <w:rStyle w:val="CommentReference"/>
        </w:rPr>
        <w:commentReference w:id="2534"/>
      </w:r>
      <w:r w:rsidRPr="4FF31174">
        <w:rPr>
          <w:color w:val="344449"/>
        </w:rPr>
        <w:t xml:space="preserve"> SDMX‐standaard. Een codelijst bepaalt welke waarden een concept kan aannemen in een statistiekreeks. Voor het concept ‘geslacht’ bevat de codelijst bijvoorbeeld de waarden ‘man’, ‘vrouw’, en ‘andere’, maar ook bijvoorbeeld de waarde ‘totaal’, om totaalcijfers over beide geslachten </w:t>
      </w:r>
      <w:commentRangeStart w:id="2535"/>
      <w:commentRangeStart w:id="2536"/>
      <w:commentRangeStart w:id="2537"/>
      <w:r w:rsidRPr="4FF31174">
        <w:rPr>
          <w:color w:val="344449"/>
        </w:rPr>
        <w:t>aan</w:t>
      </w:r>
      <w:commentRangeEnd w:id="2535"/>
      <w:r>
        <w:rPr>
          <w:rStyle w:val="CommentReference"/>
        </w:rPr>
        <w:commentReference w:id="2535"/>
      </w:r>
      <w:commentRangeEnd w:id="2536"/>
      <w:r>
        <w:rPr>
          <w:rStyle w:val="CommentReference"/>
        </w:rPr>
        <w:commentReference w:id="2536"/>
      </w:r>
      <w:commentRangeEnd w:id="2537"/>
      <w:r>
        <w:rPr>
          <w:rStyle w:val="CommentReference"/>
        </w:rPr>
        <w:commentReference w:id="2537"/>
      </w:r>
      <w:r w:rsidRPr="4FF31174">
        <w:rPr>
          <w:color w:val="344449"/>
        </w:rPr>
        <w:t xml:space="preserve"> te duiden.</w:t>
      </w:r>
    </w:p>
    <w:p w14:paraId="5B47D25A" w14:textId="07DD5B6D" w:rsidR="00B8020F" w:rsidRPr="002A7964" w:rsidRDefault="00F26235">
      <w:pPr>
        <w:pStyle w:val="BodyText"/>
        <w:spacing w:before="137" w:line="237" w:lineRule="auto"/>
        <w:ind w:left="709" w:right="1128"/>
        <w:jc w:val="both"/>
      </w:pPr>
      <w:ins w:id="2538" w:author="Vannieuwenhuyze Jorre" w:date="2025-02-18T16:03:00Z" w16du:dateUtc="2025-02-18T15:03:00Z">
        <w:r w:rsidRPr="002A7964">
          <w:t xml:space="preserve">Om consistentie te bewaren kunnen </w:t>
        </w:r>
        <w:r w:rsidR="00D732A7" w:rsidRPr="002A7964">
          <w:t>eveneens mastercodelijsten worden aangemaakt waaruit de codelijsten van ger</w:t>
        </w:r>
      </w:ins>
      <w:ins w:id="2539" w:author="Vannieuwenhuyze Jorre" w:date="2025-02-18T16:04:00Z" w16du:dateUtc="2025-02-18T15:04:00Z">
        <w:r w:rsidR="00D732A7" w:rsidRPr="002A7964">
          <w:t>elateerde concepten kunnen worden afgeleid. Zo kunnen we bijvoorbeeld</w:t>
        </w:r>
        <w:r w:rsidR="00A7763C" w:rsidRPr="002A7964">
          <w:t xml:space="preserve"> de</w:t>
        </w:r>
        <w:r w:rsidR="00D732A7" w:rsidRPr="002A7964">
          <w:t xml:space="preserve"> </w:t>
        </w:r>
        <w:r w:rsidR="00A7763C" w:rsidRPr="002A7964">
          <w:t>verschillende concepten `geslacht volgens rijksregister`, ‘gerapporteerd geslacht’ (in bevraging)</w:t>
        </w:r>
        <w:r w:rsidR="00494E82" w:rsidRPr="002A7964">
          <w:t xml:space="preserve"> en ‘geaggregeerd</w:t>
        </w:r>
      </w:ins>
      <w:ins w:id="2540" w:author="Vannieuwenhuyze Jorre" w:date="2025-02-18T16:05:00Z" w16du:dateUtc="2025-02-18T15:05:00Z">
        <w:r w:rsidR="00494E82" w:rsidRPr="002A7964">
          <w:t xml:space="preserve"> geslacht</w:t>
        </w:r>
      </w:ins>
      <w:ins w:id="2541" w:author="Vannieuwenhuyze Jorre" w:date="2025-02-18T16:04:00Z" w16du:dateUtc="2025-02-18T15:04:00Z">
        <w:r w:rsidR="00494E82" w:rsidRPr="002A7964">
          <w:t>’</w:t>
        </w:r>
      </w:ins>
      <w:ins w:id="2542" w:author="Vannieuwenhuyze Jorre" w:date="2025-02-18T16:05:00Z" w16du:dateUtc="2025-02-18T15:05:00Z">
        <w:r w:rsidR="00494E82" w:rsidRPr="002A7964">
          <w:t xml:space="preserve"> (voor geaggregeerde tabellen) </w:t>
        </w:r>
        <w:r w:rsidR="00C34D5A" w:rsidRPr="002A7964">
          <w:t>definiëren waarvan de codelijsten sterk overlappen maar niet helemaal dezelfde zijn.</w:t>
        </w:r>
      </w:ins>
    </w:p>
    <w:p w14:paraId="25B319D1" w14:textId="0A13D765" w:rsidR="001E3564" w:rsidRPr="002A7964" w:rsidDel="007D0603" w:rsidRDefault="002F5345">
      <w:pPr>
        <w:pStyle w:val="BodyText"/>
        <w:spacing w:before="139" w:line="237" w:lineRule="auto"/>
        <w:ind w:left="709" w:right="1128"/>
        <w:jc w:val="both"/>
        <w:rPr>
          <w:del w:id="2543" w:author="Vannieuwenhuyze Jorre" w:date="2025-02-18T16:07:00Z" w16du:dateUtc="2025-02-18T15:07:00Z"/>
        </w:rPr>
      </w:pPr>
      <w:r w:rsidRPr="002A7964">
        <w:rPr>
          <w:color w:val="344449"/>
        </w:rPr>
        <w:t xml:space="preserve">Voor het restconcept </w:t>
      </w:r>
      <w:ins w:id="2544" w:author="Vannieuwenhuyze Jorre" w:date="2025-02-18T16:03:00Z" w16du:dateUtc="2025-02-18T15:03:00Z">
        <w:r w:rsidR="00F26235" w:rsidRPr="002A7964">
          <w:rPr>
            <w:color w:val="344449"/>
          </w:rPr>
          <w:t>‘</w:t>
        </w:r>
      </w:ins>
      <w:r w:rsidRPr="002A7964">
        <w:rPr>
          <w:color w:val="344449"/>
        </w:rPr>
        <w:t>statistiekreeks</w:t>
      </w:r>
      <w:ins w:id="2545" w:author="Vannieuwenhuyze Jorre" w:date="2025-02-18T16:03:00Z" w16du:dateUtc="2025-02-18T15:03:00Z">
        <w:r w:rsidR="00F26235" w:rsidRPr="002A7964">
          <w:rPr>
            <w:color w:val="344449"/>
          </w:rPr>
          <w:t>’</w:t>
        </w:r>
      </w:ins>
      <w:r w:rsidRPr="002A7964">
        <w:rPr>
          <w:color w:val="344449"/>
        </w:rPr>
        <w:t xml:space="preserve"> kunnen de waarden zeer uitgebreid zijn.</w:t>
      </w:r>
      <w:r w:rsidRPr="001A436D">
        <w:rPr>
          <w:color w:val="344449"/>
          <w:rPrChange w:id="2546" w:author="Vannieuwenhuyze Jorre" w:date="2025-03-27T14:21:00Z" w16du:dateUtc="2025-03-27T13:21:00Z">
            <w:rPr>
              <w:color w:val="344449"/>
              <w:spacing w:val="40"/>
            </w:rPr>
          </w:rPrChange>
        </w:rPr>
        <w:t xml:space="preserve"> </w:t>
      </w:r>
      <w:r w:rsidRPr="002A7964">
        <w:rPr>
          <w:color w:val="344449"/>
        </w:rPr>
        <w:t>Bij statistiekreeksen</w:t>
      </w:r>
      <w:r w:rsidRPr="001A436D">
        <w:rPr>
          <w:color w:val="344449"/>
          <w:rPrChange w:id="2547" w:author="Vannieuwenhuyze Jorre" w:date="2025-03-27T14:21:00Z" w16du:dateUtc="2025-03-27T13:21:00Z">
            <w:rPr>
              <w:color w:val="344449"/>
              <w:spacing w:val="-9"/>
            </w:rPr>
          </w:rPrChange>
        </w:rPr>
        <w:t xml:space="preserve"> </w:t>
      </w:r>
      <w:r w:rsidRPr="002A7964">
        <w:rPr>
          <w:color w:val="344449"/>
        </w:rPr>
        <w:t>die</w:t>
      </w:r>
      <w:r w:rsidRPr="001A436D">
        <w:rPr>
          <w:color w:val="344449"/>
          <w:rPrChange w:id="2548" w:author="Vannieuwenhuyze Jorre" w:date="2025-03-27T14:21:00Z" w16du:dateUtc="2025-03-27T13:21:00Z">
            <w:rPr>
              <w:color w:val="344449"/>
              <w:spacing w:val="-8"/>
            </w:rPr>
          </w:rPrChange>
        </w:rPr>
        <w:t xml:space="preserve"> </w:t>
      </w:r>
      <w:r w:rsidRPr="002A7964">
        <w:rPr>
          <w:color w:val="344449"/>
        </w:rPr>
        <w:t>gebaseerd</w:t>
      </w:r>
      <w:r w:rsidRPr="001A436D">
        <w:rPr>
          <w:color w:val="344449"/>
          <w:rPrChange w:id="2549" w:author="Vannieuwenhuyze Jorre" w:date="2025-03-27T14:21:00Z" w16du:dateUtc="2025-03-27T13:21:00Z">
            <w:rPr>
              <w:color w:val="344449"/>
              <w:spacing w:val="-9"/>
            </w:rPr>
          </w:rPrChange>
        </w:rPr>
        <w:t xml:space="preserve"> </w:t>
      </w:r>
      <w:r w:rsidRPr="002A7964">
        <w:rPr>
          <w:color w:val="344449"/>
        </w:rPr>
        <w:t>zijn</w:t>
      </w:r>
      <w:r w:rsidRPr="001A436D">
        <w:rPr>
          <w:color w:val="344449"/>
          <w:rPrChange w:id="2550" w:author="Vannieuwenhuyze Jorre" w:date="2025-03-27T14:21:00Z" w16du:dateUtc="2025-03-27T13:21:00Z">
            <w:rPr>
              <w:color w:val="344449"/>
              <w:spacing w:val="-9"/>
            </w:rPr>
          </w:rPrChange>
        </w:rPr>
        <w:t xml:space="preserve"> </w:t>
      </w:r>
      <w:r w:rsidRPr="002A7964">
        <w:rPr>
          <w:color w:val="344449"/>
        </w:rPr>
        <w:t>op</w:t>
      </w:r>
      <w:r w:rsidRPr="001A436D">
        <w:rPr>
          <w:color w:val="344449"/>
          <w:rPrChange w:id="2551" w:author="Vannieuwenhuyze Jorre" w:date="2025-03-27T14:21:00Z" w16du:dateUtc="2025-03-27T13:21:00Z">
            <w:rPr>
              <w:color w:val="344449"/>
              <w:spacing w:val="-9"/>
            </w:rPr>
          </w:rPrChange>
        </w:rPr>
        <w:t xml:space="preserve"> </w:t>
      </w:r>
      <w:r w:rsidRPr="002A7964">
        <w:rPr>
          <w:color w:val="344449"/>
        </w:rPr>
        <w:t>bevragingen</w:t>
      </w:r>
      <w:r w:rsidRPr="001A436D">
        <w:rPr>
          <w:color w:val="344449"/>
          <w:rPrChange w:id="2552" w:author="Vannieuwenhuyze Jorre" w:date="2025-03-27T14:21:00Z" w16du:dateUtc="2025-03-27T13:21:00Z">
            <w:rPr>
              <w:color w:val="344449"/>
              <w:spacing w:val="-9"/>
            </w:rPr>
          </w:rPrChange>
        </w:rPr>
        <w:t xml:space="preserve"> </w:t>
      </w:r>
      <w:r w:rsidRPr="002A7964">
        <w:rPr>
          <w:color w:val="344449"/>
        </w:rPr>
        <w:t>omvat</w:t>
      </w:r>
      <w:r w:rsidRPr="001A436D">
        <w:rPr>
          <w:color w:val="344449"/>
          <w:rPrChange w:id="2553" w:author="Vannieuwenhuyze Jorre" w:date="2025-03-27T14:21:00Z" w16du:dateUtc="2025-03-27T13:21:00Z">
            <w:rPr>
              <w:color w:val="344449"/>
              <w:spacing w:val="-9"/>
            </w:rPr>
          </w:rPrChange>
        </w:rPr>
        <w:t xml:space="preserve"> </w:t>
      </w:r>
      <w:r w:rsidRPr="002A7964">
        <w:rPr>
          <w:color w:val="344449"/>
        </w:rPr>
        <w:t>dit</w:t>
      </w:r>
      <w:r w:rsidRPr="001A436D">
        <w:rPr>
          <w:color w:val="344449"/>
          <w:rPrChange w:id="2554" w:author="Vannieuwenhuyze Jorre" w:date="2025-03-27T14:21:00Z" w16du:dateUtc="2025-03-27T13:21:00Z">
            <w:rPr>
              <w:color w:val="344449"/>
              <w:spacing w:val="-9"/>
            </w:rPr>
          </w:rPrChange>
        </w:rPr>
        <w:t xml:space="preserve"> </w:t>
      </w:r>
      <w:r w:rsidRPr="002A7964">
        <w:rPr>
          <w:color w:val="344449"/>
        </w:rPr>
        <w:t>restconcept</w:t>
      </w:r>
      <w:r w:rsidRPr="001A436D">
        <w:rPr>
          <w:color w:val="344449"/>
          <w:rPrChange w:id="2555" w:author="Vannieuwenhuyze Jorre" w:date="2025-03-27T14:21:00Z" w16du:dateUtc="2025-03-27T13:21:00Z">
            <w:rPr>
              <w:color w:val="344449"/>
              <w:spacing w:val="-9"/>
            </w:rPr>
          </w:rPrChange>
        </w:rPr>
        <w:t xml:space="preserve"> </w:t>
      </w:r>
      <w:ins w:id="2556" w:author="Vannieuwenhuyze Jorre" w:date="2025-02-18T16:07:00Z" w16du:dateUtc="2025-02-18T15:07:00Z">
        <w:r w:rsidR="007D0603" w:rsidRPr="001A436D">
          <w:rPr>
            <w:color w:val="344449"/>
            <w:rPrChange w:id="2557" w:author="Vannieuwenhuyze Jorre" w:date="2025-03-27T14:21:00Z" w16du:dateUtc="2025-03-27T13:21:00Z">
              <w:rPr>
                <w:color w:val="344449"/>
                <w:spacing w:val="-9"/>
              </w:rPr>
            </w:rPrChange>
          </w:rPr>
          <w:t xml:space="preserve">bijvoorbeeld </w:t>
        </w:r>
      </w:ins>
      <w:r w:rsidRPr="002A7964">
        <w:rPr>
          <w:color w:val="344449"/>
        </w:rPr>
        <w:t>in</w:t>
      </w:r>
      <w:r w:rsidRPr="001A436D">
        <w:rPr>
          <w:color w:val="344449"/>
          <w:rPrChange w:id="2558" w:author="Vannieuwenhuyze Jorre" w:date="2025-03-27T14:21:00Z" w16du:dateUtc="2025-03-27T13:21:00Z">
            <w:rPr>
              <w:color w:val="344449"/>
              <w:spacing w:val="-9"/>
            </w:rPr>
          </w:rPrChange>
        </w:rPr>
        <w:t xml:space="preserve"> </w:t>
      </w:r>
      <w:r w:rsidRPr="002A7964">
        <w:rPr>
          <w:color w:val="344449"/>
        </w:rPr>
        <w:t>prin</w:t>
      </w:r>
      <w:del w:id="2559" w:author="Vannieuwenhuyze Jorre" w:date="2025-02-18T16:07:00Z" w16du:dateUtc="2025-02-18T15:07:00Z">
        <w:r w:rsidRPr="002A7964" w:rsidDel="007D0603">
          <w:rPr>
            <w:color w:val="344449"/>
          </w:rPr>
          <w:delText xml:space="preserve">‐ </w:delText>
        </w:r>
      </w:del>
      <w:r w:rsidRPr="002A7964">
        <w:rPr>
          <w:color w:val="344449"/>
        </w:rPr>
        <w:t>cipe de volledige operationele beschrijving van de bevraging.</w:t>
      </w:r>
      <w:r w:rsidRPr="001A436D">
        <w:rPr>
          <w:color w:val="344449"/>
          <w:rPrChange w:id="2560" w:author="Vannieuwenhuyze Jorre" w:date="2025-03-27T14:21:00Z" w16du:dateUtc="2025-03-27T13:21:00Z">
            <w:rPr>
              <w:color w:val="344449"/>
              <w:spacing w:val="40"/>
            </w:rPr>
          </w:rPrChange>
        </w:rPr>
        <w:t xml:space="preserve"> </w:t>
      </w:r>
      <w:r w:rsidRPr="002A7964">
        <w:rPr>
          <w:color w:val="344449"/>
        </w:rPr>
        <w:t>Wanneer het ont</w:t>
      </w:r>
      <w:del w:id="2561" w:author="Vannieuwenhuyze Jorre" w:date="2025-02-18T16:07:00Z" w16du:dateUtc="2025-02-18T15:07:00Z">
        <w:r w:rsidRPr="002A7964" w:rsidDel="007D0603">
          <w:rPr>
            <w:color w:val="344449"/>
          </w:rPr>
          <w:delText xml:space="preserve">‐ </w:delText>
        </w:r>
      </w:del>
      <w:r w:rsidRPr="002A7964">
        <w:rPr>
          <w:color w:val="344449"/>
        </w:rPr>
        <w:t>werp</w:t>
      </w:r>
      <w:r w:rsidRPr="001A436D">
        <w:rPr>
          <w:color w:val="344449"/>
          <w:rPrChange w:id="2562" w:author="Vannieuwenhuyze Jorre" w:date="2025-03-27T14:21:00Z" w16du:dateUtc="2025-03-27T13:21:00Z">
            <w:rPr>
              <w:color w:val="344449"/>
              <w:spacing w:val="-14"/>
            </w:rPr>
          </w:rPrChange>
        </w:rPr>
        <w:t xml:space="preserve"> </w:t>
      </w:r>
      <w:r w:rsidRPr="002A7964">
        <w:rPr>
          <w:color w:val="344449"/>
        </w:rPr>
        <w:t>van</w:t>
      </w:r>
      <w:r w:rsidRPr="001A436D">
        <w:rPr>
          <w:color w:val="344449"/>
          <w:rPrChange w:id="2563" w:author="Vannieuwenhuyze Jorre" w:date="2025-03-27T14:21:00Z" w16du:dateUtc="2025-03-27T13:21:00Z">
            <w:rPr>
              <w:color w:val="344449"/>
              <w:spacing w:val="-14"/>
            </w:rPr>
          </w:rPrChange>
        </w:rPr>
        <w:t xml:space="preserve"> </w:t>
      </w:r>
      <w:r w:rsidRPr="002A7964">
        <w:rPr>
          <w:color w:val="344449"/>
        </w:rPr>
        <w:t>de</w:t>
      </w:r>
      <w:r w:rsidRPr="001A436D">
        <w:rPr>
          <w:color w:val="344449"/>
          <w:rPrChange w:id="2564" w:author="Vannieuwenhuyze Jorre" w:date="2025-03-27T14:21:00Z" w16du:dateUtc="2025-03-27T13:21:00Z">
            <w:rPr>
              <w:color w:val="344449"/>
              <w:spacing w:val="-13"/>
            </w:rPr>
          </w:rPrChange>
        </w:rPr>
        <w:t xml:space="preserve"> </w:t>
      </w:r>
      <w:r w:rsidRPr="002A7964">
        <w:rPr>
          <w:color w:val="344449"/>
        </w:rPr>
        <w:t>bevraging</w:t>
      </w:r>
      <w:r w:rsidRPr="001A436D">
        <w:rPr>
          <w:color w:val="344449"/>
          <w:rPrChange w:id="2565" w:author="Vannieuwenhuyze Jorre" w:date="2025-03-27T14:21:00Z" w16du:dateUtc="2025-03-27T13:21:00Z">
            <w:rPr>
              <w:color w:val="344449"/>
              <w:spacing w:val="-14"/>
            </w:rPr>
          </w:rPrChange>
        </w:rPr>
        <w:t xml:space="preserve"> </w:t>
      </w:r>
      <w:r w:rsidRPr="002A7964">
        <w:rPr>
          <w:color w:val="344449"/>
        </w:rPr>
        <w:t>wordt</w:t>
      </w:r>
      <w:r w:rsidRPr="001A436D">
        <w:rPr>
          <w:color w:val="344449"/>
          <w:rPrChange w:id="2566" w:author="Vannieuwenhuyze Jorre" w:date="2025-03-27T14:21:00Z" w16du:dateUtc="2025-03-27T13:21:00Z">
            <w:rPr>
              <w:color w:val="344449"/>
              <w:spacing w:val="-13"/>
            </w:rPr>
          </w:rPrChange>
        </w:rPr>
        <w:t xml:space="preserve"> </w:t>
      </w:r>
      <w:r w:rsidRPr="002A7964">
        <w:rPr>
          <w:color w:val="344449"/>
        </w:rPr>
        <w:t>aangepast,</w:t>
      </w:r>
      <w:r w:rsidRPr="001A436D">
        <w:rPr>
          <w:color w:val="344449"/>
          <w:rPrChange w:id="2567" w:author="Vannieuwenhuyze Jorre" w:date="2025-03-27T14:21:00Z" w16du:dateUtc="2025-03-27T13:21:00Z">
            <w:rPr>
              <w:color w:val="344449"/>
              <w:spacing w:val="-14"/>
            </w:rPr>
          </w:rPrChange>
        </w:rPr>
        <w:t xml:space="preserve"> </w:t>
      </w:r>
      <w:r w:rsidRPr="002A7964">
        <w:rPr>
          <w:color w:val="344449"/>
        </w:rPr>
        <w:t>leidt</w:t>
      </w:r>
      <w:r w:rsidRPr="001A436D">
        <w:rPr>
          <w:color w:val="344449"/>
          <w:rPrChange w:id="2568" w:author="Vannieuwenhuyze Jorre" w:date="2025-03-27T14:21:00Z" w16du:dateUtc="2025-03-27T13:21:00Z">
            <w:rPr>
              <w:color w:val="344449"/>
              <w:spacing w:val="-13"/>
            </w:rPr>
          </w:rPrChange>
        </w:rPr>
        <w:t xml:space="preserve"> </w:t>
      </w:r>
      <w:r w:rsidRPr="002A7964">
        <w:rPr>
          <w:color w:val="344449"/>
        </w:rPr>
        <w:t>dit</w:t>
      </w:r>
      <w:r w:rsidRPr="001A436D">
        <w:rPr>
          <w:color w:val="344449"/>
          <w:rPrChange w:id="2569" w:author="Vannieuwenhuyze Jorre" w:date="2025-03-27T14:21:00Z" w16du:dateUtc="2025-03-27T13:21:00Z">
            <w:rPr>
              <w:color w:val="344449"/>
              <w:spacing w:val="-14"/>
            </w:rPr>
          </w:rPrChange>
        </w:rPr>
        <w:t xml:space="preserve"> </w:t>
      </w:r>
      <w:r w:rsidRPr="002A7964">
        <w:rPr>
          <w:color w:val="344449"/>
        </w:rPr>
        <w:t>tot</w:t>
      </w:r>
      <w:r w:rsidRPr="001A436D">
        <w:rPr>
          <w:color w:val="344449"/>
          <w:rPrChange w:id="2570" w:author="Vannieuwenhuyze Jorre" w:date="2025-03-27T14:21:00Z" w16du:dateUtc="2025-03-27T13:21:00Z">
            <w:rPr>
              <w:color w:val="344449"/>
              <w:spacing w:val="-14"/>
            </w:rPr>
          </w:rPrChange>
        </w:rPr>
        <w:t xml:space="preserve"> </w:t>
      </w:r>
      <w:r w:rsidRPr="002A7964">
        <w:rPr>
          <w:color w:val="344449"/>
        </w:rPr>
        <w:t>een</w:t>
      </w:r>
      <w:r w:rsidRPr="001A436D">
        <w:rPr>
          <w:color w:val="344449"/>
          <w:rPrChange w:id="2571" w:author="Vannieuwenhuyze Jorre" w:date="2025-03-27T14:21:00Z" w16du:dateUtc="2025-03-27T13:21:00Z">
            <w:rPr>
              <w:color w:val="344449"/>
              <w:spacing w:val="-13"/>
            </w:rPr>
          </w:rPrChange>
        </w:rPr>
        <w:t xml:space="preserve"> </w:t>
      </w:r>
      <w:r w:rsidRPr="002A7964">
        <w:rPr>
          <w:color w:val="344449"/>
        </w:rPr>
        <w:t>nieuwe</w:t>
      </w:r>
      <w:r w:rsidRPr="001A436D">
        <w:rPr>
          <w:color w:val="344449"/>
          <w:rPrChange w:id="2572" w:author="Vannieuwenhuyze Jorre" w:date="2025-03-27T14:21:00Z" w16du:dateUtc="2025-03-27T13:21:00Z">
            <w:rPr>
              <w:color w:val="344449"/>
              <w:spacing w:val="-14"/>
            </w:rPr>
          </w:rPrChange>
        </w:rPr>
        <w:t xml:space="preserve"> </w:t>
      </w:r>
      <w:r w:rsidRPr="002A7964">
        <w:rPr>
          <w:color w:val="344449"/>
        </w:rPr>
        <w:t>statistiekreeks</w:t>
      </w:r>
      <w:r w:rsidRPr="001A436D">
        <w:rPr>
          <w:color w:val="344449"/>
          <w:rPrChange w:id="2573" w:author="Vannieuwenhuyze Jorre" w:date="2025-03-27T14:21:00Z" w16du:dateUtc="2025-03-27T13:21:00Z">
            <w:rPr>
              <w:color w:val="344449"/>
              <w:spacing w:val="-13"/>
            </w:rPr>
          </w:rPrChange>
        </w:rPr>
        <w:t xml:space="preserve"> </w:t>
      </w:r>
      <w:r w:rsidRPr="002A7964">
        <w:rPr>
          <w:color w:val="344449"/>
        </w:rPr>
        <w:t xml:space="preserve">en </w:t>
      </w:r>
      <w:r w:rsidRPr="001A436D">
        <w:rPr>
          <w:color w:val="344449"/>
          <w:rPrChange w:id="2574" w:author="Vannieuwenhuyze Jorre" w:date="2025-03-27T14:21:00Z" w16du:dateUtc="2025-03-27T13:21:00Z">
            <w:rPr>
              <w:color w:val="344449"/>
              <w:spacing w:val="-2"/>
            </w:rPr>
          </w:rPrChange>
        </w:rPr>
        <w:t>een</w:t>
      </w:r>
      <w:r w:rsidRPr="001A436D">
        <w:rPr>
          <w:color w:val="344449"/>
          <w:rPrChange w:id="2575" w:author="Vannieuwenhuyze Jorre" w:date="2025-03-27T14:21:00Z" w16du:dateUtc="2025-03-27T13:21:00Z">
            <w:rPr>
              <w:color w:val="344449"/>
              <w:spacing w:val="-10"/>
            </w:rPr>
          </w:rPrChange>
        </w:rPr>
        <w:t xml:space="preserve"> </w:t>
      </w:r>
      <w:r w:rsidRPr="001A436D">
        <w:rPr>
          <w:color w:val="344449"/>
          <w:rPrChange w:id="2576" w:author="Vannieuwenhuyze Jorre" w:date="2025-03-27T14:21:00Z" w16du:dateUtc="2025-03-27T13:21:00Z">
            <w:rPr>
              <w:color w:val="344449"/>
              <w:spacing w:val="-2"/>
            </w:rPr>
          </w:rPrChange>
        </w:rPr>
        <w:t>nieuwe</w:t>
      </w:r>
      <w:r w:rsidRPr="001A436D">
        <w:rPr>
          <w:color w:val="344449"/>
          <w:rPrChange w:id="2577" w:author="Vannieuwenhuyze Jorre" w:date="2025-03-27T14:21:00Z" w16du:dateUtc="2025-03-27T13:21:00Z">
            <w:rPr>
              <w:color w:val="344449"/>
              <w:spacing w:val="-10"/>
            </w:rPr>
          </w:rPrChange>
        </w:rPr>
        <w:t xml:space="preserve"> </w:t>
      </w:r>
      <w:r w:rsidRPr="001A436D">
        <w:rPr>
          <w:color w:val="344449"/>
          <w:rPrChange w:id="2578" w:author="Vannieuwenhuyze Jorre" w:date="2025-03-27T14:21:00Z" w16du:dateUtc="2025-03-27T13:21:00Z">
            <w:rPr>
              <w:color w:val="344449"/>
              <w:spacing w:val="-2"/>
            </w:rPr>
          </w:rPrChange>
        </w:rPr>
        <w:t>waarde</w:t>
      </w:r>
      <w:r w:rsidRPr="001A436D">
        <w:rPr>
          <w:color w:val="344449"/>
          <w:rPrChange w:id="2579" w:author="Vannieuwenhuyze Jorre" w:date="2025-03-27T14:21:00Z" w16du:dateUtc="2025-03-27T13:21:00Z">
            <w:rPr>
              <w:color w:val="344449"/>
              <w:spacing w:val="-10"/>
            </w:rPr>
          </w:rPrChange>
        </w:rPr>
        <w:t xml:space="preserve"> </w:t>
      </w:r>
      <w:r w:rsidRPr="001A436D">
        <w:rPr>
          <w:color w:val="344449"/>
          <w:rPrChange w:id="2580" w:author="Vannieuwenhuyze Jorre" w:date="2025-03-27T14:21:00Z" w16du:dateUtc="2025-03-27T13:21:00Z">
            <w:rPr>
              <w:color w:val="344449"/>
              <w:spacing w:val="-2"/>
            </w:rPr>
          </w:rPrChange>
        </w:rPr>
        <w:t>voor</w:t>
      </w:r>
      <w:r w:rsidRPr="001A436D">
        <w:rPr>
          <w:color w:val="344449"/>
          <w:rPrChange w:id="2581" w:author="Vannieuwenhuyze Jorre" w:date="2025-03-27T14:21:00Z" w16du:dateUtc="2025-03-27T13:21:00Z">
            <w:rPr>
              <w:color w:val="344449"/>
              <w:spacing w:val="-10"/>
            </w:rPr>
          </w:rPrChange>
        </w:rPr>
        <w:t xml:space="preserve"> </w:t>
      </w:r>
      <w:r w:rsidRPr="001A436D">
        <w:rPr>
          <w:color w:val="344449"/>
          <w:rPrChange w:id="2582" w:author="Vannieuwenhuyze Jorre" w:date="2025-03-27T14:21:00Z" w16du:dateUtc="2025-03-27T13:21:00Z">
            <w:rPr>
              <w:color w:val="344449"/>
              <w:spacing w:val="-2"/>
            </w:rPr>
          </w:rPrChange>
        </w:rPr>
        <w:t>het</w:t>
      </w:r>
      <w:r w:rsidRPr="001A436D">
        <w:rPr>
          <w:color w:val="344449"/>
          <w:rPrChange w:id="2583" w:author="Vannieuwenhuyze Jorre" w:date="2025-03-27T14:21:00Z" w16du:dateUtc="2025-03-27T13:21:00Z">
            <w:rPr>
              <w:color w:val="344449"/>
              <w:spacing w:val="-10"/>
            </w:rPr>
          </w:rPrChange>
        </w:rPr>
        <w:t xml:space="preserve"> </w:t>
      </w:r>
      <w:r w:rsidRPr="001A436D">
        <w:rPr>
          <w:color w:val="344449"/>
          <w:rPrChange w:id="2584" w:author="Vannieuwenhuyze Jorre" w:date="2025-03-27T14:21:00Z" w16du:dateUtc="2025-03-27T13:21:00Z">
            <w:rPr>
              <w:color w:val="344449"/>
              <w:spacing w:val="-2"/>
            </w:rPr>
          </w:rPrChange>
        </w:rPr>
        <w:t>restconcept.</w:t>
      </w:r>
      <w:r w:rsidRPr="001A436D">
        <w:rPr>
          <w:color w:val="344449"/>
          <w:rPrChange w:id="2585" w:author="Vannieuwenhuyze Jorre" w:date="2025-03-27T14:21:00Z" w16du:dateUtc="2025-03-27T13:21:00Z">
            <w:rPr>
              <w:color w:val="344449"/>
              <w:spacing w:val="19"/>
            </w:rPr>
          </w:rPrChange>
        </w:rPr>
        <w:t xml:space="preserve"> </w:t>
      </w:r>
      <w:r w:rsidRPr="001A436D">
        <w:rPr>
          <w:color w:val="344449"/>
          <w:rPrChange w:id="2586" w:author="Vannieuwenhuyze Jorre" w:date="2025-03-27T14:21:00Z" w16du:dateUtc="2025-03-27T13:21:00Z">
            <w:rPr>
              <w:color w:val="344449"/>
              <w:spacing w:val="-2"/>
            </w:rPr>
          </w:rPrChange>
        </w:rPr>
        <w:t>Net</w:t>
      </w:r>
      <w:r w:rsidRPr="001A436D">
        <w:rPr>
          <w:color w:val="344449"/>
          <w:rPrChange w:id="2587" w:author="Vannieuwenhuyze Jorre" w:date="2025-03-27T14:21:00Z" w16du:dateUtc="2025-03-27T13:21:00Z">
            <w:rPr>
              <w:color w:val="344449"/>
              <w:spacing w:val="-10"/>
            </w:rPr>
          </w:rPrChange>
        </w:rPr>
        <w:t xml:space="preserve"> </w:t>
      </w:r>
      <w:r w:rsidRPr="001A436D">
        <w:rPr>
          <w:color w:val="344449"/>
          <w:rPrChange w:id="2588" w:author="Vannieuwenhuyze Jorre" w:date="2025-03-27T14:21:00Z" w16du:dateUtc="2025-03-27T13:21:00Z">
            <w:rPr>
              <w:color w:val="344449"/>
              <w:spacing w:val="-2"/>
            </w:rPr>
          </w:rPrChange>
        </w:rPr>
        <w:t>als</w:t>
      </w:r>
      <w:r w:rsidRPr="001A436D">
        <w:rPr>
          <w:color w:val="344449"/>
          <w:rPrChange w:id="2589" w:author="Vannieuwenhuyze Jorre" w:date="2025-03-27T14:21:00Z" w16du:dateUtc="2025-03-27T13:21:00Z">
            <w:rPr>
              <w:color w:val="344449"/>
              <w:spacing w:val="-10"/>
            </w:rPr>
          </w:rPrChange>
        </w:rPr>
        <w:t xml:space="preserve"> </w:t>
      </w:r>
      <w:r w:rsidRPr="001A436D">
        <w:rPr>
          <w:color w:val="344449"/>
          <w:rPrChange w:id="2590" w:author="Vannieuwenhuyze Jorre" w:date="2025-03-27T14:21:00Z" w16du:dateUtc="2025-03-27T13:21:00Z">
            <w:rPr>
              <w:color w:val="344449"/>
              <w:spacing w:val="-2"/>
            </w:rPr>
          </w:rPrChange>
        </w:rPr>
        <w:t>bij</w:t>
      </w:r>
      <w:r w:rsidRPr="001A436D">
        <w:rPr>
          <w:color w:val="344449"/>
          <w:rPrChange w:id="2591" w:author="Vannieuwenhuyze Jorre" w:date="2025-03-27T14:21:00Z" w16du:dateUtc="2025-03-27T13:21:00Z">
            <w:rPr>
              <w:color w:val="344449"/>
              <w:spacing w:val="-10"/>
            </w:rPr>
          </w:rPrChange>
        </w:rPr>
        <w:t xml:space="preserve"> </w:t>
      </w:r>
      <w:r w:rsidRPr="001A436D">
        <w:rPr>
          <w:color w:val="344449"/>
          <w:rPrChange w:id="2592" w:author="Vannieuwenhuyze Jorre" w:date="2025-03-27T14:21:00Z" w16du:dateUtc="2025-03-27T13:21:00Z">
            <w:rPr>
              <w:color w:val="344449"/>
              <w:spacing w:val="-2"/>
            </w:rPr>
          </w:rPrChange>
        </w:rPr>
        <w:t>de</w:t>
      </w:r>
      <w:r w:rsidRPr="001A436D">
        <w:rPr>
          <w:color w:val="344449"/>
          <w:rPrChange w:id="2593" w:author="Vannieuwenhuyze Jorre" w:date="2025-03-27T14:21:00Z" w16du:dateUtc="2025-03-27T13:21:00Z">
            <w:rPr>
              <w:color w:val="344449"/>
              <w:spacing w:val="-10"/>
            </w:rPr>
          </w:rPrChange>
        </w:rPr>
        <w:t xml:space="preserve"> </w:t>
      </w:r>
      <w:r w:rsidRPr="001A436D">
        <w:rPr>
          <w:color w:val="344449"/>
          <w:rPrChange w:id="2594" w:author="Vannieuwenhuyze Jorre" w:date="2025-03-27T14:21:00Z" w16du:dateUtc="2025-03-27T13:21:00Z">
            <w:rPr>
              <w:color w:val="344449"/>
              <w:spacing w:val="-2"/>
            </w:rPr>
          </w:rPrChange>
        </w:rPr>
        <w:t>concepten</w:t>
      </w:r>
      <w:r w:rsidRPr="001A436D">
        <w:rPr>
          <w:color w:val="344449"/>
          <w:rPrChange w:id="2595" w:author="Vannieuwenhuyze Jorre" w:date="2025-03-27T14:21:00Z" w16du:dateUtc="2025-03-27T13:21:00Z">
            <w:rPr>
              <w:color w:val="344449"/>
              <w:spacing w:val="-10"/>
            </w:rPr>
          </w:rPrChange>
        </w:rPr>
        <w:t xml:space="preserve"> </w:t>
      </w:r>
      <w:r w:rsidRPr="001A436D">
        <w:rPr>
          <w:color w:val="344449"/>
          <w:rPrChange w:id="2596" w:author="Vannieuwenhuyze Jorre" w:date="2025-03-27T14:21:00Z" w16du:dateUtc="2025-03-27T13:21:00Z">
            <w:rPr>
              <w:color w:val="344449"/>
              <w:spacing w:val="-2"/>
            </w:rPr>
          </w:rPrChange>
        </w:rPr>
        <w:t>voorzien</w:t>
      </w:r>
      <w:r w:rsidRPr="001A436D">
        <w:rPr>
          <w:color w:val="344449"/>
          <w:rPrChange w:id="2597" w:author="Vannieuwenhuyze Jorre" w:date="2025-03-27T14:21:00Z" w16du:dateUtc="2025-03-27T13:21:00Z">
            <w:rPr>
              <w:color w:val="344449"/>
              <w:spacing w:val="-10"/>
            </w:rPr>
          </w:rPrChange>
        </w:rPr>
        <w:t xml:space="preserve"> </w:t>
      </w:r>
      <w:r w:rsidRPr="001A436D">
        <w:rPr>
          <w:color w:val="344449"/>
          <w:rPrChange w:id="2598" w:author="Vannieuwenhuyze Jorre" w:date="2025-03-27T14:21:00Z" w16du:dateUtc="2025-03-27T13:21:00Z">
            <w:rPr>
              <w:color w:val="344449"/>
              <w:spacing w:val="-2"/>
            </w:rPr>
          </w:rPrChange>
        </w:rPr>
        <w:t>we</w:t>
      </w:r>
      <w:r w:rsidRPr="001A436D">
        <w:rPr>
          <w:color w:val="344449"/>
          <w:rPrChange w:id="2599" w:author="Vannieuwenhuyze Jorre" w:date="2025-03-27T14:21:00Z" w16du:dateUtc="2025-03-27T13:21:00Z">
            <w:rPr>
              <w:color w:val="344449"/>
              <w:spacing w:val="-10"/>
            </w:rPr>
          </w:rPrChange>
        </w:rPr>
        <w:t xml:space="preserve"> </w:t>
      </w:r>
      <w:r w:rsidRPr="001A436D">
        <w:rPr>
          <w:color w:val="344449"/>
          <w:rPrChange w:id="2600" w:author="Vannieuwenhuyze Jorre" w:date="2025-03-27T14:21:00Z" w16du:dateUtc="2025-03-27T13:21:00Z">
            <w:rPr>
              <w:color w:val="344449"/>
              <w:spacing w:val="-2"/>
            </w:rPr>
          </w:rPrChange>
        </w:rPr>
        <w:t xml:space="preserve">ook </w:t>
      </w:r>
      <w:r w:rsidRPr="002A7964">
        <w:rPr>
          <w:color w:val="344449"/>
        </w:rPr>
        <w:t>korte identificatiecodes voor elke waarde.</w:t>
      </w:r>
      <w:ins w:id="2601" w:author="Vannieuwenhuyze Jorre" w:date="2025-02-18T16:07:00Z" w16du:dateUtc="2025-02-18T15:07:00Z">
        <w:r w:rsidR="007D0603" w:rsidRPr="002A7964">
          <w:rPr>
            <w:color w:val="344449"/>
          </w:rPr>
          <w:t xml:space="preserve"> </w:t>
        </w:r>
      </w:ins>
    </w:p>
    <w:p w14:paraId="25B319D2" w14:textId="47737D44" w:rsidR="001E3564" w:rsidRPr="002A7964" w:rsidRDefault="002F5345">
      <w:pPr>
        <w:pStyle w:val="BodyText"/>
        <w:spacing w:before="139" w:line="237" w:lineRule="auto"/>
        <w:ind w:left="709" w:right="1128"/>
        <w:jc w:val="both"/>
        <w:pPrChange w:id="2602" w:author="Vannieuwenhuyze Jorre" w:date="2025-02-18T16:07:00Z" w16du:dateUtc="2025-02-18T15:07:00Z">
          <w:pPr>
            <w:pStyle w:val="BodyText"/>
            <w:spacing w:before="138" w:line="237" w:lineRule="auto"/>
            <w:ind w:left="709" w:right="1132"/>
            <w:jc w:val="both"/>
          </w:pPr>
        </w:pPrChange>
      </w:pPr>
      <w:r w:rsidRPr="001A436D">
        <w:rPr>
          <w:color w:val="344449"/>
          <w:rPrChange w:id="2603" w:author="Vannieuwenhuyze Jorre" w:date="2025-03-27T14:21:00Z" w16du:dateUtc="2025-03-27T13:21:00Z">
            <w:rPr>
              <w:color w:val="344449"/>
              <w:spacing w:val="-2"/>
            </w:rPr>
          </w:rPrChange>
        </w:rPr>
        <w:t>Merk</w:t>
      </w:r>
      <w:r w:rsidRPr="001A436D">
        <w:rPr>
          <w:color w:val="344449"/>
          <w:rPrChange w:id="2604" w:author="Vannieuwenhuyze Jorre" w:date="2025-03-27T14:21:00Z" w16du:dateUtc="2025-03-27T13:21:00Z">
            <w:rPr>
              <w:color w:val="344449"/>
              <w:spacing w:val="-12"/>
            </w:rPr>
          </w:rPrChange>
        </w:rPr>
        <w:t xml:space="preserve"> </w:t>
      </w:r>
      <w:ins w:id="2605" w:author="Vannieuwenhuyze Jorre" w:date="2025-02-18T16:07:00Z" w16du:dateUtc="2025-02-18T15:07:00Z">
        <w:r w:rsidR="007D0603" w:rsidRPr="001A436D">
          <w:rPr>
            <w:color w:val="344449"/>
            <w:rPrChange w:id="2606" w:author="Vannieuwenhuyze Jorre" w:date="2025-03-27T14:21:00Z" w16du:dateUtc="2025-03-27T13:21:00Z">
              <w:rPr>
                <w:color w:val="344449"/>
                <w:spacing w:val="-12"/>
              </w:rPr>
            </w:rPrChange>
          </w:rPr>
          <w:t xml:space="preserve">ook </w:t>
        </w:r>
      </w:ins>
      <w:r w:rsidRPr="001A436D">
        <w:rPr>
          <w:color w:val="344449"/>
          <w:rPrChange w:id="2607" w:author="Vannieuwenhuyze Jorre" w:date="2025-03-27T14:21:00Z" w16du:dateUtc="2025-03-27T13:21:00Z">
            <w:rPr>
              <w:color w:val="344449"/>
              <w:spacing w:val="-2"/>
            </w:rPr>
          </w:rPrChange>
        </w:rPr>
        <w:t>op</w:t>
      </w:r>
      <w:r w:rsidRPr="001A436D">
        <w:rPr>
          <w:color w:val="344449"/>
          <w:rPrChange w:id="2608" w:author="Vannieuwenhuyze Jorre" w:date="2025-03-27T14:21:00Z" w16du:dateUtc="2025-03-27T13:21:00Z">
            <w:rPr>
              <w:color w:val="344449"/>
              <w:spacing w:val="-12"/>
            </w:rPr>
          </w:rPrChange>
        </w:rPr>
        <w:t xml:space="preserve"> </w:t>
      </w:r>
      <w:r w:rsidRPr="001A436D">
        <w:rPr>
          <w:color w:val="344449"/>
          <w:rPrChange w:id="2609" w:author="Vannieuwenhuyze Jorre" w:date="2025-03-27T14:21:00Z" w16du:dateUtc="2025-03-27T13:21:00Z">
            <w:rPr>
              <w:color w:val="344449"/>
              <w:spacing w:val="-2"/>
            </w:rPr>
          </w:rPrChange>
        </w:rPr>
        <w:t>dat</w:t>
      </w:r>
      <w:r w:rsidRPr="001A436D">
        <w:rPr>
          <w:color w:val="344449"/>
          <w:rPrChange w:id="2610" w:author="Vannieuwenhuyze Jorre" w:date="2025-03-27T14:21:00Z" w16du:dateUtc="2025-03-27T13:21:00Z">
            <w:rPr>
              <w:color w:val="344449"/>
              <w:spacing w:val="-11"/>
            </w:rPr>
          </w:rPrChange>
        </w:rPr>
        <w:t xml:space="preserve"> </w:t>
      </w:r>
      <w:r w:rsidRPr="001A436D">
        <w:rPr>
          <w:color w:val="344449"/>
          <w:rPrChange w:id="2611" w:author="Vannieuwenhuyze Jorre" w:date="2025-03-27T14:21:00Z" w16du:dateUtc="2025-03-27T13:21:00Z">
            <w:rPr>
              <w:color w:val="344449"/>
              <w:spacing w:val="-2"/>
            </w:rPr>
          </w:rPrChange>
        </w:rPr>
        <w:t>de</w:t>
      </w:r>
      <w:r w:rsidRPr="001A436D">
        <w:rPr>
          <w:color w:val="344449"/>
          <w:rPrChange w:id="2612" w:author="Vannieuwenhuyze Jorre" w:date="2025-03-27T14:21:00Z" w16du:dateUtc="2025-03-27T13:21:00Z">
            <w:rPr>
              <w:color w:val="344449"/>
              <w:spacing w:val="-12"/>
            </w:rPr>
          </w:rPrChange>
        </w:rPr>
        <w:t xml:space="preserve"> </w:t>
      </w:r>
      <w:r w:rsidRPr="001A436D">
        <w:rPr>
          <w:color w:val="344449"/>
          <w:rPrChange w:id="2613" w:author="Vannieuwenhuyze Jorre" w:date="2025-03-27T14:21:00Z" w16du:dateUtc="2025-03-27T13:21:00Z">
            <w:rPr>
              <w:color w:val="344449"/>
              <w:spacing w:val="-2"/>
            </w:rPr>
          </w:rPrChange>
        </w:rPr>
        <w:t>codelijst</w:t>
      </w:r>
      <w:r w:rsidRPr="001A436D">
        <w:rPr>
          <w:color w:val="344449"/>
          <w:rPrChange w:id="2614" w:author="Vannieuwenhuyze Jorre" w:date="2025-03-27T14:21:00Z" w16du:dateUtc="2025-03-27T13:21:00Z">
            <w:rPr>
              <w:color w:val="344449"/>
              <w:spacing w:val="-11"/>
            </w:rPr>
          </w:rPrChange>
        </w:rPr>
        <w:t xml:space="preserve"> </w:t>
      </w:r>
      <w:r w:rsidRPr="001A436D">
        <w:rPr>
          <w:color w:val="344449"/>
          <w:rPrChange w:id="2615" w:author="Vannieuwenhuyze Jorre" w:date="2025-03-27T14:21:00Z" w16du:dateUtc="2025-03-27T13:21:00Z">
            <w:rPr>
              <w:color w:val="344449"/>
              <w:spacing w:val="-2"/>
            </w:rPr>
          </w:rPrChange>
        </w:rPr>
        <w:t>voor</w:t>
      </w:r>
      <w:r w:rsidRPr="001A436D">
        <w:rPr>
          <w:color w:val="344449"/>
          <w:rPrChange w:id="2616" w:author="Vannieuwenhuyze Jorre" w:date="2025-03-27T14:21:00Z" w16du:dateUtc="2025-03-27T13:21:00Z">
            <w:rPr>
              <w:color w:val="344449"/>
              <w:spacing w:val="-12"/>
            </w:rPr>
          </w:rPrChange>
        </w:rPr>
        <w:t xml:space="preserve"> </w:t>
      </w:r>
      <w:r w:rsidRPr="001A436D">
        <w:rPr>
          <w:color w:val="344449"/>
          <w:rPrChange w:id="2617" w:author="Vannieuwenhuyze Jorre" w:date="2025-03-27T14:21:00Z" w16du:dateUtc="2025-03-27T13:21:00Z">
            <w:rPr>
              <w:color w:val="344449"/>
              <w:spacing w:val="-2"/>
            </w:rPr>
          </w:rPrChange>
        </w:rPr>
        <w:t>het</w:t>
      </w:r>
      <w:r w:rsidRPr="001A436D">
        <w:rPr>
          <w:color w:val="344449"/>
          <w:rPrChange w:id="2618" w:author="Vannieuwenhuyze Jorre" w:date="2025-03-27T14:21:00Z" w16du:dateUtc="2025-03-27T13:21:00Z">
            <w:rPr>
              <w:color w:val="344449"/>
              <w:spacing w:val="-11"/>
            </w:rPr>
          </w:rPrChange>
        </w:rPr>
        <w:t xml:space="preserve"> </w:t>
      </w:r>
      <w:r w:rsidRPr="001A436D">
        <w:rPr>
          <w:color w:val="344449"/>
          <w:rPrChange w:id="2619" w:author="Vannieuwenhuyze Jorre" w:date="2025-03-27T14:21:00Z" w16du:dateUtc="2025-03-27T13:21:00Z">
            <w:rPr>
              <w:color w:val="344449"/>
              <w:spacing w:val="-2"/>
            </w:rPr>
          </w:rPrChange>
        </w:rPr>
        <w:t>concept</w:t>
      </w:r>
      <w:r w:rsidRPr="001A436D">
        <w:rPr>
          <w:color w:val="344449"/>
          <w:rPrChange w:id="2620" w:author="Vannieuwenhuyze Jorre" w:date="2025-03-27T14:21:00Z" w16du:dateUtc="2025-03-27T13:21:00Z">
            <w:rPr>
              <w:color w:val="344449"/>
              <w:spacing w:val="-12"/>
            </w:rPr>
          </w:rPrChange>
        </w:rPr>
        <w:t xml:space="preserve"> </w:t>
      </w:r>
      <w:ins w:id="2621" w:author="Vannieuwenhuyze Jorre" w:date="2025-02-18T16:07:00Z" w16du:dateUtc="2025-02-18T15:07:00Z">
        <w:r w:rsidR="007D0603" w:rsidRPr="001A436D">
          <w:rPr>
            <w:color w:val="344449"/>
            <w:rPrChange w:id="2622" w:author="Vannieuwenhuyze Jorre" w:date="2025-03-27T14:21:00Z" w16du:dateUtc="2025-03-27T13:21:00Z">
              <w:rPr>
                <w:color w:val="344449"/>
                <w:spacing w:val="-12"/>
              </w:rPr>
            </w:rPrChange>
          </w:rPr>
          <w:t>‘</w:t>
        </w:r>
      </w:ins>
      <w:r w:rsidRPr="001A436D">
        <w:rPr>
          <w:color w:val="344449"/>
          <w:rPrChange w:id="2623" w:author="Vannieuwenhuyze Jorre" w:date="2025-03-27T14:21:00Z" w16du:dateUtc="2025-03-27T13:21:00Z">
            <w:rPr>
              <w:color w:val="344449"/>
              <w:spacing w:val="-2"/>
            </w:rPr>
          </w:rPrChange>
        </w:rPr>
        <w:t>statistiekreeks</w:t>
      </w:r>
      <w:ins w:id="2624" w:author="Vannieuwenhuyze Jorre" w:date="2025-02-18T16:07:00Z" w16du:dateUtc="2025-02-18T15:07:00Z">
        <w:r w:rsidR="007D0603" w:rsidRPr="001A436D">
          <w:rPr>
            <w:color w:val="344449"/>
            <w:rPrChange w:id="2625" w:author="Vannieuwenhuyze Jorre" w:date="2025-03-27T14:21:00Z" w16du:dateUtc="2025-03-27T13:21:00Z">
              <w:rPr>
                <w:color w:val="344449"/>
                <w:spacing w:val="-2"/>
              </w:rPr>
            </w:rPrChange>
          </w:rPr>
          <w:t>’</w:t>
        </w:r>
      </w:ins>
      <w:r w:rsidRPr="001A436D">
        <w:rPr>
          <w:color w:val="344449"/>
          <w:rPrChange w:id="2626" w:author="Vannieuwenhuyze Jorre" w:date="2025-03-27T14:21:00Z" w16du:dateUtc="2025-03-27T13:21:00Z">
            <w:rPr>
              <w:color w:val="344449"/>
              <w:spacing w:val="-12"/>
            </w:rPr>
          </w:rPrChange>
        </w:rPr>
        <w:t xml:space="preserve"> </w:t>
      </w:r>
      <w:r w:rsidRPr="001A436D">
        <w:rPr>
          <w:color w:val="344449"/>
          <w:rPrChange w:id="2627" w:author="Vannieuwenhuyze Jorre" w:date="2025-03-27T14:21:00Z" w16du:dateUtc="2025-03-27T13:21:00Z">
            <w:rPr>
              <w:color w:val="344449"/>
              <w:spacing w:val="-2"/>
            </w:rPr>
          </w:rPrChange>
        </w:rPr>
        <w:t>automatisch</w:t>
      </w:r>
      <w:r w:rsidRPr="001A436D">
        <w:rPr>
          <w:color w:val="344449"/>
          <w:rPrChange w:id="2628" w:author="Vannieuwenhuyze Jorre" w:date="2025-03-27T14:21:00Z" w16du:dateUtc="2025-03-27T13:21:00Z">
            <w:rPr>
              <w:color w:val="344449"/>
              <w:spacing w:val="-11"/>
            </w:rPr>
          </w:rPrChange>
        </w:rPr>
        <w:t xml:space="preserve"> </w:t>
      </w:r>
      <w:r w:rsidRPr="001A436D">
        <w:rPr>
          <w:color w:val="344449"/>
          <w:rPrChange w:id="2629" w:author="Vannieuwenhuyze Jorre" w:date="2025-03-27T14:21:00Z" w16du:dateUtc="2025-03-27T13:21:00Z">
            <w:rPr>
              <w:color w:val="344449"/>
              <w:spacing w:val="-2"/>
            </w:rPr>
          </w:rPrChange>
        </w:rPr>
        <w:t>een</w:t>
      </w:r>
      <w:r w:rsidRPr="001A436D">
        <w:rPr>
          <w:color w:val="344449"/>
          <w:rPrChange w:id="2630" w:author="Vannieuwenhuyze Jorre" w:date="2025-03-27T14:21:00Z" w16du:dateUtc="2025-03-27T13:21:00Z">
            <w:rPr>
              <w:color w:val="344449"/>
              <w:spacing w:val="-12"/>
            </w:rPr>
          </w:rPrChange>
        </w:rPr>
        <w:t xml:space="preserve"> </w:t>
      </w:r>
      <w:r w:rsidRPr="001A436D">
        <w:rPr>
          <w:color w:val="344449"/>
          <w:rPrChange w:id="2631" w:author="Vannieuwenhuyze Jorre" w:date="2025-03-27T14:21:00Z" w16du:dateUtc="2025-03-27T13:21:00Z">
            <w:rPr>
              <w:color w:val="344449"/>
              <w:spacing w:val="-2"/>
            </w:rPr>
          </w:rPrChange>
        </w:rPr>
        <w:t xml:space="preserve">overzicht </w:t>
      </w:r>
      <w:r w:rsidRPr="002A7964">
        <w:rPr>
          <w:color w:val="344449"/>
        </w:rPr>
        <w:t>biedt van alle statistiekreeksen die we produceren.</w:t>
      </w:r>
    </w:p>
    <w:p w14:paraId="25B319D3" w14:textId="77777777" w:rsidR="001E3564" w:rsidRPr="002A7964" w:rsidRDefault="001E3564">
      <w:pPr>
        <w:pStyle w:val="BodyText"/>
      </w:pPr>
    </w:p>
    <w:p w14:paraId="25B319D4" w14:textId="77777777" w:rsidR="001E3564" w:rsidRPr="002A7964" w:rsidRDefault="001E3564">
      <w:pPr>
        <w:pStyle w:val="BodyText"/>
        <w:spacing w:before="91"/>
      </w:pPr>
    </w:p>
    <w:p w14:paraId="25B319D5" w14:textId="77777777" w:rsidR="001E3564" w:rsidRPr="002A7964" w:rsidRDefault="002F5345">
      <w:pPr>
        <w:pStyle w:val="Heading2"/>
        <w:numPr>
          <w:ilvl w:val="1"/>
          <w:numId w:val="7"/>
        </w:numPr>
        <w:tabs>
          <w:tab w:val="left" w:pos="1345"/>
        </w:tabs>
        <w:ind w:hanging="636"/>
      </w:pPr>
      <w:bookmarkStart w:id="2632" w:name="Hoe_bepalen_we_concepten_en_dimensies?"/>
      <w:bookmarkEnd w:id="2632"/>
      <w:r w:rsidRPr="002A7964">
        <w:rPr>
          <w:color w:val="70A2B8"/>
        </w:rPr>
        <w:t>HOE</w:t>
      </w:r>
      <w:r w:rsidRPr="001A436D">
        <w:rPr>
          <w:color w:val="70A2B8"/>
          <w:rPrChange w:id="2633" w:author="Vannieuwenhuyze Jorre" w:date="2025-03-27T14:21:00Z" w16du:dateUtc="2025-03-27T13:21:00Z">
            <w:rPr>
              <w:color w:val="70A2B8"/>
              <w:spacing w:val="9"/>
            </w:rPr>
          </w:rPrChange>
        </w:rPr>
        <w:t xml:space="preserve"> </w:t>
      </w:r>
      <w:r w:rsidRPr="002A7964">
        <w:rPr>
          <w:color w:val="70A2B8"/>
        </w:rPr>
        <w:t>BEPALEN</w:t>
      </w:r>
      <w:r w:rsidRPr="001A436D">
        <w:rPr>
          <w:color w:val="70A2B8"/>
          <w:rPrChange w:id="2634" w:author="Vannieuwenhuyze Jorre" w:date="2025-03-27T14:21:00Z" w16du:dateUtc="2025-03-27T13:21:00Z">
            <w:rPr>
              <w:color w:val="70A2B8"/>
              <w:spacing w:val="10"/>
            </w:rPr>
          </w:rPrChange>
        </w:rPr>
        <w:t xml:space="preserve"> </w:t>
      </w:r>
      <w:r w:rsidRPr="002A7964">
        <w:rPr>
          <w:color w:val="70A2B8"/>
        </w:rPr>
        <w:t>WE</w:t>
      </w:r>
      <w:r w:rsidRPr="001A436D">
        <w:rPr>
          <w:color w:val="70A2B8"/>
          <w:rPrChange w:id="2635" w:author="Vannieuwenhuyze Jorre" w:date="2025-03-27T14:21:00Z" w16du:dateUtc="2025-03-27T13:21:00Z">
            <w:rPr>
              <w:color w:val="70A2B8"/>
              <w:spacing w:val="10"/>
            </w:rPr>
          </w:rPrChange>
        </w:rPr>
        <w:t xml:space="preserve"> </w:t>
      </w:r>
      <w:r w:rsidRPr="002A7964">
        <w:rPr>
          <w:color w:val="70A2B8"/>
        </w:rPr>
        <w:t>CONCEPTEN</w:t>
      </w:r>
      <w:r w:rsidRPr="001A436D">
        <w:rPr>
          <w:color w:val="70A2B8"/>
          <w:rPrChange w:id="2636" w:author="Vannieuwenhuyze Jorre" w:date="2025-03-27T14:21:00Z" w16du:dateUtc="2025-03-27T13:21:00Z">
            <w:rPr>
              <w:color w:val="70A2B8"/>
              <w:spacing w:val="10"/>
            </w:rPr>
          </w:rPrChange>
        </w:rPr>
        <w:t xml:space="preserve"> </w:t>
      </w:r>
      <w:r w:rsidRPr="002A7964">
        <w:rPr>
          <w:color w:val="70A2B8"/>
        </w:rPr>
        <w:t>EN</w:t>
      </w:r>
      <w:r w:rsidRPr="001A436D">
        <w:rPr>
          <w:color w:val="70A2B8"/>
          <w:rPrChange w:id="2637" w:author="Vannieuwenhuyze Jorre" w:date="2025-03-27T14:21:00Z" w16du:dateUtc="2025-03-27T13:21:00Z">
            <w:rPr>
              <w:color w:val="70A2B8"/>
              <w:spacing w:val="10"/>
            </w:rPr>
          </w:rPrChange>
        </w:rPr>
        <w:t xml:space="preserve"> </w:t>
      </w:r>
      <w:r w:rsidRPr="001A436D">
        <w:rPr>
          <w:color w:val="70A2B8"/>
          <w:rPrChange w:id="2638" w:author="Vannieuwenhuyze Jorre" w:date="2025-03-27T14:21:00Z" w16du:dateUtc="2025-03-27T13:21:00Z">
            <w:rPr>
              <w:color w:val="70A2B8"/>
              <w:spacing w:val="-2"/>
            </w:rPr>
          </w:rPrChange>
        </w:rPr>
        <w:t>DIMENSIES?</w:t>
      </w:r>
    </w:p>
    <w:p w14:paraId="25B319D6" w14:textId="68951812" w:rsidR="001E3564" w:rsidRPr="002A7964" w:rsidRDefault="002F5345">
      <w:pPr>
        <w:pStyle w:val="BodyText"/>
        <w:spacing w:before="154" w:line="237" w:lineRule="auto"/>
        <w:ind w:left="709" w:right="1128"/>
        <w:jc w:val="both"/>
        <w:rPr>
          <w:ins w:id="2639" w:author="Vannieuwenhuyze Jorre" w:date="2025-02-18T16:09:00Z" w16du:dateUtc="2025-02-18T15:09:00Z"/>
          <w:color w:val="344449"/>
        </w:rPr>
      </w:pPr>
      <w:r w:rsidRPr="002A7964">
        <w:rPr>
          <w:color w:val="344449"/>
        </w:rPr>
        <w:t>De bepaling van statistiekreeksen op basis van concepten is geen exacte weten</w:t>
      </w:r>
      <w:del w:id="2640" w:author="Vannieuwenhuyze Jorre" w:date="2025-02-18T16:08:00Z" w16du:dateUtc="2025-02-18T15:08:00Z">
        <w:r w:rsidRPr="002A7964" w:rsidDel="002E5EEE">
          <w:rPr>
            <w:color w:val="344449"/>
          </w:rPr>
          <w:delText xml:space="preserve">‐ </w:delText>
        </w:r>
      </w:del>
      <w:r w:rsidRPr="001A436D">
        <w:rPr>
          <w:color w:val="344449"/>
          <w:rPrChange w:id="2641" w:author="Vannieuwenhuyze Jorre" w:date="2025-03-27T14:21:00Z" w16du:dateUtc="2025-03-27T13:21:00Z">
            <w:rPr>
              <w:color w:val="344449"/>
              <w:spacing w:val="-2"/>
            </w:rPr>
          </w:rPrChange>
        </w:rPr>
        <w:t>schap,</w:t>
      </w:r>
      <w:r w:rsidRPr="001A436D">
        <w:rPr>
          <w:color w:val="344449"/>
          <w:rPrChange w:id="2642" w:author="Vannieuwenhuyze Jorre" w:date="2025-03-27T14:21:00Z" w16du:dateUtc="2025-03-27T13:21:00Z">
            <w:rPr>
              <w:color w:val="344449"/>
              <w:spacing w:val="-4"/>
            </w:rPr>
          </w:rPrChange>
        </w:rPr>
        <w:t xml:space="preserve"> </w:t>
      </w:r>
      <w:r w:rsidRPr="001A436D">
        <w:rPr>
          <w:color w:val="344449"/>
          <w:rPrChange w:id="2643" w:author="Vannieuwenhuyze Jorre" w:date="2025-03-27T14:21:00Z" w16du:dateUtc="2025-03-27T13:21:00Z">
            <w:rPr>
              <w:color w:val="344449"/>
              <w:spacing w:val="-2"/>
            </w:rPr>
          </w:rPrChange>
        </w:rPr>
        <w:t>maar</w:t>
      </w:r>
      <w:r w:rsidRPr="001A436D">
        <w:rPr>
          <w:color w:val="344449"/>
          <w:rPrChange w:id="2644" w:author="Vannieuwenhuyze Jorre" w:date="2025-03-27T14:21:00Z" w16du:dateUtc="2025-03-27T13:21:00Z">
            <w:rPr>
              <w:color w:val="344449"/>
              <w:spacing w:val="-7"/>
            </w:rPr>
          </w:rPrChange>
        </w:rPr>
        <w:t xml:space="preserve"> </w:t>
      </w:r>
      <w:r w:rsidRPr="001A436D">
        <w:rPr>
          <w:color w:val="344449"/>
          <w:rPrChange w:id="2645" w:author="Vannieuwenhuyze Jorre" w:date="2025-03-27T14:21:00Z" w16du:dateUtc="2025-03-27T13:21:00Z">
            <w:rPr>
              <w:color w:val="344449"/>
              <w:spacing w:val="-2"/>
            </w:rPr>
          </w:rPrChange>
        </w:rPr>
        <w:t>eerder</w:t>
      </w:r>
      <w:r w:rsidRPr="001A436D">
        <w:rPr>
          <w:color w:val="344449"/>
          <w:rPrChange w:id="2646" w:author="Vannieuwenhuyze Jorre" w:date="2025-03-27T14:21:00Z" w16du:dateUtc="2025-03-27T13:21:00Z">
            <w:rPr>
              <w:color w:val="344449"/>
              <w:spacing w:val="-7"/>
            </w:rPr>
          </w:rPrChange>
        </w:rPr>
        <w:t xml:space="preserve"> </w:t>
      </w:r>
      <w:r w:rsidRPr="001A436D">
        <w:rPr>
          <w:color w:val="344449"/>
          <w:rPrChange w:id="2647" w:author="Vannieuwenhuyze Jorre" w:date="2025-03-27T14:21:00Z" w16du:dateUtc="2025-03-27T13:21:00Z">
            <w:rPr>
              <w:color w:val="344449"/>
              <w:spacing w:val="-2"/>
            </w:rPr>
          </w:rPrChange>
        </w:rPr>
        <w:t>een</w:t>
      </w:r>
      <w:r w:rsidRPr="001A436D">
        <w:rPr>
          <w:color w:val="344449"/>
          <w:rPrChange w:id="2648" w:author="Vannieuwenhuyze Jorre" w:date="2025-03-27T14:21:00Z" w16du:dateUtc="2025-03-27T13:21:00Z">
            <w:rPr>
              <w:color w:val="344449"/>
              <w:spacing w:val="-7"/>
            </w:rPr>
          </w:rPrChange>
        </w:rPr>
        <w:t xml:space="preserve"> </w:t>
      </w:r>
      <w:r w:rsidRPr="001A436D">
        <w:rPr>
          <w:color w:val="344449"/>
          <w:rPrChange w:id="2649" w:author="Vannieuwenhuyze Jorre" w:date="2025-03-27T14:21:00Z" w16du:dateUtc="2025-03-27T13:21:00Z">
            <w:rPr>
              <w:color w:val="344449"/>
              <w:spacing w:val="-2"/>
            </w:rPr>
          </w:rPrChange>
        </w:rPr>
        <w:t>arbitrair</w:t>
      </w:r>
      <w:r w:rsidRPr="001A436D">
        <w:rPr>
          <w:color w:val="344449"/>
          <w:rPrChange w:id="2650" w:author="Vannieuwenhuyze Jorre" w:date="2025-03-27T14:21:00Z" w16du:dateUtc="2025-03-27T13:21:00Z">
            <w:rPr>
              <w:color w:val="344449"/>
              <w:spacing w:val="-7"/>
            </w:rPr>
          </w:rPrChange>
        </w:rPr>
        <w:t xml:space="preserve"> </w:t>
      </w:r>
      <w:r w:rsidRPr="001A436D">
        <w:rPr>
          <w:color w:val="344449"/>
          <w:rPrChange w:id="2651" w:author="Vannieuwenhuyze Jorre" w:date="2025-03-27T14:21:00Z" w16du:dateUtc="2025-03-27T13:21:00Z">
            <w:rPr>
              <w:color w:val="344449"/>
              <w:spacing w:val="-2"/>
            </w:rPr>
          </w:rPrChange>
        </w:rPr>
        <w:t>proces</w:t>
      </w:r>
      <w:r w:rsidRPr="001A436D">
        <w:rPr>
          <w:color w:val="344449"/>
          <w:rPrChange w:id="2652" w:author="Vannieuwenhuyze Jorre" w:date="2025-03-27T14:21:00Z" w16du:dateUtc="2025-03-27T13:21:00Z">
            <w:rPr>
              <w:color w:val="344449"/>
              <w:spacing w:val="-7"/>
            </w:rPr>
          </w:rPrChange>
        </w:rPr>
        <w:t xml:space="preserve"> </w:t>
      </w:r>
      <w:r w:rsidRPr="001A436D">
        <w:rPr>
          <w:color w:val="344449"/>
          <w:rPrChange w:id="2653" w:author="Vannieuwenhuyze Jorre" w:date="2025-03-27T14:21:00Z" w16du:dateUtc="2025-03-27T13:21:00Z">
            <w:rPr>
              <w:color w:val="344449"/>
              <w:spacing w:val="-2"/>
            </w:rPr>
          </w:rPrChange>
        </w:rPr>
        <w:t>waarin</w:t>
      </w:r>
      <w:r w:rsidRPr="001A436D">
        <w:rPr>
          <w:color w:val="344449"/>
          <w:rPrChange w:id="2654" w:author="Vannieuwenhuyze Jorre" w:date="2025-03-27T14:21:00Z" w16du:dateUtc="2025-03-27T13:21:00Z">
            <w:rPr>
              <w:color w:val="344449"/>
              <w:spacing w:val="-8"/>
            </w:rPr>
          </w:rPrChange>
        </w:rPr>
        <w:t xml:space="preserve"> </w:t>
      </w:r>
      <w:r w:rsidRPr="001A436D">
        <w:rPr>
          <w:color w:val="344449"/>
          <w:rPrChange w:id="2655" w:author="Vannieuwenhuyze Jorre" w:date="2025-03-27T14:21:00Z" w16du:dateUtc="2025-03-27T13:21:00Z">
            <w:rPr>
              <w:color w:val="344449"/>
              <w:spacing w:val="-2"/>
            </w:rPr>
          </w:rPrChange>
        </w:rPr>
        <w:t>verschillende</w:t>
      </w:r>
      <w:r w:rsidRPr="001A436D">
        <w:rPr>
          <w:color w:val="344449"/>
          <w:rPrChange w:id="2656" w:author="Vannieuwenhuyze Jorre" w:date="2025-03-27T14:21:00Z" w16du:dateUtc="2025-03-27T13:21:00Z">
            <w:rPr>
              <w:color w:val="344449"/>
              <w:spacing w:val="-7"/>
            </w:rPr>
          </w:rPrChange>
        </w:rPr>
        <w:t xml:space="preserve"> </w:t>
      </w:r>
      <w:r w:rsidRPr="001A436D">
        <w:rPr>
          <w:color w:val="344449"/>
          <w:rPrChange w:id="2657" w:author="Vannieuwenhuyze Jorre" w:date="2025-03-27T14:21:00Z" w16du:dateUtc="2025-03-27T13:21:00Z">
            <w:rPr>
              <w:color w:val="344449"/>
              <w:spacing w:val="-2"/>
            </w:rPr>
          </w:rPrChange>
        </w:rPr>
        <w:t>keuzes</w:t>
      </w:r>
      <w:r w:rsidRPr="001A436D">
        <w:rPr>
          <w:color w:val="344449"/>
          <w:rPrChange w:id="2658" w:author="Vannieuwenhuyze Jorre" w:date="2025-03-27T14:21:00Z" w16du:dateUtc="2025-03-27T13:21:00Z">
            <w:rPr>
              <w:color w:val="344449"/>
              <w:spacing w:val="-8"/>
            </w:rPr>
          </w:rPrChange>
        </w:rPr>
        <w:t xml:space="preserve"> </w:t>
      </w:r>
      <w:r w:rsidRPr="001A436D">
        <w:rPr>
          <w:color w:val="344449"/>
          <w:rPrChange w:id="2659" w:author="Vannieuwenhuyze Jorre" w:date="2025-03-27T14:21:00Z" w16du:dateUtc="2025-03-27T13:21:00Z">
            <w:rPr>
              <w:color w:val="344449"/>
              <w:spacing w:val="-2"/>
            </w:rPr>
          </w:rPrChange>
        </w:rPr>
        <w:t>gemaakt</w:t>
      </w:r>
      <w:r w:rsidRPr="001A436D">
        <w:rPr>
          <w:color w:val="344449"/>
          <w:rPrChange w:id="2660" w:author="Vannieuwenhuyze Jorre" w:date="2025-03-27T14:21:00Z" w16du:dateUtc="2025-03-27T13:21:00Z">
            <w:rPr>
              <w:color w:val="344449"/>
              <w:spacing w:val="-7"/>
            </w:rPr>
          </w:rPrChange>
        </w:rPr>
        <w:t xml:space="preserve"> </w:t>
      </w:r>
      <w:r w:rsidRPr="001A436D">
        <w:rPr>
          <w:color w:val="344449"/>
          <w:rPrChange w:id="2661" w:author="Vannieuwenhuyze Jorre" w:date="2025-03-27T14:21:00Z" w16du:dateUtc="2025-03-27T13:21:00Z">
            <w:rPr>
              <w:color w:val="344449"/>
              <w:spacing w:val="-2"/>
            </w:rPr>
          </w:rPrChange>
        </w:rPr>
        <w:t>moe</w:t>
      </w:r>
      <w:del w:id="2662" w:author="Vannieuwenhuyze Jorre" w:date="2025-02-18T16:08:00Z" w16du:dateUtc="2025-02-18T15:08:00Z">
        <w:r w:rsidRPr="001A436D" w:rsidDel="002E5EEE">
          <w:rPr>
            <w:color w:val="344449"/>
            <w:rPrChange w:id="2663" w:author="Vannieuwenhuyze Jorre" w:date="2025-03-27T14:21:00Z" w16du:dateUtc="2025-03-27T13:21:00Z">
              <w:rPr>
                <w:color w:val="344449"/>
                <w:spacing w:val="-2"/>
              </w:rPr>
            </w:rPrChange>
          </w:rPr>
          <w:delText xml:space="preserve">‐ </w:delText>
        </w:r>
      </w:del>
      <w:r w:rsidRPr="002A7964">
        <w:rPr>
          <w:color w:val="344449"/>
        </w:rPr>
        <w:t>ten worden.</w:t>
      </w:r>
      <w:r w:rsidRPr="001A436D">
        <w:rPr>
          <w:color w:val="344449"/>
          <w:rPrChange w:id="2664" w:author="Vannieuwenhuyze Jorre" w:date="2025-03-27T14:21:00Z" w16du:dateUtc="2025-03-27T13:21:00Z">
            <w:rPr>
              <w:color w:val="344449"/>
              <w:spacing w:val="40"/>
            </w:rPr>
          </w:rPrChange>
        </w:rPr>
        <w:t xml:space="preserve"> </w:t>
      </w:r>
      <w:r w:rsidRPr="002A7964">
        <w:rPr>
          <w:color w:val="344449"/>
        </w:rPr>
        <w:t>Een eerste keuze is welke concepten je gebruikt als attribu</w:t>
      </w:r>
      <w:del w:id="2665" w:author="Vannieuwenhuyze Jorre" w:date="2025-02-20T15:23:00Z" w16du:dateUtc="2025-02-20T14:23:00Z">
        <w:r w:rsidRPr="002A7964" w:rsidDel="00467675">
          <w:rPr>
            <w:color w:val="344449"/>
          </w:rPr>
          <w:delText>u</w:delText>
        </w:r>
      </w:del>
      <w:r w:rsidRPr="002A7964">
        <w:rPr>
          <w:color w:val="344449"/>
        </w:rPr>
        <w:t>t</w:t>
      </w:r>
      <w:ins w:id="2666" w:author="Vannieuwenhuyze Jorre" w:date="2025-02-20T15:23:00Z" w16du:dateUtc="2025-02-20T14:23:00Z">
        <w:r w:rsidR="00467675" w:rsidRPr="002A7964">
          <w:rPr>
            <w:color w:val="344449"/>
          </w:rPr>
          <w:t>en</w:t>
        </w:r>
      </w:ins>
      <w:r w:rsidRPr="002A7964">
        <w:rPr>
          <w:color w:val="344449"/>
        </w:rPr>
        <w:t xml:space="preserve"> om statistiekreeksen te onderscheiden en welke als dimensies </w:t>
      </w:r>
      <w:r w:rsidRPr="002A7964">
        <w:rPr>
          <w:color w:val="344449"/>
        </w:rPr>
        <w:lastRenderedPageBreak/>
        <w:t>binnen deze statistie</w:t>
      </w:r>
      <w:del w:id="2667" w:author="Vannieuwenhuyze Jorre" w:date="2025-02-20T15:15:00Z" w16du:dateUtc="2025-02-20T14:15:00Z">
        <w:r w:rsidRPr="002A7964" w:rsidDel="00D66DBD">
          <w:rPr>
            <w:color w:val="344449"/>
          </w:rPr>
          <w:delText xml:space="preserve">‐ </w:delText>
        </w:r>
      </w:del>
      <w:r w:rsidRPr="002A7964">
        <w:rPr>
          <w:color w:val="344449"/>
        </w:rPr>
        <w:t>kreeksen.</w:t>
      </w:r>
      <w:r w:rsidRPr="001A436D">
        <w:rPr>
          <w:color w:val="344449"/>
          <w:rPrChange w:id="2668" w:author="Vannieuwenhuyze Jorre" w:date="2025-03-27T14:21:00Z" w16du:dateUtc="2025-03-27T13:21:00Z">
            <w:rPr>
              <w:color w:val="344449"/>
              <w:spacing w:val="-14"/>
            </w:rPr>
          </w:rPrChange>
        </w:rPr>
        <w:t xml:space="preserve"> </w:t>
      </w:r>
      <w:r w:rsidRPr="002A7964">
        <w:rPr>
          <w:color w:val="344449"/>
        </w:rPr>
        <w:t>In</w:t>
      </w:r>
      <w:r w:rsidRPr="001A436D">
        <w:rPr>
          <w:color w:val="344449"/>
          <w:rPrChange w:id="2669" w:author="Vannieuwenhuyze Jorre" w:date="2025-03-27T14:21:00Z" w16du:dateUtc="2025-03-27T13:21:00Z">
            <w:rPr>
              <w:color w:val="344449"/>
              <w:spacing w:val="-14"/>
            </w:rPr>
          </w:rPrChange>
        </w:rPr>
        <w:t xml:space="preserve"> </w:t>
      </w:r>
      <w:r w:rsidRPr="002A7964">
        <w:rPr>
          <w:color w:val="344449"/>
        </w:rPr>
        <w:t>het</w:t>
      </w:r>
      <w:r w:rsidRPr="001A436D">
        <w:rPr>
          <w:color w:val="344449"/>
          <w:rPrChange w:id="2670" w:author="Vannieuwenhuyze Jorre" w:date="2025-03-27T14:21:00Z" w16du:dateUtc="2025-03-27T13:21:00Z">
            <w:rPr>
              <w:color w:val="344449"/>
              <w:spacing w:val="-13"/>
            </w:rPr>
          </w:rPrChange>
        </w:rPr>
        <w:t xml:space="preserve"> </w:t>
      </w:r>
      <w:r w:rsidRPr="002A7964">
        <w:rPr>
          <w:color w:val="344449"/>
        </w:rPr>
        <w:t>ene</w:t>
      </w:r>
      <w:r w:rsidRPr="001A436D">
        <w:rPr>
          <w:color w:val="344449"/>
          <w:rPrChange w:id="2671" w:author="Vannieuwenhuyze Jorre" w:date="2025-03-27T14:21:00Z" w16du:dateUtc="2025-03-27T13:21:00Z">
            <w:rPr>
              <w:color w:val="344449"/>
              <w:spacing w:val="-14"/>
            </w:rPr>
          </w:rPrChange>
        </w:rPr>
        <w:t xml:space="preserve"> </w:t>
      </w:r>
      <w:r w:rsidRPr="002A7964">
        <w:rPr>
          <w:color w:val="344449"/>
        </w:rPr>
        <w:t>uiterste</w:t>
      </w:r>
      <w:r w:rsidRPr="001A436D">
        <w:rPr>
          <w:color w:val="344449"/>
          <w:rPrChange w:id="2672" w:author="Vannieuwenhuyze Jorre" w:date="2025-03-27T14:21:00Z" w16du:dateUtc="2025-03-27T13:21:00Z">
            <w:rPr>
              <w:color w:val="344449"/>
              <w:spacing w:val="-13"/>
            </w:rPr>
          </w:rPrChange>
        </w:rPr>
        <w:t xml:space="preserve"> </w:t>
      </w:r>
      <w:r w:rsidRPr="002A7964">
        <w:rPr>
          <w:color w:val="344449"/>
        </w:rPr>
        <w:t>gebruik</w:t>
      </w:r>
      <w:r w:rsidRPr="001A436D">
        <w:rPr>
          <w:color w:val="344449"/>
          <w:rPrChange w:id="2673" w:author="Vannieuwenhuyze Jorre" w:date="2025-03-27T14:21:00Z" w16du:dateUtc="2025-03-27T13:21:00Z">
            <w:rPr>
              <w:color w:val="344449"/>
              <w:spacing w:val="-14"/>
            </w:rPr>
          </w:rPrChange>
        </w:rPr>
        <w:t xml:space="preserve"> </w:t>
      </w:r>
      <w:r w:rsidRPr="002A7964">
        <w:rPr>
          <w:color w:val="344449"/>
        </w:rPr>
        <w:t>je</w:t>
      </w:r>
      <w:r w:rsidRPr="001A436D">
        <w:rPr>
          <w:color w:val="344449"/>
          <w:rPrChange w:id="2674" w:author="Vannieuwenhuyze Jorre" w:date="2025-03-27T14:21:00Z" w16du:dateUtc="2025-03-27T13:21:00Z">
            <w:rPr>
              <w:color w:val="344449"/>
              <w:spacing w:val="-13"/>
            </w:rPr>
          </w:rPrChange>
        </w:rPr>
        <w:t xml:space="preserve"> </w:t>
      </w:r>
      <w:r w:rsidRPr="002A7964">
        <w:rPr>
          <w:color w:val="344449"/>
        </w:rPr>
        <w:t>alle</w:t>
      </w:r>
      <w:r w:rsidRPr="001A436D">
        <w:rPr>
          <w:color w:val="344449"/>
          <w:rPrChange w:id="2675" w:author="Vannieuwenhuyze Jorre" w:date="2025-03-27T14:21:00Z" w16du:dateUtc="2025-03-27T13:21:00Z">
            <w:rPr>
              <w:color w:val="344449"/>
              <w:spacing w:val="-14"/>
            </w:rPr>
          </w:rPrChange>
        </w:rPr>
        <w:t xml:space="preserve"> </w:t>
      </w:r>
      <w:r w:rsidRPr="002A7964">
        <w:rPr>
          <w:color w:val="344449"/>
        </w:rPr>
        <w:t>concepten</w:t>
      </w:r>
      <w:r w:rsidRPr="001A436D">
        <w:rPr>
          <w:color w:val="344449"/>
          <w:rPrChange w:id="2676" w:author="Vannieuwenhuyze Jorre" w:date="2025-03-27T14:21:00Z" w16du:dateUtc="2025-03-27T13:21:00Z">
            <w:rPr>
              <w:color w:val="344449"/>
              <w:spacing w:val="-14"/>
            </w:rPr>
          </w:rPrChange>
        </w:rPr>
        <w:t xml:space="preserve"> </w:t>
      </w:r>
      <w:r w:rsidRPr="002A7964">
        <w:rPr>
          <w:color w:val="344449"/>
        </w:rPr>
        <w:t>als</w:t>
      </w:r>
      <w:r w:rsidRPr="001A436D">
        <w:rPr>
          <w:color w:val="344449"/>
          <w:rPrChange w:id="2677" w:author="Vannieuwenhuyze Jorre" w:date="2025-03-27T14:21:00Z" w16du:dateUtc="2025-03-27T13:21:00Z">
            <w:rPr>
              <w:color w:val="344449"/>
              <w:spacing w:val="-13"/>
            </w:rPr>
          </w:rPrChange>
        </w:rPr>
        <w:t xml:space="preserve"> </w:t>
      </w:r>
      <w:r w:rsidRPr="002A7964">
        <w:rPr>
          <w:color w:val="344449"/>
        </w:rPr>
        <w:t>attributen</w:t>
      </w:r>
      <w:r w:rsidRPr="001A436D">
        <w:rPr>
          <w:color w:val="344449"/>
          <w:rPrChange w:id="2678" w:author="Vannieuwenhuyze Jorre" w:date="2025-03-27T14:21:00Z" w16du:dateUtc="2025-03-27T13:21:00Z">
            <w:rPr>
              <w:color w:val="344449"/>
              <w:spacing w:val="-14"/>
            </w:rPr>
          </w:rPrChange>
        </w:rPr>
        <w:t xml:space="preserve"> </w:t>
      </w:r>
      <w:r w:rsidRPr="002A7964">
        <w:rPr>
          <w:color w:val="344449"/>
        </w:rPr>
        <w:t>waardoor</w:t>
      </w:r>
      <w:r w:rsidRPr="001A436D">
        <w:rPr>
          <w:color w:val="344449"/>
          <w:rPrChange w:id="2679" w:author="Vannieuwenhuyze Jorre" w:date="2025-03-27T14:21:00Z" w16du:dateUtc="2025-03-27T13:21:00Z">
            <w:rPr>
              <w:color w:val="344449"/>
              <w:spacing w:val="-13"/>
            </w:rPr>
          </w:rPrChange>
        </w:rPr>
        <w:t xml:space="preserve"> </w:t>
      </w:r>
      <w:r w:rsidRPr="002A7964">
        <w:rPr>
          <w:color w:val="344449"/>
        </w:rPr>
        <w:t xml:space="preserve">een aparte reeks voor elke individuele statistiek ontstaat, zoals in tabel </w:t>
      </w:r>
      <w:hyperlink w:anchor="_bookmark4" w:history="1">
        <w:r w:rsidR="001E3564" w:rsidRPr="002A7964">
          <w:rPr>
            <w:color w:val="344449"/>
          </w:rPr>
          <w:t>4a</w:t>
        </w:r>
      </w:hyperlink>
      <w:r w:rsidRPr="002A7964">
        <w:rPr>
          <w:color w:val="344449"/>
        </w:rPr>
        <w:t>.</w:t>
      </w:r>
      <w:r w:rsidRPr="001A436D">
        <w:rPr>
          <w:color w:val="344449"/>
          <w:rPrChange w:id="2680" w:author="Vannieuwenhuyze Jorre" w:date="2025-03-27T14:21:00Z" w16du:dateUtc="2025-03-27T13:21:00Z">
            <w:rPr>
              <w:color w:val="344449"/>
              <w:spacing w:val="37"/>
            </w:rPr>
          </w:rPrChange>
        </w:rPr>
        <w:t xml:space="preserve"> </w:t>
      </w:r>
      <w:r w:rsidRPr="002A7964">
        <w:rPr>
          <w:color w:val="344449"/>
        </w:rPr>
        <w:t>In het an</w:t>
      </w:r>
      <w:del w:id="2681" w:author="Vannieuwenhuyze Jorre" w:date="2025-02-20T15:15:00Z" w16du:dateUtc="2025-02-20T14:15:00Z">
        <w:r w:rsidRPr="002A7964" w:rsidDel="005C6869">
          <w:rPr>
            <w:color w:val="344449"/>
          </w:rPr>
          <w:delText xml:space="preserve">‐ </w:delText>
        </w:r>
      </w:del>
      <w:r w:rsidRPr="002A7964">
        <w:rPr>
          <w:color w:val="344449"/>
        </w:rPr>
        <w:t>dere uiterste gebruik je alle concepten als dimensies waardoor één enkele reeks on</w:t>
      </w:r>
      <w:ins w:id="2682" w:author="Vannieuwenhuyze Jorre" w:date="2025-02-20T15:16:00Z" w16du:dateUtc="2025-02-20T14:16:00Z">
        <w:r w:rsidR="005C6869" w:rsidRPr="002A7964">
          <w:rPr>
            <w:color w:val="344449"/>
          </w:rPr>
          <w:t>t</w:t>
        </w:r>
      </w:ins>
      <w:r w:rsidRPr="002A7964">
        <w:rPr>
          <w:color w:val="344449"/>
        </w:rPr>
        <w:t xml:space="preserve">staat met alle cijfers erin, zoals in tabel </w:t>
      </w:r>
      <w:hyperlink w:anchor="_bookmark4" w:history="1">
        <w:r w:rsidR="001E3564" w:rsidRPr="002A7964">
          <w:rPr>
            <w:color w:val="344449"/>
          </w:rPr>
          <w:t>4b</w:t>
        </w:r>
      </w:hyperlink>
      <w:r w:rsidRPr="002A7964">
        <w:rPr>
          <w:color w:val="344449"/>
        </w:rPr>
        <w:t>.</w:t>
      </w:r>
      <w:r w:rsidRPr="001A436D">
        <w:rPr>
          <w:color w:val="344449"/>
          <w:rPrChange w:id="2683" w:author="Vannieuwenhuyze Jorre" w:date="2025-03-27T14:21:00Z" w16du:dateUtc="2025-03-27T13:21:00Z">
            <w:rPr>
              <w:color w:val="344449"/>
              <w:spacing w:val="40"/>
            </w:rPr>
          </w:rPrChange>
        </w:rPr>
        <w:t xml:space="preserve"> </w:t>
      </w:r>
      <w:r w:rsidRPr="002A7964">
        <w:rPr>
          <w:color w:val="344449"/>
        </w:rPr>
        <w:t>Beide benaderingen zijn uiteraard onpraktisch.</w:t>
      </w:r>
      <w:r w:rsidRPr="001A436D">
        <w:rPr>
          <w:color w:val="344449"/>
          <w:rPrChange w:id="2684" w:author="Vannieuwenhuyze Jorre" w:date="2025-03-27T14:21:00Z" w16du:dateUtc="2025-03-27T13:21:00Z">
            <w:rPr>
              <w:color w:val="344449"/>
              <w:spacing w:val="40"/>
            </w:rPr>
          </w:rPrChange>
        </w:rPr>
        <w:t xml:space="preserve"> </w:t>
      </w:r>
      <w:del w:id="2685" w:author="Vannieuwenhuyze Jorre" w:date="2025-02-20T15:24:00Z" w16du:dateUtc="2025-02-20T14:24:00Z">
        <w:r w:rsidRPr="002A7964" w:rsidDel="00D6563A">
          <w:rPr>
            <w:color w:val="344449"/>
          </w:rPr>
          <w:delText>In de praktijk</w:delText>
        </w:r>
      </w:del>
      <w:ins w:id="2686" w:author="Vannieuwenhuyze Jorre" w:date="2025-02-20T15:24:00Z" w16du:dateUtc="2025-02-20T14:24:00Z">
        <w:r w:rsidR="00D6563A" w:rsidRPr="002A7964">
          <w:rPr>
            <w:color w:val="344449"/>
          </w:rPr>
          <w:t xml:space="preserve">We moeten op </w:t>
        </w:r>
      </w:ins>
      <w:del w:id="2687" w:author="Vannieuwenhuyze Jorre" w:date="2025-02-20T15:24:00Z" w16du:dateUtc="2025-02-20T14:24:00Z">
        <w:r w:rsidRPr="002A7964" w:rsidDel="00D6563A">
          <w:rPr>
            <w:color w:val="344449"/>
          </w:rPr>
          <w:delText xml:space="preserve"> </w:delText>
        </w:r>
      </w:del>
      <w:r w:rsidRPr="002A7964">
        <w:rPr>
          <w:color w:val="344449"/>
        </w:rPr>
        <w:t>zoek</w:t>
      </w:r>
      <w:del w:id="2688" w:author="Vannieuwenhuyze Jorre" w:date="2025-02-20T15:24:00Z" w16du:dateUtc="2025-02-20T14:24:00Z">
        <w:r w:rsidRPr="002A7964" w:rsidDel="00D6563A">
          <w:rPr>
            <w:color w:val="344449"/>
          </w:rPr>
          <w:delText xml:space="preserve">en we </w:delText>
        </w:r>
      </w:del>
      <w:ins w:id="2689" w:author="Vannieuwenhuyze Jorre" w:date="2025-02-20T15:24:00Z" w16du:dateUtc="2025-02-20T14:24:00Z">
        <w:r w:rsidR="00D6563A" w:rsidRPr="002A7964">
          <w:rPr>
            <w:color w:val="344449"/>
          </w:rPr>
          <w:t xml:space="preserve"> naar </w:t>
        </w:r>
      </w:ins>
      <w:r w:rsidRPr="002A7964">
        <w:rPr>
          <w:color w:val="344449"/>
        </w:rPr>
        <w:t>een evenwicht dat zowel overzichtelijk als werkbaar is.</w:t>
      </w:r>
    </w:p>
    <w:p w14:paraId="3B359344" w14:textId="77777777" w:rsidR="00E40CF6" w:rsidRPr="002A7964" w:rsidRDefault="00E40CF6">
      <w:pPr>
        <w:pStyle w:val="BodyText"/>
        <w:spacing w:before="154" w:line="237" w:lineRule="auto"/>
        <w:ind w:left="709" w:right="1128"/>
        <w:jc w:val="both"/>
      </w:pPr>
    </w:p>
    <w:p w14:paraId="25B319D7" w14:textId="284233BC" w:rsidR="001E3564" w:rsidRPr="002A7964" w:rsidDel="00286FAE" w:rsidRDefault="001E3564">
      <w:pPr>
        <w:pStyle w:val="BodyText"/>
        <w:spacing w:line="237" w:lineRule="auto"/>
        <w:jc w:val="both"/>
        <w:rPr>
          <w:del w:id="2690" w:author="Vannieuwenhuyze Jorre" w:date="2025-02-18T16:09:00Z" w16du:dateUtc="2025-02-18T15:09:00Z"/>
        </w:rPr>
        <w:sectPr w:rsidR="001E3564" w:rsidRPr="002A7964" w:rsidDel="00286FAE">
          <w:pgSz w:w="11910" w:h="16840"/>
          <w:pgMar w:top="1920" w:right="850" w:bottom="1680" w:left="1275" w:header="0" w:footer="1480" w:gutter="0"/>
          <w:cols w:space="708"/>
        </w:sectPr>
      </w:pPr>
    </w:p>
    <w:p w14:paraId="25B319D8" w14:textId="1F28074B" w:rsidR="001E3564" w:rsidRPr="002A7964" w:rsidRDefault="002F5345">
      <w:pPr>
        <w:spacing w:before="126" w:line="249" w:lineRule="auto"/>
        <w:ind w:left="709" w:right="1131"/>
        <w:rPr>
          <w:rFonts w:ascii="Arial" w:hAnsi="Arial"/>
          <w:i/>
          <w:sz w:val="20"/>
        </w:rPr>
      </w:pPr>
      <w:r w:rsidRPr="002A7964">
        <w:rPr>
          <w:rFonts w:ascii="Arial" w:hAnsi="Arial"/>
          <w:b/>
          <w:i/>
          <w:color w:val="344449"/>
          <w:w w:val="90"/>
          <w:sz w:val="20"/>
        </w:rPr>
        <w:lastRenderedPageBreak/>
        <w:t>Tabel 4:</w:t>
      </w:r>
      <w:r w:rsidRPr="001A436D">
        <w:rPr>
          <w:rFonts w:ascii="Arial" w:hAnsi="Arial"/>
          <w:b/>
          <w:i/>
          <w:color w:val="344449"/>
          <w:sz w:val="20"/>
          <w:rPrChange w:id="2691" w:author="Vannieuwenhuyze Jorre" w:date="2025-03-27T14:21:00Z" w16du:dateUtc="2025-03-27T13:21:00Z">
            <w:rPr>
              <w:rFonts w:ascii="Arial" w:hAnsi="Arial"/>
              <w:b/>
              <w:i/>
              <w:color w:val="344449"/>
              <w:spacing w:val="40"/>
              <w:sz w:val="20"/>
            </w:rPr>
          </w:rPrChange>
        </w:rPr>
        <w:t xml:space="preserve"> </w:t>
      </w:r>
      <w:r w:rsidRPr="002A7964">
        <w:rPr>
          <w:rFonts w:ascii="Arial" w:hAnsi="Arial"/>
          <w:i/>
          <w:color w:val="344449"/>
          <w:w w:val="90"/>
          <w:sz w:val="20"/>
        </w:rPr>
        <w:t xml:space="preserve">Concepten kunnen worden gebruikt om aparte cijferreeksen te definiëren of als dimensie </w:t>
      </w:r>
      <w:bookmarkStart w:id="2692" w:name="_bookmark4"/>
      <w:bookmarkEnd w:id="2692"/>
      <w:r w:rsidRPr="002A7964">
        <w:rPr>
          <w:rFonts w:ascii="Arial" w:hAnsi="Arial"/>
          <w:i/>
          <w:color w:val="344449"/>
          <w:sz w:val="20"/>
        </w:rPr>
        <w:t>in één grote cijferreeks.</w:t>
      </w:r>
      <w:ins w:id="2693" w:author="Vannieuwenhuyze Jorre" w:date="2025-02-18T16:19:00Z" w16du:dateUtc="2025-02-18T15:19:00Z">
        <w:r w:rsidR="00BB46A2" w:rsidRPr="002A7964">
          <w:rPr>
            <w:rFonts w:ascii="Arial" w:hAnsi="Arial"/>
            <w:i/>
            <w:color w:val="344449"/>
            <w:sz w:val="20"/>
          </w:rPr>
          <w:t xml:space="preserve"> Geen van beide situaties is echter werkbaar. We moeten een middenweg vinden.</w:t>
        </w:r>
      </w:ins>
    </w:p>
    <w:p w14:paraId="25B319D9" w14:textId="77777777" w:rsidR="001E3564" w:rsidRPr="002A7964" w:rsidRDefault="002F5345">
      <w:pPr>
        <w:pStyle w:val="ListParagraph"/>
        <w:numPr>
          <w:ilvl w:val="0"/>
          <w:numId w:val="5"/>
        </w:numPr>
        <w:tabs>
          <w:tab w:val="left" w:pos="987"/>
          <w:tab w:val="left" w:pos="4611"/>
        </w:tabs>
        <w:spacing w:before="56"/>
        <w:ind w:hanging="278"/>
        <w:rPr>
          <w:rFonts w:ascii="Arial" w:hAnsi="Arial"/>
          <w:i/>
          <w:sz w:val="16"/>
        </w:rPr>
      </w:pPr>
      <w:r w:rsidRPr="002A7964">
        <w:rPr>
          <w:rFonts w:ascii="Arial" w:hAnsi="Arial"/>
          <w:i/>
          <w:color w:val="344449"/>
          <w:position w:val="1"/>
          <w:sz w:val="16"/>
        </w:rPr>
        <w:t>Elk</w:t>
      </w:r>
      <w:r w:rsidRPr="001A436D">
        <w:rPr>
          <w:rFonts w:ascii="Arial" w:hAnsi="Arial"/>
          <w:i/>
          <w:color w:val="344449"/>
          <w:position w:val="1"/>
          <w:sz w:val="16"/>
          <w:rPrChange w:id="2694" w:author="Vannieuwenhuyze Jorre" w:date="2025-03-27T14:21:00Z" w16du:dateUtc="2025-03-27T13:21:00Z">
            <w:rPr>
              <w:rFonts w:ascii="Arial" w:hAnsi="Arial"/>
              <w:i/>
              <w:color w:val="344449"/>
              <w:spacing w:val="9"/>
              <w:position w:val="1"/>
              <w:sz w:val="16"/>
            </w:rPr>
          </w:rPrChange>
        </w:rPr>
        <w:t xml:space="preserve"> </w:t>
      </w:r>
      <w:r w:rsidRPr="002A7964">
        <w:rPr>
          <w:rFonts w:ascii="Arial" w:hAnsi="Arial"/>
          <w:i/>
          <w:color w:val="344449"/>
          <w:position w:val="1"/>
          <w:sz w:val="16"/>
        </w:rPr>
        <w:t>cijfer</w:t>
      </w:r>
      <w:r w:rsidRPr="001A436D">
        <w:rPr>
          <w:rFonts w:ascii="Arial" w:hAnsi="Arial"/>
          <w:i/>
          <w:color w:val="344449"/>
          <w:position w:val="1"/>
          <w:sz w:val="16"/>
          <w:rPrChange w:id="2695" w:author="Vannieuwenhuyze Jorre" w:date="2025-03-27T14:21:00Z" w16du:dateUtc="2025-03-27T13:21:00Z">
            <w:rPr>
              <w:rFonts w:ascii="Arial" w:hAnsi="Arial"/>
              <w:i/>
              <w:color w:val="344449"/>
              <w:spacing w:val="10"/>
              <w:position w:val="1"/>
              <w:sz w:val="16"/>
            </w:rPr>
          </w:rPrChange>
        </w:rPr>
        <w:t xml:space="preserve"> </w:t>
      </w:r>
      <w:r w:rsidRPr="002A7964">
        <w:rPr>
          <w:rFonts w:ascii="Arial" w:hAnsi="Arial"/>
          <w:i/>
          <w:color w:val="344449"/>
          <w:position w:val="1"/>
          <w:sz w:val="16"/>
        </w:rPr>
        <w:t>in</w:t>
      </w:r>
      <w:r w:rsidRPr="001A436D">
        <w:rPr>
          <w:rFonts w:ascii="Arial" w:hAnsi="Arial"/>
          <w:i/>
          <w:color w:val="344449"/>
          <w:position w:val="1"/>
          <w:sz w:val="16"/>
          <w:rPrChange w:id="2696" w:author="Vannieuwenhuyze Jorre" w:date="2025-03-27T14:21:00Z" w16du:dateUtc="2025-03-27T13:21:00Z">
            <w:rPr>
              <w:rFonts w:ascii="Arial" w:hAnsi="Arial"/>
              <w:i/>
              <w:color w:val="344449"/>
              <w:spacing w:val="10"/>
              <w:position w:val="1"/>
              <w:sz w:val="16"/>
            </w:rPr>
          </w:rPrChange>
        </w:rPr>
        <w:t xml:space="preserve"> </w:t>
      </w:r>
      <w:r w:rsidRPr="002A7964">
        <w:rPr>
          <w:rFonts w:ascii="Arial" w:hAnsi="Arial"/>
          <w:i/>
          <w:color w:val="344449"/>
          <w:position w:val="1"/>
          <w:sz w:val="16"/>
        </w:rPr>
        <w:t>aparte</w:t>
      </w:r>
      <w:r w:rsidRPr="001A436D">
        <w:rPr>
          <w:rFonts w:ascii="Arial" w:hAnsi="Arial"/>
          <w:i/>
          <w:color w:val="344449"/>
          <w:position w:val="1"/>
          <w:sz w:val="16"/>
          <w:rPrChange w:id="2697" w:author="Vannieuwenhuyze Jorre" w:date="2025-03-27T14:21:00Z" w16du:dateUtc="2025-03-27T13:21:00Z">
            <w:rPr>
              <w:rFonts w:ascii="Arial" w:hAnsi="Arial"/>
              <w:i/>
              <w:color w:val="344449"/>
              <w:spacing w:val="10"/>
              <w:position w:val="1"/>
              <w:sz w:val="16"/>
            </w:rPr>
          </w:rPrChange>
        </w:rPr>
        <w:t xml:space="preserve"> </w:t>
      </w:r>
      <w:r w:rsidRPr="001A436D">
        <w:rPr>
          <w:rFonts w:ascii="Arial" w:hAnsi="Arial"/>
          <w:i/>
          <w:color w:val="344449"/>
          <w:position w:val="1"/>
          <w:sz w:val="16"/>
          <w:rPrChange w:id="2698" w:author="Vannieuwenhuyze Jorre" w:date="2025-03-27T14:21:00Z" w16du:dateUtc="2025-03-27T13:21:00Z">
            <w:rPr>
              <w:rFonts w:ascii="Arial" w:hAnsi="Arial"/>
              <w:i/>
              <w:color w:val="344449"/>
              <w:spacing w:val="-2"/>
              <w:position w:val="1"/>
              <w:sz w:val="16"/>
            </w:rPr>
          </w:rPrChange>
        </w:rPr>
        <w:t>statistiekreeks.</w:t>
      </w:r>
      <w:r w:rsidRPr="002A7964">
        <w:rPr>
          <w:rFonts w:ascii="Arial" w:hAnsi="Arial"/>
          <w:i/>
          <w:color w:val="344449"/>
          <w:position w:val="1"/>
          <w:sz w:val="16"/>
        </w:rPr>
        <w:tab/>
      </w:r>
      <w:r w:rsidRPr="002A7964">
        <w:rPr>
          <w:rFonts w:ascii="Arial" w:hAnsi="Arial"/>
          <w:b/>
          <w:i/>
          <w:color w:val="344449"/>
          <w:sz w:val="16"/>
        </w:rPr>
        <w:t>(b)</w:t>
      </w:r>
      <w:r w:rsidRPr="001A436D">
        <w:rPr>
          <w:rFonts w:ascii="Arial" w:hAnsi="Arial"/>
          <w:b/>
          <w:i/>
          <w:color w:val="344449"/>
          <w:sz w:val="16"/>
          <w:rPrChange w:id="2699" w:author="Vannieuwenhuyze Jorre" w:date="2025-03-27T14:21:00Z" w16du:dateUtc="2025-03-27T13:21:00Z">
            <w:rPr>
              <w:rFonts w:ascii="Arial" w:hAnsi="Arial"/>
              <w:b/>
              <w:i/>
              <w:color w:val="344449"/>
              <w:spacing w:val="3"/>
              <w:sz w:val="16"/>
            </w:rPr>
          </w:rPrChange>
        </w:rPr>
        <w:t xml:space="preserve"> </w:t>
      </w:r>
      <w:proofErr w:type="spellStart"/>
      <w:r w:rsidRPr="002A7964">
        <w:rPr>
          <w:rFonts w:ascii="Arial" w:hAnsi="Arial"/>
          <w:i/>
          <w:color w:val="344449"/>
          <w:sz w:val="16"/>
        </w:rPr>
        <w:t>Één</w:t>
      </w:r>
      <w:proofErr w:type="spellEnd"/>
      <w:r w:rsidRPr="001A436D">
        <w:rPr>
          <w:rFonts w:ascii="Arial" w:hAnsi="Arial"/>
          <w:i/>
          <w:color w:val="344449"/>
          <w:sz w:val="16"/>
          <w:rPrChange w:id="2700" w:author="Vannieuwenhuyze Jorre" w:date="2025-03-27T14:21:00Z" w16du:dateUtc="2025-03-27T13:21:00Z">
            <w:rPr>
              <w:rFonts w:ascii="Arial" w:hAnsi="Arial"/>
              <w:i/>
              <w:color w:val="344449"/>
              <w:spacing w:val="1"/>
              <w:sz w:val="16"/>
            </w:rPr>
          </w:rPrChange>
        </w:rPr>
        <w:t xml:space="preserve"> </w:t>
      </w:r>
      <w:r w:rsidRPr="002A7964">
        <w:rPr>
          <w:rFonts w:ascii="Arial" w:hAnsi="Arial"/>
          <w:i/>
          <w:color w:val="344449"/>
          <w:sz w:val="16"/>
        </w:rPr>
        <w:t>statistiekreeks</w:t>
      </w:r>
      <w:r w:rsidRPr="001A436D">
        <w:rPr>
          <w:rFonts w:ascii="Arial" w:hAnsi="Arial"/>
          <w:i/>
          <w:color w:val="344449"/>
          <w:sz w:val="16"/>
          <w:rPrChange w:id="2701" w:author="Vannieuwenhuyze Jorre" w:date="2025-03-27T14:21:00Z" w16du:dateUtc="2025-03-27T13:21:00Z">
            <w:rPr>
              <w:rFonts w:ascii="Arial" w:hAnsi="Arial"/>
              <w:i/>
              <w:color w:val="344449"/>
              <w:spacing w:val="1"/>
              <w:sz w:val="16"/>
            </w:rPr>
          </w:rPrChange>
        </w:rPr>
        <w:t xml:space="preserve"> </w:t>
      </w:r>
      <w:r w:rsidRPr="002A7964">
        <w:rPr>
          <w:rFonts w:ascii="Arial" w:hAnsi="Arial"/>
          <w:i/>
          <w:color w:val="344449"/>
          <w:sz w:val="16"/>
        </w:rPr>
        <w:t>voor alle</w:t>
      </w:r>
      <w:r w:rsidRPr="001A436D">
        <w:rPr>
          <w:rFonts w:ascii="Arial" w:hAnsi="Arial"/>
          <w:i/>
          <w:color w:val="344449"/>
          <w:sz w:val="16"/>
          <w:rPrChange w:id="2702" w:author="Vannieuwenhuyze Jorre" w:date="2025-03-27T14:21:00Z" w16du:dateUtc="2025-03-27T13:21:00Z">
            <w:rPr>
              <w:rFonts w:ascii="Arial" w:hAnsi="Arial"/>
              <w:i/>
              <w:color w:val="344449"/>
              <w:spacing w:val="1"/>
              <w:sz w:val="16"/>
            </w:rPr>
          </w:rPrChange>
        </w:rPr>
        <w:t xml:space="preserve"> </w:t>
      </w:r>
      <w:r w:rsidRPr="001A436D">
        <w:rPr>
          <w:rFonts w:ascii="Arial" w:hAnsi="Arial"/>
          <w:i/>
          <w:color w:val="344449"/>
          <w:sz w:val="16"/>
          <w:rPrChange w:id="2703" w:author="Vannieuwenhuyze Jorre" w:date="2025-03-27T14:21:00Z" w16du:dateUtc="2025-03-27T13:21:00Z">
            <w:rPr>
              <w:rFonts w:ascii="Arial" w:hAnsi="Arial"/>
              <w:i/>
              <w:color w:val="344449"/>
              <w:spacing w:val="-2"/>
              <w:sz w:val="16"/>
            </w:rPr>
          </w:rPrChange>
        </w:rPr>
        <w:t>cijfers.</w:t>
      </w:r>
    </w:p>
    <w:p w14:paraId="25B319DA" w14:textId="77777777" w:rsidR="001E3564" w:rsidRPr="002A7964" w:rsidRDefault="002F5345">
      <w:pPr>
        <w:pStyle w:val="BodyText"/>
        <w:spacing w:before="9"/>
        <w:rPr>
          <w:rFonts w:ascii="Arial"/>
          <w:i/>
          <w:sz w:val="9"/>
        </w:rPr>
      </w:pPr>
      <w:r w:rsidRPr="002A7964">
        <w:rPr>
          <w:rFonts w:ascii="Arial"/>
          <w:i/>
          <w:noProof/>
          <w:sz w:val="9"/>
        </w:rPr>
        <mc:AlternateContent>
          <mc:Choice Requires="wpg">
            <w:drawing>
              <wp:anchor distT="0" distB="0" distL="0" distR="0" simplePos="0" relativeHeight="251658252" behindDoc="1" locked="0" layoutInCell="1" allowOverlap="1" wp14:anchorId="25B31B34" wp14:editId="25B31B35">
                <wp:simplePos x="0" y="0"/>
                <wp:positionH relativeFrom="page">
                  <wp:posOffset>1260001</wp:posOffset>
                </wp:positionH>
                <wp:positionV relativeFrom="paragraph">
                  <wp:posOffset>86954</wp:posOffset>
                </wp:positionV>
                <wp:extent cx="2016125" cy="286004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6125" cy="2860040"/>
                          <a:chOff x="0" y="0"/>
                          <a:chExt cx="2016125" cy="2860040"/>
                        </a:xfrm>
                      </wpg:grpSpPr>
                      <wps:wsp>
                        <wps:cNvPr id="45" name="Graphic 45"/>
                        <wps:cNvSpPr/>
                        <wps:spPr>
                          <a:xfrm>
                            <a:off x="3" y="202437"/>
                            <a:ext cx="2016125" cy="2657475"/>
                          </a:xfrm>
                          <a:custGeom>
                            <a:avLst/>
                            <a:gdLst/>
                            <a:ahLst/>
                            <a:cxnLst/>
                            <a:rect l="l" t="t" r="r" b="b"/>
                            <a:pathLst>
                              <a:path w="2016125" h="2657475">
                                <a:moveTo>
                                  <a:pt x="2527" y="207505"/>
                                </a:moveTo>
                                <a:lnTo>
                                  <a:pt x="2527" y="0"/>
                                </a:lnTo>
                              </a:path>
                              <a:path w="2016125" h="2657475">
                                <a:moveTo>
                                  <a:pt x="2013432" y="207505"/>
                                </a:moveTo>
                                <a:lnTo>
                                  <a:pt x="2013432" y="0"/>
                                </a:lnTo>
                              </a:path>
                              <a:path w="2016125" h="2657475">
                                <a:moveTo>
                                  <a:pt x="2527" y="895807"/>
                                </a:moveTo>
                                <a:lnTo>
                                  <a:pt x="2527" y="688301"/>
                                </a:lnTo>
                              </a:path>
                              <a:path w="2016125" h="2657475">
                                <a:moveTo>
                                  <a:pt x="2013432" y="895807"/>
                                </a:moveTo>
                                <a:lnTo>
                                  <a:pt x="2013432" y="688301"/>
                                </a:lnTo>
                              </a:path>
                              <a:path w="2016125" h="2657475">
                                <a:moveTo>
                                  <a:pt x="2527" y="1432267"/>
                                </a:moveTo>
                                <a:lnTo>
                                  <a:pt x="2527" y="1224775"/>
                                </a:lnTo>
                              </a:path>
                              <a:path w="2016125" h="2657475">
                                <a:moveTo>
                                  <a:pt x="2013432" y="1432267"/>
                                </a:moveTo>
                                <a:lnTo>
                                  <a:pt x="2013432" y="1224775"/>
                                </a:lnTo>
                              </a:path>
                              <a:path w="2016125" h="2657475">
                                <a:moveTo>
                                  <a:pt x="2527" y="2120569"/>
                                </a:moveTo>
                                <a:lnTo>
                                  <a:pt x="2527" y="1913064"/>
                                </a:lnTo>
                              </a:path>
                              <a:path w="2016125" h="2657475">
                                <a:moveTo>
                                  <a:pt x="2013432" y="2120569"/>
                                </a:moveTo>
                                <a:lnTo>
                                  <a:pt x="2013432" y="1913064"/>
                                </a:lnTo>
                              </a:path>
                              <a:path w="2016125" h="2657475">
                                <a:moveTo>
                                  <a:pt x="2527" y="2657043"/>
                                </a:moveTo>
                                <a:lnTo>
                                  <a:pt x="2527" y="2449537"/>
                                </a:lnTo>
                              </a:path>
                              <a:path w="2016125" h="2657475">
                                <a:moveTo>
                                  <a:pt x="2013432" y="2657043"/>
                                </a:moveTo>
                                <a:lnTo>
                                  <a:pt x="2013432" y="2449537"/>
                                </a:lnTo>
                              </a:path>
                              <a:path w="2016125" h="2657475">
                                <a:moveTo>
                                  <a:pt x="0" y="204978"/>
                                </a:moveTo>
                                <a:lnTo>
                                  <a:pt x="2015959" y="204978"/>
                                </a:lnTo>
                              </a:path>
                              <a:path w="2016125" h="2657475">
                                <a:moveTo>
                                  <a:pt x="0" y="893279"/>
                                </a:moveTo>
                                <a:lnTo>
                                  <a:pt x="2015959" y="893279"/>
                                </a:lnTo>
                              </a:path>
                              <a:path w="2016125" h="2657475">
                                <a:moveTo>
                                  <a:pt x="0" y="1429740"/>
                                </a:moveTo>
                                <a:lnTo>
                                  <a:pt x="2015959" y="1429740"/>
                                </a:lnTo>
                              </a:path>
                              <a:path w="2016125" h="2657475">
                                <a:moveTo>
                                  <a:pt x="0" y="2118042"/>
                                </a:moveTo>
                                <a:lnTo>
                                  <a:pt x="2015959" y="2118042"/>
                                </a:lnTo>
                              </a:path>
                              <a:path w="2016125" h="2657475">
                                <a:moveTo>
                                  <a:pt x="0" y="2654515"/>
                                </a:moveTo>
                                <a:lnTo>
                                  <a:pt x="2015959" y="2654515"/>
                                </a:lnTo>
                              </a:path>
                            </a:pathLst>
                          </a:custGeom>
                          <a:ln w="5060">
                            <a:solidFill>
                              <a:srgbClr val="4A6C79"/>
                            </a:solidFill>
                            <a:prstDash val="solid"/>
                          </a:ln>
                        </wps:spPr>
                        <wps:bodyPr wrap="square" lIns="0" tIns="0" rIns="0" bIns="0" rtlCol="0">
                          <a:prstTxWarp prst="textNoShape">
                            <a:avLst/>
                          </a:prstTxWarp>
                          <a:noAutofit/>
                        </wps:bodyPr>
                      </wps:wsp>
                      <wps:wsp>
                        <wps:cNvPr id="46" name="Textbox 46"/>
                        <wps:cNvSpPr txBox="1"/>
                        <wps:spPr>
                          <a:xfrm>
                            <a:off x="5060" y="2651975"/>
                            <a:ext cx="2005964" cy="202565"/>
                          </a:xfrm>
                          <a:prstGeom prst="rect">
                            <a:avLst/>
                          </a:prstGeom>
                        </wps:spPr>
                        <wps:txbx>
                          <w:txbxContent>
                            <w:p w14:paraId="25B31B68" w14:textId="77777777" w:rsidR="001E3564" w:rsidRDefault="002F5345">
                              <w:pPr>
                                <w:spacing w:before="19"/>
                                <w:ind w:left="119"/>
                                <w:rPr>
                                  <w:rFonts w:ascii="Arial MT" w:hAnsi="Arial MT"/>
                                  <w:sz w:val="20"/>
                                </w:rPr>
                              </w:pPr>
                              <w:r>
                                <w:rPr>
                                  <w:rFonts w:ascii="Arial MT" w:hAnsi="Arial MT"/>
                                  <w:color w:val="344449"/>
                                  <w:spacing w:val="-10"/>
                                  <w:w w:val="70"/>
                                  <w:sz w:val="20"/>
                                </w:rPr>
                                <w:t>…</w:t>
                              </w:r>
                            </w:p>
                          </w:txbxContent>
                        </wps:txbx>
                        <wps:bodyPr wrap="square" lIns="0" tIns="0" rIns="0" bIns="0" rtlCol="0">
                          <a:noAutofit/>
                        </wps:bodyPr>
                      </wps:wsp>
                      <wps:wsp>
                        <wps:cNvPr id="47" name="Textbox 47"/>
                        <wps:cNvSpPr txBox="1"/>
                        <wps:spPr>
                          <a:xfrm>
                            <a:off x="2530" y="2449537"/>
                            <a:ext cx="2011045" cy="202565"/>
                          </a:xfrm>
                          <a:prstGeom prst="rect">
                            <a:avLst/>
                          </a:prstGeom>
                          <a:solidFill>
                            <a:srgbClr val="4A6C79"/>
                          </a:solidFill>
                        </wps:spPr>
                        <wps:txbx>
                          <w:txbxContent>
                            <w:p w14:paraId="25B31B69" w14:textId="77777777" w:rsidR="001E3564" w:rsidRDefault="002F5345">
                              <w:pPr>
                                <w:spacing w:before="19"/>
                                <w:ind w:left="123"/>
                                <w:rPr>
                                  <w:rFonts w:ascii="Arial MT" w:hAnsi="Arial MT"/>
                                  <w:color w:val="000000"/>
                                  <w:sz w:val="20"/>
                                </w:rPr>
                              </w:pPr>
                              <w:r>
                                <w:rPr>
                                  <w:rFonts w:ascii="Arial MT" w:hAnsi="Arial MT"/>
                                  <w:color w:val="FFFFFF"/>
                                  <w:spacing w:val="-10"/>
                                  <w:w w:val="70"/>
                                  <w:sz w:val="20"/>
                                </w:rPr>
                                <w:t>…</w:t>
                              </w:r>
                            </w:p>
                          </w:txbxContent>
                        </wps:txbx>
                        <wps:bodyPr wrap="square" lIns="0" tIns="0" rIns="0" bIns="0" rtlCol="0">
                          <a:noAutofit/>
                        </wps:bodyPr>
                      </wps:wsp>
                      <wps:wsp>
                        <wps:cNvPr id="48" name="Textbox 48"/>
                        <wps:cNvSpPr txBox="1"/>
                        <wps:spPr>
                          <a:xfrm>
                            <a:off x="5060" y="2115502"/>
                            <a:ext cx="2005964" cy="202565"/>
                          </a:xfrm>
                          <a:prstGeom prst="rect">
                            <a:avLst/>
                          </a:prstGeom>
                        </wps:spPr>
                        <wps:txbx>
                          <w:txbxContent>
                            <w:p w14:paraId="25B31B6A" w14:textId="77777777" w:rsidR="001E3564" w:rsidRDefault="002F5345">
                              <w:pPr>
                                <w:spacing w:before="19"/>
                                <w:ind w:left="119"/>
                                <w:rPr>
                                  <w:rFonts w:ascii="Arial MT"/>
                                  <w:sz w:val="20"/>
                                </w:rPr>
                              </w:pPr>
                              <w:r>
                                <w:rPr>
                                  <w:rFonts w:ascii="Arial MT"/>
                                  <w:color w:val="344449"/>
                                  <w:spacing w:val="-4"/>
                                  <w:sz w:val="20"/>
                                </w:rPr>
                                <w:t>2,34</w:t>
                              </w:r>
                            </w:p>
                          </w:txbxContent>
                        </wps:txbx>
                        <wps:bodyPr wrap="square" lIns="0" tIns="0" rIns="0" bIns="0" rtlCol="0">
                          <a:noAutofit/>
                        </wps:bodyPr>
                      </wps:wsp>
                      <wps:wsp>
                        <wps:cNvPr id="49" name="Textbox 49"/>
                        <wps:cNvSpPr txBox="1"/>
                        <wps:spPr>
                          <a:xfrm>
                            <a:off x="2530" y="1761235"/>
                            <a:ext cx="2011045" cy="354330"/>
                          </a:xfrm>
                          <a:prstGeom prst="rect">
                            <a:avLst/>
                          </a:prstGeom>
                          <a:solidFill>
                            <a:srgbClr val="4A6C79"/>
                          </a:solidFill>
                        </wps:spPr>
                        <wps:txbx>
                          <w:txbxContent>
                            <w:p w14:paraId="25B31B6B" w14:textId="77777777" w:rsidR="001E3564" w:rsidRDefault="002F5345">
                              <w:pPr>
                                <w:spacing w:before="19" w:line="249" w:lineRule="auto"/>
                                <w:ind w:left="123"/>
                                <w:rPr>
                                  <w:rFonts w:ascii="Arial MT"/>
                                  <w:color w:val="000000"/>
                                  <w:sz w:val="20"/>
                                </w:rPr>
                              </w:pPr>
                              <w:r>
                                <w:rPr>
                                  <w:rFonts w:ascii="Arial MT"/>
                                  <w:color w:val="FFFFFF"/>
                                  <w:spacing w:val="-2"/>
                                  <w:sz w:val="20"/>
                                </w:rPr>
                                <w:t>Ondergrens</w:t>
                              </w:r>
                              <w:r>
                                <w:rPr>
                                  <w:rFonts w:ascii="Arial MT"/>
                                  <w:color w:val="FFFFFF"/>
                                  <w:spacing w:val="-12"/>
                                  <w:sz w:val="20"/>
                                </w:rPr>
                                <w:t xml:space="preserve"> </w:t>
                              </w:r>
                              <w:r>
                                <w:rPr>
                                  <w:rFonts w:ascii="Arial MT"/>
                                  <w:color w:val="FFFFFF"/>
                                  <w:spacing w:val="-2"/>
                                  <w:sz w:val="20"/>
                                </w:rPr>
                                <w:t>95%-CI</w:t>
                              </w:r>
                              <w:r>
                                <w:rPr>
                                  <w:rFonts w:ascii="Arial MT"/>
                                  <w:color w:val="FFFFFF"/>
                                  <w:spacing w:val="-12"/>
                                  <w:sz w:val="20"/>
                                </w:rPr>
                                <w:t xml:space="preserve"> </w:t>
                              </w:r>
                              <w:r>
                                <w:rPr>
                                  <w:rFonts w:ascii="Arial MT"/>
                                  <w:color w:val="FFFFFF"/>
                                  <w:spacing w:val="-2"/>
                                  <w:sz w:val="20"/>
                                </w:rPr>
                                <w:t xml:space="preserve">gemiddelde </w:t>
                              </w:r>
                              <w:r>
                                <w:rPr>
                                  <w:rFonts w:ascii="Arial MT"/>
                                  <w:color w:val="FFFFFF"/>
                                  <w:spacing w:val="-8"/>
                                  <w:sz w:val="20"/>
                                </w:rPr>
                                <w:t>vertrouwen</w:t>
                              </w:r>
                              <w:r>
                                <w:rPr>
                                  <w:rFonts w:ascii="Arial MT"/>
                                  <w:color w:val="FFFFFF"/>
                                  <w:spacing w:val="-1"/>
                                  <w:sz w:val="20"/>
                                </w:rPr>
                                <w:t xml:space="preserve"> </w:t>
                              </w:r>
                              <w:r>
                                <w:rPr>
                                  <w:rFonts w:ascii="Arial MT"/>
                                  <w:color w:val="FFFFFF"/>
                                  <w:spacing w:val="-8"/>
                                  <w:sz w:val="20"/>
                                </w:rPr>
                                <w:t>in</w:t>
                              </w:r>
                              <w:r>
                                <w:rPr>
                                  <w:rFonts w:ascii="Arial MT"/>
                                  <w:color w:val="FFFFFF"/>
                                  <w:spacing w:val="-1"/>
                                  <w:sz w:val="20"/>
                                </w:rPr>
                                <w:t xml:space="preserve"> </w:t>
                              </w:r>
                              <w:r>
                                <w:rPr>
                                  <w:rFonts w:ascii="Arial MT"/>
                                  <w:color w:val="FFFFFF"/>
                                  <w:spacing w:val="-8"/>
                                  <w:sz w:val="20"/>
                                </w:rPr>
                                <w:t>provinciale</w:t>
                              </w:r>
                              <w:r>
                                <w:rPr>
                                  <w:rFonts w:ascii="Arial MT"/>
                                  <w:color w:val="FFFFFF"/>
                                  <w:spacing w:val="-1"/>
                                  <w:sz w:val="20"/>
                                </w:rPr>
                                <w:t xml:space="preserve"> </w:t>
                              </w:r>
                              <w:r>
                                <w:rPr>
                                  <w:rFonts w:ascii="Arial MT"/>
                                  <w:color w:val="FFFFFF"/>
                                  <w:spacing w:val="-8"/>
                                  <w:sz w:val="20"/>
                                </w:rPr>
                                <w:t>overheid</w:t>
                              </w:r>
                            </w:p>
                          </w:txbxContent>
                        </wps:txbx>
                        <wps:bodyPr wrap="square" lIns="0" tIns="0" rIns="0" bIns="0" rtlCol="0">
                          <a:noAutofit/>
                        </wps:bodyPr>
                      </wps:wsp>
                      <wps:wsp>
                        <wps:cNvPr id="50" name="Textbox 50"/>
                        <wps:cNvSpPr txBox="1"/>
                        <wps:spPr>
                          <a:xfrm>
                            <a:off x="5060" y="1427213"/>
                            <a:ext cx="2005964" cy="202565"/>
                          </a:xfrm>
                          <a:prstGeom prst="rect">
                            <a:avLst/>
                          </a:prstGeom>
                        </wps:spPr>
                        <wps:txbx>
                          <w:txbxContent>
                            <w:p w14:paraId="25B31B6C" w14:textId="77777777" w:rsidR="001E3564" w:rsidRDefault="002F5345">
                              <w:pPr>
                                <w:spacing w:before="19"/>
                                <w:ind w:left="119"/>
                                <w:rPr>
                                  <w:rFonts w:ascii="Arial MT"/>
                                  <w:sz w:val="20"/>
                                </w:rPr>
                              </w:pPr>
                              <w:r>
                                <w:rPr>
                                  <w:rFonts w:ascii="Arial MT"/>
                                  <w:color w:val="344449"/>
                                  <w:w w:val="85"/>
                                  <w:sz w:val="20"/>
                                </w:rPr>
                                <w:t>339</w:t>
                              </w:r>
                              <w:r>
                                <w:rPr>
                                  <w:rFonts w:ascii="Arial MT"/>
                                  <w:color w:val="344449"/>
                                  <w:spacing w:val="-2"/>
                                  <w:w w:val="85"/>
                                  <w:sz w:val="20"/>
                                </w:rPr>
                                <w:t xml:space="preserve"> </w:t>
                              </w:r>
                              <w:r>
                                <w:rPr>
                                  <w:rFonts w:ascii="Arial MT"/>
                                  <w:color w:val="344449"/>
                                  <w:spacing w:val="-5"/>
                                  <w:sz w:val="20"/>
                                </w:rPr>
                                <w:t>103</w:t>
                              </w:r>
                            </w:p>
                          </w:txbxContent>
                        </wps:txbx>
                        <wps:bodyPr wrap="square" lIns="0" tIns="0" rIns="0" bIns="0" rtlCol="0">
                          <a:noAutofit/>
                        </wps:bodyPr>
                      </wps:wsp>
                      <wps:wsp>
                        <wps:cNvPr id="51" name="Textbox 51"/>
                        <wps:cNvSpPr txBox="1"/>
                        <wps:spPr>
                          <a:xfrm>
                            <a:off x="2530" y="1224775"/>
                            <a:ext cx="2011045" cy="202565"/>
                          </a:xfrm>
                          <a:prstGeom prst="rect">
                            <a:avLst/>
                          </a:prstGeom>
                          <a:solidFill>
                            <a:srgbClr val="4A6C79"/>
                          </a:solidFill>
                        </wps:spPr>
                        <wps:txbx>
                          <w:txbxContent>
                            <w:p w14:paraId="25B31B6D" w14:textId="77777777" w:rsidR="001E3564" w:rsidRDefault="002F5345">
                              <w:pPr>
                                <w:spacing w:before="19"/>
                                <w:ind w:left="123"/>
                                <w:rPr>
                                  <w:rFonts w:ascii="Arial MT"/>
                                  <w:color w:val="000000"/>
                                  <w:sz w:val="20"/>
                                </w:rPr>
                              </w:pPr>
                              <w:r>
                                <w:rPr>
                                  <w:rFonts w:ascii="Arial MT"/>
                                  <w:color w:val="FFFFFF"/>
                                  <w:spacing w:val="-6"/>
                                  <w:sz w:val="20"/>
                                </w:rPr>
                                <w:t>Aantal</w:t>
                              </w:r>
                              <w:r>
                                <w:rPr>
                                  <w:rFonts w:ascii="Arial MT"/>
                                  <w:color w:val="FFFFFF"/>
                                  <w:spacing w:val="-3"/>
                                  <w:sz w:val="20"/>
                                </w:rPr>
                                <w:t xml:space="preserve"> </w:t>
                              </w:r>
                              <w:r>
                                <w:rPr>
                                  <w:rFonts w:ascii="Arial MT"/>
                                  <w:color w:val="FFFFFF"/>
                                  <w:spacing w:val="-6"/>
                                  <w:sz w:val="20"/>
                                </w:rPr>
                                <w:t>zeugen</w:t>
                              </w:r>
                              <w:r>
                                <w:rPr>
                                  <w:rFonts w:ascii="Arial MT"/>
                                  <w:color w:val="FFFFFF"/>
                                  <w:spacing w:val="-2"/>
                                  <w:sz w:val="20"/>
                                </w:rPr>
                                <w:t xml:space="preserve"> </w:t>
                              </w:r>
                              <w:r>
                                <w:rPr>
                                  <w:rFonts w:ascii="Arial MT"/>
                                  <w:color w:val="FFFFFF"/>
                                  <w:spacing w:val="-6"/>
                                  <w:sz w:val="20"/>
                                </w:rPr>
                                <w:t>in</w:t>
                              </w:r>
                              <w:r>
                                <w:rPr>
                                  <w:rFonts w:ascii="Arial MT"/>
                                  <w:color w:val="FFFFFF"/>
                                  <w:spacing w:val="-2"/>
                                  <w:sz w:val="20"/>
                                </w:rPr>
                                <w:t xml:space="preserve"> </w:t>
                              </w:r>
                              <w:r>
                                <w:rPr>
                                  <w:rFonts w:ascii="Arial MT"/>
                                  <w:color w:val="FFFFFF"/>
                                  <w:spacing w:val="-6"/>
                                  <w:sz w:val="20"/>
                                </w:rPr>
                                <w:t>Vlaanderen</w:t>
                              </w:r>
                            </w:p>
                          </w:txbxContent>
                        </wps:txbx>
                        <wps:bodyPr wrap="square" lIns="0" tIns="0" rIns="0" bIns="0" rtlCol="0">
                          <a:noAutofit/>
                        </wps:bodyPr>
                      </wps:wsp>
                      <wps:wsp>
                        <wps:cNvPr id="52" name="Textbox 52"/>
                        <wps:cNvSpPr txBox="1"/>
                        <wps:spPr>
                          <a:xfrm>
                            <a:off x="5060" y="890739"/>
                            <a:ext cx="2005964" cy="202565"/>
                          </a:xfrm>
                          <a:prstGeom prst="rect">
                            <a:avLst/>
                          </a:prstGeom>
                        </wps:spPr>
                        <wps:txbx>
                          <w:txbxContent>
                            <w:p w14:paraId="25B31B6E" w14:textId="77777777" w:rsidR="001E3564" w:rsidRDefault="002F5345">
                              <w:pPr>
                                <w:spacing w:before="19"/>
                                <w:ind w:left="119"/>
                                <w:rPr>
                                  <w:rFonts w:ascii="Arial MT"/>
                                  <w:sz w:val="20"/>
                                </w:rPr>
                              </w:pPr>
                              <w:r>
                                <w:rPr>
                                  <w:rFonts w:ascii="Arial MT"/>
                                  <w:color w:val="344449"/>
                                  <w:spacing w:val="-4"/>
                                  <w:sz w:val="20"/>
                                </w:rPr>
                                <w:t>26,1</w:t>
                              </w:r>
                            </w:p>
                          </w:txbxContent>
                        </wps:txbx>
                        <wps:bodyPr wrap="square" lIns="0" tIns="0" rIns="0" bIns="0" rtlCol="0">
                          <a:noAutofit/>
                        </wps:bodyPr>
                      </wps:wsp>
                      <wps:wsp>
                        <wps:cNvPr id="53" name="Textbox 53"/>
                        <wps:cNvSpPr txBox="1"/>
                        <wps:spPr>
                          <a:xfrm>
                            <a:off x="2530" y="536473"/>
                            <a:ext cx="2011045" cy="354330"/>
                          </a:xfrm>
                          <a:prstGeom prst="rect">
                            <a:avLst/>
                          </a:prstGeom>
                          <a:solidFill>
                            <a:srgbClr val="4A6C79"/>
                          </a:solidFill>
                        </wps:spPr>
                        <wps:txbx>
                          <w:txbxContent>
                            <w:p w14:paraId="25B31B6F" w14:textId="77777777" w:rsidR="001E3564" w:rsidRDefault="002F5345">
                              <w:pPr>
                                <w:spacing w:before="19" w:line="249" w:lineRule="auto"/>
                                <w:ind w:left="123"/>
                                <w:rPr>
                                  <w:rFonts w:ascii="Arial MT"/>
                                  <w:color w:val="000000"/>
                                  <w:sz w:val="20"/>
                                </w:rPr>
                              </w:pPr>
                              <w:r>
                                <w:rPr>
                                  <w:rFonts w:ascii="Arial MT"/>
                                  <w:color w:val="FFFFFF"/>
                                  <w:sz w:val="20"/>
                                </w:rPr>
                                <w:t>Percentage</w:t>
                              </w:r>
                              <w:r>
                                <w:rPr>
                                  <w:rFonts w:ascii="Arial MT"/>
                                  <w:color w:val="FFFFFF"/>
                                  <w:spacing w:val="-7"/>
                                  <w:sz w:val="20"/>
                                </w:rPr>
                                <w:t xml:space="preserve"> </w:t>
                              </w:r>
                              <w:r>
                                <w:rPr>
                                  <w:rFonts w:ascii="Arial MT"/>
                                  <w:color w:val="FFFFFF"/>
                                  <w:sz w:val="20"/>
                                </w:rPr>
                                <w:t>Vlamingen</w:t>
                              </w:r>
                              <w:r>
                                <w:rPr>
                                  <w:rFonts w:ascii="Arial MT"/>
                                  <w:color w:val="FFFFFF"/>
                                  <w:spacing w:val="-7"/>
                                  <w:sz w:val="20"/>
                                </w:rPr>
                                <w:t xml:space="preserve"> </w:t>
                              </w:r>
                              <w:r>
                                <w:rPr>
                                  <w:rFonts w:ascii="Arial MT"/>
                                  <w:color w:val="FFFFFF"/>
                                  <w:sz w:val="20"/>
                                </w:rPr>
                                <w:t xml:space="preserve">met </w:t>
                              </w:r>
                              <w:r>
                                <w:rPr>
                                  <w:rFonts w:ascii="Arial MT"/>
                                  <w:color w:val="FFFFFF"/>
                                  <w:w w:val="90"/>
                                  <w:sz w:val="20"/>
                                </w:rPr>
                                <w:t>gevorderde digitale vaardigheden</w:t>
                              </w:r>
                            </w:p>
                          </w:txbxContent>
                        </wps:txbx>
                        <wps:bodyPr wrap="square" lIns="0" tIns="0" rIns="0" bIns="0" rtlCol="0">
                          <a:noAutofit/>
                        </wps:bodyPr>
                      </wps:wsp>
                      <wps:wsp>
                        <wps:cNvPr id="54" name="Textbox 54"/>
                        <wps:cNvSpPr txBox="1"/>
                        <wps:spPr>
                          <a:xfrm>
                            <a:off x="5060" y="202437"/>
                            <a:ext cx="2005964" cy="202565"/>
                          </a:xfrm>
                          <a:prstGeom prst="rect">
                            <a:avLst/>
                          </a:prstGeom>
                        </wps:spPr>
                        <wps:txbx>
                          <w:txbxContent>
                            <w:p w14:paraId="25B31B70" w14:textId="77777777" w:rsidR="001E3564" w:rsidRDefault="002F5345">
                              <w:pPr>
                                <w:spacing w:before="19"/>
                                <w:ind w:left="119"/>
                                <w:rPr>
                                  <w:rFonts w:ascii="Arial MT"/>
                                  <w:sz w:val="20"/>
                                </w:rPr>
                              </w:pPr>
                              <w:r>
                                <w:rPr>
                                  <w:rFonts w:ascii="Arial MT"/>
                                  <w:color w:val="344449"/>
                                  <w:w w:val="85"/>
                                  <w:sz w:val="20"/>
                                </w:rPr>
                                <w:t>6</w:t>
                              </w:r>
                              <w:r>
                                <w:rPr>
                                  <w:rFonts w:ascii="Arial MT"/>
                                  <w:color w:val="344449"/>
                                  <w:spacing w:val="-6"/>
                                  <w:w w:val="85"/>
                                  <w:sz w:val="20"/>
                                </w:rPr>
                                <w:t xml:space="preserve"> </w:t>
                              </w:r>
                              <w:r>
                                <w:rPr>
                                  <w:rFonts w:ascii="Arial MT"/>
                                  <w:color w:val="344449"/>
                                  <w:w w:val="85"/>
                                  <w:sz w:val="20"/>
                                </w:rPr>
                                <w:t>821</w:t>
                              </w:r>
                              <w:r>
                                <w:rPr>
                                  <w:rFonts w:ascii="Arial MT"/>
                                  <w:color w:val="344449"/>
                                  <w:spacing w:val="-6"/>
                                  <w:w w:val="85"/>
                                  <w:sz w:val="20"/>
                                </w:rPr>
                                <w:t xml:space="preserve"> </w:t>
                              </w:r>
                              <w:r>
                                <w:rPr>
                                  <w:rFonts w:ascii="Arial MT"/>
                                  <w:color w:val="344449"/>
                                  <w:spacing w:val="-5"/>
                                  <w:w w:val="85"/>
                                  <w:sz w:val="20"/>
                                </w:rPr>
                                <w:t>770</w:t>
                              </w:r>
                            </w:p>
                          </w:txbxContent>
                        </wps:txbx>
                        <wps:bodyPr wrap="square" lIns="0" tIns="0" rIns="0" bIns="0" rtlCol="0">
                          <a:noAutofit/>
                        </wps:bodyPr>
                      </wps:wsp>
                      <wps:wsp>
                        <wps:cNvPr id="55" name="Textbox 55"/>
                        <wps:cNvSpPr txBox="1"/>
                        <wps:spPr>
                          <a:xfrm>
                            <a:off x="2530" y="0"/>
                            <a:ext cx="2011045" cy="202565"/>
                          </a:xfrm>
                          <a:prstGeom prst="rect">
                            <a:avLst/>
                          </a:prstGeom>
                          <a:solidFill>
                            <a:srgbClr val="4A6C79"/>
                          </a:solidFill>
                        </wps:spPr>
                        <wps:txbx>
                          <w:txbxContent>
                            <w:p w14:paraId="25B31B71" w14:textId="77777777" w:rsidR="001E3564" w:rsidRDefault="002F5345">
                              <w:pPr>
                                <w:spacing w:before="19"/>
                                <w:ind w:left="123"/>
                                <w:rPr>
                                  <w:rFonts w:ascii="Arial MT"/>
                                  <w:color w:val="000000"/>
                                  <w:sz w:val="20"/>
                                </w:rPr>
                              </w:pPr>
                              <w:r>
                                <w:rPr>
                                  <w:rFonts w:ascii="Arial MT"/>
                                  <w:color w:val="FFFFFF"/>
                                  <w:spacing w:val="-4"/>
                                  <w:sz w:val="20"/>
                                </w:rPr>
                                <w:t>Aantal</w:t>
                              </w:r>
                              <w:r>
                                <w:rPr>
                                  <w:rFonts w:ascii="Arial MT"/>
                                  <w:color w:val="FFFFFF"/>
                                  <w:spacing w:val="-7"/>
                                  <w:sz w:val="20"/>
                                </w:rPr>
                                <w:t xml:space="preserve"> </w:t>
                              </w:r>
                              <w:r>
                                <w:rPr>
                                  <w:rFonts w:ascii="Arial MT"/>
                                  <w:color w:val="FFFFFF"/>
                                  <w:spacing w:val="-4"/>
                                  <w:sz w:val="20"/>
                                </w:rPr>
                                <w:t>inwoners</w:t>
                              </w:r>
                              <w:r>
                                <w:rPr>
                                  <w:rFonts w:ascii="Arial MT"/>
                                  <w:color w:val="FFFFFF"/>
                                  <w:spacing w:val="-7"/>
                                  <w:sz w:val="20"/>
                                </w:rPr>
                                <w:t xml:space="preserve"> </w:t>
                              </w:r>
                              <w:r>
                                <w:rPr>
                                  <w:rFonts w:ascii="Arial MT"/>
                                  <w:color w:val="FFFFFF"/>
                                  <w:spacing w:val="-4"/>
                                  <w:sz w:val="20"/>
                                </w:rPr>
                                <w:t>in</w:t>
                              </w:r>
                              <w:r>
                                <w:rPr>
                                  <w:rFonts w:ascii="Arial MT"/>
                                  <w:color w:val="FFFFFF"/>
                                  <w:spacing w:val="-7"/>
                                  <w:sz w:val="20"/>
                                </w:rPr>
                                <w:t xml:space="preserve"> </w:t>
                              </w:r>
                              <w:r>
                                <w:rPr>
                                  <w:rFonts w:ascii="Arial MT"/>
                                  <w:color w:val="FFFFFF"/>
                                  <w:spacing w:val="-4"/>
                                  <w:sz w:val="20"/>
                                </w:rPr>
                                <w:t>Vlaanderen</w:t>
                              </w:r>
                            </w:p>
                          </w:txbxContent>
                        </wps:txbx>
                        <wps:bodyPr wrap="square" lIns="0" tIns="0" rIns="0" bIns="0" rtlCol="0">
                          <a:noAutofit/>
                        </wps:bodyPr>
                      </wps:wsp>
                    </wpg:wgp>
                  </a:graphicData>
                </a:graphic>
              </wp:anchor>
            </w:drawing>
          </mc:Choice>
          <mc:Fallback>
            <w:pict>
              <v:group w14:anchorId="25B31B34" id="Group 44" o:spid="_x0000_s1056" style="position:absolute;margin-left:99.2pt;margin-top:6.85pt;width:158.75pt;height:225.2pt;z-index:-251658228;mso-wrap-distance-left:0;mso-wrap-distance-right:0;mso-position-horizontal-relative:page;mso-position-vertical-relative:text" coordsize="20161,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">
                <v:shape id="Graphic 45" o:spid="_x0000_s1057" style="position:absolute;top:2024;width:20161;height:26575;visibility:visible;mso-wrap-style:square;v-text-anchor:top" coordsize="2016125,265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" path="m2527,207505l2527,em2013432,207505l2013432,em2527,895807r,-207506em2013432,895807r,-207506em2527,1432267r,-207492em2013432,1432267r,-207492em2527,2120569r,-207505em2013432,2120569r,-207505em2527,2657043r,-207506em2013432,2657043r,-207506em,204978r2015959,em,893279r2015959,em,1429740r2015959,em,2118042r2015959,em,2654515r2015959,e" filled="f" strokecolor="#4a6c79" strokeweight=".14056mm">
                  <v:path arrowok="t"/>
                </v:shape>
                <v:shape id="Textbox 46" o:spid="_x0000_s1058" type="#_x0000_t202" style="position:absolute;left:50;top:26519;width:200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5B31B68" w14:textId="77777777" w:rsidR="001E3564" w:rsidRDefault="002F5345">
                        <w:pPr>
                          <w:spacing w:before="19"/>
                          <w:ind w:left="119"/>
                          <w:rPr>
                            <w:rFonts w:ascii="Arial MT" w:hAnsi="Arial MT"/>
                            <w:sz w:val="20"/>
                          </w:rPr>
                        </w:pPr>
                        <w:r>
                          <w:rPr>
                            <w:rFonts w:ascii="Arial MT" w:hAnsi="Arial MT"/>
                            <w:color w:val="344449"/>
                            <w:spacing w:val="-10"/>
                            <w:w w:val="70"/>
                            <w:sz w:val="20"/>
                          </w:rPr>
                          <w:t>…</w:t>
                        </w:r>
                      </w:p>
                    </w:txbxContent>
                  </v:textbox>
                </v:shape>
                <v:shape id="Textbox 47" o:spid="_x0000_s1059" type="#_x0000_t202" style="position:absolute;left:25;top:24495;width:2011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" fillcolor="#4a6c79" stroked="f">
                  <v:textbox inset="0,0,0,0">
                    <w:txbxContent>
                      <w:p w14:paraId="25B31B69" w14:textId="77777777" w:rsidR="001E3564" w:rsidRDefault="002F5345">
                        <w:pPr>
                          <w:spacing w:before="19"/>
                          <w:ind w:left="123"/>
                          <w:rPr>
                            <w:rFonts w:ascii="Arial MT" w:hAnsi="Arial MT"/>
                            <w:color w:val="000000"/>
                            <w:sz w:val="20"/>
                          </w:rPr>
                        </w:pPr>
                        <w:r>
                          <w:rPr>
                            <w:rFonts w:ascii="Arial MT" w:hAnsi="Arial MT"/>
                            <w:color w:val="FFFFFF"/>
                            <w:spacing w:val="-10"/>
                            <w:w w:val="70"/>
                            <w:sz w:val="20"/>
                          </w:rPr>
                          <w:t>…</w:t>
                        </w:r>
                      </w:p>
                    </w:txbxContent>
                  </v:textbox>
                </v:shape>
                <v:shape id="Textbox 48" o:spid="_x0000_s1060" type="#_x0000_t202" style="position:absolute;left:50;top:21155;width:20060;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5B31B6A" w14:textId="77777777" w:rsidR="001E3564" w:rsidRDefault="002F5345">
                        <w:pPr>
                          <w:spacing w:before="19"/>
                          <w:ind w:left="119"/>
                          <w:rPr>
                            <w:rFonts w:ascii="Arial MT"/>
                            <w:sz w:val="20"/>
                          </w:rPr>
                        </w:pPr>
                        <w:r>
                          <w:rPr>
                            <w:rFonts w:ascii="Arial MT"/>
                            <w:color w:val="344449"/>
                            <w:spacing w:val="-4"/>
                            <w:sz w:val="20"/>
                          </w:rPr>
                          <w:t>2,34</w:t>
                        </w:r>
                      </w:p>
                    </w:txbxContent>
                  </v:textbox>
                </v:shape>
                <v:shape id="Textbox 49" o:spid="_x0000_s1061" type="#_x0000_t202" style="position:absolute;left:25;top:17612;width:2011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" fillcolor="#4a6c79" stroked="f">
                  <v:textbox inset="0,0,0,0">
                    <w:txbxContent>
                      <w:p w14:paraId="25B31B6B" w14:textId="77777777" w:rsidR="001E3564" w:rsidRDefault="002F5345">
                        <w:pPr>
                          <w:spacing w:before="19" w:line="249" w:lineRule="auto"/>
                          <w:ind w:left="123"/>
                          <w:rPr>
                            <w:rFonts w:ascii="Arial MT"/>
                            <w:color w:val="000000"/>
                            <w:sz w:val="20"/>
                          </w:rPr>
                        </w:pPr>
                        <w:r>
                          <w:rPr>
                            <w:rFonts w:ascii="Arial MT"/>
                            <w:color w:val="FFFFFF"/>
                            <w:spacing w:val="-2"/>
                            <w:sz w:val="20"/>
                          </w:rPr>
                          <w:t>Ondergrens</w:t>
                        </w:r>
                        <w:r>
                          <w:rPr>
                            <w:rFonts w:ascii="Arial MT"/>
                            <w:color w:val="FFFFFF"/>
                            <w:spacing w:val="-12"/>
                            <w:sz w:val="20"/>
                          </w:rPr>
                          <w:t xml:space="preserve"> </w:t>
                        </w:r>
                        <w:r>
                          <w:rPr>
                            <w:rFonts w:ascii="Arial MT"/>
                            <w:color w:val="FFFFFF"/>
                            <w:spacing w:val="-2"/>
                            <w:sz w:val="20"/>
                          </w:rPr>
                          <w:t>95%-CI</w:t>
                        </w:r>
                        <w:r>
                          <w:rPr>
                            <w:rFonts w:ascii="Arial MT"/>
                            <w:color w:val="FFFFFF"/>
                            <w:spacing w:val="-12"/>
                            <w:sz w:val="20"/>
                          </w:rPr>
                          <w:t xml:space="preserve"> </w:t>
                        </w:r>
                        <w:r>
                          <w:rPr>
                            <w:rFonts w:ascii="Arial MT"/>
                            <w:color w:val="FFFFFF"/>
                            <w:spacing w:val="-2"/>
                            <w:sz w:val="20"/>
                          </w:rPr>
                          <w:t xml:space="preserve">gemiddelde </w:t>
                        </w:r>
                        <w:r>
                          <w:rPr>
                            <w:rFonts w:ascii="Arial MT"/>
                            <w:color w:val="FFFFFF"/>
                            <w:spacing w:val="-8"/>
                            <w:sz w:val="20"/>
                          </w:rPr>
                          <w:t>vertrouwen</w:t>
                        </w:r>
                        <w:r>
                          <w:rPr>
                            <w:rFonts w:ascii="Arial MT"/>
                            <w:color w:val="FFFFFF"/>
                            <w:spacing w:val="-1"/>
                            <w:sz w:val="20"/>
                          </w:rPr>
                          <w:t xml:space="preserve"> </w:t>
                        </w:r>
                        <w:r>
                          <w:rPr>
                            <w:rFonts w:ascii="Arial MT"/>
                            <w:color w:val="FFFFFF"/>
                            <w:spacing w:val="-8"/>
                            <w:sz w:val="20"/>
                          </w:rPr>
                          <w:t>in</w:t>
                        </w:r>
                        <w:r>
                          <w:rPr>
                            <w:rFonts w:ascii="Arial MT"/>
                            <w:color w:val="FFFFFF"/>
                            <w:spacing w:val="-1"/>
                            <w:sz w:val="20"/>
                          </w:rPr>
                          <w:t xml:space="preserve"> </w:t>
                        </w:r>
                        <w:r>
                          <w:rPr>
                            <w:rFonts w:ascii="Arial MT"/>
                            <w:color w:val="FFFFFF"/>
                            <w:spacing w:val="-8"/>
                            <w:sz w:val="20"/>
                          </w:rPr>
                          <w:t>provinciale</w:t>
                        </w:r>
                        <w:r>
                          <w:rPr>
                            <w:rFonts w:ascii="Arial MT"/>
                            <w:color w:val="FFFFFF"/>
                            <w:spacing w:val="-1"/>
                            <w:sz w:val="20"/>
                          </w:rPr>
                          <w:t xml:space="preserve"> </w:t>
                        </w:r>
                        <w:r>
                          <w:rPr>
                            <w:rFonts w:ascii="Arial MT"/>
                            <w:color w:val="FFFFFF"/>
                            <w:spacing w:val="-8"/>
                            <w:sz w:val="20"/>
                          </w:rPr>
                          <w:t>overheid</w:t>
                        </w:r>
                      </w:p>
                    </w:txbxContent>
                  </v:textbox>
                </v:shape>
                <v:shape id="Textbox 50" o:spid="_x0000_s1062" type="#_x0000_t202" style="position:absolute;left:50;top:14272;width:20060;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25B31B6C" w14:textId="77777777" w:rsidR="001E3564" w:rsidRDefault="002F5345">
                        <w:pPr>
                          <w:spacing w:before="19"/>
                          <w:ind w:left="119"/>
                          <w:rPr>
                            <w:rFonts w:ascii="Arial MT"/>
                            <w:sz w:val="20"/>
                          </w:rPr>
                        </w:pPr>
                        <w:r>
                          <w:rPr>
                            <w:rFonts w:ascii="Arial MT"/>
                            <w:color w:val="344449"/>
                            <w:w w:val="85"/>
                            <w:sz w:val="20"/>
                          </w:rPr>
                          <w:t>339</w:t>
                        </w:r>
                        <w:r>
                          <w:rPr>
                            <w:rFonts w:ascii="Arial MT"/>
                            <w:color w:val="344449"/>
                            <w:spacing w:val="-2"/>
                            <w:w w:val="85"/>
                            <w:sz w:val="20"/>
                          </w:rPr>
                          <w:t xml:space="preserve"> </w:t>
                        </w:r>
                        <w:r>
                          <w:rPr>
                            <w:rFonts w:ascii="Arial MT"/>
                            <w:color w:val="344449"/>
                            <w:spacing w:val="-5"/>
                            <w:sz w:val="20"/>
                          </w:rPr>
                          <w:t>103</w:t>
                        </w:r>
                      </w:p>
                    </w:txbxContent>
                  </v:textbox>
                </v:shape>
                <v:shape id="Textbox 51" o:spid="_x0000_s1063" type="#_x0000_t202" style="position:absolute;left:25;top:12247;width:2011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" fillcolor="#4a6c79" stroked="f">
                  <v:textbox inset="0,0,0,0">
                    <w:txbxContent>
                      <w:p w14:paraId="25B31B6D" w14:textId="77777777" w:rsidR="001E3564" w:rsidRDefault="002F5345">
                        <w:pPr>
                          <w:spacing w:before="19"/>
                          <w:ind w:left="123"/>
                          <w:rPr>
                            <w:rFonts w:ascii="Arial MT"/>
                            <w:color w:val="000000"/>
                            <w:sz w:val="20"/>
                          </w:rPr>
                        </w:pPr>
                        <w:r>
                          <w:rPr>
                            <w:rFonts w:ascii="Arial MT"/>
                            <w:color w:val="FFFFFF"/>
                            <w:spacing w:val="-6"/>
                            <w:sz w:val="20"/>
                          </w:rPr>
                          <w:t>Aantal</w:t>
                        </w:r>
                        <w:r>
                          <w:rPr>
                            <w:rFonts w:ascii="Arial MT"/>
                            <w:color w:val="FFFFFF"/>
                            <w:spacing w:val="-3"/>
                            <w:sz w:val="20"/>
                          </w:rPr>
                          <w:t xml:space="preserve"> </w:t>
                        </w:r>
                        <w:r>
                          <w:rPr>
                            <w:rFonts w:ascii="Arial MT"/>
                            <w:color w:val="FFFFFF"/>
                            <w:spacing w:val="-6"/>
                            <w:sz w:val="20"/>
                          </w:rPr>
                          <w:t>zeugen</w:t>
                        </w:r>
                        <w:r>
                          <w:rPr>
                            <w:rFonts w:ascii="Arial MT"/>
                            <w:color w:val="FFFFFF"/>
                            <w:spacing w:val="-2"/>
                            <w:sz w:val="20"/>
                          </w:rPr>
                          <w:t xml:space="preserve"> </w:t>
                        </w:r>
                        <w:r>
                          <w:rPr>
                            <w:rFonts w:ascii="Arial MT"/>
                            <w:color w:val="FFFFFF"/>
                            <w:spacing w:val="-6"/>
                            <w:sz w:val="20"/>
                          </w:rPr>
                          <w:t>in</w:t>
                        </w:r>
                        <w:r>
                          <w:rPr>
                            <w:rFonts w:ascii="Arial MT"/>
                            <w:color w:val="FFFFFF"/>
                            <w:spacing w:val="-2"/>
                            <w:sz w:val="20"/>
                          </w:rPr>
                          <w:t xml:space="preserve"> </w:t>
                        </w:r>
                        <w:r>
                          <w:rPr>
                            <w:rFonts w:ascii="Arial MT"/>
                            <w:color w:val="FFFFFF"/>
                            <w:spacing w:val="-6"/>
                            <w:sz w:val="20"/>
                          </w:rPr>
                          <w:t>Vlaanderen</w:t>
                        </w:r>
                      </w:p>
                    </w:txbxContent>
                  </v:textbox>
                </v:shape>
                <v:shape id="Textbox 52" o:spid="_x0000_s1064" type="#_x0000_t202" style="position:absolute;left:50;top:8907;width:200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5B31B6E" w14:textId="77777777" w:rsidR="001E3564" w:rsidRDefault="002F5345">
                        <w:pPr>
                          <w:spacing w:before="19"/>
                          <w:ind w:left="119"/>
                          <w:rPr>
                            <w:rFonts w:ascii="Arial MT"/>
                            <w:sz w:val="20"/>
                          </w:rPr>
                        </w:pPr>
                        <w:r>
                          <w:rPr>
                            <w:rFonts w:ascii="Arial MT"/>
                            <w:color w:val="344449"/>
                            <w:spacing w:val="-4"/>
                            <w:sz w:val="20"/>
                          </w:rPr>
                          <w:t>26,1</w:t>
                        </w:r>
                      </w:p>
                    </w:txbxContent>
                  </v:textbox>
                </v:shape>
                <v:shape id="Textbox 53" o:spid="_x0000_s1065" type="#_x0000_t202" style="position:absolute;left:25;top:5364;width:20110;height:3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" fillcolor="#4a6c79" stroked="f">
                  <v:textbox inset="0,0,0,0">
                    <w:txbxContent>
                      <w:p w14:paraId="25B31B6F" w14:textId="77777777" w:rsidR="001E3564" w:rsidRDefault="002F5345">
                        <w:pPr>
                          <w:spacing w:before="19" w:line="249" w:lineRule="auto"/>
                          <w:ind w:left="123"/>
                          <w:rPr>
                            <w:rFonts w:ascii="Arial MT"/>
                            <w:color w:val="000000"/>
                            <w:sz w:val="20"/>
                          </w:rPr>
                        </w:pPr>
                        <w:r>
                          <w:rPr>
                            <w:rFonts w:ascii="Arial MT"/>
                            <w:color w:val="FFFFFF"/>
                            <w:sz w:val="20"/>
                          </w:rPr>
                          <w:t>Percentage</w:t>
                        </w:r>
                        <w:r>
                          <w:rPr>
                            <w:rFonts w:ascii="Arial MT"/>
                            <w:color w:val="FFFFFF"/>
                            <w:spacing w:val="-7"/>
                            <w:sz w:val="20"/>
                          </w:rPr>
                          <w:t xml:space="preserve"> </w:t>
                        </w:r>
                        <w:r>
                          <w:rPr>
                            <w:rFonts w:ascii="Arial MT"/>
                            <w:color w:val="FFFFFF"/>
                            <w:sz w:val="20"/>
                          </w:rPr>
                          <w:t>Vlamingen</w:t>
                        </w:r>
                        <w:r>
                          <w:rPr>
                            <w:rFonts w:ascii="Arial MT"/>
                            <w:color w:val="FFFFFF"/>
                            <w:spacing w:val="-7"/>
                            <w:sz w:val="20"/>
                          </w:rPr>
                          <w:t xml:space="preserve"> </w:t>
                        </w:r>
                        <w:r>
                          <w:rPr>
                            <w:rFonts w:ascii="Arial MT"/>
                            <w:color w:val="FFFFFF"/>
                            <w:sz w:val="20"/>
                          </w:rPr>
                          <w:t xml:space="preserve">met </w:t>
                        </w:r>
                        <w:r>
                          <w:rPr>
                            <w:rFonts w:ascii="Arial MT"/>
                            <w:color w:val="FFFFFF"/>
                            <w:w w:val="90"/>
                            <w:sz w:val="20"/>
                          </w:rPr>
                          <w:t>gevorderde digitale vaardigheden</w:t>
                        </w:r>
                      </w:p>
                    </w:txbxContent>
                  </v:textbox>
                </v:shape>
                <v:shape id="Textbox 54" o:spid="_x0000_s1066" type="#_x0000_t202" style="position:absolute;left:50;top:2024;width:2006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5B31B70" w14:textId="77777777" w:rsidR="001E3564" w:rsidRDefault="002F5345">
                        <w:pPr>
                          <w:spacing w:before="19"/>
                          <w:ind w:left="119"/>
                          <w:rPr>
                            <w:rFonts w:ascii="Arial MT"/>
                            <w:sz w:val="20"/>
                          </w:rPr>
                        </w:pPr>
                        <w:r>
                          <w:rPr>
                            <w:rFonts w:ascii="Arial MT"/>
                            <w:color w:val="344449"/>
                            <w:w w:val="85"/>
                            <w:sz w:val="20"/>
                          </w:rPr>
                          <w:t>6</w:t>
                        </w:r>
                        <w:r>
                          <w:rPr>
                            <w:rFonts w:ascii="Arial MT"/>
                            <w:color w:val="344449"/>
                            <w:spacing w:val="-6"/>
                            <w:w w:val="85"/>
                            <w:sz w:val="20"/>
                          </w:rPr>
                          <w:t xml:space="preserve"> </w:t>
                        </w:r>
                        <w:r>
                          <w:rPr>
                            <w:rFonts w:ascii="Arial MT"/>
                            <w:color w:val="344449"/>
                            <w:w w:val="85"/>
                            <w:sz w:val="20"/>
                          </w:rPr>
                          <w:t>821</w:t>
                        </w:r>
                        <w:r>
                          <w:rPr>
                            <w:rFonts w:ascii="Arial MT"/>
                            <w:color w:val="344449"/>
                            <w:spacing w:val="-6"/>
                            <w:w w:val="85"/>
                            <w:sz w:val="20"/>
                          </w:rPr>
                          <w:t xml:space="preserve"> </w:t>
                        </w:r>
                        <w:r>
                          <w:rPr>
                            <w:rFonts w:ascii="Arial MT"/>
                            <w:color w:val="344449"/>
                            <w:spacing w:val="-5"/>
                            <w:w w:val="85"/>
                            <w:sz w:val="20"/>
                          </w:rPr>
                          <w:t>770</w:t>
                        </w:r>
                      </w:p>
                    </w:txbxContent>
                  </v:textbox>
                </v:shape>
                <v:shape id="Textbox 55" o:spid="_x0000_s1067" type="#_x0000_t202" style="position:absolute;left:25;width:20110;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" fillcolor="#4a6c79" stroked="f">
                  <v:textbox inset="0,0,0,0">
                    <w:txbxContent>
                      <w:p w14:paraId="25B31B71" w14:textId="77777777" w:rsidR="001E3564" w:rsidRDefault="002F5345">
                        <w:pPr>
                          <w:spacing w:before="19"/>
                          <w:ind w:left="123"/>
                          <w:rPr>
                            <w:rFonts w:ascii="Arial MT"/>
                            <w:color w:val="000000"/>
                            <w:sz w:val="20"/>
                          </w:rPr>
                        </w:pPr>
                        <w:r>
                          <w:rPr>
                            <w:rFonts w:ascii="Arial MT"/>
                            <w:color w:val="FFFFFF"/>
                            <w:spacing w:val="-4"/>
                            <w:sz w:val="20"/>
                          </w:rPr>
                          <w:t>Aantal</w:t>
                        </w:r>
                        <w:r>
                          <w:rPr>
                            <w:rFonts w:ascii="Arial MT"/>
                            <w:color w:val="FFFFFF"/>
                            <w:spacing w:val="-7"/>
                            <w:sz w:val="20"/>
                          </w:rPr>
                          <w:t xml:space="preserve"> </w:t>
                        </w:r>
                        <w:r>
                          <w:rPr>
                            <w:rFonts w:ascii="Arial MT"/>
                            <w:color w:val="FFFFFF"/>
                            <w:spacing w:val="-4"/>
                            <w:sz w:val="20"/>
                          </w:rPr>
                          <w:t>inwoners</w:t>
                        </w:r>
                        <w:r>
                          <w:rPr>
                            <w:rFonts w:ascii="Arial MT"/>
                            <w:color w:val="FFFFFF"/>
                            <w:spacing w:val="-7"/>
                            <w:sz w:val="20"/>
                          </w:rPr>
                          <w:t xml:space="preserve"> </w:t>
                        </w:r>
                        <w:r>
                          <w:rPr>
                            <w:rFonts w:ascii="Arial MT"/>
                            <w:color w:val="FFFFFF"/>
                            <w:spacing w:val="-4"/>
                            <w:sz w:val="20"/>
                          </w:rPr>
                          <w:t>in</w:t>
                        </w:r>
                        <w:r>
                          <w:rPr>
                            <w:rFonts w:ascii="Arial MT"/>
                            <w:color w:val="FFFFFF"/>
                            <w:spacing w:val="-7"/>
                            <w:sz w:val="20"/>
                          </w:rPr>
                          <w:t xml:space="preserve"> </w:t>
                        </w:r>
                        <w:r>
                          <w:rPr>
                            <w:rFonts w:ascii="Arial MT"/>
                            <w:color w:val="FFFFFF"/>
                            <w:spacing w:val="-4"/>
                            <w:sz w:val="20"/>
                          </w:rPr>
                          <w:t>Vlaanderen</w:t>
                        </w:r>
                      </w:p>
                    </w:txbxContent>
                  </v:textbox>
                </v:shape>
                <w10:wrap type="topAndBottom" anchorx="page"/>
              </v:group>
            </w:pict>
          </mc:Fallback>
        </mc:AlternateContent>
      </w:r>
      <w:r w:rsidRPr="002A7964">
        <w:rPr>
          <w:rFonts w:ascii="Arial"/>
          <w:i/>
          <w:noProof/>
          <w:sz w:val="9"/>
        </w:rPr>
        <mc:AlternateContent>
          <mc:Choice Requires="wps">
            <w:drawing>
              <wp:anchor distT="0" distB="0" distL="0" distR="0" simplePos="0" relativeHeight="251658245" behindDoc="1" locked="0" layoutInCell="1" allowOverlap="1" wp14:anchorId="25B31B36" wp14:editId="25B31B37">
                <wp:simplePos x="0" y="0"/>
                <wp:positionH relativeFrom="page">
                  <wp:posOffset>3737860</wp:posOffset>
                </wp:positionH>
                <wp:positionV relativeFrom="paragraph">
                  <wp:posOffset>88040</wp:posOffset>
                </wp:positionV>
                <wp:extent cx="2520315" cy="170815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315" cy="1708150"/>
                        </a:xfrm>
                        <a:prstGeom prst="rect">
                          <a:avLst/>
                        </a:prstGeom>
                      </wps:spPr>
                      <wps:txbx>
                        <w:txbxContent>
                          <w:tbl>
                            <w:tblPr>
                              <w:tblStyle w:val="TableNormal1"/>
                              <w:tblW w:w="0" w:type="auto"/>
                              <w:tblInd w:w="7" w:type="dxa"/>
                              <w:tblBorders>
                                <w:top w:val="single" w:sz="4" w:space="0" w:color="4A6C79"/>
                                <w:left w:val="single" w:sz="4" w:space="0" w:color="4A6C79"/>
                                <w:bottom w:val="single" w:sz="4" w:space="0" w:color="4A6C79"/>
                                <w:right w:val="single" w:sz="4" w:space="0" w:color="4A6C79"/>
                                <w:insideH w:val="single" w:sz="4" w:space="0" w:color="4A6C79"/>
                                <w:insideV w:val="single" w:sz="4" w:space="0" w:color="4A6C79"/>
                              </w:tblBorders>
                              <w:tblLayout w:type="fixed"/>
                              <w:tblLook w:val="01E0" w:firstRow="1" w:lastRow="1" w:firstColumn="1" w:lastColumn="1" w:noHBand="0" w:noVBand="0"/>
                            </w:tblPr>
                            <w:tblGrid>
                              <w:gridCol w:w="2954"/>
                              <w:gridCol w:w="1007"/>
                            </w:tblGrid>
                            <w:tr w:rsidR="001E3564" w14:paraId="25B31B74" w14:textId="77777777">
                              <w:trPr>
                                <w:trHeight w:val="329"/>
                              </w:trPr>
                              <w:tc>
                                <w:tcPr>
                                  <w:tcW w:w="2954" w:type="dxa"/>
                                  <w:tcBorders>
                                    <w:left w:val="nil"/>
                                    <w:bottom w:val="nil"/>
                                    <w:right w:val="nil"/>
                                  </w:tcBorders>
                                  <w:shd w:val="clear" w:color="auto" w:fill="4A6C79"/>
                                </w:tcPr>
                                <w:p w14:paraId="25B31B72" w14:textId="77777777" w:rsidR="001E3564" w:rsidRDefault="002F5345">
                                  <w:pPr>
                                    <w:pStyle w:val="TableParagraph"/>
                                    <w:spacing w:before="22"/>
                                    <w:ind w:left="127"/>
                                    <w:jc w:val="left"/>
                                    <w:rPr>
                                      <w:sz w:val="20"/>
                                    </w:rPr>
                                  </w:pPr>
                                  <w:r>
                                    <w:rPr>
                                      <w:color w:val="FFFFFF"/>
                                      <w:spacing w:val="-2"/>
                                      <w:sz w:val="20"/>
                                    </w:rPr>
                                    <w:t>Parameter</w:t>
                                  </w:r>
                                </w:p>
                              </w:tc>
                              <w:tc>
                                <w:tcPr>
                                  <w:tcW w:w="1007" w:type="dxa"/>
                                  <w:tcBorders>
                                    <w:left w:val="nil"/>
                                    <w:bottom w:val="nil"/>
                                    <w:right w:val="nil"/>
                                  </w:tcBorders>
                                  <w:shd w:val="clear" w:color="auto" w:fill="4A6C79"/>
                                </w:tcPr>
                                <w:p w14:paraId="25B31B73" w14:textId="77777777" w:rsidR="001E3564" w:rsidRDefault="002F5345">
                                  <w:pPr>
                                    <w:pStyle w:val="TableParagraph"/>
                                    <w:spacing w:before="22"/>
                                    <w:ind w:left="3"/>
                                    <w:rPr>
                                      <w:sz w:val="20"/>
                                    </w:rPr>
                                  </w:pPr>
                                  <w:r>
                                    <w:rPr>
                                      <w:color w:val="FFFFFF"/>
                                      <w:spacing w:val="-2"/>
                                      <w:sz w:val="20"/>
                                    </w:rPr>
                                    <w:t>Cijfer</w:t>
                                  </w:r>
                                </w:p>
                              </w:tc>
                            </w:tr>
                            <w:tr w:rsidR="001E3564" w14:paraId="25B31B77" w14:textId="77777777">
                              <w:trPr>
                                <w:trHeight w:val="317"/>
                              </w:trPr>
                              <w:tc>
                                <w:tcPr>
                                  <w:tcW w:w="2954" w:type="dxa"/>
                                  <w:tcBorders>
                                    <w:top w:val="nil"/>
                                    <w:right w:val="nil"/>
                                  </w:tcBorders>
                                  <w:shd w:val="clear" w:color="auto" w:fill="70A2B8"/>
                                </w:tcPr>
                                <w:p w14:paraId="25B31B75" w14:textId="77777777" w:rsidR="001E3564" w:rsidRDefault="002F5345">
                                  <w:pPr>
                                    <w:pStyle w:val="TableParagraph"/>
                                    <w:spacing w:before="19"/>
                                    <w:ind w:left="122"/>
                                    <w:jc w:val="left"/>
                                    <w:rPr>
                                      <w:sz w:val="20"/>
                                    </w:rPr>
                                  </w:pPr>
                                  <w:r>
                                    <w:rPr>
                                      <w:color w:val="FFFFFF"/>
                                      <w:spacing w:val="-4"/>
                                      <w:sz w:val="20"/>
                                    </w:rPr>
                                    <w:t>Aantal</w:t>
                                  </w:r>
                                  <w:r>
                                    <w:rPr>
                                      <w:color w:val="FFFFFF"/>
                                      <w:spacing w:val="-7"/>
                                      <w:sz w:val="20"/>
                                    </w:rPr>
                                    <w:t xml:space="preserve"> </w:t>
                                  </w:r>
                                  <w:r>
                                    <w:rPr>
                                      <w:color w:val="FFFFFF"/>
                                      <w:spacing w:val="-4"/>
                                      <w:sz w:val="20"/>
                                    </w:rPr>
                                    <w:t>inwoners</w:t>
                                  </w:r>
                                  <w:r>
                                    <w:rPr>
                                      <w:color w:val="FFFFFF"/>
                                      <w:spacing w:val="-7"/>
                                      <w:sz w:val="20"/>
                                    </w:rPr>
                                    <w:t xml:space="preserve"> </w:t>
                                  </w:r>
                                  <w:r>
                                    <w:rPr>
                                      <w:color w:val="FFFFFF"/>
                                      <w:spacing w:val="-4"/>
                                      <w:sz w:val="20"/>
                                    </w:rPr>
                                    <w:t>in</w:t>
                                  </w:r>
                                  <w:r>
                                    <w:rPr>
                                      <w:color w:val="FFFFFF"/>
                                      <w:spacing w:val="-7"/>
                                      <w:sz w:val="20"/>
                                    </w:rPr>
                                    <w:t xml:space="preserve"> </w:t>
                                  </w:r>
                                  <w:r>
                                    <w:rPr>
                                      <w:color w:val="FFFFFF"/>
                                      <w:spacing w:val="-4"/>
                                      <w:sz w:val="20"/>
                                    </w:rPr>
                                    <w:t>Vlaanderen</w:t>
                                  </w:r>
                                </w:p>
                              </w:tc>
                              <w:tc>
                                <w:tcPr>
                                  <w:tcW w:w="1007" w:type="dxa"/>
                                  <w:tcBorders>
                                    <w:top w:val="nil"/>
                                    <w:left w:val="nil"/>
                                  </w:tcBorders>
                                </w:tcPr>
                                <w:p w14:paraId="25B31B76" w14:textId="77777777" w:rsidR="001E3564" w:rsidRDefault="002F5345">
                                  <w:pPr>
                                    <w:pStyle w:val="TableParagraph"/>
                                    <w:spacing w:before="19"/>
                                    <w:ind w:left="8"/>
                                    <w:rPr>
                                      <w:sz w:val="20"/>
                                    </w:rPr>
                                  </w:pPr>
                                  <w:r>
                                    <w:rPr>
                                      <w:color w:val="344449"/>
                                      <w:w w:val="85"/>
                                      <w:sz w:val="20"/>
                                    </w:rPr>
                                    <w:t>6</w:t>
                                  </w:r>
                                  <w:r>
                                    <w:rPr>
                                      <w:color w:val="344449"/>
                                      <w:spacing w:val="-6"/>
                                      <w:w w:val="85"/>
                                      <w:sz w:val="20"/>
                                    </w:rPr>
                                    <w:t xml:space="preserve"> </w:t>
                                  </w:r>
                                  <w:r>
                                    <w:rPr>
                                      <w:color w:val="344449"/>
                                      <w:w w:val="85"/>
                                      <w:sz w:val="20"/>
                                    </w:rPr>
                                    <w:t>821</w:t>
                                  </w:r>
                                  <w:r>
                                    <w:rPr>
                                      <w:color w:val="344449"/>
                                      <w:spacing w:val="-6"/>
                                      <w:w w:val="85"/>
                                      <w:sz w:val="20"/>
                                    </w:rPr>
                                    <w:t xml:space="preserve"> </w:t>
                                  </w:r>
                                  <w:r>
                                    <w:rPr>
                                      <w:color w:val="344449"/>
                                      <w:spacing w:val="-5"/>
                                      <w:w w:val="85"/>
                                      <w:sz w:val="20"/>
                                    </w:rPr>
                                    <w:t>770</w:t>
                                  </w:r>
                                </w:p>
                              </w:tc>
                            </w:tr>
                            <w:tr w:rsidR="001E3564" w14:paraId="25B31B7A" w14:textId="77777777">
                              <w:trPr>
                                <w:trHeight w:val="555"/>
                              </w:trPr>
                              <w:tc>
                                <w:tcPr>
                                  <w:tcW w:w="2954" w:type="dxa"/>
                                  <w:tcBorders>
                                    <w:right w:val="nil"/>
                                  </w:tcBorders>
                                  <w:shd w:val="clear" w:color="auto" w:fill="70A2B8"/>
                                </w:tcPr>
                                <w:p w14:paraId="25B31B78" w14:textId="77777777" w:rsidR="001E3564" w:rsidRDefault="002F5345">
                                  <w:pPr>
                                    <w:pStyle w:val="TableParagraph"/>
                                    <w:spacing w:before="18" w:line="249" w:lineRule="auto"/>
                                    <w:ind w:left="122"/>
                                    <w:jc w:val="left"/>
                                    <w:rPr>
                                      <w:sz w:val="20"/>
                                    </w:rPr>
                                  </w:pPr>
                                  <w:r>
                                    <w:rPr>
                                      <w:color w:val="FFFFFF"/>
                                      <w:sz w:val="20"/>
                                    </w:rPr>
                                    <w:t>Percentage</w:t>
                                  </w:r>
                                  <w:r>
                                    <w:rPr>
                                      <w:color w:val="FFFFFF"/>
                                      <w:spacing w:val="-7"/>
                                      <w:sz w:val="20"/>
                                    </w:rPr>
                                    <w:t xml:space="preserve"> </w:t>
                                  </w:r>
                                  <w:r>
                                    <w:rPr>
                                      <w:color w:val="FFFFFF"/>
                                      <w:sz w:val="20"/>
                                    </w:rPr>
                                    <w:t>Vlamingen</w:t>
                                  </w:r>
                                  <w:r>
                                    <w:rPr>
                                      <w:color w:val="FFFFFF"/>
                                      <w:spacing w:val="-7"/>
                                      <w:sz w:val="20"/>
                                    </w:rPr>
                                    <w:t xml:space="preserve"> </w:t>
                                  </w:r>
                                  <w:r>
                                    <w:rPr>
                                      <w:color w:val="FFFFFF"/>
                                      <w:sz w:val="20"/>
                                    </w:rPr>
                                    <w:t xml:space="preserve">met </w:t>
                                  </w:r>
                                  <w:r>
                                    <w:rPr>
                                      <w:color w:val="FFFFFF"/>
                                      <w:w w:val="90"/>
                                      <w:sz w:val="20"/>
                                    </w:rPr>
                                    <w:t>gevorderde digitale vaardigheden</w:t>
                                  </w:r>
                                </w:p>
                              </w:tc>
                              <w:tc>
                                <w:tcPr>
                                  <w:tcW w:w="1007" w:type="dxa"/>
                                  <w:tcBorders>
                                    <w:left w:val="nil"/>
                                  </w:tcBorders>
                                </w:tcPr>
                                <w:p w14:paraId="25B31B79" w14:textId="77777777" w:rsidR="001E3564" w:rsidRDefault="002F5345">
                                  <w:pPr>
                                    <w:pStyle w:val="TableParagraph"/>
                                    <w:spacing w:before="138"/>
                                    <w:ind w:left="8"/>
                                    <w:rPr>
                                      <w:sz w:val="20"/>
                                    </w:rPr>
                                  </w:pPr>
                                  <w:r>
                                    <w:rPr>
                                      <w:color w:val="344449"/>
                                      <w:spacing w:val="-4"/>
                                      <w:sz w:val="20"/>
                                    </w:rPr>
                                    <w:t>26,1</w:t>
                                  </w:r>
                                </w:p>
                              </w:tc>
                            </w:tr>
                            <w:tr w:rsidR="001E3564" w14:paraId="25B31B7D" w14:textId="77777777">
                              <w:trPr>
                                <w:trHeight w:val="316"/>
                              </w:trPr>
                              <w:tc>
                                <w:tcPr>
                                  <w:tcW w:w="2954" w:type="dxa"/>
                                  <w:tcBorders>
                                    <w:right w:val="nil"/>
                                  </w:tcBorders>
                                  <w:shd w:val="clear" w:color="auto" w:fill="70A2B8"/>
                                </w:tcPr>
                                <w:p w14:paraId="25B31B7B" w14:textId="77777777" w:rsidR="001E3564" w:rsidRDefault="002F5345">
                                  <w:pPr>
                                    <w:pStyle w:val="TableParagraph"/>
                                    <w:spacing w:before="18"/>
                                    <w:ind w:left="122"/>
                                    <w:jc w:val="left"/>
                                    <w:rPr>
                                      <w:sz w:val="20"/>
                                    </w:rPr>
                                  </w:pPr>
                                  <w:r>
                                    <w:rPr>
                                      <w:color w:val="FFFFFF"/>
                                      <w:spacing w:val="-6"/>
                                      <w:sz w:val="20"/>
                                    </w:rPr>
                                    <w:t>Aantal</w:t>
                                  </w:r>
                                  <w:r>
                                    <w:rPr>
                                      <w:color w:val="FFFFFF"/>
                                      <w:spacing w:val="-3"/>
                                      <w:sz w:val="20"/>
                                    </w:rPr>
                                    <w:t xml:space="preserve"> </w:t>
                                  </w:r>
                                  <w:r>
                                    <w:rPr>
                                      <w:color w:val="FFFFFF"/>
                                      <w:spacing w:val="-6"/>
                                      <w:sz w:val="20"/>
                                    </w:rPr>
                                    <w:t>zeugen</w:t>
                                  </w:r>
                                  <w:r>
                                    <w:rPr>
                                      <w:color w:val="FFFFFF"/>
                                      <w:spacing w:val="-2"/>
                                      <w:sz w:val="20"/>
                                    </w:rPr>
                                    <w:t xml:space="preserve"> </w:t>
                                  </w:r>
                                  <w:r>
                                    <w:rPr>
                                      <w:color w:val="FFFFFF"/>
                                      <w:spacing w:val="-6"/>
                                      <w:sz w:val="20"/>
                                    </w:rPr>
                                    <w:t>in</w:t>
                                  </w:r>
                                  <w:r>
                                    <w:rPr>
                                      <w:color w:val="FFFFFF"/>
                                      <w:spacing w:val="-2"/>
                                      <w:sz w:val="20"/>
                                    </w:rPr>
                                    <w:t xml:space="preserve"> </w:t>
                                  </w:r>
                                  <w:r>
                                    <w:rPr>
                                      <w:color w:val="FFFFFF"/>
                                      <w:spacing w:val="-6"/>
                                      <w:sz w:val="20"/>
                                    </w:rPr>
                                    <w:t>Vlaanderen</w:t>
                                  </w:r>
                                </w:p>
                              </w:tc>
                              <w:tc>
                                <w:tcPr>
                                  <w:tcW w:w="1007" w:type="dxa"/>
                                  <w:tcBorders>
                                    <w:left w:val="nil"/>
                                  </w:tcBorders>
                                </w:tcPr>
                                <w:p w14:paraId="25B31B7C" w14:textId="77777777" w:rsidR="001E3564" w:rsidRDefault="002F5345">
                                  <w:pPr>
                                    <w:pStyle w:val="TableParagraph"/>
                                    <w:spacing w:before="18"/>
                                    <w:ind w:left="8"/>
                                    <w:rPr>
                                      <w:sz w:val="20"/>
                                    </w:rPr>
                                  </w:pPr>
                                  <w:r>
                                    <w:rPr>
                                      <w:color w:val="344449"/>
                                      <w:w w:val="85"/>
                                      <w:sz w:val="20"/>
                                    </w:rPr>
                                    <w:t>339</w:t>
                                  </w:r>
                                  <w:r>
                                    <w:rPr>
                                      <w:color w:val="344449"/>
                                      <w:spacing w:val="-2"/>
                                      <w:w w:val="85"/>
                                      <w:sz w:val="20"/>
                                    </w:rPr>
                                    <w:t xml:space="preserve"> </w:t>
                                  </w:r>
                                  <w:r>
                                    <w:rPr>
                                      <w:color w:val="344449"/>
                                      <w:spacing w:val="-5"/>
                                      <w:sz w:val="20"/>
                                    </w:rPr>
                                    <w:t>103</w:t>
                                  </w:r>
                                </w:p>
                              </w:tc>
                            </w:tr>
                            <w:tr w:rsidR="001E3564" w14:paraId="25B31B81" w14:textId="77777777">
                              <w:trPr>
                                <w:trHeight w:val="794"/>
                              </w:trPr>
                              <w:tc>
                                <w:tcPr>
                                  <w:tcW w:w="2954" w:type="dxa"/>
                                  <w:tcBorders>
                                    <w:right w:val="nil"/>
                                  </w:tcBorders>
                                  <w:shd w:val="clear" w:color="auto" w:fill="70A2B8"/>
                                </w:tcPr>
                                <w:p w14:paraId="25B31B7E" w14:textId="77777777" w:rsidR="001E3564" w:rsidRDefault="002F5345">
                                  <w:pPr>
                                    <w:pStyle w:val="TableParagraph"/>
                                    <w:spacing w:before="18" w:line="249" w:lineRule="auto"/>
                                    <w:ind w:left="122"/>
                                    <w:jc w:val="left"/>
                                    <w:rPr>
                                      <w:sz w:val="20"/>
                                    </w:rPr>
                                  </w:pPr>
                                  <w:r>
                                    <w:rPr>
                                      <w:color w:val="FFFFFF"/>
                                      <w:w w:val="90"/>
                                      <w:sz w:val="20"/>
                                    </w:rPr>
                                    <w:t xml:space="preserve">Ondergrens 95%-CI gemiddelde </w:t>
                                  </w:r>
                                  <w:r>
                                    <w:rPr>
                                      <w:color w:val="FFFFFF"/>
                                      <w:sz w:val="20"/>
                                    </w:rPr>
                                    <w:t xml:space="preserve">vertrouwen in provinciale </w:t>
                                  </w:r>
                                  <w:r>
                                    <w:rPr>
                                      <w:color w:val="FFFFFF"/>
                                      <w:spacing w:val="-2"/>
                                      <w:sz w:val="20"/>
                                    </w:rPr>
                                    <w:t>overheid</w:t>
                                  </w:r>
                                </w:p>
                              </w:tc>
                              <w:tc>
                                <w:tcPr>
                                  <w:tcW w:w="1007" w:type="dxa"/>
                                  <w:tcBorders>
                                    <w:left w:val="nil"/>
                                  </w:tcBorders>
                                </w:tcPr>
                                <w:p w14:paraId="25B31B7F" w14:textId="77777777" w:rsidR="001E3564" w:rsidRDefault="001E3564">
                                  <w:pPr>
                                    <w:pStyle w:val="TableParagraph"/>
                                    <w:spacing w:before="27"/>
                                    <w:jc w:val="left"/>
                                    <w:rPr>
                                      <w:rFonts w:ascii="Arial"/>
                                      <w:i/>
                                      <w:sz w:val="20"/>
                                    </w:rPr>
                                  </w:pPr>
                                </w:p>
                                <w:p w14:paraId="25B31B80" w14:textId="77777777" w:rsidR="001E3564" w:rsidRDefault="002F5345">
                                  <w:pPr>
                                    <w:pStyle w:val="TableParagraph"/>
                                    <w:spacing w:before="0"/>
                                    <w:ind w:left="8"/>
                                    <w:rPr>
                                      <w:sz w:val="20"/>
                                    </w:rPr>
                                  </w:pPr>
                                  <w:r>
                                    <w:rPr>
                                      <w:color w:val="344449"/>
                                      <w:spacing w:val="-4"/>
                                      <w:sz w:val="20"/>
                                    </w:rPr>
                                    <w:t>2,34</w:t>
                                  </w:r>
                                </w:p>
                              </w:tc>
                            </w:tr>
                            <w:tr w:rsidR="001E3564" w14:paraId="25B31B84" w14:textId="77777777">
                              <w:trPr>
                                <w:trHeight w:val="316"/>
                              </w:trPr>
                              <w:tc>
                                <w:tcPr>
                                  <w:tcW w:w="2954" w:type="dxa"/>
                                  <w:tcBorders>
                                    <w:right w:val="nil"/>
                                  </w:tcBorders>
                                  <w:shd w:val="clear" w:color="auto" w:fill="70A2B8"/>
                                </w:tcPr>
                                <w:p w14:paraId="25B31B82" w14:textId="77777777" w:rsidR="001E3564" w:rsidRDefault="002F5345">
                                  <w:pPr>
                                    <w:pStyle w:val="TableParagraph"/>
                                    <w:spacing w:before="18"/>
                                    <w:ind w:left="122"/>
                                    <w:jc w:val="left"/>
                                    <w:rPr>
                                      <w:sz w:val="20"/>
                                    </w:rPr>
                                  </w:pPr>
                                  <w:r>
                                    <w:rPr>
                                      <w:color w:val="FFFFFF"/>
                                      <w:spacing w:val="-10"/>
                                      <w:w w:val="70"/>
                                      <w:sz w:val="20"/>
                                    </w:rPr>
                                    <w:t>…</w:t>
                                  </w:r>
                                </w:p>
                              </w:tc>
                              <w:tc>
                                <w:tcPr>
                                  <w:tcW w:w="1007" w:type="dxa"/>
                                  <w:tcBorders>
                                    <w:left w:val="nil"/>
                                  </w:tcBorders>
                                </w:tcPr>
                                <w:p w14:paraId="25B31B83" w14:textId="77777777" w:rsidR="001E3564" w:rsidRDefault="002F5345">
                                  <w:pPr>
                                    <w:pStyle w:val="TableParagraph"/>
                                    <w:spacing w:before="18"/>
                                    <w:ind w:left="8"/>
                                    <w:rPr>
                                      <w:sz w:val="20"/>
                                    </w:rPr>
                                  </w:pPr>
                                  <w:r>
                                    <w:rPr>
                                      <w:color w:val="344449"/>
                                      <w:spacing w:val="-10"/>
                                      <w:w w:val="70"/>
                                      <w:sz w:val="20"/>
                                    </w:rPr>
                                    <w:t>…</w:t>
                                  </w:r>
                                </w:p>
                              </w:tc>
                            </w:tr>
                          </w:tbl>
                          <w:p w14:paraId="25B31B85" w14:textId="77777777" w:rsidR="001E3564" w:rsidRDefault="001E3564">
                            <w:pPr>
                              <w:pStyle w:val="BodyText"/>
                            </w:pPr>
                          </w:p>
                        </w:txbxContent>
                      </wps:txbx>
                      <wps:bodyPr wrap="square" lIns="0" tIns="0" rIns="0" bIns="0" rtlCol="0">
                        <a:noAutofit/>
                      </wps:bodyPr>
                    </wps:wsp>
                  </a:graphicData>
                </a:graphic>
              </wp:anchor>
            </w:drawing>
          </mc:Choice>
          <mc:Fallback>
            <w:pict>
              <v:shape w14:anchorId="25B31B36" id="Textbox 56" o:spid="_x0000_s1068" type="#_x0000_t202" style="position:absolute;margin-left:294.3pt;margin-top:6.95pt;width:198.45pt;height:134.5pt;z-index:-25165823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" filled="f" stroked="f">
                <v:textbox inset="0,0,0,0">
                  <w:txbxContent>
                    <w:tbl>
                      <w:tblPr>
                        <w:tblStyle w:val="TableNormal1"/>
                        <w:tblW w:w="0" w:type="auto"/>
                        <w:tblInd w:w="7" w:type="dxa"/>
                        <w:tblBorders>
                          <w:top w:val="single" w:sz="4" w:space="0" w:color="4A6C79"/>
                          <w:left w:val="single" w:sz="4" w:space="0" w:color="4A6C79"/>
                          <w:bottom w:val="single" w:sz="4" w:space="0" w:color="4A6C79"/>
                          <w:right w:val="single" w:sz="4" w:space="0" w:color="4A6C79"/>
                          <w:insideH w:val="single" w:sz="4" w:space="0" w:color="4A6C79"/>
                          <w:insideV w:val="single" w:sz="4" w:space="0" w:color="4A6C79"/>
                        </w:tblBorders>
                        <w:tblLayout w:type="fixed"/>
                        <w:tblLook w:val="01E0" w:firstRow="1" w:lastRow="1" w:firstColumn="1" w:lastColumn="1" w:noHBand="0" w:noVBand="0"/>
                      </w:tblPr>
                      <w:tblGrid>
                        <w:gridCol w:w="2954"/>
                        <w:gridCol w:w="1007"/>
                      </w:tblGrid>
                      <w:tr w:rsidR="001E3564" w14:paraId="25B31B74" w14:textId="77777777">
                        <w:trPr>
                          <w:trHeight w:val="329"/>
                        </w:trPr>
                        <w:tc>
                          <w:tcPr>
                            <w:tcW w:w="2954" w:type="dxa"/>
                            <w:tcBorders>
                              <w:left w:val="nil"/>
                              <w:bottom w:val="nil"/>
                              <w:right w:val="nil"/>
                            </w:tcBorders>
                            <w:shd w:val="clear" w:color="auto" w:fill="4A6C79"/>
                          </w:tcPr>
                          <w:p w14:paraId="25B31B72" w14:textId="77777777" w:rsidR="001E3564" w:rsidRDefault="002F5345">
                            <w:pPr>
                              <w:pStyle w:val="TableParagraph"/>
                              <w:spacing w:before="22"/>
                              <w:ind w:left="127"/>
                              <w:jc w:val="left"/>
                              <w:rPr>
                                <w:sz w:val="20"/>
                              </w:rPr>
                            </w:pPr>
                            <w:r>
                              <w:rPr>
                                <w:color w:val="FFFFFF"/>
                                <w:spacing w:val="-2"/>
                                <w:sz w:val="20"/>
                              </w:rPr>
                              <w:t>Parameter</w:t>
                            </w:r>
                          </w:p>
                        </w:tc>
                        <w:tc>
                          <w:tcPr>
                            <w:tcW w:w="1007" w:type="dxa"/>
                            <w:tcBorders>
                              <w:left w:val="nil"/>
                              <w:bottom w:val="nil"/>
                              <w:right w:val="nil"/>
                            </w:tcBorders>
                            <w:shd w:val="clear" w:color="auto" w:fill="4A6C79"/>
                          </w:tcPr>
                          <w:p w14:paraId="25B31B73" w14:textId="77777777" w:rsidR="001E3564" w:rsidRDefault="002F5345">
                            <w:pPr>
                              <w:pStyle w:val="TableParagraph"/>
                              <w:spacing w:before="22"/>
                              <w:ind w:left="3"/>
                              <w:rPr>
                                <w:sz w:val="20"/>
                              </w:rPr>
                            </w:pPr>
                            <w:r>
                              <w:rPr>
                                <w:color w:val="FFFFFF"/>
                                <w:spacing w:val="-2"/>
                                <w:sz w:val="20"/>
                              </w:rPr>
                              <w:t>Cijfer</w:t>
                            </w:r>
                          </w:p>
                        </w:tc>
                      </w:tr>
                      <w:tr w:rsidR="001E3564" w14:paraId="25B31B77" w14:textId="77777777">
                        <w:trPr>
                          <w:trHeight w:val="317"/>
                        </w:trPr>
                        <w:tc>
                          <w:tcPr>
                            <w:tcW w:w="2954" w:type="dxa"/>
                            <w:tcBorders>
                              <w:top w:val="nil"/>
                              <w:right w:val="nil"/>
                            </w:tcBorders>
                            <w:shd w:val="clear" w:color="auto" w:fill="70A2B8"/>
                          </w:tcPr>
                          <w:p w14:paraId="25B31B75" w14:textId="77777777" w:rsidR="001E3564" w:rsidRDefault="002F5345">
                            <w:pPr>
                              <w:pStyle w:val="TableParagraph"/>
                              <w:spacing w:before="19"/>
                              <w:ind w:left="122"/>
                              <w:jc w:val="left"/>
                              <w:rPr>
                                <w:sz w:val="20"/>
                              </w:rPr>
                            </w:pPr>
                            <w:r>
                              <w:rPr>
                                <w:color w:val="FFFFFF"/>
                                <w:spacing w:val="-4"/>
                                <w:sz w:val="20"/>
                              </w:rPr>
                              <w:t>Aantal</w:t>
                            </w:r>
                            <w:r>
                              <w:rPr>
                                <w:color w:val="FFFFFF"/>
                                <w:spacing w:val="-7"/>
                                <w:sz w:val="20"/>
                              </w:rPr>
                              <w:t xml:space="preserve"> </w:t>
                            </w:r>
                            <w:r>
                              <w:rPr>
                                <w:color w:val="FFFFFF"/>
                                <w:spacing w:val="-4"/>
                                <w:sz w:val="20"/>
                              </w:rPr>
                              <w:t>inwoners</w:t>
                            </w:r>
                            <w:r>
                              <w:rPr>
                                <w:color w:val="FFFFFF"/>
                                <w:spacing w:val="-7"/>
                                <w:sz w:val="20"/>
                              </w:rPr>
                              <w:t xml:space="preserve"> </w:t>
                            </w:r>
                            <w:r>
                              <w:rPr>
                                <w:color w:val="FFFFFF"/>
                                <w:spacing w:val="-4"/>
                                <w:sz w:val="20"/>
                              </w:rPr>
                              <w:t>in</w:t>
                            </w:r>
                            <w:r>
                              <w:rPr>
                                <w:color w:val="FFFFFF"/>
                                <w:spacing w:val="-7"/>
                                <w:sz w:val="20"/>
                              </w:rPr>
                              <w:t xml:space="preserve"> </w:t>
                            </w:r>
                            <w:r>
                              <w:rPr>
                                <w:color w:val="FFFFFF"/>
                                <w:spacing w:val="-4"/>
                                <w:sz w:val="20"/>
                              </w:rPr>
                              <w:t>Vlaanderen</w:t>
                            </w:r>
                          </w:p>
                        </w:tc>
                        <w:tc>
                          <w:tcPr>
                            <w:tcW w:w="1007" w:type="dxa"/>
                            <w:tcBorders>
                              <w:top w:val="nil"/>
                              <w:left w:val="nil"/>
                            </w:tcBorders>
                          </w:tcPr>
                          <w:p w14:paraId="25B31B76" w14:textId="77777777" w:rsidR="001E3564" w:rsidRDefault="002F5345">
                            <w:pPr>
                              <w:pStyle w:val="TableParagraph"/>
                              <w:spacing w:before="19"/>
                              <w:ind w:left="8"/>
                              <w:rPr>
                                <w:sz w:val="20"/>
                              </w:rPr>
                            </w:pPr>
                            <w:r>
                              <w:rPr>
                                <w:color w:val="344449"/>
                                <w:w w:val="85"/>
                                <w:sz w:val="20"/>
                              </w:rPr>
                              <w:t>6</w:t>
                            </w:r>
                            <w:r>
                              <w:rPr>
                                <w:color w:val="344449"/>
                                <w:spacing w:val="-6"/>
                                <w:w w:val="85"/>
                                <w:sz w:val="20"/>
                              </w:rPr>
                              <w:t xml:space="preserve"> </w:t>
                            </w:r>
                            <w:r>
                              <w:rPr>
                                <w:color w:val="344449"/>
                                <w:w w:val="85"/>
                                <w:sz w:val="20"/>
                              </w:rPr>
                              <w:t>821</w:t>
                            </w:r>
                            <w:r>
                              <w:rPr>
                                <w:color w:val="344449"/>
                                <w:spacing w:val="-6"/>
                                <w:w w:val="85"/>
                                <w:sz w:val="20"/>
                              </w:rPr>
                              <w:t xml:space="preserve"> </w:t>
                            </w:r>
                            <w:r>
                              <w:rPr>
                                <w:color w:val="344449"/>
                                <w:spacing w:val="-5"/>
                                <w:w w:val="85"/>
                                <w:sz w:val="20"/>
                              </w:rPr>
                              <w:t>770</w:t>
                            </w:r>
                          </w:p>
                        </w:tc>
                      </w:tr>
                      <w:tr w:rsidR="001E3564" w14:paraId="25B31B7A" w14:textId="77777777">
                        <w:trPr>
                          <w:trHeight w:val="555"/>
                        </w:trPr>
                        <w:tc>
                          <w:tcPr>
                            <w:tcW w:w="2954" w:type="dxa"/>
                            <w:tcBorders>
                              <w:right w:val="nil"/>
                            </w:tcBorders>
                            <w:shd w:val="clear" w:color="auto" w:fill="70A2B8"/>
                          </w:tcPr>
                          <w:p w14:paraId="25B31B78" w14:textId="77777777" w:rsidR="001E3564" w:rsidRDefault="002F5345">
                            <w:pPr>
                              <w:pStyle w:val="TableParagraph"/>
                              <w:spacing w:before="18" w:line="249" w:lineRule="auto"/>
                              <w:ind w:left="122"/>
                              <w:jc w:val="left"/>
                              <w:rPr>
                                <w:sz w:val="20"/>
                              </w:rPr>
                            </w:pPr>
                            <w:r>
                              <w:rPr>
                                <w:color w:val="FFFFFF"/>
                                <w:sz w:val="20"/>
                              </w:rPr>
                              <w:t>Percentage</w:t>
                            </w:r>
                            <w:r>
                              <w:rPr>
                                <w:color w:val="FFFFFF"/>
                                <w:spacing w:val="-7"/>
                                <w:sz w:val="20"/>
                              </w:rPr>
                              <w:t xml:space="preserve"> </w:t>
                            </w:r>
                            <w:r>
                              <w:rPr>
                                <w:color w:val="FFFFFF"/>
                                <w:sz w:val="20"/>
                              </w:rPr>
                              <w:t>Vlamingen</w:t>
                            </w:r>
                            <w:r>
                              <w:rPr>
                                <w:color w:val="FFFFFF"/>
                                <w:spacing w:val="-7"/>
                                <w:sz w:val="20"/>
                              </w:rPr>
                              <w:t xml:space="preserve"> </w:t>
                            </w:r>
                            <w:r>
                              <w:rPr>
                                <w:color w:val="FFFFFF"/>
                                <w:sz w:val="20"/>
                              </w:rPr>
                              <w:t xml:space="preserve">met </w:t>
                            </w:r>
                            <w:r>
                              <w:rPr>
                                <w:color w:val="FFFFFF"/>
                                <w:w w:val="90"/>
                                <w:sz w:val="20"/>
                              </w:rPr>
                              <w:t>gevorderde digitale vaardigheden</w:t>
                            </w:r>
                          </w:p>
                        </w:tc>
                        <w:tc>
                          <w:tcPr>
                            <w:tcW w:w="1007" w:type="dxa"/>
                            <w:tcBorders>
                              <w:left w:val="nil"/>
                            </w:tcBorders>
                          </w:tcPr>
                          <w:p w14:paraId="25B31B79" w14:textId="77777777" w:rsidR="001E3564" w:rsidRDefault="002F5345">
                            <w:pPr>
                              <w:pStyle w:val="TableParagraph"/>
                              <w:spacing w:before="138"/>
                              <w:ind w:left="8"/>
                              <w:rPr>
                                <w:sz w:val="20"/>
                              </w:rPr>
                            </w:pPr>
                            <w:r>
                              <w:rPr>
                                <w:color w:val="344449"/>
                                <w:spacing w:val="-4"/>
                                <w:sz w:val="20"/>
                              </w:rPr>
                              <w:t>26,1</w:t>
                            </w:r>
                          </w:p>
                        </w:tc>
                      </w:tr>
                      <w:tr w:rsidR="001E3564" w14:paraId="25B31B7D" w14:textId="77777777">
                        <w:trPr>
                          <w:trHeight w:val="316"/>
                        </w:trPr>
                        <w:tc>
                          <w:tcPr>
                            <w:tcW w:w="2954" w:type="dxa"/>
                            <w:tcBorders>
                              <w:right w:val="nil"/>
                            </w:tcBorders>
                            <w:shd w:val="clear" w:color="auto" w:fill="70A2B8"/>
                          </w:tcPr>
                          <w:p w14:paraId="25B31B7B" w14:textId="77777777" w:rsidR="001E3564" w:rsidRDefault="002F5345">
                            <w:pPr>
                              <w:pStyle w:val="TableParagraph"/>
                              <w:spacing w:before="18"/>
                              <w:ind w:left="122"/>
                              <w:jc w:val="left"/>
                              <w:rPr>
                                <w:sz w:val="20"/>
                              </w:rPr>
                            </w:pPr>
                            <w:r>
                              <w:rPr>
                                <w:color w:val="FFFFFF"/>
                                <w:spacing w:val="-6"/>
                                <w:sz w:val="20"/>
                              </w:rPr>
                              <w:t>Aantal</w:t>
                            </w:r>
                            <w:r>
                              <w:rPr>
                                <w:color w:val="FFFFFF"/>
                                <w:spacing w:val="-3"/>
                                <w:sz w:val="20"/>
                              </w:rPr>
                              <w:t xml:space="preserve"> </w:t>
                            </w:r>
                            <w:r>
                              <w:rPr>
                                <w:color w:val="FFFFFF"/>
                                <w:spacing w:val="-6"/>
                                <w:sz w:val="20"/>
                              </w:rPr>
                              <w:t>zeugen</w:t>
                            </w:r>
                            <w:r>
                              <w:rPr>
                                <w:color w:val="FFFFFF"/>
                                <w:spacing w:val="-2"/>
                                <w:sz w:val="20"/>
                              </w:rPr>
                              <w:t xml:space="preserve"> </w:t>
                            </w:r>
                            <w:r>
                              <w:rPr>
                                <w:color w:val="FFFFFF"/>
                                <w:spacing w:val="-6"/>
                                <w:sz w:val="20"/>
                              </w:rPr>
                              <w:t>in</w:t>
                            </w:r>
                            <w:r>
                              <w:rPr>
                                <w:color w:val="FFFFFF"/>
                                <w:spacing w:val="-2"/>
                                <w:sz w:val="20"/>
                              </w:rPr>
                              <w:t xml:space="preserve"> </w:t>
                            </w:r>
                            <w:r>
                              <w:rPr>
                                <w:color w:val="FFFFFF"/>
                                <w:spacing w:val="-6"/>
                                <w:sz w:val="20"/>
                              </w:rPr>
                              <w:t>Vlaanderen</w:t>
                            </w:r>
                          </w:p>
                        </w:tc>
                        <w:tc>
                          <w:tcPr>
                            <w:tcW w:w="1007" w:type="dxa"/>
                            <w:tcBorders>
                              <w:left w:val="nil"/>
                            </w:tcBorders>
                          </w:tcPr>
                          <w:p w14:paraId="25B31B7C" w14:textId="77777777" w:rsidR="001E3564" w:rsidRDefault="002F5345">
                            <w:pPr>
                              <w:pStyle w:val="TableParagraph"/>
                              <w:spacing w:before="18"/>
                              <w:ind w:left="8"/>
                              <w:rPr>
                                <w:sz w:val="20"/>
                              </w:rPr>
                            </w:pPr>
                            <w:r>
                              <w:rPr>
                                <w:color w:val="344449"/>
                                <w:w w:val="85"/>
                                <w:sz w:val="20"/>
                              </w:rPr>
                              <w:t>339</w:t>
                            </w:r>
                            <w:r>
                              <w:rPr>
                                <w:color w:val="344449"/>
                                <w:spacing w:val="-2"/>
                                <w:w w:val="85"/>
                                <w:sz w:val="20"/>
                              </w:rPr>
                              <w:t xml:space="preserve"> </w:t>
                            </w:r>
                            <w:r>
                              <w:rPr>
                                <w:color w:val="344449"/>
                                <w:spacing w:val="-5"/>
                                <w:sz w:val="20"/>
                              </w:rPr>
                              <w:t>103</w:t>
                            </w:r>
                          </w:p>
                        </w:tc>
                      </w:tr>
                      <w:tr w:rsidR="001E3564" w14:paraId="25B31B81" w14:textId="77777777">
                        <w:trPr>
                          <w:trHeight w:val="794"/>
                        </w:trPr>
                        <w:tc>
                          <w:tcPr>
                            <w:tcW w:w="2954" w:type="dxa"/>
                            <w:tcBorders>
                              <w:right w:val="nil"/>
                            </w:tcBorders>
                            <w:shd w:val="clear" w:color="auto" w:fill="70A2B8"/>
                          </w:tcPr>
                          <w:p w14:paraId="25B31B7E" w14:textId="77777777" w:rsidR="001E3564" w:rsidRDefault="002F5345">
                            <w:pPr>
                              <w:pStyle w:val="TableParagraph"/>
                              <w:spacing w:before="18" w:line="249" w:lineRule="auto"/>
                              <w:ind w:left="122"/>
                              <w:jc w:val="left"/>
                              <w:rPr>
                                <w:sz w:val="20"/>
                              </w:rPr>
                            </w:pPr>
                            <w:r>
                              <w:rPr>
                                <w:color w:val="FFFFFF"/>
                                <w:w w:val="90"/>
                                <w:sz w:val="20"/>
                              </w:rPr>
                              <w:t xml:space="preserve">Ondergrens 95%-CI gemiddelde </w:t>
                            </w:r>
                            <w:r>
                              <w:rPr>
                                <w:color w:val="FFFFFF"/>
                                <w:sz w:val="20"/>
                              </w:rPr>
                              <w:t xml:space="preserve">vertrouwen in provinciale </w:t>
                            </w:r>
                            <w:r>
                              <w:rPr>
                                <w:color w:val="FFFFFF"/>
                                <w:spacing w:val="-2"/>
                                <w:sz w:val="20"/>
                              </w:rPr>
                              <w:t>overheid</w:t>
                            </w:r>
                          </w:p>
                        </w:tc>
                        <w:tc>
                          <w:tcPr>
                            <w:tcW w:w="1007" w:type="dxa"/>
                            <w:tcBorders>
                              <w:left w:val="nil"/>
                            </w:tcBorders>
                          </w:tcPr>
                          <w:p w14:paraId="25B31B7F" w14:textId="77777777" w:rsidR="001E3564" w:rsidRDefault="001E3564">
                            <w:pPr>
                              <w:pStyle w:val="TableParagraph"/>
                              <w:spacing w:before="27"/>
                              <w:jc w:val="left"/>
                              <w:rPr>
                                <w:rFonts w:ascii="Arial"/>
                                <w:i/>
                                <w:sz w:val="20"/>
                              </w:rPr>
                            </w:pPr>
                          </w:p>
                          <w:p w14:paraId="25B31B80" w14:textId="77777777" w:rsidR="001E3564" w:rsidRDefault="002F5345">
                            <w:pPr>
                              <w:pStyle w:val="TableParagraph"/>
                              <w:spacing w:before="0"/>
                              <w:ind w:left="8"/>
                              <w:rPr>
                                <w:sz w:val="20"/>
                              </w:rPr>
                            </w:pPr>
                            <w:r>
                              <w:rPr>
                                <w:color w:val="344449"/>
                                <w:spacing w:val="-4"/>
                                <w:sz w:val="20"/>
                              </w:rPr>
                              <w:t>2,34</w:t>
                            </w:r>
                          </w:p>
                        </w:tc>
                      </w:tr>
                      <w:tr w:rsidR="001E3564" w14:paraId="25B31B84" w14:textId="77777777">
                        <w:trPr>
                          <w:trHeight w:val="316"/>
                        </w:trPr>
                        <w:tc>
                          <w:tcPr>
                            <w:tcW w:w="2954" w:type="dxa"/>
                            <w:tcBorders>
                              <w:right w:val="nil"/>
                            </w:tcBorders>
                            <w:shd w:val="clear" w:color="auto" w:fill="70A2B8"/>
                          </w:tcPr>
                          <w:p w14:paraId="25B31B82" w14:textId="77777777" w:rsidR="001E3564" w:rsidRDefault="002F5345">
                            <w:pPr>
                              <w:pStyle w:val="TableParagraph"/>
                              <w:spacing w:before="18"/>
                              <w:ind w:left="122"/>
                              <w:jc w:val="left"/>
                              <w:rPr>
                                <w:sz w:val="20"/>
                              </w:rPr>
                            </w:pPr>
                            <w:r>
                              <w:rPr>
                                <w:color w:val="FFFFFF"/>
                                <w:spacing w:val="-10"/>
                                <w:w w:val="70"/>
                                <w:sz w:val="20"/>
                              </w:rPr>
                              <w:t>…</w:t>
                            </w:r>
                          </w:p>
                        </w:tc>
                        <w:tc>
                          <w:tcPr>
                            <w:tcW w:w="1007" w:type="dxa"/>
                            <w:tcBorders>
                              <w:left w:val="nil"/>
                            </w:tcBorders>
                          </w:tcPr>
                          <w:p w14:paraId="25B31B83" w14:textId="77777777" w:rsidR="001E3564" w:rsidRDefault="002F5345">
                            <w:pPr>
                              <w:pStyle w:val="TableParagraph"/>
                              <w:spacing w:before="18"/>
                              <w:ind w:left="8"/>
                              <w:rPr>
                                <w:sz w:val="20"/>
                              </w:rPr>
                            </w:pPr>
                            <w:r>
                              <w:rPr>
                                <w:color w:val="344449"/>
                                <w:spacing w:val="-10"/>
                                <w:w w:val="70"/>
                                <w:sz w:val="20"/>
                              </w:rPr>
                              <w:t>…</w:t>
                            </w:r>
                          </w:p>
                        </w:tc>
                      </w:tr>
                    </w:tbl>
                    <w:p w14:paraId="25B31B85" w14:textId="77777777" w:rsidR="001E3564" w:rsidRDefault="001E3564">
                      <w:pPr>
                        <w:pStyle w:val="BodyText"/>
                      </w:pPr>
                    </w:p>
                  </w:txbxContent>
                </v:textbox>
                <w10:wrap type="topAndBottom" anchorx="page"/>
              </v:shape>
            </w:pict>
          </mc:Fallback>
        </mc:AlternateContent>
      </w:r>
    </w:p>
    <w:p w14:paraId="25B319DB" w14:textId="77777777" w:rsidR="001E3564" w:rsidRPr="002A7964" w:rsidRDefault="001E3564">
      <w:pPr>
        <w:pStyle w:val="BodyText"/>
        <w:rPr>
          <w:rFonts w:ascii="Arial"/>
          <w:i/>
        </w:rPr>
      </w:pPr>
    </w:p>
    <w:p w14:paraId="25B319DC" w14:textId="77777777" w:rsidR="001E3564" w:rsidRPr="002A7964" w:rsidRDefault="001E3564">
      <w:pPr>
        <w:pStyle w:val="BodyText"/>
        <w:spacing w:before="58"/>
        <w:rPr>
          <w:rFonts w:ascii="Arial"/>
          <w:i/>
        </w:rPr>
      </w:pPr>
    </w:p>
    <w:p w14:paraId="25B319DD" w14:textId="274083CE" w:rsidR="001E3564" w:rsidRPr="002A7964" w:rsidRDefault="002F5345">
      <w:pPr>
        <w:pStyle w:val="BodyText"/>
        <w:spacing w:line="237" w:lineRule="auto"/>
        <w:ind w:left="709" w:right="1130"/>
        <w:jc w:val="both"/>
      </w:pPr>
      <w:r w:rsidRPr="002A7964">
        <w:rPr>
          <w:color w:val="344449"/>
        </w:rPr>
        <w:t>De</w:t>
      </w:r>
      <w:r w:rsidRPr="001A436D">
        <w:rPr>
          <w:color w:val="344449"/>
          <w:rPrChange w:id="2704" w:author="Vannieuwenhuyze Jorre" w:date="2025-03-27T14:21:00Z" w16du:dateUtc="2025-03-27T13:21:00Z">
            <w:rPr>
              <w:color w:val="344449"/>
              <w:spacing w:val="-12"/>
            </w:rPr>
          </w:rPrChange>
        </w:rPr>
        <w:t xml:space="preserve"> </w:t>
      </w:r>
      <w:r w:rsidRPr="002A7964">
        <w:rPr>
          <w:color w:val="344449"/>
        </w:rPr>
        <w:t>tweede</w:t>
      </w:r>
      <w:r w:rsidRPr="001A436D">
        <w:rPr>
          <w:color w:val="344449"/>
          <w:rPrChange w:id="2705" w:author="Vannieuwenhuyze Jorre" w:date="2025-03-27T14:21:00Z" w16du:dateUtc="2025-03-27T13:21:00Z">
            <w:rPr>
              <w:color w:val="344449"/>
              <w:spacing w:val="-12"/>
            </w:rPr>
          </w:rPrChange>
        </w:rPr>
        <w:t xml:space="preserve"> </w:t>
      </w:r>
      <w:r w:rsidRPr="002A7964">
        <w:rPr>
          <w:color w:val="344449"/>
        </w:rPr>
        <w:t>keuze</w:t>
      </w:r>
      <w:r w:rsidRPr="001A436D">
        <w:rPr>
          <w:color w:val="344449"/>
          <w:rPrChange w:id="2706" w:author="Vannieuwenhuyze Jorre" w:date="2025-03-27T14:21:00Z" w16du:dateUtc="2025-03-27T13:21:00Z">
            <w:rPr>
              <w:color w:val="344449"/>
              <w:spacing w:val="-12"/>
            </w:rPr>
          </w:rPrChange>
        </w:rPr>
        <w:t xml:space="preserve"> </w:t>
      </w:r>
      <w:r w:rsidRPr="002A7964">
        <w:rPr>
          <w:color w:val="344449"/>
        </w:rPr>
        <w:t>is</w:t>
      </w:r>
      <w:r w:rsidRPr="001A436D">
        <w:rPr>
          <w:color w:val="344449"/>
          <w:rPrChange w:id="2707" w:author="Vannieuwenhuyze Jorre" w:date="2025-03-27T14:21:00Z" w16du:dateUtc="2025-03-27T13:21:00Z">
            <w:rPr>
              <w:color w:val="344449"/>
              <w:spacing w:val="-11"/>
            </w:rPr>
          </w:rPrChange>
        </w:rPr>
        <w:t xml:space="preserve"> </w:t>
      </w:r>
      <w:r w:rsidRPr="002A7964">
        <w:rPr>
          <w:color w:val="344449"/>
        </w:rPr>
        <w:t>welke</w:t>
      </w:r>
      <w:r w:rsidRPr="001A436D">
        <w:rPr>
          <w:color w:val="344449"/>
          <w:rPrChange w:id="2708" w:author="Vannieuwenhuyze Jorre" w:date="2025-03-27T14:21:00Z" w16du:dateUtc="2025-03-27T13:21:00Z">
            <w:rPr>
              <w:color w:val="344449"/>
              <w:spacing w:val="-12"/>
            </w:rPr>
          </w:rPrChange>
        </w:rPr>
        <w:t xml:space="preserve"> </w:t>
      </w:r>
      <w:r w:rsidRPr="002A7964">
        <w:rPr>
          <w:color w:val="344449"/>
        </w:rPr>
        <w:t>concepten</w:t>
      </w:r>
      <w:r w:rsidRPr="001A436D">
        <w:rPr>
          <w:color w:val="344449"/>
          <w:rPrChange w:id="2709" w:author="Vannieuwenhuyze Jorre" w:date="2025-03-27T14:21:00Z" w16du:dateUtc="2025-03-27T13:21:00Z">
            <w:rPr>
              <w:color w:val="344449"/>
              <w:spacing w:val="-12"/>
            </w:rPr>
          </w:rPrChange>
        </w:rPr>
        <w:t xml:space="preserve"> </w:t>
      </w:r>
      <w:r w:rsidRPr="002A7964">
        <w:rPr>
          <w:color w:val="344449"/>
        </w:rPr>
        <w:t>binnen</w:t>
      </w:r>
      <w:r w:rsidRPr="001A436D">
        <w:rPr>
          <w:color w:val="344449"/>
          <w:rPrChange w:id="2710" w:author="Vannieuwenhuyze Jorre" w:date="2025-03-27T14:21:00Z" w16du:dateUtc="2025-03-27T13:21:00Z">
            <w:rPr>
              <w:color w:val="344449"/>
              <w:spacing w:val="-12"/>
            </w:rPr>
          </w:rPrChange>
        </w:rPr>
        <w:t xml:space="preserve"> </w:t>
      </w:r>
      <w:r w:rsidRPr="002A7964">
        <w:rPr>
          <w:color w:val="344449"/>
        </w:rPr>
        <w:t>een</w:t>
      </w:r>
      <w:r w:rsidRPr="001A436D">
        <w:rPr>
          <w:color w:val="344449"/>
          <w:rPrChange w:id="2711" w:author="Vannieuwenhuyze Jorre" w:date="2025-03-27T14:21:00Z" w16du:dateUtc="2025-03-27T13:21:00Z">
            <w:rPr>
              <w:color w:val="344449"/>
              <w:spacing w:val="-12"/>
            </w:rPr>
          </w:rPrChange>
        </w:rPr>
        <w:t xml:space="preserve"> </w:t>
      </w:r>
      <w:r w:rsidRPr="002A7964">
        <w:rPr>
          <w:color w:val="344449"/>
        </w:rPr>
        <w:t>statistiekreeks</w:t>
      </w:r>
      <w:r w:rsidRPr="001A436D">
        <w:rPr>
          <w:color w:val="344449"/>
          <w:rPrChange w:id="2712" w:author="Vannieuwenhuyze Jorre" w:date="2025-03-27T14:21:00Z" w16du:dateUtc="2025-03-27T13:21:00Z">
            <w:rPr>
              <w:color w:val="344449"/>
              <w:spacing w:val="-12"/>
            </w:rPr>
          </w:rPrChange>
        </w:rPr>
        <w:t xml:space="preserve"> </w:t>
      </w:r>
      <w:r w:rsidRPr="002A7964">
        <w:rPr>
          <w:color w:val="344449"/>
        </w:rPr>
        <w:t>worden</w:t>
      </w:r>
      <w:r w:rsidRPr="001A436D">
        <w:rPr>
          <w:color w:val="344449"/>
          <w:rPrChange w:id="2713" w:author="Vannieuwenhuyze Jorre" w:date="2025-03-27T14:21:00Z" w16du:dateUtc="2025-03-27T13:21:00Z">
            <w:rPr>
              <w:color w:val="344449"/>
              <w:spacing w:val="-12"/>
            </w:rPr>
          </w:rPrChange>
        </w:rPr>
        <w:t xml:space="preserve"> </w:t>
      </w:r>
      <w:r w:rsidRPr="002A7964">
        <w:rPr>
          <w:color w:val="344449"/>
        </w:rPr>
        <w:t>samenge</w:t>
      </w:r>
      <w:del w:id="2714" w:author="Vannieuwenhuyze Jorre" w:date="2025-02-20T15:21:00Z" w16du:dateUtc="2025-02-20T14:21:00Z">
        <w:r w:rsidRPr="002A7964" w:rsidDel="00D75CB8">
          <w:rPr>
            <w:color w:val="344449"/>
          </w:rPr>
          <w:delText xml:space="preserve">‐ </w:delText>
        </w:r>
      </w:del>
      <w:r w:rsidRPr="002A7964">
        <w:rPr>
          <w:color w:val="344449"/>
        </w:rPr>
        <w:t>voegd</w:t>
      </w:r>
      <w:r w:rsidRPr="001A436D">
        <w:rPr>
          <w:color w:val="344449"/>
          <w:rPrChange w:id="2715" w:author="Vannieuwenhuyze Jorre" w:date="2025-03-27T14:21:00Z" w16du:dateUtc="2025-03-27T13:21:00Z">
            <w:rPr>
              <w:color w:val="344449"/>
              <w:spacing w:val="-14"/>
            </w:rPr>
          </w:rPrChange>
        </w:rPr>
        <w:t xml:space="preserve"> </w:t>
      </w:r>
      <w:ins w:id="2716" w:author="Vannieuwenhuyze Jorre" w:date="2025-02-20T15:21:00Z" w16du:dateUtc="2025-02-20T14:21:00Z">
        <w:r w:rsidR="00D75CB8" w:rsidRPr="001A436D">
          <w:rPr>
            <w:color w:val="344449"/>
            <w:rPrChange w:id="2717" w:author="Vannieuwenhuyze Jorre" w:date="2025-03-27T14:21:00Z" w16du:dateUtc="2025-03-27T13:21:00Z">
              <w:rPr>
                <w:color w:val="344449"/>
                <w:spacing w:val="-14"/>
              </w:rPr>
            </w:rPrChange>
          </w:rPr>
          <w:t xml:space="preserve">en welke worden </w:t>
        </w:r>
      </w:ins>
      <w:del w:id="2718" w:author="Vannieuwenhuyze Jorre" w:date="2025-02-20T15:21:00Z" w16du:dateUtc="2025-02-20T14:21:00Z">
        <w:r w:rsidRPr="002A7964" w:rsidDel="00D75CB8">
          <w:rPr>
            <w:color w:val="344449"/>
          </w:rPr>
          <w:delText>of</w:delText>
        </w:r>
        <w:r w:rsidRPr="001A436D" w:rsidDel="00D75CB8">
          <w:rPr>
            <w:color w:val="344449"/>
            <w:rPrChange w:id="2719" w:author="Vannieuwenhuyze Jorre" w:date="2025-03-27T14:21:00Z" w16du:dateUtc="2025-03-27T13:21:00Z">
              <w:rPr>
                <w:color w:val="344449"/>
                <w:spacing w:val="-13"/>
              </w:rPr>
            </w:rPrChange>
          </w:rPr>
          <w:delText xml:space="preserve"> </w:delText>
        </w:r>
      </w:del>
      <w:r w:rsidRPr="002A7964">
        <w:rPr>
          <w:color w:val="344449"/>
        </w:rPr>
        <w:t>uitgesplitst. Bijvoorbeeld: cijfers</w:t>
      </w:r>
      <w:r w:rsidRPr="001A436D">
        <w:rPr>
          <w:color w:val="344449"/>
          <w:rPrChange w:id="2720" w:author="Vannieuwenhuyze Jorre" w:date="2025-03-27T14:21:00Z" w16du:dateUtc="2025-03-27T13:21:00Z">
            <w:rPr>
              <w:color w:val="344449"/>
              <w:spacing w:val="-14"/>
            </w:rPr>
          </w:rPrChange>
        </w:rPr>
        <w:t xml:space="preserve"> </w:t>
      </w:r>
      <w:r w:rsidRPr="002A7964">
        <w:rPr>
          <w:color w:val="344449"/>
        </w:rPr>
        <w:t>over</w:t>
      </w:r>
      <w:r w:rsidRPr="001A436D">
        <w:rPr>
          <w:color w:val="344449"/>
          <w:rPrChange w:id="2721" w:author="Vannieuwenhuyze Jorre" w:date="2025-03-27T14:21:00Z" w16du:dateUtc="2025-03-27T13:21:00Z">
            <w:rPr>
              <w:color w:val="344449"/>
              <w:spacing w:val="-13"/>
            </w:rPr>
          </w:rPrChange>
        </w:rPr>
        <w:t xml:space="preserve"> </w:t>
      </w:r>
      <w:r w:rsidRPr="002A7964">
        <w:rPr>
          <w:color w:val="344449"/>
        </w:rPr>
        <w:t>mannen</w:t>
      </w:r>
      <w:r w:rsidRPr="001A436D">
        <w:rPr>
          <w:color w:val="344449"/>
          <w:rPrChange w:id="2722" w:author="Vannieuwenhuyze Jorre" w:date="2025-03-27T14:21:00Z" w16du:dateUtc="2025-03-27T13:21:00Z">
            <w:rPr>
              <w:color w:val="344449"/>
              <w:spacing w:val="-14"/>
            </w:rPr>
          </w:rPrChange>
        </w:rPr>
        <w:t xml:space="preserve"> </w:t>
      </w:r>
      <w:r w:rsidRPr="002A7964">
        <w:rPr>
          <w:color w:val="344449"/>
        </w:rPr>
        <w:t>en</w:t>
      </w:r>
      <w:r w:rsidRPr="001A436D">
        <w:rPr>
          <w:color w:val="344449"/>
          <w:rPrChange w:id="2723" w:author="Vannieuwenhuyze Jorre" w:date="2025-03-27T14:21:00Z" w16du:dateUtc="2025-03-27T13:21:00Z">
            <w:rPr>
              <w:color w:val="344449"/>
              <w:spacing w:val="-13"/>
            </w:rPr>
          </w:rPrChange>
        </w:rPr>
        <w:t xml:space="preserve"> </w:t>
      </w:r>
      <w:r w:rsidRPr="002A7964">
        <w:rPr>
          <w:color w:val="344449"/>
        </w:rPr>
        <w:t>vrouwen</w:t>
      </w:r>
      <w:r w:rsidRPr="001A436D">
        <w:rPr>
          <w:color w:val="344449"/>
          <w:rPrChange w:id="2724" w:author="Vannieuwenhuyze Jorre" w:date="2025-03-27T14:21:00Z" w16du:dateUtc="2025-03-27T13:21:00Z">
            <w:rPr>
              <w:color w:val="344449"/>
              <w:spacing w:val="-14"/>
            </w:rPr>
          </w:rPrChange>
        </w:rPr>
        <w:t xml:space="preserve"> </w:t>
      </w:r>
      <w:r w:rsidRPr="002A7964">
        <w:rPr>
          <w:color w:val="344449"/>
        </w:rPr>
        <w:t>in</w:t>
      </w:r>
      <w:r w:rsidRPr="001A436D">
        <w:rPr>
          <w:color w:val="344449"/>
          <w:rPrChange w:id="2725" w:author="Vannieuwenhuyze Jorre" w:date="2025-03-27T14:21:00Z" w16du:dateUtc="2025-03-27T13:21:00Z">
            <w:rPr>
              <w:color w:val="344449"/>
              <w:spacing w:val="-13"/>
            </w:rPr>
          </w:rPrChange>
        </w:rPr>
        <w:t xml:space="preserve"> </w:t>
      </w:r>
      <w:r w:rsidRPr="002A7964">
        <w:rPr>
          <w:color w:val="344449"/>
        </w:rPr>
        <w:t xml:space="preserve">gemeenten </w:t>
      </w:r>
      <w:r w:rsidRPr="001A436D">
        <w:rPr>
          <w:color w:val="344449"/>
          <w:rPrChange w:id="2726" w:author="Vannieuwenhuyze Jorre" w:date="2025-03-27T14:21:00Z" w16du:dateUtc="2025-03-27T13:21:00Z">
            <w:rPr>
              <w:color w:val="344449"/>
              <w:spacing w:val="-2"/>
            </w:rPr>
          </w:rPrChange>
        </w:rPr>
        <w:t>kun</w:t>
      </w:r>
      <w:r w:rsidRPr="001A436D">
        <w:rPr>
          <w:color w:val="344449"/>
          <w:rPrChange w:id="2727" w:author="Vannieuwenhuyze Jorre" w:date="2025-03-27T14:21:00Z" w16du:dateUtc="2025-03-27T13:21:00Z">
            <w:rPr>
              <w:color w:val="344449"/>
              <w:spacing w:val="-10"/>
            </w:rPr>
          </w:rPrChange>
        </w:rPr>
        <w:t xml:space="preserve"> </w:t>
      </w:r>
      <w:r w:rsidRPr="001A436D">
        <w:rPr>
          <w:color w:val="344449"/>
          <w:rPrChange w:id="2728" w:author="Vannieuwenhuyze Jorre" w:date="2025-03-27T14:21:00Z" w16du:dateUtc="2025-03-27T13:21:00Z">
            <w:rPr>
              <w:color w:val="344449"/>
              <w:spacing w:val="-2"/>
            </w:rPr>
          </w:rPrChange>
        </w:rPr>
        <w:t>je</w:t>
      </w:r>
      <w:r w:rsidRPr="001A436D">
        <w:rPr>
          <w:color w:val="344449"/>
          <w:rPrChange w:id="2729" w:author="Vannieuwenhuyze Jorre" w:date="2025-03-27T14:21:00Z" w16du:dateUtc="2025-03-27T13:21:00Z">
            <w:rPr>
              <w:color w:val="344449"/>
              <w:spacing w:val="-9"/>
            </w:rPr>
          </w:rPrChange>
        </w:rPr>
        <w:t xml:space="preserve"> </w:t>
      </w:r>
      <w:r w:rsidRPr="001A436D">
        <w:rPr>
          <w:color w:val="344449"/>
          <w:rPrChange w:id="2730" w:author="Vannieuwenhuyze Jorre" w:date="2025-03-27T14:21:00Z" w16du:dateUtc="2025-03-27T13:21:00Z">
            <w:rPr>
              <w:color w:val="344449"/>
              <w:spacing w:val="-2"/>
            </w:rPr>
          </w:rPrChange>
        </w:rPr>
        <w:t>uitsplitsen</w:t>
      </w:r>
      <w:r w:rsidRPr="001A436D">
        <w:rPr>
          <w:color w:val="344449"/>
          <w:rPrChange w:id="2731" w:author="Vannieuwenhuyze Jorre" w:date="2025-03-27T14:21:00Z" w16du:dateUtc="2025-03-27T13:21:00Z">
            <w:rPr>
              <w:color w:val="344449"/>
              <w:spacing w:val="-9"/>
            </w:rPr>
          </w:rPrChange>
        </w:rPr>
        <w:t xml:space="preserve"> </w:t>
      </w:r>
      <w:r w:rsidRPr="001A436D">
        <w:rPr>
          <w:color w:val="344449"/>
          <w:rPrChange w:id="2732" w:author="Vannieuwenhuyze Jorre" w:date="2025-03-27T14:21:00Z" w16du:dateUtc="2025-03-27T13:21:00Z">
            <w:rPr>
              <w:color w:val="344449"/>
              <w:spacing w:val="-2"/>
            </w:rPr>
          </w:rPrChange>
        </w:rPr>
        <w:t>op</w:t>
      </w:r>
      <w:r w:rsidRPr="001A436D">
        <w:rPr>
          <w:color w:val="344449"/>
          <w:rPrChange w:id="2733" w:author="Vannieuwenhuyze Jorre" w:date="2025-03-27T14:21:00Z" w16du:dateUtc="2025-03-27T13:21:00Z">
            <w:rPr>
              <w:color w:val="344449"/>
              <w:spacing w:val="-9"/>
            </w:rPr>
          </w:rPrChange>
        </w:rPr>
        <w:t xml:space="preserve"> </w:t>
      </w:r>
      <w:r w:rsidRPr="001A436D">
        <w:rPr>
          <w:color w:val="344449"/>
          <w:rPrChange w:id="2734" w:author="Vannieuwenhuyze Jorre" w:date="2025-03-27T14:21:00Z" w16du:dateUtc="2025-03-27T13:21:00Z">
            <w:rPr>
              <w:color w:val="344449"/>
              <w:spacing w:val="-2"/>
            </w:rPr>
          </w:rPrChange>
        </w:rPr>
        <w:t>basis</w:t>
      </w:r>
      <w:r w:rsidRPr="001A436D">
        <w:rPr>
          <w:color w:val="344449"/>
          <w:rPrChange w:id="2735" w:author="Vannieuwenhuyze Jorre" w:date="2025-03-27T14:21:00Z" w16du:dateUtc="2025-03-27T13:21:00Z">
            <w:rPr>
              <w:color w:val="344449"/>
              <w:spacing w:val="-9"/>
            </w:rPr>
          </w:rPrChange>
        </w:rPr>
        <w:t xml:space="preserve"> </w:t>
      </w:r>
      <w:r w:rsidRPr="001A436D">
        <w:rPr>
          <w:color w:val="344449"/>
          <w:rPrChange w:id="2736" w:author="Vannieuwenhuyze Jorre" w:date="2025-03-27T14:21:00Z" w16du:dateUtc="2025-03-27T13:21:00Z">
            <w:rPr>
              <w:color w:val="344449"/>
              <w:spacing w:val="-2"/>
            </w:rPr>
          </w:rPrChange>
        </w:rPr>
        <w:t>van</w:t>
      </w:r>
      <w:r w:rsidRPr="001A436D">
        <w:rPr>
          <w:color w:val="344449"/>
          <w:rPrChange w:id="2737" w:author="Vannieuwenhuyze Jorre" w:date="2025-03-27T14:21:00Z" w16du:dateUtc="2025-03-27T13:21:00Z">
            <w:rPr>
              <w:color w:val="344449"/>
              <w:spacing w:val="-10"/>
            </w:rPr>
          </w:rPrChange>
        </w:rPr>
        <w:t xml:space="preserve"> </w:t>
      </w:r>
      <w:r w:rsidRPr="001A436D">
        <w:rPr>
          <w:color w:val="344449"/>
          <w:rPrChange w:id="2738" w:author="Vannieuwenhuyze Jorre" w:date="2025-03-27T14:21:00Z" w16du:dateUtc="2025-03-27T13:21:00Z">
            <w:rPr>
              <w:color w:val="344449"/>
              <w:spacing w:val="-2"/>
            </w:rPr>
          </w:rPrChange>
        </w:rPr>
        <w:t>‘parameter’</w:t>
      </w:r>
      <w:r w:rsidRPr="001A436D">
        <w:rPr>
          <w:color w:val="344449"/>
          <w:rPrChange w:id="2739" w:author="Vannieuwenhuyze Jorre" w:date="2025-03-27T14:21:00Z" w16du:dateUtc="2025-03-27T13:21:00Z">
            <w:rPr>
              <w:color w:val="344449"/>
              <w:spacing w:val="-9"/>
            </w:rPr>
          </w:rPrChange>
        </w:rPr>
        <w:t xml:space="preserve"> </w:t>
      </w:r>
      <w:r w:rsidRPr="001A436D">
        <w:rPr>
          <w:color w:val="344449"/>
          <w:rPrChange w:id="2740" w:author="Vannieuwenhuyze Jorre" w:date="2025-03-27T14:21:00Z" w16du:dateUtc="2025-03-27T13:21:00Z">
            <w:rPr>
              <w:color w:val="344449"/>
              <w:spacing w:val="-2"/>
            </w:rPr>
          </w:rPrChange>
        </w:rPr>
        <w:t>en</w:t>
      </w:r>
      <w:r w:rsidRPr="001A436D">
        <w:rPr>
          <w:color w:val="344449"/>
          <w:rPrChange w:id="2741" w:author="Vannieuwenhuyze Jorre" w:date="2025-03-27T14:21:00Z" w16du:dateUtc="2025-03-27T13:21:00Z">
            <w:rPr>
              <w:color w:val="344449"/>
              <w:spacing w:val="-9"/>
            </w:rPr>
          </w:rPrChange>
        </w:rPr>
        <w:t xml:space="preserve"> </w:t>
      </w:r>
      <w:r w:rsidRPr="001A436D">
        <w:rPr>
          <w:color w:val="344449"/>
          <w:rPrChange w:id="2742" w:author="Vannieuwenhuyze Jorre" w:date="2025-03-27T14:21:00Z" w16du:dateUtc="2025-03-27T13:21:00Z">
            <w:rPr>
              <w:color w:val="344449"/>
              <w:spacing w:val="-2"/>
            </w:rPr>
          </w:rPrChange>
        </w:rPr>
        <w:t>‘geslacht’,</w:t>
      </w:r>
      <w:r w:rsidRPr="001A436D">
        <w:rPr>
          <w:color w:val="344449"/>
          <w:rPrChange w:id="2743" w:author="Vannieuwenhuyze Jorre" w:date="2025-03-27T14:21:00Z" w16du:dateUtc="2025-03-27T13:21:00Z">
            <w:rPr>
              <w:color w:val="344449"/>
              <w:spacing w:val="-6"/>
            </w:rPr>
          </w:rPrChange>
        </w:rPr>
        <w:t xml:space="preserve"> </w:t>
      </w:r>
      <w:r w:rsidRPr="001A436D">
        <w:rPr>
          <w:color w:val="344449"/>
          <w:rPrChange w:id="2744" w:author="Vannieuwenhuyze Jorre" w:date="2025-03-27T14:21:00Z" w16du:dateUtc="2025-03-27T13:21:00Z">
            <w:rPr>
              <w:color w:val="344449"/>
              <w:spacing w:val="-2"/>
            </w:rPr>
          </w:rPrChange>
        </w:rPr>
        <w:t>zoals</w:t>
      </w:r>
      <w:r w:rsidRPr="001A436D">
        <w:rPr>
          <w:color w:val="344449"/>
          <w:rPrChange w:id="2745" w:author="Vannieuwenhuyze Jorre" w:date="2025-03-27T14:21:00Z" w16du:dateUtc="2025-03-27T13:21:00Z">
            <w:rPr>
              <w:color w:val="344449"/>
              <w:spacing w:val="-9"/>
            </w:rPr>
          </w:rPrChange>
        </w:rPr>
        <w:t xml:space="preserve"> </w:t>
      </w:r>
      <w:r w:rsidRPr="001A436D">
        <w:rPr>
          <w:color w:val="344449"/>
          <w:rPrChange w:id="2746" w:author="Vannieuwenhuyze Jorre" w:date="2025-03-27T14:21:00Z" w16du:dateUtc="2025-03-27T13:21:00Z">
            <w:rPr>
              <w:color w:val="344449"/>
              <w:spacing w:val="-2"/>
            </w:rPr>
          </w:rPrChange>
        </w:rPr>
        <w:t>in</w:t>
      </w:r>
      <w:r w:rsidRPr="001A436D">
        <w:rPr>
          <w:color w:val="344449"/>
          <w:rPrChange w:id="2747" w:author="Vannieuwenhuyze Jorre" w:date="2025-03-27T14:21:00Z" w16du:dateUtc="2025-03-27T13:21:00Z">
            <w:rPr>
              <w:color w:val="344449"/>
              <w:spacing w:val="-9"/>
            </w:rPr>
          </w:rPrChange>
        </w:rPr>
        <w:t xml:space="preserve"> </w:t>
      </w:r>
      <w:r w:rsidRPr="001A436D">
        <w:rPr>
          <w:color w:val="344449"/>
          <w:rPrChange w:id="2748" w:author="Vannieuwenhuyze Jorre" w:date="2025-03-27T14:21:00Z" w16du:dateUtc="2025-03-27T13:21:00Z">
            <w:rPr>
              <w:color w:val="344449"/>
              <w:spacing w:val="-2"/>
            </w:rPr>
          </w:rPrChange>
        </w:rPr>
        <w:t>tabel</w:t>
      </w:r>
      <w:r w:rsidRPr="001A436D">
        <w:rPr>
          <w:color w:val="344449"/>
          <w:rPrChange w:id="2749" w:author="Vannieuwenhuyze Jorre" w:date="2025-03-27T14:21:00Z" w16du:dateUtc="2025-03-27T13:21:00Z">
            <w:rPr>
              <w:color w:val="344449"/>
              <w:spacing w:val="-7"/>
            </w:rPr>
          </w:rPrChange>
        </w:rPr>
        <w:t xml:space="preserve"> </w:t>
      </w:r>
      <w:r w:rsidR="001E3564" w:rsidRPr="002A7964">
        <w:fldChar w:fldCharType="begin"/>
      </w:r>
      <w:r w:rsidR="001E3564" w:rsidRPr="002A7964">
        <w:instrText>HYPERLINK \l "_bookmark5"</w:instrText>
      </w:r>
      <w:r w:rsidR="001E3564" w:rsidRPr="002A7964">
        <w:fldChar w:fldCharType="separate"/>
      </w:r>
      <w:r w:rsidR="001E3564" w:rsidRPr="001A436D">
        <w:rPr>
          <w:color w:val="344449"/>
          <w:rPrChange w:id="2750" w:author="Vannieuwenhuyze Jorre" w:date="2025-03-27T14:21:00Z" w16du:dateUtc="2025-03-27T13:21:00Z">
            <w:rPr>
              <w:color w:val="344449"/>
              <w:spacing w:val="-2"/>
            </w:rPr>
          </w:rPrChange>
        </w:rPr>
        <w:t>5b</w:t>
      </w:r>
      <w:r w:rsidR="001E3564" w:rsidRPr="002A7964">
        <w:fldChar w:fldCharType="end"/>
      </w:r>
      <w:r w:rsidRPr="001A436D">
        <w:rPr>
          <w:color w:val="344449"/>
          <w:rPrChange w:id="2751" w:author="Vannieuwenhuyze Jorre" w:date="2025-03-27T14:21:00Z" w16du:dateUtc="2025-03-27T13:21:00Z">
            <w:rPr>
              <w:color w:val="344449"/>
              <w:spacing w:val="-2"/>
            </w:rPr>
          </w:rPrChange>
        </w:rPr>
        <w:t>.</w:t>
      </w:r>
      <w:r w:rsidRPr="001A436D">
        <w:rPr>
          <w:color w:val="344449"/>
          <w:rPrChange w:id="2752" w:author="Vannieuwenhuyze Jorre" w:date="2025-03-27T14:21:00Z" w16du:dateUtc="2025-03-27T13:21:00Z">
            <w:rPr>
              <w:color w:val="344449"/>
              <w:spacing w:val="18"/>
            </w:rPr>
          </w:rPrChange>
        </w:rPr>
        <w:t xml:space="preserve"> </w:t>
      </w:r>
      <w:r w:rsidRPr="001A436D">
        <w:rPr>
          <w:color w:val="344449"/>
          <w:rPrChange w:id="2753" w:author="Vannieuwenhuyze Jorre" w:date="2025-03-27T14:21:00Z" w16du:dateUtc="2025-03-27T13:21:00Z">
            <w:rPr>
              <w:color w:val="344449"/>
              <w:spacing w:val="-2"/>
            </w:rPr>
          </w:rPrChange>
        </w:rPr>
        <w:t>Je</w:t>
      </w:r>
      <w:r w:rsidRPr="001A436D">
        <w:rPr>
          <w:color w:val="344449"/>
          <w:rPrChange w:id="2754" w:author="Vannieuwenhuyze Jorre" w:date="2025-03-27T14:21:00Z" w16du:dateUtc="2025-03-27T13:21:00Z">
            <w:rPr>
              <w:color w:val="344449"/>
              <w:spacing w:val="-9"/>
            </w:rPr>
          </w:rPrChange>
        </w:rPr>
        <w:t xml:space="preserve"> </w:t>
      </w:r>
      <w:r w:rsidRPr="001A436D">
        <w:rPr>
          <w:color w:val="344449"/>
          <w:rPrChange w:id="2755" w:author="Vannieuwenhuyze Jorre" w:date="2025-03-27T14:21:00Z" w16du:dateUtc="2025-03-27T13:21:00Z">
            <w:rPr>
              <w:color w:val="344449"/>
              <w:spacing w:val="-2"/>
            </w:rPr>
          </w:rPrChange>
        </w:rPr>
        <w:t>kunt</w:t>
      </w:r>
      <w:r w:rsidRPr="001A436D">
        <w:rPr>
          <w:color w:val="344449"/>
          <w:rPrChange w:id="2756" w:author="Vannieuwenhuyze Jorre" w:date="2025-03-27T14:21:00Z" w16du:dateUtc="2025-03-27T13:21:00Z">
            <w:rPr>
              <w:color w:val="344449"/>
              <w:spacing w:val="-9"/>
            </w:rPr>
          </w:rPrChange>
        </w:rPr>
        <w:t xml:space="preserve"> </w:t>
      </w:r>
      <w:r w:rsidRPr="001A436D">
        <w:rPr>
          <w:color w:val="344449"/>
          <w:rPrChange w:id="2757" w:author="Vannieuwenhuyze Jorre" w:date="2025-03-27T14:21:00Z" w16du:dateUtc="2025-03-27T13:21:00Z">
            <w:rPr>
              <w:color w:val="344449"/>
              <w:spacing w:val="-2"/>
            </w:rPr>
          </w:rPrChange>
        </w:rPr>
        <w:t xml:space="preserve">er </w:t>
      </w:r>
      <w:ins w:id="2758" w:author="Vannieuwenhuyze Jorre" w:date="2025-02-20T15:21:00Z" w16du:dateUtc="2025-02-20T14:21:00Z">
        <w:r w:rsidR="001C2313" w:rsidRPr="001A436D">
          <w:rPr>
            <w:color w:val="344449"/>
            <w:rPrChange w:id="2759" w:author="Vannieuwenhuyze Jorre" w:date="2025-03-27T14:21:00Z" w16du:dateUtc="2025-03-27T13:21:00Z">
              <w:rPr>
                <w:color w:val="344449"/>
                <w:spacing w:val="-2"/>
              </w:rPr>
            </w:rPrChange>
          </w:rPr>
          <w:t xml:space="preserve">echter </w:t>
        </w:r>
      </w:ins>
      <w:r w:rsidRPr="002A7964">
        <w:rPr>
          <w:color w:val="344449"/>
        </w:rPr>
        <w:t>ook</w:t>
      </w:r>
      <w:r w:rsidRPr="001A436D">
        <w:rPr>
          <w:color w:val="344449"/>
          <w:rPrChange w:id="2760" w:author="Vannieuwenhuyze Jorre" w:date="2025-03-27T14:21:00Z" w16du:dateUtc="2025-03-27T13:21:00Z">
            <w:rPr>
              <w:color w:val="344449"/>
              <w:spacing w:val="-12"/>
            </w:rPr>
          </w:rPrChange>
        </w:rPr>
        <w:t xml:space="preserve"> </w:t>
      </w:r>
      <w:r w:rsidRPr="002A7964">
        <w:rPr>
          <w:color w:val="344449"/>
        </w:rPr>
        <w:t>voor</w:t>
      </w:r>
      <w:r w:rsidRPr="001A436D">
        <w:rPr>
          <w:color w:val="344449"/>
          <w:rPrChange w:id="2761" w:author="Vannieuwenhuyze Jorre" w:date="2025-03-27T14:21:00Z" w16du:dateUtc="2025-03-27T13:21:00Z">
            <w:rPr>
              <w:color w:val="344449"/>
              <w:spacing w:val="-13"/>
            </w:rPr>
          </w:rPrChange>
        </w:rPr>
        <w:t xml:space="preserve"> </w:t>
      </w:r>
      <w:r w:rsidRPr="002A7964">
        <w:rPr>
          <w:color w:val="344449"/>
        </w:rPr>
        <w:t>kiezen</w:t>
      </w:r>
      <w:r w:rsidRPr="001A436D">
        <w:rPr>
          <w:color w:val="344449"/>
          <w:rPrChange w:id="2762" w:author="Vannieuwenhuyze Jorre" w:date="2025-03-27T14:21:00Z" w16du:dateUtc="2025-03-27T13:21:00Z">
            <w:rPr>
              <w:color w:val="344449"/>
              <w:spacing w:val="-13"/>
            </w:rPr>
          </w:rPrChange>
        </w:rPr>
        <w:t xml:space="preserve"> </w:t>
      </w:r>
      <w:r w:rsidRPr="002A7964">
        <w:rPr>
          <w:color w:val="344449"/>
        </w:rPr>
        <w:t>om</w:t>
      </w:r>
      <w:r w:rsidRPr="001A436D">
        <w:rPr>
          <w:color w:val="344449"/>
          <w:rPrChange w:id="2763" w:author="Vannieuwenhuyze Jorre" w:date="2025-03-27T14:21:00Z" w16du:dateUtc="2025-03-27T13:21:00Z">
            <w:rPr>
              <w:color w:val="344449"/>
              <w:spacing w:val="-12"/>
            </w:rPr>
          </w:rPrChange>
        </w:rPr>
        <w:t xml:space="preserve"> </w:t>
      </w:r>
      <w:r w:rsidRPr="002A7964">
        <w:rPr>
          <w:color w:val="344449"/>
        </w:rPr>
        <w:t>beide</w:t>
      </w:r>
      <w:r w:rsidRPr="001A436D">
        <w:rPr>
          <w:color w:val="344449"/>
          <w:rPrChange w:id="2764" w:author="Vannieuwenhuyze Jorre" w:date="2025-03-27T14:21:00Z" w16du:dateUtc="2025-03-27T13:21:00Z">
            <w:rPr>
              <w:color w:val="344449"/>
              <w:spacing w:val="-12"/>
            </w:rPr>
          </w:rPrChange>
        </w:rPr>
        <w:t xml:space="preserve"> </w:t>
      </w:r>
      <w:r w:rsidRPr="002A7964">
        <w:rPr>
          <w:color w:val="344449"/>
        </w:rPr>
        <w:t>concepten</w:t>
      </w:r>
      <w:r w:rsidRPr="001A436D">
        <w:rPr>
          <w:color w:val="344449"/>
          <w:rPrChange w:id="2765" w:author="Vannieuwenhuyze Jorre" w:date="2025-03-27T14:21:00Z" w16du:dateUtc="2025-03-27T13:21:00Z">
            <w:rPr>
              <w:color w:val="344449"/>
              <w:spacing w:val="-13"/>
            </w:rPr>
          </w:rPrChange>
        </w:rPr>
        <w:t xml:space="preserve"> </w:t>
      </w:r>
      <w:r w:rsidRPr="002A7964">
        <w:rPr>
          <w:color w:val="344449"/>
        </w:rPr>
        <w:t>te</w:t>
      </w:r>
      <w:r w:rsidRPr="001A436D">
        <w:rPr>
          <w:color w:val="344449"/>
          <w:rPrChange w:id="2766" w:author="Vannieuwenhuyze Jorre" w:date="2025-03-27T14:21:00Z" w16du:dateUtc="2025-03-27T13:21:00Z">
            <w:rPr>
              <w:color w:val="344449"/>
              <w:spacing w:val="-12"/>
            </w:rPr>
          </w:rPrChange>
        </w:rPr>
        <w:t xml:space="preserve"> </w:t>
      </w:r>
      <w:r w:rsidRPr="002A7964">
        <w:rPr>
          <w:color w:val="344449"/>
        </w:rPr>
        <w:t>combineren</w:t>
      </w:r>
      <w:r w:rsidRPr="001A436D">
        <w:rPr>
          <w:color w:val="344449"/>
          <w:rPrChange w:id="2767" w:author="Vannieuwenhuyze Jorre" w:date="2025-03-27T14:21:00Z" w16du:dateUtc="2025-03-27T13:21:00Z">
            <w:rPr>
              <w:color w:val="344449"/>
              <w:spacing w:val="-13"/>
            </w:rPr>
          </w:rPrChange>
        </w:rPr>
        <w:t xml:space="preserve"> </w:t>
      </w:r>
      <w:r w:rsidRPr="002A7964">
        <w:rPr>
          <w:color w:val="344449"/>
        </w:rPr>
        <w:t>in</w:t>
      </w:r>
      <w:r w:rsidRPr="001A436D">
        <w:rPr>
          <w:color w:val="344449"/>
          <w:rPrChange w:id="2768" w:author="Vannieuwenhuyze Jorre" w:date="2025-03-27T14:21:00Z" w16du:dateUtc="2025-03-27T13:21:00Z">
            <w:rPr>
              <w:color w:val="344449"/>
              <w:spacing w:val="-13"/>
            </w:rPr>
          </w:rPrChange>
        </w:rPr>
        <w:t xml:space="preserve"> </w:t>
      </w:r>
      <w:r w:rsidRPr="002A7964">
        <w:rPr>
          <w:color w:val="344449"/>
        </w:rPr>
        <w:t>één</w:t>
      </w:r>
      <w:r w:rsidRPr="001A436D">
        <w:rPr>
          <w:color w:val="344449"/>
          <w:rPrChange w:id="2769" w:author="Vannieuwenhuyze Jorre" w:date="2025-03-27T14:21:00Z" w16du:dateUtc="2025-03-27T13:21:00Z">
            <w:rPr>
              <w:color w:val="344449"/>
              <w:spacing w:val="-12"/>
            </w:rPr>
          </w:rPrChange>
        </w:rPr>
        <w:t xml:space="preserve"> </w:t>
      </w:r>
      <w:r w:rsidRPr="002A7964">
        <w:rPr>
          <w:color w:val="344449"/>
        </w:rPr>
        <w:t>dimensie,</w:t>
      </w:r>
      <w:r w:rsidRPr="001A436D">
        <w:rPr>
          <w:color w:val="344449"/>
          <w:rPrChange w:id="2770" w:author="Vannieuwenhuyze Jorre" w:date="2025-03-27T14:21:00Z" w16du:dateUtc="2025-03-27T13:21:00Z">
            <w:rPr>
              <w:color w:val="344449"/>
              <w:spacing w:val="-11"/>
            </w:rPr>
          </w:rPrChange>
        </w:rPr>
        <w:t xml:space="preserve"> </w:t>
      </w:r>
      <w:r w:rsidRPr="002A7964">
        <w:rPr>
          <w:color w:val="344449"/>
        </w:rPr>
        <w:t>zoals</w:t>
      </w:r>
      <w:r w:rsidRPr="001A436D">
        <w:rPr>
          <w:color w:val="344449"/>
          <w:rPrChange w:id="2771" w:author="Vannieuwenhuyze Jorre" w:date="2025-03-27T14:21:00Z" w16du:dateUtc="2025-03-27T13:21:00Z">
            <w:rPr>
              <w:color w:val="344449"/>
              <w:spacing w:val="-13"/>
            </w:rPr>
          </w:rPrChange>
        </w:rPr>
        <w:t xml:space="preserve"> </w:t>
      </w:r>
      <w:r w:rsidRPr="002A7964">
        <w:rPr>
          <w:color w:val="344449"/>
        </w:rPr>
        <w:t>in</w:t>
      </w:r>
      <w:r w:rsidRPr="001A436D">
        <w:rPr>
          <w:color w:val="344449"/>
          <w:rPrChange w:id="2772" w:author="Vannieuwenhuyze Jorre" w:date="2025-03-27T14:21:00Z" w16du:dateUtc="2025-03-27T13:21:00Z">
            <w:rPr>
              <w:color w:val="344449"/>
              <w:spacing w:val="-12"/>
            </w:rPr>
          </w:rPrChange>
        </w:rPr>
        <w:t xml:space="preserve"> </w:t>
      </w:r>
      <w:r w:rsidRPr="002A7964">
        <w:rPr>
          <w:color w:val="344449"/>
        </w:rPr>
        <w:t xml:space="preserve">tabel </w:t>
      </w:r>
      <w:hyperlink w:anchor="_bookmark5" w:history="1">
        <w:r w:rsidR="001E3564" w:rsidRPr="002A7964">
          <w:rPr>
            <w:color w:val="344449"/>
          </w:rPr>
          <w:t>5a</w:t>
        </w:r>
      </w:hyperlink>
      <w:r w:rsidRPr="002A7964">
        <w:rPr>
          <w:color w:val="344449"/>
        </w:rPr>
        <w:t>. Ook hier gaat het om een afweging tussen eenvoud en gebruiksgemak.</w:t>
      </w:r>
    </w:p>
    <w:p w14:paraId="25B319DE" w14:textId="7A2B6B7F" w:rsidR="001E3564" w:rsidRPr="002A7964" w:rsidRDefault="002F5345">
      <w:pPr>
        <w:pStyle w:val="BodyText"/>
        <w:spacing w:before="139" w:line="237" w:lineRule="auto"/>
        <w:ind w:left="709" w:right="1129"/>
        <w:jc w:val="both"/>
      </w:pPr>
      <w:r w:rsidRPr="002A7964">
        <w:rPr>
          <w:color w:val="344449"/>
        </w:rPr>
        <w:t>Een</w:t>
      </w:r>
      <w:r w:rsidRPr="001A436D">
        <w:rPr>
          <w:color w:val="344449"/>
          <w:rPrChange w:id="2773" w:author="Vannieuwenhuyze Jorre" w:date="2025-03-27T14:21:00Z" w16du:dateUtc="2025-03-27T13:21:00Z">
            <w:rPr>
              <w:color w:val="344449"/>
              <w:spacing w:val="-5"/>
            </w:rPr>
          </w:rPrChange>
        </w:rPr>
        <w:t xml:space="preserve"> </w:t>
      </w:r>
      <w:r w:rsidRPr="002A7964">
        <w:rPr>
          <w:color w:val="344449"/>
        </w:rPr>
        <w:t>derde</w:t>
      </w:r>
      <w:r w:rsidRPr="001A436D">
        <w:rPr>
          <w:color w:val="344449"/>
          <w:rPrChange w:id="2774" w:author="Vannieuwenhuyze Jorre" w:date="2025-03-27T14:21:00Z" w16du:dateUtc="2025-03-27T13:21:00Z">
            <w:rPr>
              <w:color w:val="344449"/>
              <w:spacing w:val="-5"/>
            </w:rPr>
          </w:rPrChange>
        </w:rPr>
        <w:t xml:space="preserve"> </w:t>
      </w:r>
      <w:r w:rsidRPr="002A7964">
        <w:rPr>
          <w:color w:val="344449"/>
        </w:rPr>
        <w:t>keuze</w:t>
      </w:r>
      <w:r w:rsidRPr="001A436D">
        <w:rPr>
          <w:color w:val="344449"/>
          <w:rPrChange w:id="2775" w:author="Vannieuwenhuyze Jorre" w:date="2025-03-27T14:21:00Z" w16du:dateUtc="2025-03-27T13:21:00Z">
            <w:rPr>
              <w:color w:val="344449"/>
              <w:spacing w:val="-5"/>
            </w:rPr>
          </w:rPrChange>
        </w:rPr>
        <w:t xml:space="preserve"> </w:t>
      </w:r>
      <w:r w:rsidRPr="002A7964">
        <w:rPr>
          <w:color w:val="344449"/>
        </w:rPr>
        <w:t>is</w:t>
      </w:r>
      <w:r w:rsidRPr="001A436D">
        <w:rPr>
          <w:color w:val="344449"/>
          <w:rPrChange w:id="2776" w:author="Vannieuwenhuyze Jorre" w:date="2025-03-27T14:21:00Z" w16du:dateUtc="2025-03-27T13:21:00Z">
            <w:rPr>
              <w:color w:val="344449"/>
              <w:spacing w:val="-4"/>
            </w:rPr>
          </w:rPrChange>
        </w:rPr>
        <w:t xml:space="preserve"> </w:t>
      </w:r>
      <w:r w:rsidRPr="002A7964">
        <w:rPr>
          <w:color w:val="344449"/>
        </w:rPr>
        <w:t>de</w:t>
      </w:r>
      <w:r w:rsidRPr="001A436D">
        <w:rPr>
          <w:color w:val="344449"/>
          <w:rPrChange w:id="2777" w:author="Vannieuwenhuyze Jorre" w:date="2025-03-27T14:21:00Z" w16du:dateUtc="2025-03-27T13:21:00Z">
            <w:rPr>
              <w:color w:val="344449"/>
              <w:spacing w:val="-4"/>
            </w:rPr>
          </w:rPrChange>
        </w:rPr>
        <w:t xml:space="preserve"> </w:t>
      </w:r>
      <w:r w:rsidRPr="002A7964">
        <w:rPr>
          <w:color w:val="344449"/>
        </w:rPr>
        <w:t>definitie</w:t>
      </w:r>
      <w:r w:rsidRPr="001A436D">
        <w:rPr>
          <w:color w:val="344449"/>
          <w:rPrChange w:id="2778" w:author="Vannieuwenhuyze Jorre" w:date="2025-03-27T14:21:00Z" w16du:dateUtc="2025-03-27T13:21:00Z">
            <w:rPr>
              <w:color w:val="344449"/>
              <w:spacing w:val="-5"/>
            </w:rPr>
          </w:rPrChange>
        </w:rPr>
        <w:t xml:space="preserve"> </w:t>
      </w:r>
      <w:r w:rsidRPr="002A7964">
        <w:rPr>
          <w:color w:val="344449"/>
        </w:rPr>
        <w:t>van</w:t>
      </w:r>
      <w:r w:rsidRPr="001A436D">
        <w:rPr>
          <w:color w:val="344449"/>
          <w:rPrChange w:id="2779" w:author="Vannieuwenhuyze Jorre" w:date="2025-03-27T14:21:00Z" w16du:dateUtc="2025-03-27T13:21:00Z">
            <w:rPr>
              <w:color w:val="344449"/>
              <w:spacing w:val="-5"/>
            </w:rPr>
          </w:rPrChange>
        </w:rPr>
        <w:t xml:space="preserve"> </w:t>
      </w:r>
      <w:r w:rsidRPr="002A7964">
        <w:rPr>
          <w:color w:val="344449"/>
        </w:rPr>
        <w:t>de</w:t>
      </w:r>
      <w:r w:rsidRPr="001A436D">
        <w:rPr>
          <w:color w:val="344449"/>
          <w:rPrChange w:id="2780" w:author="Vannieuwenhuyze Jorre" w:date="2025-03-27T14:21:00Z" w16du:dateUtc="2025-03-27T13:21:00Z">
            <w:rPr>
              <w:color w:val="344449"/>
              <w:spacing w:val="-4"/>
            </w:rPr>
          </w:rPrChange>
        </w:rPr>
        <w:t xml:space="preserve"> </w:t>
      </w:r>
      <w:r w:rsidRPr="002A7964">
        <w:rPr>
          <w:color w:val="344449"/>
        </w:rPr>
        <w:t>concepten</w:t>
      </w:r>
      <w:r w:rsidRPr="001A436D">
        <w:rPr>
          <w:color w:val="344449"/>
          <w:rPrChange w:id="2781" w:author="Vannieuwenhuyze Jorre" w:date="2025-03-27T14:21:00Z" w16du:dateUtc="2025-03-27T13:21:00Z">
            <w:rPr>
              <w:color w:val="344449"/>
              <w:spacing w:val="-5"/>
            </w:rPr>
          </w:rPrChange>
        </w:rPr>
        <w:t xml:space="preserve"> </w:t>
      </w:r>
      <w:r w:rsidRPr="002A7964">
        <w:rPr>
          <w:color w:val="344449"/>
        </w:rPr>
        <w:t>zelf.</w:t>
      </w:r>
      <w:r w:rsidRPr="001A436D">
        <w:rPr>
          <w:color w:val="344449"/>
          <w:rPrChange w:id="2782" w:author="Vannieuwenhuyze Jorre" w:date="2025-03-27T14:21:00Z" w16du:dateUtc="2025-03-27T13:21:00Z">
            <w:rPr>
              <w:color w:val="344449"/>
              <w:spacing w:val="20"/>
            </w:rPr>
          </w:rPrChange>
        </w:rPr>
        <w:t xml:space="preserve"> </w:t>
      </w:r>
      <w:r w:rsidRPr="002A7964">
        <w:rPr>
          <w:color w:val="344449"/>
        </w:rPr>
        <w:t>Stel</w:t>
      </w:r>
      <w:r w:rsidRPr="001A436D">
        <w:rPr>
          <w:color w:val="344449"/>
          <w:rPrChange w:id="2783" w:author="Vannieuwenhuyze Jorre" w:date="2025-03-27T14:21:00Z" w16du:dateUtc="2025-03-27T13:21:00Z">
            <w:rPr>
              <w:color w:val="344449"/>
              <w:spacing w:val="-5"/>
            </w:rPr>
          </w:rPrChange>
        </w:rPr>
        <w:t xml:space="preserve"> </w:t>
      </w:r>
      <w:r w:rsidRPr="002A7964">
        <w:rPr>
          <w:color w:val="344449"/>
        </w:rPr>
        <w:t>dat</w:t>
      </w:r>
      <w:r w:rsidRPr="001A436D">
        <w:rPr>
          <w:color w:val="344449"/>
          <w:rPrChange w:id="2784" w:author="Vannieuwenhuyze Jorre" w:date="2025-03-27T14:21:00Z" w16du:dateUtc="2025-03-27T13:21:00Z">
            <w:rPr>
              <w:color w:val="344449"/>
              <w:spacing w:val="-5"/>
            </w:rPr>
          </w:rPrChange>
        </w:rPr>
        <w:t xml:space="preserve"> </w:t>
      </w:r>
      <w:r w:rsidRPr="002A7964">
        <w:rPr>
          <w:color w:val="344449"/>
        </w:rPr>
        <w:t>je</w:t>
      </w:r>
      <w:r w:rsidRPr="001A436D">
        <w:rPr>
          <w:color w:val="344449"/>
          <w:rPrChange w:id="2785" w:author="Vannieuwenhuyze Jorre" w:date="2025-03-27T14:21:00Z" w16du:dateUtc="2025-03-27T13:21:00Z">
            <w:rPr>
              <w:color w:val="344449"/>
              <w:spacing w:val="-4"/>
            </w:rPr>
          </w:rPrChange>
        </w:rPr>
        <w:t xml:space="preserve"> </w:t>
      </w:r>
      <w:r w:rsidRPr="002A7964">
        <w:rPr>
          <w:color w:val="344449"/>
        </w:rPr>
        <w:t>cijfers</w:t>
      </w:r>
      <w:r w:rsidRPr="001A436D">
        <w:rPr>
          <w:color w:val="344449"/>
          <w:rPrChange w:id="2786" w:author="Vannieuwenhuyze Jorre" w:date="2025-03-27T14:21:00Z" w16du:dateUtc="2025-03-27T13:21:00Z">
            <w:rPr>
              <w:color w:val="344449"/>
              <w:spacing w:val="-5"/>
            </w:rPr>
          </w:rPrChange>
        </w:rPr>
        <w:t xml:space="preserve"> </w:t>
      </w:r>
      <w:r w:rsidRPr="002A7964">
        <w:rPr>
          <w:color w:val="344449"/>
        </w:rPr>
        <w:t>publiceert over</w:t>
      </w:r>
      <w:r w:rsidRPr="001A436D">
        <w:rPr>
          <w:color w:val="344449"/>
          <w:rPrChange w:id="2787" w:author="Vannieuwenhuyze Jorre" w:date="2025-03-27T14:21:00Z" w16du:dateUtc="2025-03-27T13:21:00Z">
            <w:rPr>
              <w:color w:val="344449"/>
              <w:spacing w:val="-7"/>
            </w:rPr>
          </w:rPrChange>
        </w:rPr>
        <w:t xml:space="preserve"> </w:t>
      </w:r>
      <w:r w:rsidRPr="002A7964">
        <w:rPr>
          <w:color w:val="344449"/>
        </w:rPr>
        <w:t>inwoners</w:t>
      </w:r>
      <w:r w:rsidRPr="001A436D">
        <w:rPr>
          <w:color w:val="344449"/>
          <w:rPrChange w:id="2788" w:author="Vannieuwenhuyze Jorre" w:date="2025-03-27T14:21:00Z" w16du:dateUtc="2025-03-27T13:21:00Z">
            <w:rPr>
              <w:color w:val="344449"/>
              <w:spacing w:val="-7"/>
            </w:rPr>
          </w:rPrChange>
        </w:rPr>
        <w:t xml:space="preserve"> </w:t>
      </w:r>
      <w:r w:rsidRPr="002A7964">
        <w:rPr>
          <w:color w:val="344449"/>
        </w:rPr>
        <w:t>van</w:t>
      </w:r>
      <w:r w:rsidRPr="001A436D">
        <w:rPr>
          <w:color w:val="344449"/>
          <w:rPrChange w:id="2789" w:author="Vannieuwenhuyze Jorre" w:date="2025-03-27T14:21:00Z" w16du:dateUtc="2025-03-27T13:21:00Z">
            <w:rPr>
              <w:color w:val="344449"/>
              <w:spacing w:val="-7"/>
            </w:rPr>
          </w:rPrChange>
        </w:rPr>
        <w:t xml:space="preserve"> </w:t>
      </w:r>
      <w:r w:rsidRPr="002A7964">
        <w:rPr>
          <w:color w:val="344449"/>
        </w:rPr>
        <w:t>Vlaamse</w:t>
      </w:r>
      <w:r w:rsidRPr="001A436D">
        <w:rPr>
          <w:color w:val="344449"/>
          <w:rPrChange w:id="2790" w:author="Vannieuwenhuyze Jorre" w:date="2025-03-27T14:21:00Z" w16du:dateUtc="2025-03-27T13:21:00Z">
            <w:rPr>
              <w:color w:val="344449"/>
              <w:spacing w:val="-7"/>
            </w:rPr>
          </w:rPrChange>
        </w:rPr>
        <w:t xml:space="preserve"> </w:t>
      </w:r>
      <w:r w:rsidRPr="002A7964">
        <w:rPr>
          <w:color w:val="344449"/>
        </w:rPr>
        <w:t>gemeenten,</w:t>
      </w:r>
      <w:r w:rsidRPr="001A436D">
        <w:rPr>
          <w:color w:val="344449"/>
          <w:rPrChange w:id="2791" w:author="Vannieuwenhuyze Jorre" w:date="2025-03-27T14:21:00Z" w16du:dateUtc="2025-03-27T13:21:00Z">
            <w:rPr>
              <w:color w:val="344449"/>
              <w:spacing w:val="-6"/>
            </w:rPr>
          </w:rPrChange>
        </w:rPr>
        <w:t xml:space="preserve"> </w:t>
      </w:r>
      <w:r w:rsidRPr="002A7964">
        <w:rPr>
          <w:color w:val="344449"/>
        </w:rPr>
        <w:t>uitgesplitst</w:t>
      </w:r>
      <w:r w:rsidRPr="001A436D">
        <w:rPr>
          <w:color w:val="344449"/>
          <w:rPrChange w:id="2792" w:author="Vannieuwenhuyze Jorre" w:date="2025-03-27T14:21:00Z" w16du:dateUtc="2025-03-27T13:21:00Z">
            <w:rPr>
              <w:color w:val="344449"/>
              <w:spacing w:val="-7"/>
            </w:rPr>
          </w:rPrChange>
        </w:rPr>
        <w:t xml:space="preserve"> </w:t>
      </w:r>
      <w:r w:rsidRPr="002A7964">
        <w:rPr>
          <w:color w:val="344449"/>
        </w:rPr>
        <w:t>naar</w:t>
      </w:r>
      <w:r w:rsidRPr="001A436D">
        <w:rPr>
          <w:color w:val="344449"/>
          <w:rPrChange w:id="2793" w:author="Vannieuwenhuyze Jorre" w:date="2025-03-27T14:21:00Z" w16du:dateUtc="2025-03-27T13:21:00Z">
            <w:rPr>
              <w:color w:val="344449"/>
              <w:spacing w:val="-7"/>
            </w:rPr>
          </w:rPrChange>
        </w:rPr>
        <w:t xml:space="preserve"> </w:t>
      </w:r>
      <w:r w:rsidRPr="002A7964">
        <w:rPr>
          <w:color w:val="344449"/>
        </w:rPr>
        <w:t>geslacht</w:t>
      </w:r>
      <w:r w:rsidRPr="001A436D">
        <w:rPr>
          <w:color w:val="344449"/>
          <w:rPrChange w:id="2794" w:author="Vannieuwenhuyze Jorre" w:date="2025-03-27T14:21:00Z" w16du:dateUtc="2025-03-27T13:21:00Z">
            <w:rPr>
              <w:color w:val="344449"/>
              <w:spacing w:val="-7"/>
            </w:rPr>
          </w:rPrChange>
        </w:rPr>
        <w:t xml:space="preserve"> </w:t>
      </w:r>
      <w:r w:rsidRPr="002A7964">
        <w:rPr>
          <w:color w:val="344449"/>
        </w:rPr>
        <w:t>en</w:t>
      </w:r>
      <w:r w:rsidRPr="001A436D">
        <w:rPr>
          <w:color w:val="344449"/>
          <w:rPrChange w:id="2795" w:author="Vannieuwenhuyze Jorre" w:date="2025-03-27T14:21:00Z" w16du:dateUtc="2025-03-27T13:21:00Z">
            <w:rPr>
              <w:color w:val="344449"/>
              <w:spacing w:val="-7"/>
            </w:rPr>
          </w:rPrChange>
        </w:rPr>
        <w:t xml:space="preserve"> </w:t>
      </w:r>
      <w:r w:rsidRPr="002A7964">
        <w:rPr>
          <w:color w:val="344449"/>
        </w:rPr>
        <w:t>leeftijd,</w:t>
      </w:r>
      <w:r w:rsidRPr="001A436D">
        <w:rPr>
          <w:color w:val="344449"/>
          <w:rPrChange w:id="2796" w:author="Vannieuwenhuyze Jorre" w:date="2025-03-27T14:21:00Z" w16du:dateUtc="2025-03-27T13:21:00Z">
            <w:rPr>
              <w:color w:val="344449"/>
              <w:spacing w:val="-6"/>
            </w:rPr>
          </w:rPrChange>
        </w:rPr>
        <w:t xml:space="preserve"> </w:t>
      </w:r>
      <w:r w:rsidRPr="002A7964">
        <w:rPr>
          <w:color w:val="344449"/>
        </w:rPr>
        <w:t>zon</w:t>
      </w:r>
      <w:del w:id="2797" w:author="Vannieuwenhuyze Jorre" w:date="2025-02-20T15:21:00Z" w16du:dateUtc="2025-02-20T14:21:00Z">
        <w:r w:rsidRPr="002A7964" w:rsidDel="001C2313">
          <w:rPr>
            <w:color w:val="344449"/>
          </w:rPr>
          <w:delText xml:space="preserve">‐ </w:delText>
        </w:r>
      </w:del>
      <w:r w:rsidRPr="002A7964">
        <w:rPr>
          <w:color w:val="344449"/>
        </w:rPr>
        <w:t>der</w:t>
      </w:r>
      <w:r w:rsidRPr="001A436D">
        <w:rPr>
          <w:color w:val="344449"/>
          <w:rPrChange w:id="2798" w:author="Vannieuwenhuyze Jorre" w:date="2025-03-27T14:21:00Z" w16du:dateUtc="2025-03-27T13:21:00Z">
            <w:rPr>
              <w:color w:val="344449"/>
              <w:spacing w:val="-11"/>
            </w:rPr>
          </w:rPrChange>
        </w:rPr>
        <w:t xml:space="preserve"> </w:t>
      </w:r>
      <w:r w:rsidRPr="002A7964">
        <w:rPr>
          <w:color w:val="344449"/>
        </w:rPr>
        <w:t>deze</w:t>
      </w:r>
      <w:r w:rsidRPr="001A436D">
        <w:rPr>
          <w:color w:val="344449"/>
          <w:rPrChange w:id="2799" w:author="Vannieuwenhuyze Jorre" w:date="2025-03-27T14:21:00Z" w16du:dateUtc="2025-03-27T13:21:00Z">
            <w:rPr>
              <w:color w:val="344449"/>
              <w:spacing w:val="-11"/>
            </w:rPr>
          </w:rPrChange>
        </w:rPr>
        <w:t xml:space="preserve"> </w:t>
      </w:r>
      <w:r w:rsidRPr="002A7964">
        <w:rPr>
          <w:color w:val="344449"/>
        </w:rPr>
        <w:t>kenmerken</w:t>
      </w:r>
      <w:r w:rsidRPr="001A436D">
        <w:rPr>
          <w:color w:val="344449"/>
          <w:rPrChange w:id="2800" w:author="Vannieuwenhuyze Jorre" w:date="2025-03-27T14:21:00Z" w16du:dateUtc="2025-03-27T13:21:00Z">
            <w:rPr>
              <w:color w:val="344449"/>
              <w:spacing w:val="-11"/>
            </w:rPr>
          </w:rPrChange>
        </w:rPr>
        <w:t xml:space="preserve"> </w:t>
      </w:r>
      <w:r w:rsidRPr="002A7964">
        <w:rPr>
          <w:color w:val="344449"/>
        </w:rPr>
        <w:t>te</w:t>
      </w:r>
      <w:r w:rsidRPr="001A436D">
        <w:rPr>
          <w:color w:val="344449"/>
          <w:rPrChange w:id="2801" w:author="Vannieuwenhuyze Jorre" w:date="2025-03-27T14:21:00Z" w16du:dateUtc="2025-03-27T13:21:00Z">
            <w:rPr>
              <w:color w:val="344449"/>
              <w:spacing w:val="-11"/>
            </w:rPr>
          </w:rPrChange>
        </w:rPr>
        <w:t xml:space="preserve"> </w:t>
      </w:r>
      <w:r w:rsidRPr="002A7964">
        <w:rPr>
          <w:color w:val="344449"/>
        </w:rPr>
        <w:t>kruisen. Je</w:t>
      </w:r>
      <w:r w:rsidRPr="001A436D">
        <w:rPr>
          <w:color w:val="344449"/>
          <w:rPrChange w:id="2802" w:author="Vannieuwenhuyze Jorre" w:date="2025-03-27T14:21:00Z" w16du:dateUtc="2025-03-27T13:21:00Z">
            <w:rPr>
              <w:color w:val="344449"/>
              <w:spacing w:val="-10"/>
            </w:rPr>
          </w:rPrChange>
        </w:rPr>
        <w:t xml:space="preserve"> </w:t>
      </w:r>
      <w:r w:rsidRPr="002A7964">
        <w:rPr>
          <w:color w:val="344449"/>
        </w:rPr>
        <w:t>kunt</w:t>
      </w:r>
      <w:r w:rsidRPr="001A436D">
        <w:rPr>
          <w:color w:val="344449"/>
          <w:rPrChange w:id="2803" w:author="Vannieuwenhuyze Jorre" w:date="2025-03-27T14:21:00Z" w16du:dateUtc="2025-03-27T13:21:00Z">
            <w:rPr>
              <w:color w:val="344449"/>
              <w:spacing w:val="-11"/>
            </w:rPr>
          </w:rPrChange>
        </w:rPr>
        <w:t xml:space="preserve"> </w:t>
      </w:r>
      <w:r w:rsidRPr="002A7964">
        <w:rPr>
          <w:color w:val="344449"/>
        </w:rPr>
        <w:t>hiervoor</w:t>
      </w:r>
      <w:r w:rsidRPr="001A436D">
        <w:rPr>
          <w:color w:val="344449"/>
          <w:rPrChange w:id="2804" w:author="Vannieuwenhuyze Jorre" w:date="2025-03-27T14:21:00Z" w16du:dateUtc="2025-03-27T13:21:00Z">
            <w:rPr>
              <w:color w:val="344449"/>
              <w:spacing w:val="-11"/>
            </w:rPr>
          </w:rPrChange>
        </w:rPr>
        <w:t xml:space="preserve"> </w:t>
      </w:r>
      <w:r w:rsidRPr="002A7964">
        <w:rPr>
          <w:color w:val="344449"/>
        </w:rPr>
        <w:t>aparte</w:t>
      </w:r>
      <w:r w:rsidRPr="001A436D">
        <w:rPr>
          <w:color w:val="344449"/>
          <w:rPrChange w:id="2805" w:author="Vannieuwenhuyze Jorre" w:date="2025-03-27T14:21:00Z" w16du:dateUtc="2025-03-27T13:21:00Z">
            <w:rPr>
              <w:color w:val="344449"/>
              <w:spacing w:val="-11"/>
            </w:rPr>
          </w:rPrChange>
        </w:rPr>
        <w:t xml:space="preserve"> </w:t>
      </w:r>
      <w:r w:rsidRPr="002A7964">
        <w:rPr>
          <w:color w:val="344449"/>
        </w:rPr>
        <w:t>dimensies</w:t>
      </w:r>
      <w:r w:rsidRPr="001A436D">
        <w:rPr>
          <w:color w:val="344449"/>
          <w:rPrChange w:id="2806" w:author="Vannieuwenhuyze Jorre" w:date="2025-03-27T14:21:00Z" w16du:dateUtc="2025-03-27T13:21:00Z">
            <w:rPr>
              <w:color w:val="344449"/>
              <w:spacing w:val="-10"/>
            </w:rPr>
          </w:rPrChange>
        </w:rPr>
        <w:t xml:space="preserve"> </w:t>
      </w:r>
      <w:r w:rsidRPr="002A7964">
        <w:rPr>
          <w:color w:val="344449"/>
        </w:rPr>
        <w:t>definiëren</w:t>
      </w:r>
      <w:r w:rsidRPr="001A436D">
        <w:rPr>
          <w:color w:val="344449"/>
          <w:rPrChange w:id="2807" w:author="Vannieuwenhuyze Jorre" w:date="2025-03-27T14:21:00Z" w16du:dateUtc="2025-03-27T13:21:00Z">
            <w:rPr>
              <w:color w:val="344449"/>
              <w:spacing w:val="-11"/>
            </w:rPr>
          </w:rPrChange>
        </w:rPr>
        <w:t xml:space="preserve"> </w:t>
      </w:r>
      <w:r w:rsidRPr="002A7964">
        <w:rPr>
          <w:color w:val="344449"/>
        </w:rPr>
        <w:t xml:space="preserve">voor ‘geslacht’ en ‘leeftijd’, zoals in tabel </w:t>
      </w:r>
      <w:hyperlink w:anchor="_bookmark6" w:history="1">
        <w:r w:rsidR="001E3564" w:rsidRPr="002A7964">
          <w:rPr>
            <w:color w:val="344449"/>
          </w:rPr>
          <w:t>6a</w:t>
        </w:r>
      </w:hyperlink>
      <w:r w:rsidRPr="002A7964">
        <w:rPr>
          <w:color w:val="344449"/>
        </w:rPr>
        <w:t>.</w:t>
      </w:r>
      <w:r w:rsidRPr="001A436D">
        <w:rPr>
          <w:color w:val="344449"/>
          <w:rPrChange w:id="2808" w:author="Vannieuwenhuyze Jorre" w:date="2025-03-27T14:21:00Z" w16du:dateUtc="2025-03-27T13:21:00Z">
            <w:rPr>
              <w:color w:val="344449"/>
              <w:spacing w:val="40"/>
            </w:rPr>
          </w:rPrChange>
        </w:rPr>
        <w:t xml:space="preserve"> </w:t>
      </w:r>
      <w:ins w:id="2809" w:author="Vannieuwenhuyze Jorre" w:date="2025-02-20T15:22:00Z" w16du:dateUtc="2025-02-20T14:22:00Z">
        <w:r w:rsidR="00407F1B" w:rsidRPr="001A436D">
          <w:rPr>
            <w:color w:val="344449"/>
            <w:rPrChange w:id="2810" w:author="Vannieuwenhuyze Jorre" w:date="2025-03-27T14:21:00Z" w16du:dateUtc="2025-03-27T13:21:00Z">
              <w:rPr>
                <w:color w:val="344449"/>
                <w:spacing w:val="40"/>
              </w:rPr>
            </w:rPrChange>
          </w:rPr>
          <w:t xml:space="preserve">Je kan deze </w:t>
        </w:r>
        <w:r w:rsidR="00407F1B" w:rsidRPr="002A7964">
          <w:rPr>
            <w:color w:val="344449"/>
          </w:rPr>
          <w:t xml:space="preserve">dimensies echter ook </w:t>
        </w:r>
      </w:ins>
      <w:del w:id="2811" w:author="Vannieuwenhuyze Jorre" w:date="2025-02-20T15:22:00Z" w16du:dateUtc="2025-02-20T14:22:00Z">
        <w:r w:rsidRPr="002A7964" w:rsidDel="00407F1B">
          <w:rPr>
            <w:color w:val="344449"/>
          </w:rPr>
          <w:delText xml:space="preserve">Alternatief kun je deze </w:delText>
        </w:r>
      </w:del>
      <w:r w:rsidRPr="002A7964">
        <w:rPr>
          <w:color w:val="344449"/>
        </w:rPr>
        <w:t xml:space="preserve">herdefiniëren tot één dimensie ‘bevolkingsgroep’, die alle waarden van geslacht en leeftijd bevat, zoals in tabel </w:t>
      </w:r>
      <w:hyperlink w:anchor="_bookmark6" w:history="1">
        <w:r w:rsidR="001E3564" w:rsidRPr="002A7964">
          <w:rPr>
            <w:color w:val="344449"/>
          </w:rPr>
          <w:t>6b</w:t>
        </w:r>
      </w:hyperlink>
      <w:r w:rsidRPr="002A7964">
        <w:rPr>
          <w:color w:val="344449"/>
        </w:rPr>
        <w:t>.</w:t>
      </w:r>
    </w:p>
    <w:p w14:paraId="25B319DF" w14:textId="5704A4C5" w:rsidR="001E3564" w:rsidRPr="002A7964" w:rsidRDefault="002F5345">
      <w:pPr>
        <w:pStyle w:val="BodyText"/>
        <w:spacing w:before="138" w:line="237" w:lineRule="auto"/>
        <w:ind w:left="709" w:right="1132"/>
        <w:jc w:val="both"/>
      </w:pPr>
      <w:r w:rsidRPr="002A7964">
        <w:rPr>
          <w:color w:val="344449"/>
        </w:rPr>
        <w:t>Deze voorbeelden tonen aan dat de bepaling van statistiekreeksen arbitrair is. Richtlijnen zijn daarom essentieel om consistentie en werkbaarheid te waarbor</w:t>
      </w:r>
      <w:del w:id="2812" w:author="Vannieuwenhuyze Jorre" w:date="2025-02-20T15:22:00Z" w16du:dateUtc="2025-02-20T14:22:00Z">
        <w:r w:rsidRPr="002A7964" w:rsidDel="00DC248E">
          <w:rPr>
            <w:color w:val="344449"/>
          </w:rPr>
          <w:delText xml:space="preserve">‐ </w:delText>
        </w:r>
      </w:del>
      <w:r w:rsidRPr="001A436D">
        <w:rPr>
          <w:color w:val="344449"/>
          <w:rPrChange w:id="2813" w:author="Vannieuwenhuyze Jorre" w:date="2025-03-27T14:21:00Z" w16du:dateUtc="2025-03-27T13:21:00Z">
            <w:rPr>
              <w:color w:val="344449"/>
              <w:spacing w:val="-4"/>
            </w:rPr>
          </w:rPrChange>
        </w:rPr>
        <w:t>gen.</w:t>
      </w:r>
    </w:p>
    <w:p w14:paraId="25B319E0" w14:textId="260BEC56" w:rsidR="001E3564" w:rsidRPr="002A7964" w:rsidRDefault="002F5345">
      <w:pPr>
        <w:pStyle w:val="BodyText"/>
        <w:spacing w:before="141" w:line="237" w:lineRule="auto"/>
        <w:ind w:left="1042" w:right="1127" w:hanging="334"/>
        <w:jc w:val="both"/>
      </w:pPr>
      <w:r w:rsidRPr="002A7964">
        <w:rPr>
          <w:i/>
          <w:color w:val="70A2B8"/>
        </w:rPr>
        <w:t>Richtlijn</w:t>
      </w:r>
      <w:r w:rsidRPr="001A436D">
        <w:rPr>
          <w:i/>
          <w:color w:val="70A2B8"/>
          <w:rPrChange w:id="2814" w:author="Vannieuwenhuyze Jorre" w:date="2025-03-27T14:21:00Z" w16du:dateUtc="2025-03-27T13:21:00Z">
            <w:rPr>
              <w:i/>
              <w:color w:val="70A2B8"/>
              <w:spacing w:val="-9"/>
            </w:rPr>
          </w:rPrChange>
        </w:rPr>
        <w:t xml:space="preserve"> </w:t>
      </w:r>
      <w:r w:rsidRPr="002A7964">
        <w:rPr>
          <w:i/>
          <w:color w:val="70A2B8"/>
        </w:rPr>
        <w:t>1.</w:t>
      </w:r>
      <w:r w:rsidRPr="001A436D">
        <w:rPr>
          <w:i/>
          <w:color w:val="70A2B8"/>
          <w:rPrChange w:id="2815" w:author="Vannieuwenhuyze Jorre" w:date="2025-03-27T14:21:00Z" w16du:dateUtc="2025-03-27T13:21:00Z">
            <w:rPr>
              <w:i/>
              <w:color w:val="70A2B8"/>
              <w:spacing w:val="80"/>
            </w:rPr>
          </w:rPrChange>
        </w:rPr>
        <w:t xml:space="preserve"> </w:t>
      </w:r>
      <w:r w:rsidRPr="002A7964">
        <w:rPr>
          <w:color w:val="344449"/>
        </w:rPr>
        <w:t>Cijfers</w:t>
      </w:r>
      <w:r w:rsidRPr="001A436D">
        <w:rPr>
          <w:color w:val="344449"/>
          <w:rPrChange w:id="2816" w:author="Vannieuwenhuyze Jorre" w:date="2025-03-27T14:21:00Z" w16du:dateUtc="2025-03-27T13:21:00Z">
            <w:rPr>
              <w:color w:val="344449"/>
              <w:spacing w:val="-8"/>
            </w:rPr>
          </w:rPrChange>
        </w:rPr>
        <w:t xml:space="preserve"> </w:t>
      </w:r>
      <w:r w:rsidRPr="002A7964">
        <w:rPr>
          <w:color w:val="344449"/>
        </w:rPr>
        <w:t>die</w:t>
      </w:r>
      <w:r w:rsidRPr="001A436D">
        <w:rPr>
          <w:color w:val="344449"/>
          <w:rPrChange w:id="2817" w:author="Vannieuwenhuyze Jorre" w:date="2025-03-27T14:21:00Z" w16du:dateUtc="2025-03-27T13:21:00Z">
            <w:rPr>
              <w:color w:val="344449"/>
              <w:spacing w:val="-7"/>
            </w:rPr>
          </w:rPrChange>
        </w:rPr>
        <w:t xml:space="preserve"> </w:t>
      </w:r>
      <w:r w:rsidRPr="002A7964">
        <w:rPr>
          <w:color w:val="344449"/>
        </w:rPr>
        <w:t>enkel</w:t>
      </w:r>
      <w:r w:rsidRPr="001A436D">
        <w:rPr>
          <w:color w:val="344449"/>
          <w:rPrChange w:id="2818" w:author="Vannieuwenhuyze Jorre" w:date="2025-03-27T14:21:00Z" w16du:dateUtc="2025-03-27T13:21:00Z">
            <w:rPr>
              <w:color w:val="344449"/>
              <w:spacing w:val="-8"/>
            </w:rPr>
          </w:rPrChange>
        </w:rPr>
        <w:t xml:space="preserve"> </w:t>
      </w:r>
      <w:r w:rsidRPr="002A7964">
        <w:rPr>
          <w:color w:val="344449"/>
        </w:rPr>
        <w:t>verschillen</w:t>
      </w:r>
      <w:r w:rsidRPr="001A436D">
        <w:rPr>
          <w:color w:val="344449"/>
          <w:rPrChange w:id="2819" w:author="Vannieuwenhuyze Jorre" w:date="2025-03-27T14:21:00Z" w16du:dateUtc="2025-03-27T13:21:00Z">
            <w:rPr>
              <w:color w:val="344449"/>
              <w:spacing w:val="-8"/>
            </w:rPr>
          </w:rPrChange>
        </w:rPr>
        <w:t xml:space="preserve"> </w:t>
      </w:r>
      <w:r w:rsidRPr="002A7964">
        <w:rPr>
          <w:color w:val="344449"/>
        </w:rPr>
        <w:t>in</w:t>
      </w:r>
      <w:r w:rsidRPr="001A436D">
        <w:rPr>
          <w:color w:val="344449"/>
          <w:rPrChange w:id="2820" w:author="Vannieuwenhuyze Jorre" w:date="2025-03-27T14:21:00Z" w16du:dateUtc="2025-03-27T13:21:00Z">
            <w:rPr>
              <w:color w:val="344449"/>
              <w:spacing w:val="-8"/>
            </w:rPr>
          </w:rPrChange>
        </w:rPr>
        <w:t xml:space="preserve"> </w:t>
      </w:r>
      <w:r w:rsidRPr="002A7964">
        <w:rPr>
          <w:color w:val="344449"/>
        </w:rPr>
        <w:t>geografische</w:t>
      </w:r>
      <w:r w:rsidRPr="001A436D">
        <w:rPr>
          <w:color w:val="344449"/>
          <w:rPrChange w:id="2821" w:author="Vannieuwenhuyze Jorre" w:date="2025-03-27T14:21:00Z" w16du:dateUtc="2025-03-27T13:21:00Z">
            <w:rPr>
              <w:color w:val="344449"/>
              <w:spacing w:val="-8"/>
            </w:rPr>
          </w:rPrChange>
        </w:rPr>
        <w:t xml:space="preserve"> </w:t>
      </w:r>
      <w:r w:rsidRPr="002A7964">
        <w:rPr>
          <w:color w:val="344449"/>
        </w:rPr>
        <w:t>indeling</w:t>
      </w:r>
      <w:r w:rsidRPr="001A436D">
        <w:rPr>
          <w:color w:val="344449"/>
          <w:rPrChange w:id="2822" w:author="Vannieuwenhuyze Jorre" w:date="2025-03-27T14:21:00Z" w16du:dateUtc="2025-03-27T13:21:00Z">
            <w:rPr>
              <w:color w:val="344449"/>
              <w:spacing w:val="-7"/>
            </w:rPr>
          </w:rPrChange>
        </w:rPr>
        <w:t xml:space="preserve"> </w:t>
      </w:r>
      <w:r w:rsidRPr="002A7964">
        <w:rPr>
          <w:color w:val="344449"/>
        </w:rPr>
        <w:t>worden</w:t>
      </w:r>
      <w:r w:rsidRPr="001A436D">
        <w:rPr>
          <w:color w:val="344449"/>
          <w:rPrChange w:id="2823" w:author="Vannieuwenhuyze Jorre" w:date="2025-03-27T14:21:00Z" w16du:dateUtc="2025-03-27T13:21:00Z">
            <w:rPr>
              <w:color w:val="344449"/>
              <w:spacing w:val="-8"/>
            </w:rPr>
          </w:rPrChange>
        </w:rPr>
        <w:t xml:space="preserve"> </w:t>
      </w:r>
      <w:r w:rsidRPr="002A7964">
        <w:rPr>
          <w:color w:val="344449"/>
        </w:rPr>
        <w:t>gecombi</w:t>
      </w:r>
      <w:del w:id="2824" w:author="Vannieuwenhuyze Jorre" w:date="2025-02-20T15:26:00Z" w16du:dateUtc="2025-02-20T14:26:00Z">
        <w:r w:rsidRPr="002A7964" w:rsidDel="00F92944">
          <w:rPr>
            <w:color w:val="344449"/>
          </w:rPr>
          <w:delText xml:space="preserve">‐ </w:delText>
        </w:r>
      </w:del>
      <w:r w:rsidRPr="002A7964">
        <w:rPr>
          <w:color w:val="344449"/>
        </w:rPr>
        <w:t>neerd</w:t>
      </w:r>
      <w:r w:rsidRPr="001A436D">
        <w:rPr>
          <w:color w:val="344449"/>
          <w:rPrChange w:id="2825" w:author="Vannieuwenhuyze Jorre" w:date="2025-03-27T14:21:00Z" w16du:dateUtc="2025-03-27T13:21:00Z">
            <w:rPr>
              <w:color w:val="344449"/>
              <w:spacing w:val="-8"/>
            </w:rPr>
          </w:rPrChange>
        </w:rPr>
        <w:t xml:space="preserve"> </w:t>
      </w:r>
      <w:r w:rsidRPr="002A7964">
        <w:rPr>
          <w:color w:val="344449"/>
        </w:rPr>
        <w:t>in</w:t>
      </w:r>
      <w:r w:rsidRPr="001A436D">
        <w:rPr>
          <w:color w:val="344449"/>
          <w:rPrChange w:id="2826" w:author="Vannieuwenhuyze Jorre" w:date="2025-03-27T14:21:00Z" w16du:dateUtc="2025-03-27T13:21:00Z">
            <w:rPr>
              <w:color w:val="344449"/>
              <w:spacing w:val="-8"/>
            </w:rPr>
          </w:rPrChange>
        </w:rPr>
        <w:t xml:space="preserve"> </w:t>
      </w:r>
      <w:r w:rsidRPr="002A7964">
        <w:rPr>
          <w:color w:val="344449"/>
        </w:rPr>
        <w:t>één</w:t>
      </w:r>
      <w:r w:rsidRPr="001A436D">
        <w:rPr>
          <w:color w:val="344449"/>
          <w:rPrChange w:id="2827" w:author="Vannieuwenhuyze Jorre" w:date="2025-03-27T14:21:00Z" w16du:dateUtc="2025-03-27T13:21:00Z">
            <w:rPr>
              <w:color w:val="344449"/>
              <w:spacing w:val="-8"/>
            </w:rPr>
          </w:rPrChange>
        </w:rPr>
        <w:t xml:space="preserve"> </w:t>
      </w:r>
      <w:r w:rsidRPr="002A7964">
        <w:rPr>
          <w:color w:val="344449"/>
        </w:rPr>
        <w:t>statistiekreeks</w:t>
      </w:r>
      <w:ins w:id="2828" w:author="Vannieuwenhuyze Jorre" w:date="2025-02-20T15:26:00Z" w16du:dateUtc="2025-02-20T14:26:00Z">
        <w:r w:rsidR="0027344C" w:rsidRPr="002A7964">
          <w:rPr>
            <w:color w:val="344449"/>
          </w:rPr>
          <w:t xml:space="preserve"> waarbij deze </w:t>
        </w:r>
      </w:ins>
      <w:del w:id="2829" w:author="Vannieuwenhuyze Jorre" w:date="2025-02-20T15:26:00Z" w16du:dateUtc="2025-02-20T14:26:00Z">
        <w:r w:rsidRPr="002A7964" w:rsidDel="0027344C">
          <w:rPr>
            <w:color w:val="344449"/>
          </w:rPr>
          <w:delText>. Gebruik</w:delText>
        </w:r>
        <w:r w:rsidRPr="001A436D" w:rsidDel="0027344C">
          <w:rPr>
            <w:color w:val="344449"/>
            <w:rPrChange w:id="2830" w:author="Vannieuwenhuyze Jorre" w:date="2025-03-27T14:21:00Z" w16du:dateUtc="2025-03-27T13:21:00Z">
              <w:rPr>
                <w:color w:val="344449"/>
                <w:spacing w:val="-8"/>
              </w:rPr>
            </w:rPrChange>
          </w:rPr>
          <w:delText xml:space="preserve"> </w:delText>
        </w:r>
        <w:r w:rsidRPr="002A7964" w:rsidDel="0027344C">
          <w:rPr>
            <w:color w:val="344449"/>
          </w:rPr>
          <w:delText>de</w:delText>
        </w:r>
        <w:r w:rsidRPr="001A436D" w:rsidDel="0027344C">
          <w:rPr>
            <w:color w:val="344449"/>
            <w:rPrChange w:id="2831" w:author="Vannieuwenhuyze Jorre" w:date="2025-03-27T14:21:00Z" w16du:dateUtc="2025-03-27T13:21:00Z">
              <w:rPr>
                <w:color w:val="344449"/>
                <w:spacing w:val="-8"/>
              </w:rPr>
            </w:rPrChange>
          </w:rPr>
          <w:delText xml:space="preserve"> </w:delText>
        </w:r>
      </w:del>
      <w:r w:rsidRPr="002A7964">
        <w:rPr>
          <w:color w:val="344449"/>
        </w:rPr>
        <w:t>geografische</w:t>
      </w:r>
      <w:r w:rsidRPr="001A436D">
        <w:rPr>
          <w:color w:val="344449"/>
          <w:rPrChange w:id="2832" w:author="Vannieuwenhuyze Jorre" w:date="2025-03-27T14:21:00Z" w16du:dateUtc="2025-03-27T13:21:00Z">
            <w:rPr>
              <w:color w:val="344449"/>
              <w:spacing w:val="-8"/>
            </w:rPr>
          </w:rPrChange>
        </w:rPr>
        <w:t xml:space="preserve"> </w:t>
      </w:r>
      <w:r w:rsidRPr="002A7964">
        <w:rPr>
          <w:color w:val="344449"/>
        </w:rPr>
        <w:t>indeling</w:t>
      </w:r>
      <w:r w:rsidRPr="001A436D">
        <w:rPr>
          <w:color w:val="344449"/>
          <w:rPrChange w:id="2833" w:author="Vannieuwenhuyze Jorre" w:date="2025-03-27T14:21:00Z" w16du:dateUtc="2025-03-27T13:21:00Z">
            <w:rPr>
              <w:color w:val="344449"/>
              <w:spacing w:val="-8"/>
            </w:rPr>
          </w:rPrChange>
        </w:rPr>
        <w:t xml:space="preserve"> </w:t>
      </w:r>
      <w:r w:rsidRPr="002A7964">
        <w:rPr>
          <w:color w:val="344449"/>
        </w:rPr>
        <w:t>als</w:t>
      </w:r>
      <w:r w:rsidRPr="001A436D">
        <w:rPr>
          <w:color w:val="344449"/>
          <w:rPrChange w:id="2834" w:author="Vannieuwenhuyze Jorre" w:date="2025-03-27T14:21:00Z" w16du:dateUtc="2025-03-27T13:21:00Z">
            <w:rPr>
              <w:color w:val="344449"/>
              <w:spacing w:val="-8"/>
            </w:rPr>
          </w:rPrChange>
        </w:rPr>
        <w:t xml:space="preserve"> </w:t>
      </w:r>
      <w:r w:rsidRPr="002A7964">
        <w:rPr>
          <w:color w:val="344449"/>
        </w:rPr>
        <w:t>dimensie</w:t>
      </w:r>
      <w:ins w:id="2835" w:author="Vannieuwenhuyze Jorre" w:date="2025-02-20T15:26:00Z" w16du:dateUtc="2025-02-20T14:26:00Z">
        <w:r w:rsidR="0027344C" w:rsidRPr="002A7964">
          <w:rPr>
            <w:color w:val="344449"/>
          </w:rPr>
          <w:t xml:space="preserve"> wordt </w:t>
        </w:r>
      </w:ins>
      <w:ins w:id="2836" w:author="Vannieuwenhuyze Jorre" w:date="2025-02-20T15:27:00Z" w16du:dateUtc="2025-02-20T14:27:00Z">
        <w:r w:rsidR="0027344C" w:rsidRPr="002A7964">
          <w:rPr>
            <w:color w:val="344449"/>
          </w:rPr>
          <w:t>opgevat</w:t>
        </w:r>
      </w:ins>
      <w:r w:rsidRPr="002A7964">
        <w:rPr>
          <w:color w:val="344449"/>
        </w:rPr>
        <w:t>. Bij voorkeur</w:t>
      </w:r>
      <w:r w:rsidRPr="001A436D">
        <w:rPr>
          <w:color w:val="344449"/>
          <w:rPrChange w:id="2837" w:author="Vannieuwenhuyze Jorre" w:date="2025-03-27T14:21:00Z" w16du:dateUtc="2025-03-27T13:21:00Z">
            <w:rPr>
              <w:color w:val="344449"/>
              <w:spacing w:val="-4"/>
            </w:rPr>
          </w:rPrChange>
        </w:rPr>
        <w:t xml:space="preserve"> </w:t>
      </w:r>
      <w:r w:rsidRPr="002A7964">
        <w:rPr>
          <w:color w:val="344449"/>
        </w:rPr>
        <w:t>wordt</w:t>
      </w:r>
      <w:r w:rsidRPr="001A436D">
        <w:rPr>
          <w:color w:val="344449"/>
          <w:rPrChange w:id="2838" w:author="Vannieuwenhuyze Jorre" w:date="2025-03-27T14:21:00Z" w16du:dateUtc="2025-03-27T13:21:00Z">
            <w:rPr>
              <w:color w:val="344449"/>
              <w:spacing w:val="-4"/>
            </w:rPr>
          </w:rPrChange>
        </w:rPr>
        <w:t xml:space="preserve"> </w:t>
      </w:r>
      <w:ins w:id="2839" w:author="Vannieuwenhuyze Jorre" w:date="2025-02-20T15:27:00Z" w16du:dateUtc="2025-02-20T14:27:00Z">
        <w:r w:rsidR="00763769" w:rsidRPr="001A436D">
          <w:rPr>
            <w:color w:val="344449"/>
            <w:rPrChange w:id="2840" w:author="Vannieuwenhuyze Jorre" w:date="2025-03-27T14:21:00Z" w16du:dateUtc="2025-03-27T13:21:00Z">
              <w:rPr>
                <w:color w:val="344449"/>
                <w:spacing w:val="-4"/>
              </w:rPr>
            </w:rPrChange>
          </w:rPr>
          <w:t xml:space="preserve">voor zo’n geografische dimensie </w:t>
        </w:r>
      </w:ins>
      <w:r w:rsidRPr="002A7964">
        <w:rPr>
          <w:color w:val="344449"/>
        </w:rPr>
        <w:t>de</w:t>
      </w:r>
      <w:r w:rsidRPr="001A436D">
        <w:rPr>
          <w:color w:val="344449"/>
          <w:rPrChange w:id="2841" w:author="Vannieuwenhuyze Jorre" w:date="2025-03-27T14:21:00Z" w16du:dateUtc="2025-03-27T13:21:00Z">
            <w:rPr>
              <w:color w:val="344449"/>
              <w:spacing w:val="-4"/>
            </w:rPr>
          </w:rPrChange>
        </w:rPr>
        <w:t xml:space="preserve"> </w:t>
      </w:r>
      <w:r w:rsidRPr="002A7964">
        <w:rPr>
          <w:color w:val="344449"/>
        </w:rPr>
        <w:t>NIS‐code‐indeling</w:t>
      </w:r>
      <w:r w:rsidRPr="001A436D">
        <w:rPr>
          <w:color w:val="344449"/>
          <w:rPrChange w:id="2842" w:author="Vannieuwenhuyze Jorre" w:date="2025-03-27T14:21:00Z" w16du:dateUtc="2025-03-27T13:21:00Z">
            <w:rPr>
              <w:color w:val="344449"/>
              <w:spacing w:val="-4"/>
            </w:rPr>
          </w:rPrChange>
        </w:rPr>
        <w:t xml:space="preserve"> </w:t>
      </w:r>
      <w:r w:rsidRPr="002A7964">
        <w:rPr>
          <w:color w:val="344449"/>
        </w:rPr>
        <w:t>van</w:t>
      </w:r>
      <w:r w:rsidRPr="001A436D">
        <w:rPr>
          <w:color w:val="344449"/>
          <w:rPrChange w:id="2843" w:author="Vannieuwenhuyze Jorre" w:date="2025-03-27T14:21:00Z" w16du:dateUtc="2025-03-27T13:21:00Z">
            <w:rPr>
              <w:color w:val="344449"/>
              <w:spacing w:val="-5"/>
            </w:rPr>
          </w:rPrChange>
        </w:rPr>
        <w:t xml:space="preserve"> </w:t>
      </w:r>
      <w:proofErr w:type="spellStart"/>
      <w:r w:rsidRPr="002A7964">
        <w:rPr>
          <w:color w:val="344449"/>
        </w:rPr>
        <w:t>Statbel</w:t>
      </w:r>
      <w:proofErr w:type="spellEnd"/>
      <w:r w:rsidRPr="001A436D">
        <w:rPr>
          <w:color w:val="344449"/>
          <w:rPrChange w:id="2844" w:author="Vannieuwenhuyze Jorre" w:date="2025-03-27T14:21:00Z" w16du:dateUtc="2025-03-27T13:21:00Z">
            <w:rPr>
              <w:color w:val="344449"/>
              <w:spacing w:val="-5"/>
            </w:rPr>
          </w:rPrChange>
        </w:rPr>
        <w:t xml:space="preserve"> </w:t>
      </w:r>
      <w:ins w:id="2845" w:author="Vannieuwenhuyze Jorre" w:date="2025-02-20T15:27:00Z" w16du:dateUtc="2025-02-20T14:27:00Z">
        <w:r w:rsidR="0027344C" w:rsidRPr="002A7964">
          <w:rPr>
            <w:color w:val="344449"/>
          </w:rPr>
          <w:t>gebruikt</w:t>
        </w:r>
      </w:ins>
      <w:ins w:id="2846" w:author="Vannieuwenhuyze Jorre" w:date="2025-02-20T15:32:00Z" w16du:dateUtc="2025-02-20T14:32:00Z">
        <w:r w:rsidR="00A0466E" w:rsidRPr="002A7964">
          <w:rPr>
            <w:color w:val="344449"/>
          </w:rPr>
          <w:t xml:space="preserve"> waarbij </w:t>
        </w:r>
      </w:ins>
      <w:del w:id="2847" w:author="Vannieuwenhuyze Jorre" w:date="2025-02-20T15:27:00Z" w16du:dateUtc="2025-02-20T14:27:00Z">
        <w:r w:rsidRPr="002A7964" w:rsidDel="0027344C">
          <w:rPr>
            <w:color w:val="344449"/>
          </w:rPr>
          <w:delText>gevolgd</w:delText>
        </w:r>
      </w:del>
      <w:del w:id="2848" w:author="Vannieuwenhuyze Jorre" w:date="2025-02-20T15:32:00Z" w16du:dateUtc="2025-02-20T14:32:00Z">
        <w:r w:rsidRPr="002A7964" w:rsidDel="00A0466E">
          <w:rPr>
            <w:color w:val="344449"/>
          </w:rPr>
          <w:delText>.</w:delText>
        </w:r>
        <w:r w:rsidRPr="001A436D" w:rsidDel="00A0466E">
          <w:rPr>
            <w:color w:val="344449"/>
            <w:rPrChange w:id="2849" w:author="Vannieuwenhuyze Jorre" w:date="2025-03-27T14:21:00Z" w16du:dateUtc="2025-03-27T13:21:00Z">
              <w:rPr>
                <w:color w:val="344449"/>
                <w:spacing w:val="21"/>
              </w:rPr>
            </w:rPrChange>
          </w:rPr>
          <w:delText xml:space="preserve"> </w:delText>
        </w:r>
        <w:r w:rsidRPr="002A7964" w:rsidDel="00A0466E">
          <w:rPr>
            <w:color w:val="344449"/>
          </w:rPr>
          <w:delText>Hierbij</w:delText>
        </w:r>
        <w:r w:rsidRPr="001A436D" w:rsidDel="00A0466E">
          <w:rPr>
            <w:color w:val="344449"/>
            <w:rPrChange w:id="2850" w:author="Vannieuwenhuyze Jorre" w:date="2025-03-27T14:21:00Z" w16du:dateUtc="2025-03-27T13:21:00Z">
              <w:rPr>
                <w:color w:val="344449"/>
                <w:spacing w:val="-4"/>
              </w:rPr>
            </w:rPrChange>
          </w:rPr>
          <w:delText xml:space="preserve"> </w:delText>
        </w:r>
        <w:r w:rsidRPr="002A7964" w:rsidDel="00A0466E">
          <w:rPr>
            <w:color w:val="344449"/>
          </w:rPr>
          <w:delText>moet</w:delText>
        </w:r>
        <w:r w:rsidRPr="001A436D" w:rsidDel="00A0466E">
          <w:rPr>
            <w:color w:val="344449"/>
            <w:rPrChange w:id="2851" w:author="Vannieuwenhuyze Jorre" w:date="2025-03-27T14:21:00Z" w16du:dateUtc="2025-03-27T13:21:00Z">
              <w:rPr>
                <w:color w:val="344449"/>
                <w:spacing w:val="-4"/>
              </w:rPr>
            </w:rPrChange>
          </w:rPr>
          <w:delText xml:space="preserve"> </w:delText>
        </w:r>
        <w:r w:rsidRPr="002A7964" w:rsidDel="00A0466E">
          <w:rPr>
            <w:color w:val="344449"/>
          </w:rPr>
          <w:delText>steeds</w:delText>
        </w:r>
      </w:del>
      <w:ins w:id="2852" w:author="Vannieuwenhuyze Jorre" w:date="2025-02-20T15:32:00Z" w16du:dateUtc="2025-02-20T14:32:00Z">
        <w:r w:rsidR="00A0466E" w:rsidRPr="002A7964">
          <w:rPr>
            <w:color w:val="344449"/>
          </w:rPr>
          <w:t>ook</w:t>
        </w:r>
      </w:ins>
      <w:r w:rsidRPr="002A7964">
        <w:rPr>
          <w:color w:val="344449"/>
        </w:rPr>
        <w:t xml:space="preserve"> de versie van de NIS‐code‐indeling vermeld word</w:t>
      </w:r>
      <w:ins w:id="2853" w:author="Vannieuwenhuyze Jorre" w:date="2025-02-20T15:32:00Z" w16du:dateUtc="2025-02-20T14:32:00Z">
        <w:r w:rsidR="00A0466E" w:rsidRPr="002A7964">
          <w:rPr>
            <w:color w:val="344449"/>
          </w:rPr>
          <w:t>t</w:t>
        </w:r>
      </w:ins>
      <w:del w:id="2854" w:author="Vannieuwenhuyze Jorre" w:date="2025-02-20T15:32:00Z" w16du:dateUtc="2025-02-20T14:32:00Z">
        <w:r w:rsidRPr="002A7964" w:rsidDel="00A0466E">
          <w:rPr>
            <w:color w:val="344449"/>
          </w:rPr>
          <w:delText>en</w:delText>
        </w:r>
      </w:del>
      <w:r w:rsidRPr="002A7964">
        <w:rPr>
          <w:color w:val="344449"/>
        </w:rPr>
        <w:t>.</w:t>
      </w:r>
      <w:r w:rsidRPr="001A436D">
        <w:rPr>
          <w:color w:val="344449"/>
          <w:rPrChange w:id="2855" w:author="Vannieuwenhuyze Jorre" w:date="2025-03-27T14:21:00Z" w16du:dateUtc="2025-03-27T13:21:00Z">
            <w:rPr>
              <w:color w:val="344449"/>
              <w:spacing w:val="40"/>
            </w:rPr>
          </w:rPrChange>
        </w:rPr>
        <w:t xml:space="preserve"> </w:t>
      </w:r>
      <w:r w:rsidRPr="002A7964">
        <w:rPr>
          <w:color w:val="344449"/>
        </w:rPr>
        <w:t>Naast NIS‐codes kunnen echter</w:t>
      </w:r>
      <w:r w:rsidRPr="001A436D">
        <w:rPr>
          <w:color w:val="344449"/>
          <w:rPrChange w:id="2856" w:author="Vannieuwenhuyze Jorre" w:date="2025-03-27T14:21:00Z" w16du:dateUtc="2025-03-27T13:21:00Z">
            <w:rPr>
              <w:color w:val="344449"/>
              <w:spacing w:val="-10"/>
            </w:rPr>
          </w:rPrChange>
        </w:rPr>
        <w:t xml:space="preserve"> </w:t>
      </w:r>
      <w:r w:rsidRPr="002A7964">
        <w:rPr>
          <w:color w:val="344449"/>
        </w:rPr>
        <w:t>ook</w:t>
      </w:r>
      <w:r w:rsidRPr="001A436D">
        <w:rPr>
          <w:color w:val="344449"/>
          <w:rPrChange w:id="2857" w:author="Vannieuwenhuyze Jorre" w:date="2025-03-27T14:21:00Z" w16du:dateUtc="2025-03-27T13:21:00Z">
            <w:rPr>
              <w:color w:val="344449"/>
              <w:spacing w:val="-10"/>
            </w:rPr>
          </w:rPrChange>
        </w:rPr>
        <w:t xml:space="preserve"> </w:t>
      </w:r>
      <w:r w:rsidRPr="002A7964">
        <w:rPr>
          <w:color w:val="344449"/>
        </w:rPr>
        <w:t>andere</w:t>
      </w:r>
      <w:r w:rsidRPr="001A436D">
        <w:rPr>
          <w:color w:val="344449"/>
          <w:rPrChange w:id="2858" w:author="Vannieuwenhuyze Jorre" w:date="2025-03-27T14:21:00Z" w16du:dateUtc="2025-03-27T13:21:00Z">
            <w:rPr>
              <w:color w:val="344449"/>
              <w:spacing w:val="-10"/>
            </w:rPr>
          </w:rPrChange>
        </w:rPr>
        <w:t xml:space="preserve"> </w:t>
      </w:r>
      <w:r w:rsidRPr="002A7964">
        <w:rPr>
          <w:color w:val="344449"/>
        </w:rPr>
        <w:t>geografische</w:t>
      </w:r>
      <w:r w:rsidRPr="001A436D">
        <w:rPr>
          <w:color w:val="344449"/>
          <w:rPrChange w:id="2859" w:author="Vannieuwenhuyze Jorre" w:date="2025-03-27T14:21:00Z" w16du:dateUtc="2025-03-27T13:21:00Z">
            <w:rPr>
              <w:color w:val="344449"/>
              <w:spacing w:val="-10"/>
            </w:rPr>
          </w:rPrChange>
        </w:rPr>
        <w:t xml:space="preserve"> </w:t>
      </w:r>
      <w:r w:rsidRPr="002A7964">
        <w:rPr>
          <w:color w:val="344449"/>
        </w:rPr>
        <w:t>gebieden,</w:t>
      </w:r>
      <w:r w:rsidRPr="001A436D">
        <w:rPr>
          <w:color w:val="344449"/>
          <w:rPrChange w:id="2860" w:author="Vannieuwenhuyze Jorre" w:date="2025-03-27T14:21:00Z" w16du:dateUtc="2025-03-27T13:21:00Z">
            <w:rPr>
              <w:color w:val="344449"/>
              <w:spacing w:val="-8"/>
            </w:rPr>
          </w:rPrChange>
        </w:rPr>
        <w:t xml:space="preserve"> </w:t>
      </w:r>
      <w:r w:rsidRPr="002A7964">
        <w:rPr>
          <w:color w:val="344449"/>
        </w:rPr>
        <w:t>zoals</w:t>
      </w:r>
      <w:r w:rsidRPr="001A436D">
        <w:rPr>
          <w:color w:val="344449"/>
          <w:rPrChange w:id="2861" w:author="Vannieuwenhuyze Jorre" w:date="2025-03-27T14:21:00Z" w16du:dateUtc="2025-03-27T13:21:00Z">
            <w:rPr>
              <w:color w:val="344449"/>
              <w:spacing w:val="-10"/>
            </w:rPr>
          </w:rPrChange>
        </w:rPr>
        <w:t xml:space="preserve"> </w:t>
      </w:r>
      <w:r w:rsidRPr="002A7964">
        <w:rPr>
          <w:color w:val="344449"/>
        </w:rPr>
        <w:t>postcodes,</w:t>
      </w:r>
      <w:r w:rsidRPr="001A436D">
        <w:rPr>
          <w:color w:val="344449"/>
          <w:rPrChange w:id="2862" w:author="Vannieuwenhuyze Jorre" w:date="2025-03-27T14:21:00Z" w16du:dateUtc="2025-03-27T13:21:00Z">
            <w:rPr>
              <w:color w:val="344449"/>
              <w:spacing w:val="-9"/>
            </w:rPr>
          </w:rPrChange>
        </w:rPr>
        <w:t xml:space="preserve"> </w:t>
      </w:r>
      <w:r w:rsidRPr="002A7964">
        <w:rPr>
          <w:color w:val="344449"/>
        </w:rPr>
        <w:lastRenderedPageBreak/>
        <w:t>toeristische</w:t>
      </w:r>
      <w:r w:rsidRPr="001A436D">
        <w:rPr>
          <w:color w:val="344449"/>
          <w:rPrChange w:id="2863" w:author="Vannieuwenhuyze Jorre" w:date="2025-03-27T14:21:00Z" w16du:dateUtc="2025-03-27T13:21:00Z">
            <w:rPr>
              <w:color w:val="344449"/>
              <w:spacing w:val="-10"/>
            </w:rPr>
          </w:rPrChange>
        </w:rPr>
        <w:t xml:space="preserve"> </w:t>
      </w:r>
      <w:r w:rsidRPr="002A7964">
        <w:rPr>
          <w:color w:val="344449"/>
        </w:rPr>
        <w:t>regio’s of ziekenhuisnetwerken, worden opgenomen.</w:t>
      </w:r>
      <w:r w:rsidRPr="001A436D">
        <w:rPr>
          <w:color w:val="344449"/>
          <w:rPrChange w:id="2864" w:author="Vannieuwenhuyze Jorre" w:date="2025-03-27T14:21:00Z" w16du:dateUtc="2025-03-27T13:21:00Z">
            <w:rPr>
              <w:color w:val="344449"/>
              <w:spacing w:val="40"/>
            </w:rPr>
          </w:rPrChange>
        </w:rPr>
        <w:t xml:space="preserve"> </w:t>
      </w:r>
      <w:r w:rsidRPr="002A7964">
        <w:rPr>
          <w:color w:val="344449"/>
        </w:rPr>
        <w:t>Voor hiërarchische indelingen kunnen</w:t>
      </w:r>
      <w:r w:rsidRPr="001A436D">
        <w:rPr>
          <w:color w:val="344449"/>
          <w:rPrChange w:id="2865" w:author="Vannieuwenhuyze Jorre" w:date="2025-03-27T14:21:00Z" w16du:dateUtc="2025-03-27T13:21:00Z">
            <w:rPr>
              <w:color w:val="344449"/>
              <w:spacing w:val="-13"/>
            </w:rPr>
          </w:rPrChange>
        </w:rPr>
        <w:t xml:space="preserve"> </w:t>
      </w:r>
      <w:r w:rsidRPr="002A7964">
        <w:rPr>
          <w:color w:val="344449"/>
        </w:rPr>
        <w:t>voor</w:t>
      </w:r>
      <w:r w:rsidRPr="001A436D">
        <w:rPr>
          <w:color w:val="344449"/>
          <w:rPrChange w:id="2866" w:author="Vannieuwenhuyze Jorre" w:date="2025-03-27T14:21:00Z" w16du:dateUtc="2025-03-27T13:21:00Z">
            <w:rPr>
              <w:color w:val="344449"/>
              <w:spacing w:val="-13"/>
            </w:rPr>
          </w:rPrChange>
        </w:rPr>
        <w:t xml:space="preserve"> </w:t>
      </w:r>
      <w:r w:rsidRPr="002A7964">
        <w:rPr>
          <w:color w:val="344449"/>
        </w:rPr>
        <w:t>de</w:t>
      </w:r>
      <w:r w:rsidRPr="001A436D">
        <w:rPr>
          <w:color w:val="344449"/>
          <w:rPrChange w:id="2867" w:author="Vannieuwenhuyze Jorre" w:date="2025-03-27T14:21:00Z" w16du:dateUtc="2025-03-27T13:21:00Z">
            <w:rPr>
              <w:color w:val="344449"/>
              <w:spacing w:val="-13"/>
            </w:rPr>
          </w:rPrChange>
        </w:rPr>
        <w:t xml:space="preserve"> </w:t>
      </w:r>
      <w:r w:rsidRPr="002A7964">
        <w:rPr>
          <w:color w:val="344449"/>
        </w:rPr>
        <w:t>volledigheid</w:t>
      </w:r>
      <w:r w:rsidRPr="001A436D">
        <w:rPr>
          <w:color w:val="344449"/>
          <w:rPrChange w:id="2868" w:author="Vannieuwenhuyze Jorre" w:date="2025-03-27T14:21:00Z" w16du:dateUtc="2025-03-27T13:21:00Z">
            <w:rPr>
              <w:color w:val="344449"/>
              <w:spacing w:val="-13"/>
            </w:rPr>
          </w:rPrChange>
        </w:rPr>
        <w:t xml:space="preserve"> </w:t>
      </w:r>
      <w:r w:rsidRPr="002A7964">
        <w:rPr>
          <w:color w:val="344449"/>
        </w:rPr>
        <w:t>extra</w:t>
      </w:r>
      <w:r w:rsidRPr="001A436D">
        <w:rPr>
          <w:color w:val="344449"/>
          <w:rPrChange w:id="2869" w:author="Vannieuwenhuyze Jorre" w:date="2025-03-27T14:21:00Z" w16du:dateUtc="2025-03-27T13:21:00Z">
            <w:rPr>
              <w:color w:val="344449"/>
              <w:spacing w:val="-13"/>
            </w:rPr>
          </w:rPrChange>
        </w:rPr>
        <w:t xml:space="preserve"> </w:t>
      </w:r>
      <w:r w:rsidRPr="002A7964">
        <w:rPr>
          <w:color w:val="344449"/>
        </w:rPr>
        <w:t>dimensies</w:t>
      </w:r>
      <w:r w:rsidRPr="001A436D">
        <w:rPr>
          <w:color w:val="344449"/>
          <w:rPrChange w:id="2870" w:author="Vannieuwenhuyze Jorre" w:date="2025-03-27T14:21:00Z" w16du:dateUtc="2025-03-27T13:21:00Z">
            <w:rPr>
              <w:color w:val="344449"/>
              <w:spacing w:val="-13"/>
            </w:rPr>
          </w:rPrChange>
        </w:rPr>
        <w:t xml:space="preserve"> </w:t>
      </w:r>
      <w:r w:rsidRPr="002A7964">
        <w:rPr>
          <w:color w:val="344449"/>
        </w:rPr>
        <w:t>worden</w:t>
      </w:r>
      <w:r w:rsidRPr="001A436D">
        <w:rPr>
          <w:color w:val="344449"/>
          <w:rPrChange w:id="2871" w:author="Vannieuwenhuyze Jorre" w:date="2025-03-27T14:21:00Z" w16du:dateUtc="2025-03-27T13:21:00Z">
            <w:rPr>
              <w:color w:val="344449"/>
              <w:spacing w:val="-13"/>
            </w:rPr>
          </w:rPrChange>
        </w:rPr>
        <w:t xml:space="preserve"> </w:t>
      </w:r>
      <w:r w:rsidRPr="002A7964">
        <w:rPr>
          <w:color w:val="344449"/>
        </w:rPr>
        <w:t>toegevoegd</w:t>
      </w:r>
      <w:r w:rsidRPr="001A436D">
        <w:rPr>
          <w:color w:val="344449"/>
          <w:rPrChange w:id="2872" w:author="Vannieuwenhuyze Jorre" w:date="2025-03-27T14:21:00Z" w16du:dateUtc="2025-03-27T13:21:00Z">
            <w:rPr>
              <w:color w:val="344449"/>
              <w:spacing w:val="-13"/>
            </w:rPr>
          </w:rPrChange>
        </w:rPr>
        <w:t xml:space="preserve"> </w:t>
      </w:r>
      <w:r w:rsidRPr="002A7964">
        <w:rPr>
          <w:color w:val="344449"/>
        </w:rPr>
        <w:t>zoals</w:t>
      </w:r>
      <w:r w:rsidRPr="001A436D">
        <w:rPr>
          <w:color w:val="344449"/>
          <w:rPrChange w:id="2873" w:author="Vannieuwenhuyze Jorre" w:date="2025-03-27T14:21:00Z" w16du:dateUtc="2025-03-27T13:21:00Z">
            <w:rPr>
              <w:color w:val="344449"/>
              <w:spacing w:val="-13"/>
            </w:rPr>
          </w:rPrChange>
        </w:rPr>
        <w:t xml:space="preserve"> </w:t>
      </w:r>
      <w:r w:rsidRPr="002A7964">
        <w:rPr>
          <w:color w:val="344449"/>
        </w:rPr>
        <w:t>in</w:t>
      </w:r>
      <w:r w:rsidRPr="001A436D">
        <w:rPr>
          <w:color w:val="344449"/>
          <w:rPrChange w:id="2874" w:author="Vannieuwenhuyze Jorre" w:date="2025-03-27T14:21:00Z" w16du:dateUtc="2025-03-27T13:21:00Z">
            <w:rPr>
              <w:color w:val="344449"/>
              <w:spacing w:val="-13"/>
            </w:rPr>
          </w:rPrChange>
        </w:rPr>
        <w:t xml:space="preserve"> </w:t>
      </w:r>
      <w:r w:rsidRPr="002A7964">
        <w:rPr>
          <w:color w:val="344449"/>
        </w:rPr>
        <w:t xml:space="preserve">tabel </w:t>
      </w:r>
      <w:r w:rsidR="001E3564" w:rsidRPr="002A7964">
        <w:fldChar w:fldCharType="begin"/>
      </w:r>
      <w:r w:rsidR="001E3564" w:rsidRPr="002A7964">
        <w:instrText>HYPERLINK \l "_bookmark7"</w:instrText>
      </w:r>
      <w:r w:rsidR="001E3564" w:rsidRPr="002A7964">
        <w:fldChar w:fldCharType="separate"/>
      </w:r>
      <w:r w:rsidR="001E3564" w:rsidRPr="001A436D">
        <w:rPr>
          <w:color w:val="344449"/>
          <w:rPrChange w:id="2875" w:author="Vannieuwenhuyze Jorre" w:date="2025-03-27T14:21:00Z" w16du:dateUtc="2025-03-27T13:21:00Z">
            <w:rPr>
              <w:color w:val="344449"/>
              <w:spacing w:val="-6"/>
            </w:rPr>
          </w:rPrChange>
        </w:rPr>
        <w:t>7</w:t>
      </w:r>
      <w:r w:rsidR="001E3564" w:rsidRPr="002A7964">
        <w:fldChar w:fldCharType="end"/>
      </w:r>
      <w:r w:rsidRPr="001A436D">
        <w:rPr>
          <w:color w:val="344449"/>
          <w:rPrChange w:id="2876" w:author="Vannieuwenhuyze Jorre" w:date="2025-03-27T14:21:00Z" w16du:dateUtc="2025-03-27T13:21:00Z">
            <w:rPr>
              <w:color w:val="344449"/>
              <w:spacing w:val="-6"/>
            </w:rPr>
          </w:rPrChange>
        </w:rPr>
        <w:t>.</w:t>
      </w:r>
    </w:p>
    <w:p w14:paraId="25B319E1" w14:textId="77777777" w:rsidR="001E3564" w:rsidRPr="002A7964" w:rsidRDefault="001E3564">
      <w:pPr>
        <w:pStyle w:val="BodyText"/>
        <w:spacing w:line="237" w:lineRule="auto"/>
        <w:jc w:val="both"/>
        <w:sectPr w:rsidR="001E3564" w:rsidRPr="002A7964">
          <w:pgSz w:w="11910" w:h="16840"/>
          <w:pgMar w:top="1820" w:right="850" w:bottom="1680" w:left="1275" w:header="0" w:footer="1480" w:gutter="0"/>
          <w:cols w:space="708"/>
        </w:sectPr>
      </w:pPr>
    </w:p>
    <w:p w14:paraId="25B319E2" w14:textId="77777777" w:rsidR="001E3564" w:rsidRPr="002A7964" w:rsidRDefault="001E3564">
      <w:pPr>
        <w:pStyle w:val="BodyText"/>
        <w:spacing w:before="44"/>
        <w:rPr>
          <w:sz w:val="20"/>
        </w:rPr>
      </w:pPr>
    </w:p>
    <w:p w14:paraId="25B319E3" w14:textId="1CEF146F" w:rsidR="001E3564" w:rsidRPr="002A7964" w:rsidRDefault="002F5345" w:rsidP="4FF31174">
      <w:pPr>
        <w:spacing w:line="249" w:lineRule="auto"/>
        <w:ind w:left="709" w:right="1131"/>
        <w:rPr>
          <w:rFonts w:ascii="Arial" w:hAnsi="Arial"/>
          <w:i/>
          <w:iCs/>
          <w:sz w:val="20"/>
          <w:szCs w:val="20"/>
        </w:rPr>
      </w:pPr>
      <w:r w:rsidRPr="4FF31174">
        <w:rPr>
          <w:rFonts w:ascii="Arial" w:hAnsi="Arial"/>
          <w:b/>
          <w:bCs/>
          <w:i/>
          <w:iCs/>
          <w:color w:val="344449"/>
          <w:sz w:val="20"/>
          <w:szCs w:val="20"/>
        </w:rPr>
        <w:t xml:space="preserve">Tabel 5: </w:t>
      </w:r>
      <w:r w:rsidRPr="4FF31174">
        <w:rPr>
          <w:rFonts w:ascii="Arial" w:hAnsi="Arial"/>
          <w:i/>
          <w:iCs/>
          <w:color w:val="344449"/>
          <w:sz w:val="20"/>
          <w:szCs w:val="20"/>
        </w:rPr>
        <w:t xml:space="preserve">De indeling van dimensies is arbitrair. Kenmerken kunnen gecombineerd </w:t>
      </w:r>
      <w:commentRangeStart w:id="2877"/>
      <w:commentRangeStart w:id="2878"/>
      <w:commentRangeStart w:id="2879"/>
      <w:r w:rsidRPr="4FF31174">
        <w:rPr>
          <w:rFonts w:ascii="Arial" w:hAnsi="Arial"/>
          <w:i/>
          <w:iCs/>
          <w:color w:val="344449"/>
          <w:sz w:val="20"/>
          <w:szCs w:val="20"/>
        </w:rPr>
        <w:t>worden</w:t>
      </w:r>
      <w:commentRangeEnd w:id="2877"/>
      <w:r>
        <w:rPr>
          <w:rStyle w:val="CommentReference"/>
        </w:rPr>
        <w:commentReference w:id="2877"/>
      </w:r>
      <w:commentRangeEnd w:id="2878"/>
      <w:r>
        <w:rPr>
          <w:rStyle w:val="CommentReference"/>
        </w:rPr>
        <w:commentReference w:id="2878"/>
      </w:r>
      <w:commentRangeEnd w:id="2879"/>
      <w:r>
        <w:rPr>
          <w:rStyle w:val="CommentReference"/>
        </w:rPr>
        <w:commentReference w:id="2879"/>
      </w:r>
      <w:r w:rsidRPr="4FF31174">
        <w:rPr>
          <w:rFonts w:ascii="Arial" w:hAnsi="Arial"/>
          <w:i/>
          <w:iCs/>
          <w:color w:val="344449"/>
          <w:sz w:val="20"/>
          <w:szCs w:val="20"/>
        </w:rPr>
        <w:t xml:space="preserve"> in </w:t>
      </w:r>
      <w:bookmarkStart w:id="2880" w:name="_bookmark5"/>
      <w:bookmarkEnd w:id="2880"/>
      <w:r w:rsidRPr="4FF31174">
        <w:rPr>
          <w:rFonts w:ascii="Arial" w:hAnsi="Arial"/>
          <w:i/>
          <w:iCs/>
          <w:color w:val="344449"/>
          <w:sz w:val="20"/>
          <w:szCs w:val="20"/>
        </w:rPr>
        <w:t xml:space="preserve">één dimensie of als aparte dimensies worden </w:t>
      </w:r>
      <w:del w:id="2881" w:author="Vannieuwenhuyze Jorre" w:date="2025-02-20T15:25:00Z">
        <w:r w:rsidRPr="4FF31174" w:rsidDel="002F5345">
          <w:rPr>
            <w:rFonts w:ascii="Arial" w:hAnsi="Arial"/>
            <w:i/>
            <w:iCs/>
            <w:color w:val="344449"/>
            <w:sz w:val="20"/>
            <w:szCs w:val="20"/>
          </w:rPr>
          <w:delText>gespecifieerd</w:delText>
        </w:r>
      </w:del>
      <w:ins w:id="2882" w:author="Vannieuwenhuyze Jorre" w:date="2025-02-20T15:25:00Z">
        <w:r w:rsidR="00337447" w:rsidRPr="4FF31174">
          <w:rPr>
            <w:rFonts w:ascii="Arial" w:hAnsi="Arial"/>
            <w:i/>
            <w:iCs/>
            <w:color w:val="344449"/>
            <w:sz w:val="20"/>
            <w:szCs w:val="20"/>
          </w:rPr>
          <w:t>opgenomen</w:t>
        </w:r>
      </w:ins>
      <w:r w:rsidRPr="4FF31174">
        <w:rPr>
          <w:rFonts w:ascii="Arial" w:hAnsi="Arial"/>
          <w:i/>
          <w:iCs/>
          <w:color w:val="344449"/>
          <w:sz w:val="20"/>
          <w:szCs w:val="20"/>
        </w:rPr>
        <w:t>.</w:t>
      </w:r>
    </w:p>
    <w:p w14:paraId="25B319E4" w14:textId="77777777" w:rsidR="001E3564" w:rsidRPr="002A7964" w:rsidRDefault="001E3564">
      <w:pPr>
        <w:spacing w:line="249" w:lineRule="auto"/>
        <w:rPr>
          <w:rFonts w:ascii="Arial" w:hAnsi="Arial"/>
          <w:i/>
          <w:sz w:val="20"/>
        </w:rPr>
        <w:sectPr w:rsidR="001E3564" w:rsidRPr="002A7964">
          <w:pgSz w:w="11910" w:h="16840"/>
          <w:pgMar w:top="1920" w:right="850" w:bottom="1680" w:left="1275" w:header="0" w:footer="1480" w:gutter="0"/>
          <w:cols w:space="708"/>
        </w:sectPr>
      </w:pPr>
    </w:p>
    <w:p w14:paraId="25B319E5" w14:textId="77777777" w:rsidR="001E3564" w:rsidRPr="002A7964" w:rsidRDefault="002F5345">
      <w:pPr>
        <w:pStyle w:val="ListParagraph"/>
        <w:numPr>
          <w:ilvl w:val="0"/>
          <w:numId w:val="4"/>
        </w:numPr>
        <w:tabs>
          <w:tab w:val="left" w:pos="1015"/>
        </w:tabs>
        <w:spacing w:before="60" w:line="247" w:lineRule="auto"/>
        <w:ind w:firstLine="0"/>
        <w:rPr>
          <w:rFonts w:ascii="Arial" w:hAnsi="Arial"/>
          <w:i/>
          <w:sz w:val="16"/>
        </w:rPr>
      </w:pPr>
      <w:r w:rsidRPr="002A7964">
        <w:rPr>
          <w:rFonts w:ascii="Arial" w:hAnsi="Arial"/>
          <w:i/>
          <w:noProof/>
          <w:sz w:val="16"/>
        </w:rPr>
        <mc:AlternateContent>
          <mc:Choice Requires="wps">
            <w:drawing>
              <wp:anchor distT="0" distB="0" distL="0" distR="0" simplePos="0" relativeHeight="251658242" behindDoc="0" locked="0" layoutInCell="1" allowOverlap="1" wp14:anchorId="25B31B38" wp14:editId="25B31B39">
                <wp:simplePos x="0" y="0"/>
                <wp:positionH relativeFrom="page">
                  <wp:posOffset>3967045</wp:posOffset>
                </wp:positionH>
                <wp:positionV relativeFrom="paragraph">
                  <wp:posOffset>243252</wp:posOffset>
                </wp:positionV>
                <wp:extent cx="2344420" cy="167386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673860"/>
                        </a:xfrm>
                        <a:prstGeom prst="rect">
                          <a:avLst/>
                        </a:prstGeom>
                      </wps:spPr>
                      <wps:txbx>
                        <w:txbxContent>
                          <w:tbl>
                            <w:tblPr>
                              <w:tblStyle w:val="TableNormal1"/>
                              <w:tblW w:w="0" w:type="auto"/>
                              <w:tblInd w:w="67" w:type="dxa"/>
                              <w:tblLayout w:type="fixed"/>
                              <w:tblLook w:val="01E0" w:firstRow="1" w:lastRow="1" w:firstColumn="1" w:lastColumn="1" w:noHBand="0" w:noVBand="0"/>
                            </w:tblPr>
                            <w:tblGrid>
                              <w:gridCol w:w="843"/>
                              <w:gridCol w:w="888"/>
                              <w:gridCol w:w="1028"/>
                              <w:gridCol w:w="803"/>
                            </w:tblGrid>
                            <w:tr w:rsidR="001E3564" w14:paraId="25B31B87" w14:textId="77777777">
                              <w:trPr>
                                <w:trHeight w:val="219"/>
                              </w:trPr>
                              <w:tc>
                                <w:tcPr>
                                  <w:tcW w:w="3562" w:type="dxa"/>
                                  <w:gridSpan w:val="4"/>
                                  <w:shd w:val="clear" w:color="auto" w:fill="4A6C79"/>
                                </w:tcPr>
                                <w:p w14:paraId="25B31B86" w14:textId="77777777" w:rsidR="001E3564" w:rsidRDefault="002F5345">
                                  <w:pPr>
                                    <w:pStyle w:val="TableParagraph"/>
                                    <w:spacing w:before="25"/>
                                    <w:ind w:left="127"/>
                                    <w:jc w:val="left"/>
                                    <w:rPr>
                                      <w:sz w:val="12"/>
                                    </w:rPr>
                                  </w:pPr>
                                  <w:r>
                                    <w:rPr>
                                      <w:color w:val="FFFFFF"/>
                                      <w:spacing w:val="-2"/>
                                      <w:sz w:val="12"/>
                                    </w:rPr>
                                    <w:t>Bevolkingsaantal</w:t>
                                  </w:r>
                                  <w:r>
                                    <w:rPr>
                                      <w:color w:val="FFFFFF"/>
                                      <w:spacing w:val="12"/>
                                      <w:sz w:val="12"/>
                                    </w:rPr>
                                    <w:t xml:space="preserve"> </w:t>
                                  </w:r>
                                  <w:r>
                                    <w:rPr>
                                      <w:color w:val="FFFFFF"/>
                                      <w:spacing w:val="-4"/>
                                      <w:sz w:val="12"/>
                                    </w:rPr>
                                    <w:t>2019</w:t>
                                  </w:r>
                                </w:p>
                              </w:tc>
                            </w:tr>
                            <w:tr w:rsidR="001E3564" w14:paraId="25B31B8C" w14:textId="77777777">
                              <w:trPr>
                                <w:trHeight w:val="219"/>
                              </w:trPr>
                              <w:tc>
                                <w:tcPr>
                                  <w:tcW w:w="843" w:type="dxa"/>
                                  <w:tcBorders>
                                    <w:left w:val="single" w:sz="4" w:space="0" w:color="4A6C79"/>
                                  </w:tcBorders>
                                  <w:shd w:val="clear" w:color="auto" w:fill="70A2B8"/>
                                </w:tcPr>
                                <w:p w14:paraId="25B31B88" w14:textId="77777777" w:rsidR="001E3564" w:rsidRDefault="002F5345">
                                  <w:pPr>
                                    <w:pStyle w:val="TableParagraph"/>
                                    <w:spacing w:before="25"/>
                                    <w:ind w:right="68"/>
                                    <w:rPr>
                                      <w:sz w:val="12"/>
                                    </w:rPr>
                                  </w:pPr>
                                  <w:r>
                                    <w:rPr>
                                      <w:color w:val="FFFFFF"/>
                                      <w:spacing w:val="-2"/>
                                      <w:sz w:val="12"/>
                                    </w:rPr>
                                    <w:t>Gemeente</w:t>
                                  </w:r>
                                </w:p>
                              </w:tc>
                              <w:tc>
                                <w:tcPr>
                                  <w:tcW w:w="888" w:type="dxa"/>
                                  <w:shd w:val="clear" w:color="auto" w:fill="70A2B8"/>
                                </w:tcPr>
                                <w:p w14:paraId="25B31B89" w14:textId="77777777" w:rsidR="001E3564" w:rsidRDefault="002F5345">
                                  <w:pPr>
                                    <w:pStyle w:val="TableParagraph"/>
                                    <w:spacing w:before="25"/>
                                    <w:ind w:right="34"/>
                                    <w:rPr>
                                      <w:sz w:val="12"/>
                                    </w:rPr>
                                  </w:pPr>
                                  <w:r>
                                    <w:rPr>
                                      <w:color w:val="FFFFFF"/>
                                      <w:spacing w:val="-2"/>
                                      <w:sz w:val="12"/>
                                    </w:rPr>
                                    <w:t>Geslacht</w:t>
                                  </w:r>
                                </w:p>
                              </w:tc>
                              <w:tc>
                                <w:tcPr>
                                  <w:tcW w:w="1028" w:type="dxa"/>
                                  <w:shd w:val="clear" w:color="auto" w:fill="70A2B8"/>
                                </w:tcPr>
                                <w:p w14:paraId="25B31B8A" w14:textId="77777777" w:rsidR="001E3564" w:rsidRDefault="002F5345">
                                  <w:pPr>
                                    <w:pStyle w:val="TableParagraph"/>
                                    <w:spacing w:before="25"/>
                                    <w:ind w:left="41"/>
                                    <w:rPr>
                                      <w:sz w:val="12"/>
                                    </w:rPr>
                                  </w:pPr>
                                  <w:r>
                                    <w:rPr>
                                      <w:color w:val="FFFFFF"/>
                                      <w:spacing w:val="-2"/>
                                      <w:sz w:val="12"/>
                                    </w:rPr>
                                    <w:t>Parameter</w:t>
                                  </w:r>
                                </w:p>
                              </w:tc>
                              <w:tc>
                                <w:tcPr>
                                  <w:tcW w:w="803" w:type="dxa"/>
                                  <w:tcBorders>
                                    <w:right w:val="single" w:sz="4" w:space="0" w:color="4A6C79"/>
                                  </w:tcBorders>
                                  <w:shd w:val="clear" w:color="auto" w:fill="70A2B8"/>
                                </w:tcPr>
                                <w:p w14:paraId="25B31B8B" w14:textId="77777777" w:rsidR="001E3564" w:rsidRDefault="002F5345">
                                  <w:pPr>
                                    <w:pStyle w:val="TableParagraph"/>
                                    <w:spacing w:before="25"/>
                                    <w:ind w:left="12"/>
                                    <w:rPr>
                                      <w:sz w:val="12"/>
                                    </w:rPr>
                                  </w:pPr>
                                  <w:r>
                                    <w:rPr>
                                      <w:color w:val="FFFFFF"/>
                                      <w:spacing w:val="-2"/>
                                      <w:sz w:val="12"/>
                                    </w:rPr>
                                    <w:t>Observatie</w:t>
                                  </w:r>
                                </w:p>
                              </w:tc>
                            </w:tr>
                            <w:tr w:rsidR="001E3564" w14:paraId="25B31B91" w14:textId="77777777">
                              <w:trPr>
                                <w:trHeight w:val="196"/>
                              </w:trPr>
                              <w:tc>
                                <w:tcPr>
                                  <w:tcW w:w="843" w:type="dxa"/>
                                  <w:tcBorders>
                                    <w:left w:val="single" w:sz="4" w:space="0" w:color="4A6C79"/>
                                  </w:tcBorders>
                                  <w:shd w:val="clear" w:color="auto" w:fill="8ED2ED"/>
                                </w:tcPr>
                                <w:p w14:paraId="25B31B8D" w14:textId="77777777" w:rsidR="001E3564" w:rsidRDefault="002F5345">
                                  <w:pPr>
                                    <w:pStyle w:val="TableParagraph"/>
                                    <w:spacing w:before="25"/>
                                    <w:ind w:right="68"/>
                                    <w:rPr>
                                      <w:sz w:val="12"/>
                                    </w:rPr>
                                  </w:pPr>
                                  <w:r>
                                    <w:rPr>
                                      <w:color w:val="344449"/>
                                      <w:spacing w:val="-10"/>
                                      <w:w w:val="105"/>
                                      <w:sz w:val="12"/>
                                    </w:rPr>
                                    <w:t>A</w:t>
                                  </w:r>
                                </w:p>
                              </w:tc>
                              <w:tc>
                                <w:tcPr>
                                  <w:tcW w:w="888" w:type="dxa"/>
                                  <w:shd w:val="clear" w:color="auto" w:fill="8ED2ED"/>
                                </w:tcPr>
                                <w:p w14:paraId="25B31B8E" w14:textId="77777777" w:rsidR="001E3564" w:rsidRDefault="002F5345">
                                  <w:pPr>
                                    <w:pStyle w:val="TableParagraph"/>
                                    <w:spacing w:before="25"/>
                                    <w:ind w:right="34"/>
                                    <w:rPr>
                                      <w:sz w:val="12"/>
                                    </w:rPr>
                                  </w:pPr>
                                  <w:r>
                                    <w:rPr>
                                      <w:color w:val="344449"/>
                                      <w:spacing w:val="-2"/>
                                      <w:w w:val="105"/>
                                      <w:sz w:val="12"/>
                                    </w:rPr>
                                    <w:t>totaal</w:t>
                                  </w:r>
                                </w:p>
                              </w:tc>
                              <w:tc>
                                <w:tcPr>
                                  <w:tcW w:w="1028" w:type="dxa"/>
                                  <w:shd w:val="clear" w:color="auto" w:fill="8ED2ED"/>
                                </w:tcPr>
                                <w:p w14:paraId="25B31B8F" w14:textId="77777777" w:rsidR="001E3564" w:rsidRDefault="002F5345">
                                  <w:pPr>
                                    <w:pStyle w:val="TableParagraph"/>
                                    <w:spacing w:before="25"/>
                                    <w:ind w:left="41"/>
                                    <w:rPr>
                                      <w:sz w:val="12"/>
                                    </w:rPr>
                                  </w:pPr>
                                  <w:r>
                                    <w:rPr>
                                      <w:color w:val="344449"/>
                                      <w:spacing w:val="-2"/>
                                      <w:sz w:val="12"/>
                                    </w:rPr>
                                    <w:t>aantal</w:t>
                                  </w:r>
                                </w:p>
                              </w:tc>
                              <w:tc>
                                <w:tcPr>
                                  <w:tcW w:w="803" w:type="dxa"/>
                                  <w:tcBorders>
                                    <w:right w:val="single" w:sz="4" w:space="0" w:color="4A6C79"/>
                                  </w:tcBorders>
                                </w:tcPr>
                                <w:p w14:paraId="25B31B90" w14:textId="77777777" w:rsidR="001E3564" w:rsidRDefault="002F5345">
                                  <w:pPr>
                                    <w:pStyle w:val="TableParagraph"/>
                                    <w:spacing w:before="25"/>
                                    <w:ind w:left="12"/>
                                    <w:rPr>
                                      <w:sz w:val="12"/>
                                    </w:rPr>
                                  </w:pPr>
                                  <w:r>
                                    <w:rPr>
                                      <w:color w:val="344449"/>
                                      <w:spacing w:val="-5"/>
                                      <w:sz w:val="12"/>
                                    </w:rPr>
                                    <w:t>300</w:t>
                                  </w:r>
                                </w:p>
                              </w:tc>
                            </w:tr>
                            <w:tr w:rsidR="001E3564" w14:paraId="25B31B96" w14:textId="77777777">
                              <w:trPr>
                                <w:trHeight w:val="219"/>
                              </w:trPr>
                              <w:tc>
                                <w:tcPr>
                                  <w:tcW w:w="843" w:type="dxa"/>
                                  <w:tcBorders>
                                    <w:left w:val="single" w:sz="4" w:space="0" w:color="4A6C79"/>
                                  </w:tcBorders>
                                  <w:shd w:val="clear" w:color="auto" w:fill="8ED2ED"/>
                                </w:tcPr>
                                <w:p w14:paraId="25B31B92" w14:textId="77777777" w:rsidR="001E3564" w:rsidRDefault="002F5345">
                                  <w:pPr>
                                    <w:pStyle w:val="TableParagraph"/>
                                    <w:ind w:right="68"/>
                                    <w:rPr>
                                      <w:sz w:val="12"/>
                                    </w:rPr>
                                  </w:pPr>
                                  <w:r>
                                    <w:rPr>
                                      <w:color w:val="344449"/>
                                      <w:spacing w:val="-10"/>
                                      <w:w w:val="105"/>
                                      <w:sz w:val="12"/>
                                    </w:rPr>
                                    <w:t>A</w:t>
                                  </w:r>
                                </w:p>
                              </w:tc>
                              <w:tc>
                                <w:tcPr>
                                  <w:tcW w:w="888" w:type="dxa"/>
                                  <w:shd w:val="clear" w:color="auto" w:fill="8ED2ED"/>
                                </w:tcPr>
                                <w:p w14:paraId="25B31B93" w14:textId="77777777" w:rsidR="001E3564" w:rsidRDefault="002F5345">
                                  <w:pPr>
                                    <w:pStyle w:val="TableParagraph"/>
                                    <w:ind w:right="34"/>
                                    <w:rPr>
                                      <w:sz w:val="12"/>
                                    </w:rPr>
                                  </w:pPr>
                                  <w:r>
                                    <w:rPr>
                                      <w:color w:val="344449"/>
                                      <w:spacing w:val="-2"/>
                                      <w:sz w:val="12"/>
                                    </w:rPr>
                                    <w:t>vrouwen</w:t>
                                  </w:r>
                                </w:p>
                              </w:tc>
                              <w:tc>
                                <w:tcPr>
                                  <w:tcW w:w="1028" w:type="dxa"/>
                                  <w:shd w:val="clear" w:color="auto" w:fill="8ED2ED"/>
                                </w:tcPr>
                                <w:p w14:paraId="25B31B94"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95" w14:textId="77777777" w:rsidR="001E3564" w:rsidRDefault="002F5345">
                                  <w:pPr>
                                    <w:pStyle w:val="TableParagraph"/>
                                    <w:ind w:left="12"/>
                                    <w:rPr>
                                      <w:sz w:val="12"/>
                                    </w:rPr>
                                  </w:pPr>
                                  <w:r>
                                    <w:rPr>
                                      <w:color w:val="344449"/>
                                      <w:spacing w:val="-5"/>
                                      <w:sz w:val="12"/>
                                    </w:rPr>
                                    <w:t>180</w:t>
                                  </w:r>
                                </w:p>
                              </w:tc>
                            </w:tr>
                            <w:tr w:rsidR="001E3564" w14:paraId="25B31B9B" w14:textId="77777777">
                              <w:trPr>
                                <w:trHeight w:val="219"/>
                              </w:trPr>
                              <w:tc>
                                <w:tcPr>
                                  <w:tcW w:w="843" w:type="dxa"/>
                                  <w:tcBorders>
                                    <w:left w:val="single" w:sz="4" w:space="0" w:color="4A6C79"/>
                                  </w:tcBorders>
                                  <w:shd w:val="clear" w:color="auto" w:fill="8ED2ED"/>
                                </w:tcPr>
                                <w:p w14:paraId="25B31B97" w14:textId="77777777" w:rsidR="001E3564" w:rsidRDefault="002F5345">
                                  <w:pPr>
                                    <w:pStyle w:val="TableParagraph"/>
                                    <w:ind w:right="68"/>
                                    <w:rPr>
                                      <w:sz w:val="12"/>
                                    </w:rPr>
                                  </w:pPr>
                                  <w:r>
                                    <w:rPr>
                                      <w:color w:val="344449"/>
                                      <w:spacing w:val="-10"/>
                                      <w:w w:val="105"/>
                                      <w:sz w:val="12"/>
                                    </w:rPr>
                                    <w:t>A</w:t>
                                  </w:r>
                                </w:p>
                              </w:tc>
                              <w:tc>
                                <w:tcPr>
                                  <w:tcW w:w="888" w:type="dxa"/>
                                  <w:shd w:val="clear" w:color="auto" w:fill="8ED2ED"/>
                                </w:tcPr>
                                <w:p w14:paraId="25B31B98" w14:textId="77777777" w:rsidR="001E3564" w:rsidRDefault="002F5345">
                                  <w:pPr>
                                    <w:pStyle w:val="TableParagraph"/>
                                    <w:ind w:right="34"/>
                                    <w:rPr>
                                      <w:sz w:val="12"/>
                                    </w:rPr>
                                  </w:pPr>
                                  <w:r>
                                    <w:rPr>
                                      <w:color w:val="344449"/>
                                      <w:spacing w:val="-2"/>
                                      <w:sz w:val="12"/>
                                    </w:rPr>
                                    <w:t>vrouwen</w:t>
                                  </w:r>
                                </w:p>
                              </w:tc>
                              <w:tc>
                                <w:tcPr>
                                  <w:tcW w:w="1028" w:type="dxa"/>
                                  <w:shd w:val="clear" w:color="auto" w:fill="8ED2ED"/>
                                </w:tcPr>
                                <w:p w14:paraId="25B31B99" w14:textId="77777777" w:rsidR="001E3564" w:rsidRDefault="002F5345">
                                  <w:pPr>
                                    <w:pStyle w:val="TableParagraph"/>
                                    <w:ind w:left="41"/>
                                    <w:rPr>
                                      <w:sz w:val="12"/>
                                    </w:rPr>
                                  </w:pPr>
                                  <w:r>
                                    <w:rPr>
                                      <w:color w:val="344449"/>
                                      <w:spacing w:val="-2"/>
                                      <w:sz w:val="12"/>
                                    </w:rPr>
                                    <w:t>percentage</w:t>
                                  </w:r>
                                </w:p>
                              </w:tc>
                              <w:tc>
                                <w:tcPr>
                                  <w:tcW w:w="803" w:type="dxa"/>
                                  <w:tcBorders>
                                    <w:right w:val="single" w:sz="4" w:space="0" w:color="4A6C79"/>
                                  </w:tcBorders>
                                </w:tcPr>
                                <w:p w14:paraId="25B31B9A" w14:textId="77777777" w:rsidR="001E3564" w:rsidRDefault="002F5345">
                                  <w:pPr>
                                    <w:pStyle w:val="TableParagraph"/>
                                    <w:ind w:left="12"/>
                                    <w:rPr>
                                      <w:sz w:val="12"/>
                                    </w:rPr>
                                  </w:pPr>
                                  <w:r>
                                    <w:rPr>
                                      <w:color w:val="344449"/>
                                      <w:spacing w:val="-5"/>
                                      <w:sz w:val="12"/>
                                    </w:rPr>
                                    <w:t>60</w:t>
                                  </w:r>
                                </w:p>
                              </w:tc>
                            </w:tr>
                            <w:tr w:rsidR="001E3564" w14:paraId="25B31BA0" w14:textId="77777777">
                              <w:trPr>
                                <w:trHeight w:val="219"/>
                              </w:trPr>
                              <w:tc>
                                <w:tcPr>
                                  <w:tcW w:w="843" w:type="dxa"/>
                                  <w:tcBorders>
                                    <w:left w:val="single" w:sz="4" w:space="0" w:color="4A6C79"/>
                                  </w:tcBorders>
                                  <w:shd w:val="clear" w:color="auto" w:fill="8ED2ED"/>
                                </w:tcPr>
                                <w:p w14:paraId="25B31B9C" w14:textId="77777777" w:rsidR="001E3564" w:rsidRDefault="002F5345">
                                  <w:pPr>
                                    <w:pStyle w:val="TableParagraph"/>
                                    <w:ind w:right="68"/>
                                    <w:rPr>
                                      <w:sz w:val="12"/>
                                    </w:rPr>
                                  </w:pPr>
                                  <w:r>
                                    <w:rPr>
                                      <w:color w:val="344449"/>
                                      <w:spacing w:val="-10"/>
                                      <w:w w:val="105"/>
                                      <w:sz w:val="12"/>
                                    </w:rPr>
                                    <w:t>A</w:t>
                                  </w:r>
                                </w:p>
                              </w:tc>
                              <w:tc>
                                <w:tcPr>
                                  <w:tcW w:w="888" w:type="dxa"/>
                                  <w:shd w:val="clear" w:color="auto" w:fill="8ED2ED"/>
                                </w:tcPr>
                                <w:p w14:paraId="25B31B9D" w14:textId="77777777" w:rsidR="001E3564" w:rsidRDefault="002F5345">
                                  <w:pPr>
                                    <w:pStyle w:val="TableParagraph"/>
                                    <w:ind w:right="34"/>
                                    <w:rPr>
                                      <w:sz w:val="12"/>
                                    </w:rPr>
                                  </w:pPr>
                                  <w:r>
                                    <w:rPr>
                                      <w:color w:val="344449"/>
                                      <w:spacing w:val="-2"/>
                                      <w:sz w:val="12"/>
                                    </w:rPr>
                                    <w:t>mannen</w:t>
                                  </w:r>
                                </w:p>
                              </w:tc>
                              <w:tc>
                                <w:tcPr>
                                  <w:tcW w:w="1028" w:type="dxa"/>
                                  <w:shd w:val="clear" w:color="auto" w:fill="8ED2ED"/>
                                </w:tcPr>
                                <w:p w14:paraId="25B31B9E"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9F" w14:textId="77777777" w:rsidR="001E3564" w:rsidRDefault="002F5345">
                                  <w:pPr>
                                    <w:pStyle w:val="TableParagraph"/>
                                    <w:ind w:left="12"/>
                                    <w:rPr>
                                      <w:sz w:val="12"/>
                                    </w:rPr>
                                  </w:pPr>
                                  <w:r>
                                    <w:rPr>
                                      <w:color w:val="344449"/>
                                      <w:spacing w:val="-5"/>
                                      <w:sz w:val="12"/>
                                    </w:rPr>
                                    <w:t>120</w:t>
                                  </w:r>
                                </w:p>
                              </w:tc>
                            </w:tr>
                            <w:tr w:rsidR="001E3564" w14:paraId="25B31BA5" w14:textId="77777777">
                              <w:trPr>
                                <w:trHeight w:val="219"/>
                              </w:trPr>
                              <w:tc>
                                <w:tcPr>
                                  <w:tcW w:w="843" w:type="dxa"/>
                                  <w:tcBorders>
                                    <w:left w:val="single" w:sz="4" w:space="0" w:color="4A6C79"/>
                                  </w:tcBorders>
                                  <w:shd w:val="clear" w:color="auto" w:fill="8ED2ED"/>
                                </w:tcPr>
                                <w:p w14:paraId="25B31BA1" w14:textId="77777777" w:rsidR="001E3564" w:rsidRDefault="002F5345">
                                  <w:pPr>
                                    <w:pStyle w:val="TableParagraph"/>
                                    <w:ind w:right="68"/>
                                    <w:rPr>
                                      <w:sz w:val="12"/>
                                    </w:rPr>
                                  </w:pPr>
                                  <w:r>
                                    <w:rPr>
                                      <w:color w:val="344449"/>
                                      <w:spacing w:val="-10"/>
                                      <w:w w:val="105"/>
                                      <w:sz w:val="12"/>
                                    </w:rPr>
                                    <w:t>A</w:t>
                                  </w:r>
                                </w:p>
                              </w:tc>
                              <w:tc>
                                <w:tcPr>
                                  <w:tcW w:w="888" w:type="dxa"/>
                                  <w:shd w:val="clear" w:color="auto" w:fill="8ED2ED"/>
                                </w:tcPr>
                                <w:p w14:paraId="25B31BA2" w14:textId="77777777" w:rsidR="001E3564" w:rsidRDefault="002F5345">
                                  <w:pPr>
                                    <w:pStyle w:val="TableParagraph"/>
                                    <w:ind w:right="34"/>
                                    <w:rPr>
                                      <w:sz w:val="12"/>
                                    </w:rPr>
                                  </w:pPr>
                                  <w:r>
                                    <w:rPr>
                                      <w:color w:val="344449"/>
                                      <w:spacing w:val="-2"/>
                                      <w:sz w:val="12"/>
                                    </w:rPr>
                                    <w:t>mannen</w:t>
                                  </w:r>
                                </w:p>
                              </w:tc>
                              <w:tc>
                                <w:tcPr>
                                  <w:tcW w:w="1028" w:type="dxa"/>
                                  <w:shd w:val="clear" w:color="auto" w:fill="8ED2ED"/>
                                </w:tcPr>
                                <w:p w14:paraId="25B31BA3" w14:textId="77777777" w:rsidR="001E3564" w:rsidRDefault="002F5345">
                                  <w:pPr>
                                    <w:pStyle w:val="TableParagraph"/>
                                    <w:ind w:left="41"/>
                                    <w:rPr>
                                      <w:sz w:val="12"/>
                                    </w:rPr>
                                  </w:pPr>
                                  <w:r>
                                    <w:rPr>
                                      <w:color w:val="344449"/>
                                      <w:spacing w:val="-2"/>
                                      <w:sz w:val="12"/>
                                    </w:rPr>
                                    <w:t>percentage</w:t>
                                  </w:r>
                                </w:p>
                              </w:tc>
                              <w:tc>
                                <w:tcPr>
                                  <w:tcW w:w="803" w:type="dxa"/>
                                  <w:tcBorders>
                                    <w:right w:val="single" w:sz="4" w:space="0" w:color="4A6C79"/>
                                  </w:tcBorders>
                                </w:tcPr>
                                <w:p w14:paraId="25B31BA4" w14:textId="77777777" w:rsidR="001E3564" w:rsidRDefault="002F5345">
                                  <w:pPr>
                                    <w:pStyle w:val="TableParagraph"/>
                                    <w:ind w:left="12"/>
                                    <w:rPr>
                                      <w:sz w:val="12"/>
                                    </w:rPr>
                                  </w:pPr>
                                  <w:r>
                                    <w:rPr>
                                      <w:color w:val="344449"/>
                                      <w:spacing w:val="-5"/>
                                      <w:sz w:val="12"/>
                                    </w:rPr>
                                    <w:t>40</w:t>
                                  </w:r>
                                </w:p>
                              </w:tc>
                            </w:tr>
                            <w:tr w:rsidR="001E3564" w14:paraId="25B31BAA" w14:textId="77777777">
                              <w:trPr>
                                <w:trHeight w:val="219"/>
                              </w:trPr>
                              <w:tc>
                                <w:tcPr>
                                  <w:tcW w:w="843" w:type="dxa"/>
                                  <w:tcBorders>
                                    <w:left w:val="single" w:sz="4" w:space="0" w:color="4A6C79"/>
                                  </w:tcBorders>
                                  <w:shd w:val="clear" w:color="auto" w:fill="8ED2ED"/>
                                </w:tcPr>
                                <w:p w14:paraId="25B31BA6" w14:textId="77777777" w:rsidR="001E3564" w:rsidRDefault="002F5345">
                                  <w:pPr>
                                    <w:pStyle w:val="TableParagraph"/>
                                    <w:ind w:right="68"/>
                                    <w:rPr>
                                      <w:sz w:val="12"/>
                                    </w:rPr>
                                  </w:pPr>
                                  <w:r>
                                    <w:rPr>
                                      <w:color w:val="344449"/>
                                      <w:spacing w:val="-10"/>
                                      <w:w w:val="105"/>
                                      <w:sz w:val="12"/>
                                    </w:rPr>
                                    <w:t>B</w:t>
                                  </w:r>
                                </w:p>
                              </w:tc>
                              <w:tc>
                                <w:tcPr>
                                  <w:tcW w:w="888" w:type="dxa"/>
                                  <w:shd w:val="clear" w:color="auto" w:fill="8ED2ED"/>
                                </w:tcPr>
                                <w:p w14:paraId="25B31BA7" w14:textId="77777777" w:rsidR="001E3564" w:rsidRDefault="002F5345">
                                  <w:pPr>
                                    <w:pStyle w:val="TableParagraph"/>
                                    <w:ind w:right="34"/>
                                    <w:rPr>
                                      <w:sz w:val="12"/>
                                    </w:rPr>
                                  </w:pPr>
                                  <w:r>
                                    <w:rPr>
                                      <w:color w:val="344449"/>
                                      <w:spacing w:val="-2"/>
                                      <w:w w:val="105"/>
                                      <w:sz w:val="12"/>
                                    </w:rPr>
                                    <w:t>totaal</w:t>
                                  </w:r>
                                </w:p>
                              </w:tc>
                              <w:tc>
                                <w:tcPr>
                                  <w:tcW w:w="1028" w:type="dxa"/>
                                  <w:shd w:val="clear" w:color="auto" w:fill="8ED2ED"/>
                                </w:tcPr>
                                <w:p w14:paraId="25B31BA8"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A9" w14:textId="77777777" w:rsidR="001E3564" w:rsidRDefault="002F5345">
                                  <w:pPr>
                                    <w:pStyle w:val="TableParagraph"/>
                                    <w:ind w:left="12"/>
                                    <w:rPr>
                                      <w:sz w:val="12"/>
                                    </w:rPr>
                                  </w:pPr>
                                  <w:r>
                                    <w:rPr>
                                      <w:color w:val="344449"/>
                                      <w:spacing w:val="-5"/>
                                      <w:sz w:val="12"/>
                                    </w:rPr>
                                    <w:t>500</w:t>
                                  </w:r>
                                </w:p>
                              </w:tc>
                            </w:tr>
                            <w:tr w:rsidR="001E3564" w14:paraId="25B31BAF" w14:textId="77777777">
                              <w:trPr>
                                <w:trHeight w:val="219"/>
                              </w:trPr>
                              <w:tc>
                                <w:tcPr>
                                  <w:tcW w:w="843" w:type="dxa"/>
                                  <w:tcBorders>
                                    <w:left w:val="single" w:sz="4" w:space="0" w:color="4A6C79"/>
                                  </w:tcBorders>
                                  <w:shd w:val="clear" w:color="auto" w:fill="8ED2ED"/>
                                </w:tcPr>
                                <w:p w14:paraId="25B31BAB" w14:textId="77777777" w:rsidR="001E3564" w:rsidRDefault="002F5345">
                                  <w:pPr>
                                    <w:pStyle w:val="TableParagraph"/>
                                    <w:ind w:right="68"/>
                                    <w:rPr>
                                      <w:sz w:val="12"/>
                                    </w:rPr>
                                  </w:pPr>
                                  <w:r>
                                    <w:rPr>
                                      <w:color w:val="344449"/>
                                      <w:spacing w:val="-10"/>
                                      <w:w w:val="105"/>
                                      <w:sz w:val="12"/>
                                    </w:rPr>
                                    <w:t>B</w:t>
                                  </w:r>
                                </w:p>
                              </w:tc>
                              <w:tc>
                                <w:tcPr>
                                  <w:tcW w:w="888" w:type="dxa"/>
                                  <w:shd w:val="clear" w:color="auto" w:fill="8ED2ED"/>
                                </w:tcPr>
                                <w:p w14:paraId="25B31BAC" w14:textId="77777777" w:rsidR="001E3564" w:rsidRDefault="002F5345">
                                  <w:pPr>
                                    <w:pStyle w:val="TableParagraph"/>
                                    <w:ind w:right="34"/>
                                    <w:rPr>
                                      <w:sz w:val="12"/>
                                    </w:rPr>
                                  </w:pPr>
                                  <w:r>
                                    <w:rPr>
                                      <w:color w:val="344449"/>
                                      <w:spacing w:val="-2"/>
                                      <w:sz w:val="12"/>
                                    </w:rPr>
                                    <w:t>vrouwen</w:t>
                                  </w:r>
                                </w:p>
                              </w:tc>
                              <w:tc>
                                <w:tcPr>
                                  <w:tcW w:w="1028" w:type="dxa"/>
                                  <w:shd w:val="clear" w:color="auto" w:fill="8ED2ED"/>
                                </w:tcPr>
                                <w:p w14:paraId="25B31BAD"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AE" w14:textId="77777777" w:rsidR="001E3564" w:rsidRDefault="002F5345">
                                  <w:pPr>
                                    <w:pStyle w:val="TableParagraph"/>
                                    <w:ind w:left="12"/>
                                    <w:rPr>
                                      <w:sz w:val="12"/>
                                    </w:rPr>
                                  </w:pPr>
                                  <w:r>
                                    <w:rPr>
                                      <w:color w:val="344449"/>
                                      <w:spacing w:val="-5"/>
                                      <w:sz w:val="12"/>
                                    </w:rPr>
                                    <w:t>100</w:t>
                                  </w:r>
                                </w:p>
                              </w:tc>
                            </w:tr>
                            <w:tr w:rsidR="001E3564" w14:paraId="25B31BB4" w14:textId="77777777">
                              <w:trPr>
                                <w:trHeight w:val="219"/>
                              </w:trPr>
                              <w:tc>
                                <w:tcPr>
                                  <w:tcW w:w="843" w:type="dxa"/>
                                  <w:tcBorders>
                                    <w:left w:val="single" w:sz="4" w:space="0" w:color="4A6C79"/>
                                  </w:tcBorders>
                                  <w:shd w:val="clear" w:color="auto" w:fill="8ED2ED"/>
                                </w:tcPr>
                                <w:p w14:paraId="25B31BB0" w14:textId="77777777" w:rsidR="001E3564" w:rsidRDefault="002F5345">
                                  <w:pPr>
                                    <w:pStyle w:val="TableParagraph"/>
                                    <w:ind w:right="68"/>
                                    <w:rPr>
                                      <w:sz w:val="12"/>
                                    </w:rPr>
                                  </w:pPr>
                                  <w:r>
                                    <w:rPr>
                                      <w:color w:val="344449"/>
                                      <w:spacing w:val="-10"/>
                                      <w:w w:val="105"/>
                                      <w:sz w:val="12"/>
                                    </w:rPr>
                                    <w:t>B</w:t>
                                  </w:r>
                                </w:p>
                              </w:tc>
                              <w:tc>
                                <w:tcPr>
                                  <w:tcW w:w="888" w:type="dxa"/>
                                  <w:shd w:val="clear" w:color="auto" w:fill="8ED2ED"/>
                                </w:tcPr>
                                <w:p w14:paraId="25B31BB1" w14:textId="77777777" w:rsidR="001E3564" w:rsidRDefault="002F5345">
                                  <w:pPr>
                                    <w:pStyle w:val="TableParagraph"/>
                                    <w:ind w:right="34"/>
                                    <w:rPr>
                                      <w:sz w:val="12"/>
                                    </w:rPr>
                                  </w:pPr>
                                  <w:r>
                                    <w:rPr>
                                      <w:color w:val="344449"/>
                                      <w:spacing w:val="-2"/>
                                      <w:sz w:val="12"/>
                                    </w:rPr>
                                    <w:t>vrouwen</w:t>
                                  </w:r>
                                </w:p>
                              </w:tc>
                              <w:tc>
                                <w:tcPr>
                                  <w:tcW w:w="1028" w:type="dxa"/>
                                  <w:shd w:val="clear" w:color="auto" w:fill="8ED2ED"/>
                                </w:tcPr>
                                <w:p w14:paraId="25B31BB2" w14:textId="77777777" w:rsidR="001E3564" w:rsidRDefault="002F5345">
                                  <w:pPr>
                                    <w:pStyle w:val="TableParagraph"/>
                                    <w:ind w:left="41"/>
                                    <w:rPr>
                                      <w:sz w:val="12"/>
                                    </w:rPr>
                                  </w:pPr>
                                  <w:r>
                                    <w:rPr>
                                      <w:color w:val="344449"/>
                                      <w:spacing w:val="-2"/>
                                      <w:sz w:val="12"/>
                                    </w:rPr>
                                    <w:t>percentage</w:t>
                                  </w:r>
                                </w:p>
                              </w:tc>
                              <w:tc>
                                <w:tcPr>
                                  <w:tcW w:w="803" w:type="dxa"/>
                                  <w:tcBorders>
                                    <w:right w:val="single" w:sz="4" w:space="0" w:color="4A6C79"/>
                                  </w:tcBorders>
                                </w:tcPr>
                                <w:p w14:paraId="25B31BB3" w14:textId="77777777" w:rsidR="001E3564" w:rsidRDefault="002F5345">
                                  <w:pPr>
                                    <w:pStyle w:val="TableParagraph"/>
                                    <w:ind w:left="12"/>
                                    <w:rPr>
                                      <w:sz w:val="12"/>
                                    </w:rPr>
                                  </w:pPr>
                                  <w:r>
                                    <w:rPr>
                                      <w:color w:val="344449"/>
                                      <w:spacing w:val="-5"/>
                                      <w:sz w:val="12"/>
                                    </w:rPr>
                                    <w:t>20</w:t>
                                  </w:r>
                                </w:p>
                              </w:tc>
                            </w:tr>
                            <w:tr w:rsidR="001E3564" w14:paraId="25B31BB9" w14:textId="77777777">
                              <w:trPr>
                                <w:trHeight w:val="219"/>
                              </w:trPr>
                              <w:tc>
                                <w:tcPr>
                                  <w:tcW w:w="843" w:type="dxa"/>
                                  <w:tcBorders>
                                    <w:left w:val="single" w:sz="4" w:space="0" w:color="4A6C79"/>
                                  </w:tcBorders>
                                  <w:shd w:val="clear" w:color="auto" w:fill="8ED2ED"/>
                                </w:tcPr>
                                <w:p w14:paraId="25B31BB5" w14:textId="77777777" w:rsidR="001E3564" w:rsidRDefault="002F5345">
                                  <w:pPr>
                                    <w:pStyle w:val="TableParagraph"/>
                                    <w:ind w:right="68"/>
                                    <w:rPr>
                                      <w:sz w:val="12"/>
                                    </w:rPr>
                                  </w:pPr>
                                  <w:r>
                                    <w:rPr>
                                      <w:color w:val="344449"/>
                                      <w:spacing w:val="-10"/>
                                      <w:w w:val="105"/>
                                      <w:sz w:val="12"/>
                                    </w:rPr>
                                    <w:t>B</w:t>
                                  </w:r>
                                </w:p>
                              </w:tc>
                              <w:tc>
                                <w:tcPr>
                                  <w:tcW w:w="888" w:type="dxa"/>
                                  <w:shd w:val="clear" w:color="auto" w:fill="8ED2ED"/>
                                </w:tcPr>
                                <w:p w14:paraId="25B31BB6" w14:textId="77777777" w:rsidR="001E3564" w:rsidRDefault="002F5345">
                                  <w:pPr>
                                    <w:pStyle w:val="TableParagraph"/>
                                    <w:ind w:right="34"/>
                                    <w:rPr>
                                      <w:sz w:val="12"/>
                                    </w:rPr>
                                  </w:pPr>
                                  <w:r>
                                    <w:rPr>
                                      <w:color w:val="344449"/>
                                      <w:spacing w:val="-2"/>
                                      <w:sz w:val="12"/>
                                    </w:rPr>
                                    <w:t>mannen</w:t>
                                  </w:r>
                                </w:p>
                              </w:tc>
                              <w:tc>
                                <w:tcPr>
                                  <w:tcW w:w="1028" w:type="dxa"/>
                                  <w:shd w:val="clear" w:color="auto" w:fill="8ED2ED"/>
                                </w:tcPr>
                                <w:p w14:paraId="25B31BB7"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B8" w14:textId="77777777" w:rsidR="001E3564" w:rsidRDefault="002F5345">
                                  <w:pPr>
                                    <w:pStyle w:val="TableParagraph"/>
                                    <w:ind w:left="12"/>
                                    <w:rPr>
                                      <w:sz w:val="12"/>
                                    </w:rPr>
                                  </w:pPr>
                                  <w:r>
                                    <w:rPr>
                                      <w:color w:val="344449"/>
                                      <w:spacing w:val="-5"/>
                                      <w:sz w:val="12"/>
                                    </w:rPr>
                                    <w:t>400</w:t>
                                  </w:r>
                                </w:p>
                              </w:tc>
                            </w:tr>
                            <w:tr w:rsidR="001E3564" w14:paraId="25B31BBE" w14:textId="77777777">
                              <w:trPr>
                                <w:trHeight w:val="240"/>
                              </w:trPr>
                              <w:tc>
                                <w:tcPr>
                                  <w:tcW w:w="843" w:type="dxa"/>
                                  <w:tcBorders>
                                    <w:left w:val="single" w:sz="4" w:space="0" w:color="4A6C79"/>
                                    <w:bottom w:val="single" w:sz="4" w:space="0" w:color="4A6C79"/>
                                  </w:tcBorders>
                                  <w:shd w:val="clear" w:color="auto" w:fill="8ED2ED"/>
                                </w:tcPr>
                                <w:p w14:paraId="25B31BBA" w14:textId="77777777" w:rsidR="001E3564" w:rsidRDefault="002F5345">
                                  <w:pPr>
                                    <w:pStyle w:val="TableParagraph"/>
                                    <w:ind w:right="68"/>
                                    <w:rPr>
                                      <w:sz w:val="12"/>
                                    </w:rPr>
                                  </w:pPr>
                                  <w:r>
                                    <w:rPr>
                                      <w:color w:val="344449"/>
                                      <w:spacing w:val="-10"/>
                                      <w:w w:val="105"/>
                                      <w:sz w:val="12"/>
                                    </w:rPr>
                                    <w:t>B</w:t>
                                  </w:r>
                                </w:p>
                              </w:tc>
                              <w:tc>
                                <w:tcPr>
                                  <w:tcW w:w="888" w:type="dxa"/>
                                  <w:tcBorders>
                                    <w:bottom w:val="single" w:sz="4" w:space="0" w:color="4A6C79"/>
                                  </w:tcBorders>
                                  <w:shd w:val="clear" w:color="auto" w:fill="8ED2ED"/>
                                </w:tcPr>
                                <w:p w14:paraId="25B31BBB" w14:textId="77777777" w:rsidR="001E3564" w:rsidRDefault="002F5345">
                                  <w:pPr>
                                    <w:pStyle w:val="TableParagraph"/>
                                    <w:ind w:right="34"/>
                                    <w:rPr>
                                      <w:sz w:val="12"/>
                                    </w:rPr>
                                  </w:pPr>
                                  <w:r>
                                    <w:rPr>
                                      <w:color w:val="344449"/>
                                      <w:spacing w:val="-2"/>
                                      <w:sz w:val="12"/>
                                    </w:rPr>
                                    <w:t>mannen</w:t>
                                  </w:r>
                                </w:p>
                              </w:tc>
                              <w:tc>
                                <w:tcPr>
                                  <w:tcW w:w="1028" w:type="dxa"/>
                                  <w:tcBorders>
                                    <w:bottom w:val="single" w:sz="4" w:space="0" w:color="4A6C79"/>
                                  </w:tcBorders>
                                  <w:shd w:val="clear" w:color="auto" w:fill="8ED2ED"/>
                                </w:tcPr>
                                <w:p w14:paraId="25B31BBC" w14:textId="77777777" w:rsidR="001E3564" w:rsidRDefault="002F5345">
                                  <w:pPr>
                                    <w:pStyle w:val="TableParagraph"/>
                                    <w:ind w:left="41"/>
                                    <w:rPr>
                                      <w:sz w:val="12"/>
                                    </w:rPr>
                                  </w:pPr>
                                  <w:r>
                                    <w:rPr>
                                      <w:color w:val="344449"/>
                                      <w:spacing w:val="-2"/>
                                      <w:sz w:val="12"/>
                                    </w:rPr>
                                    <w:t>percentage</w:t>
                                  </w:r>
                                </w:p>
                              </w:tc>
                              <w:tc>
                                <w:tcPr>
                                  <w:tcW w:w="803" w:type="dxa"/>
                                  <w:tcBorders>
                                    <w:bottom w:val="single" w:sz="4" w:space="0" w:color="4A6C79"/>
                                    <w:right w:val="single" w:sz="4" w:space="0" w:color="4A6C79"/>
                                  </w:tcBorders>
                                </w:tcPr>
                                <w:p w14:paraId="25B31BBD" w14:textId="77777777" w:rsidR="001E3564" w:rsidRDefault="002F5345">
                                  <w:pPr>
                                    <w:pStyle w:val="TableParagraph"/>
                                    <w:ind w:left="12"/>
                                    <w:rPr>
                                      <w:sz w:val="12"/>
                                    </w:rPr>
                                  </w:pPr>
                                  <w:r>
                                    <w:rPr>
                                      <w:color w:val="344449"/>
                                      <w:spacing w:val="-5"/>
                                      <w:sz w:val="12"/>
                                    </w:rPr>
                                    <w:t>80</w:t>
                                  </w:r>
                                </w:p>
                              </w:tc>
                            </w:tr>
                          </w:tbl>
                          <w:p w14:paraId="25B31BBF" w14:textId="77777777" w:rsidR="001E3564" w:rsidRDefault="001E3564">
                            <w:pPr>
                              <w:pStyle w:val="BodyText"/>
                            </w:pPr>
                          </w:p>
                        </w:txbxContent>
                      </wps:txbx>
                      <wps:bodyPr wrap="square" lIns="0" tIns="0" rIns="0" bIns="0" rtlCol="0">
                        <a:noAutofit/>
                      </wps:bodyPr>
                    </wps:wsp>
                  </a:graphicData>
                </a:graphic>
              </wp:anchor>
            </w:drawing>
          </mc:Choice>
          <mc:Fallback>
            <w:pict>
              <v:shape w14:anchorId="25B31B38" id="Textbox 57" o:spid="_x0000_s1069" type="#_x0000_t202" style="position:absolute;left:0;text-align:left;margin-left:312.35pt;margin-top:19.15pt;width:184.6pt;height:131.8pt;z-index:25165824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" filled="f" stroked="f">
                <v:textbox inset="0,0,0,0">
                  <w:txbxContent>
                    <w:tbl>
                      <w:tblPr>
                        <w:tblStyle w:val="TableNormal1"/>
                        <w:tblW w:w="0" w:type="auto"/>
                        <w:tblInd w:w="67" w:type="dxa"/>
                        <w:tblLayout w:type="fixed"/>
                        <w:tblLook w:val="01E0" w:firstRow="1" w:lastRow="1" w:firstColumn="1" w:lastColumn="1" w:noHBand="0" w:noVBand="0"/>
                      </w:tblPr>
                      <w:tblGrid>
                        <w:gridCol w:w="843"/>
                        <w:gridCol w:w="888"/>
                        <w:gridCol w:w="1028"/>
                        <w:gridCol w:w="803"/>
                      </w:tblGrid>
                      <w:tr w:rsidR="001E3564" w14:paraId="25B31B87" w14:textId="77777777">
                        <w:trPr>
                          <w:trHeight w:val="219"/>
                        </w:trPr>
                        <w:tc>
                          <w:tcPr>
                            <w:tcW w:w="3562" w:type="dxa"/>
                            <w:gridSpan w:val="4"/>
                            <w:shd w:val="clear" w:color="auto" w:fill="4A6C79"/>
                          </w:tcPr>
                          <w:p w14:paraId="25B31B86" w14:textId="77777777" w:rsidR="001E3564" w:rsidRDefault="002F5345">
                            <w:pPr>
                              <w:pStyle w:val="TableParagraph"/>
                              <w:spacing w:before="25"/>
                              <w:ind w:left="127"/>
                              <w:jc w:val="left"/>
                              <w:rPr>
                                <w:sz w:val="12"/>
                              </w:rPr>
                            </w:pPr>
                            <w:r>
                              <w:rPr>
                                <w:color w:val="FFFFFF"/>
                                <w:spacing w:val="-2"/>
                                <w:sz w:val="12"/>
                              </w:rPr>
                              <w:t>Bevolkingsaantal</w:t>
                            </w:r>
                            <w:r>
                              <w:rPr>
                                <w:color w:val="FFFFFF"/>
                                <w:spacing w:val="12"/>
                                <w:sz w:val="12"/>
                              </w:rPr>
                              <w:t xml:space="preserve"> </w:t>
                            </w:r>
                            <w:r>
                              <w:rPr>
                                <w:color w:val="FFFFFF"/>
                                <w:spacing w:val="-4"/>
                                <w:sz w:val="12"/>
                              </w:rPr>
                              <w:t>2019</w:t>
                            </w:r>
                          </w:p>
                        </w:tc>
                      </w:tr>
                      <w:tr w:rsidR="001E3564" w14:paraId="25B31B8C" w14:textId="77777777">
                        <w:trPr>
                          <w:trHeight w:val="219"/>
                        </w:trPr>
                        <w:tc>
                          <w:tcPr>
                            <w:tcW w:w="843" w:type="dxa"/>
                            <w:tcBorders>
                              <w:left w:val="single" w:sz="4" w:space="0" w:color="4A6C79"/>
                            </w:tcBorders>
                            <w:shd w:val="clear" w:color="auto" w:fill="70A2B8"/>
                          </w:tcPr>
                          <w:p w14:paraId="25B31B88" w14:textId="77777777" w:rsidR="001E3564" w:rsidRDefault="002F5345">
                            <w:pPr>
                              <w:pStyle w:val="TableParagraph"/>
                              <w:spacing w:before="25"/>
                              <w:ind w:right="68"/>
                              <w:rPr>
                                <w:sz w:val="12"/>
                              </w:rPr>
                            </w:pPr>
                            <w:r>
                              <w:rPr>
                                <w:color w:val="FFFFFF"/>
                                <w:spacing w:val="-2"/>
                                <w:sz w:val="12"/>
                              </w:rPr>
                              <w:t>Gemeente</w:t>
                            </w:r>
                          </w:p>
                        </w:tc>
                        <w:tc>
                          <w:tcPr>
                            <w:tcW w:w="888" w:type="dxa"/>
                            <w:shd w:val="clear" w:color="auto" w:fill="70A2B8"/>
                          </w:tcPr>
                          <w:p w14:paraId="25B31B89" w14:textId="77777777" w:rsidR="001E3564" w:rsidRDefault="002F5345">
                            <w:pPr>
                              <w:pStyle w:val="TableParagraph"/>
                              <w:spacing w:before="25"/>
                              <w:ind w:right="34"/>
                              <w:rPr>
                                <w:sz w:val="12"/>
                              </w:rPr>
                            </w:pPr>
                            <w:r>
                              <w:rPr>
                                <w:color w:val="FFFFFF"/>
                                <w:spacing w:val="-2"/>
                                <w:sz w:val="12"/>
                              </w:rPr>
                              <w:t>Geslacht</w:t>
                            </w:r>
                          </w:p>
                        </w:tc>
                        <w:tc>
                          <w:tcPr>
                            <w:tcW w:w="1028" w:type="dxa"/>
                            <w:shd w:val="clear" w:color="auto" w:fill="70A2B8"/>
                          </w:tcPr>
                          <w:p w14:paraId="25B31B8A" w14:textId="77777777" w:rsidR="001E3564" w:rsidRDefault="002F5345">
                            <w:pPr>
                              <w:pStyle w:val="TableParagraph"/>
                              <w:spacing w:before="25"/>
                              <w:ind w:left="41"/>
                              <w:rPr>
                                <w:sz w:val="12"/>
                              </w:rPr>
                            </w:pPr>
                            <w:r>
                              <w:rPr>
                                <w:color w:val="FFFFFF"/>
                                <w:spacing w:val="-2"/>
                                <w:sz w:val="12"/>
                              </w:rPr>
                              <w:t>Parameter</w:t>
                            </w:r>
                          </w:p>
                        </w:tc>
                        <w:tc>
                          <w:tcPr>
                            <w:tcW w:w="803" w:type="dxa"/>
                            <w:tcBorders>
                              <w:right w:val="single" w:sz="4" w:space="0" w:color="4A6C79"/>
                            </w:tcBorders>
                            <w:shd w:val="clear" w:color="auto" w:fill="70A2B8"/>
                          </w:tcPr>
                          <w:p w14:paraId="25B31B8B" w14:textId="77777777" w:rsidR="001E3564" w:rsidRDefault="002F5345">
                            <w:pPr>
                              <w:pStyle w:val="TableParagraph"/>
                              <w:spacing w:before="25"/>
                              <w:ind w:left="12"/>
                              <w:rPr>
                                <w:sz w:val="12"/>
                              </w:rPr>
                            </w:pPr>
                            <w:r>
                              <w:rPr>
                                <w:color w:val="FFFFFF"/>
                                <w:spacing w:val="-2"/>
                                <w:sz w:val="12"/>
                              </w:rPr>
                              <w:t>Observatie</w:t>
                            </w:r>
                          </w:p>
                        </w:tc>
                      </w:tr>
                      <w:tr w:rsidR="001E3564" w14:paraId="25B31B91" w14:textId="77777777">
                        <w:trPr>
                          <w:trHeight w:val="196"/>
                        </w:trPr>
                        <w:tc>
                          <w:tcPr>
                            <w:tcW w:w="843" w:type="dxa"/>
                            <w:tcBorders>
                              <w:left w:val="single" w:sz="4" w:space="0" w:color="4A6C79"/>
                            </w:tcBorders>
                            <w:shd w:val="clear" w:color="auto" w:fill="8ED2ED"/>
                          </w:tcPr>
                          <w:p w14:paraId="25B31B8D" w14:textId="77777777" w:rsidR="001E3564" w:rsidRDefault="002F5345">
                            <w:pPr>
                              <w:pStyle w:val="TableParagraph"/>
                              <w:spacing w:before="25"/>
                              <w:ind w:right="68"/>
                              <w:rPr>
                                <w:sz w:val="12"/>
                              </w:rPr>
                            </w:pPr>
                            <w:r>
                              <w:rPr>
                                <w:color w:val="344449"/>
                                <w:spacing w:val="-10"/>
                                <w:w w:val="105"/>
                                <w:sz w:val="12"/>
                              </w:rPr>
                              <w:t>A</w:t>
                            </w:r>
                          </w:p>
                        </w:tc>
                        <w:tc>
                          <w:tcPr>
                            <w:tcW w:w="888" w:type="dxa"/>
                            <w:shd w:val="clear" w:color="auto" w:fill="8ED2ED"/>
                          </w:tcPr>
                          <w:p w14:paraId="25B31B8E" w14:textId="77777777" w:rsidR="001E3564" w:rsidRDefault="002F5345">
                            <w:pPr>
                              <w:pStyle w:val="TableParagraph"/>
                              <w:spacing w:before="25"/>
                              <w:ind w:right="34"/>
                              <w:rPr>
                                <w:sz w:val="12"/>
                              </w:rPr>
                            </w:pPr>
                            <w:r>
                              <w:rPr>
                                <w:color w:val="344449"/>
                                <w:spacing w:val="-2"/>
                                <w:w w:val="105"/>
                                <w:sz w:val="12"/>
                              </w:rPr>
                              <w:t>totaal</w:t>
                            </w:r>
                          </w:p>
                        </w:tc>
                        <w:tc>
                          <w:tcPr>
                            <w:tcW w:w="1028" w:type="dxa"/>
                            <w:shd w:val="clear" w:color="auto" w:fill="8ED2ED"/>
                          </w:tcPr>
                          <w:p w14:paraId="25B31B8F" w14:textId="77777777" w:rsidR="001E3564" w:rsidRDefault="002F5345">
                            <w:pPr>
                              <w:pStyle w:val="TableParagraph"/>
                              <w:spacing w:before="25"/>
                              <w:ind w:left="41"/>
                              <w:rPr>
                                <w:sz w:val="12"/>
                              </w:rPr>
                            </w:pPr>
                            <w:r>
                              <w:rPr>
                                <w:color w:val="344449"/>
                                <w:spacing w:val="-2"/>
                                <w:sz w:val="12"/>
                              </w:rPr>
                              <w:t>aantal</w:t>
                            </w:r>
                          </w:p>
                        </w:tc>
                        <w:tc>
                          <w:tcPr>
                            <w:tcW w:w="803" w:type="dxa"/>
                            <w:tcBorders>
                              <w:right w:val="single" w:sz="4" w:space="0" w:color="4A6C79"/>
                            </w:tcBorders>
                          </w:tcPr>
                          <w:p w14:paraId="25B31B90" w14:textId="77777777" w:rsidR="001E3564" w:rsidRDefault="002F5345">
                            <w:pPr>
                              <w:pStyle w:val="TableParagraph"/>
                              <w:spacing w:before="25"/>
                              <w:ind w:left="12"/>
                              <w:rPr>
                                <w:sz w:val="12"/>
                              </w:rPr>
                            </w:pPr>
                            <w:r>
                              <w:rPr>
                                <w:color w:val="344449"/>
                                <w:spacing w:val="-5"/>
                                <w:sz w:val="12"/>
                              </w:rPr>
                              <w:t>300</w:t>
                            </w:r>
                          </w:p>
                        </w:tc>
                      </w:tr>
                      <w:tr w:rsidR="001E3564" w14:paraId="25B31B96" w14:textId="77777777">
                        <w:trPr>
                          <w:trHeight w:val="219"/>
                        </w:trPr>
                        <w:tc>
                          <w:tcPr>
                            <w:tcW w:w="843" w:type="dxa"/>
                            <w:tcBorders>
                              <w:left w:val="single" w:sz="4" w:space="0" w:color="4A6C79"/>
                            </w:tcBorders>
                            <w:shd w:val="clear" w:color="auto" w:fill="8ED2ED"/>
                          </w:tcPr>
                          <w:p w14:paraId="25B31B92" w14:textId="77777777" w:rsidR="001E3564" w:rsidRDefault="002F5345">
                            <w:pPr>
                              <w:pStyle w:val="TableParagraph"/>
                              <w:ind w:right="68"/>
                              <w:rPr>
                                <w:sz w:val="12"/>
                              </w:rPr>
                            </w:pPr>
                            <w:r>
                              <w:rPr>
                                <w:color w:val="344449"/>
                                <w:spacing w:val="-10"/>
                                <w:w w:val="105"/>
                                <w:sz w:val="12"/>
                              </w:rPr>
                              <w:t>A</w:t>
                            </w:r>
                          </w:p>
                        </w:tc>
                        <w:tc>
                          <w:tcPr>
                            <w:tcW w:w="888" w:type="dxa"/>
                            <w:shd w:val="clear" w:color="auto" w:fill="8ED2ED"/>
                          </w:tcPr>
                          <w:p w14:paraId="25B31B93" w14:textId="77777777" w:rsidR="001E3564" w:rsidRDefault="002F5345">
                            <w:pPr>
                              <w:pStyle w:val="TableParagraph"/>
                              <w:ind w:right="34"/>
                              <w:rPr>
                                <w:sz w:val="12"/>
                              </w:rPr>
                            </w:pPr>
                            <w:r>
                              <w:rPr>
                                <w:color w:val="344449"/>
                                <w:spacing w:val="-2"/>
                                <w:sz w:val="12"/>
                              </w:rPr>
                              <w:t>vrouwen</w:t>
                            </w:r>
                          </w:p>
                        </w:tc>
                        <w:tc>
                          <w:tcPr>
                            <w:tcW w:w="1028" w:type="dxa"/>
                            <w:shd w:val="clear" w:color="auto" w:fill="8ED2ED"/>
                          </w:tcPr>
                          <w:p w14:paraId="25B31B94"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95" w14:textId="77777777" w:rsidR="001E3564" w:rsidRDefault="002F5345">
                            <w:pPr>
                              <w:pStyle w:val="TableParagraph"/>
                              <w:ind w:left="12"/>
                              <w:rPr>
                                <w:sz w:val="12"/>
                              </w:rPr>
                            </w:pPr>
                            <w:r>
                              <w:rPr>
                                <w:color w:val="344449"/>
                                <w:spacing w:val="-5"/>
                                <w:sz w:val="12"/>
                              </w:rPr>
                              <w:t>180</w:t>
                            </w:r>
                          </w:p>
                        </w:tc>
                      </w:tr>
                      <w:tr w:rsidR="001E3564" w14:paraId="25B31B9B" w14:textId="77777777">
                        <w:trPr>
                          <w:trHeight w:val="219"/>
                        </w:trPr>
                        <w:tc>
                          <w:tcPr>
                            <w:tcW w:w="843" w:type="dxa"/>
                            <w:tcBorders>
                              <w:left w:val="single" w:sz="4" w:space="0" w:color="4A6C79"/>
                            </w:tcBorders>
                            <w:shd w:val="clear" w:color="auto" w:fill="8ED2ED"/>
                          </w:tcPr>
                          <w:p w14:paraId="25B31B97" w14:textId="77777777" w:rsidR="001E3564" w:rsidRDefault="002F5345">
                            <w:pPr>
                              <w:pStyle w:val="TableParagraph"/>
                              <w:ind w:right="68"/>
                              <w:rPr>
                                <w:sz w:val="12"/>
                              </w:rPr>
                            </w:pPr>
                            <w:r>
                              <w:rPr>
                                <w:color w:val="344449"/>
                                <w:spacing w:val="-10"/>
                                <w:w w:val="105"/>
                                <w:sz w:val="12"/>
                              </w:rPr>
                              <w:t>A</w:t>
                            </w:r>
                          </w:p>
                        </w:tc>
                        <w:tc>
                          <w:tcPr>
                            <w:tcW w:w="888" w:type="dxa"/>
                            <w:shd w:val="clear" w:color="auto" w:fill="8ED2ED"/>
                          </w:tcPr>
                          <w:p w14:paraId="25B31B98" w14:textId="77777777" w:rsidR="001E3564" w:rsidRDefault="002F5345">
                            <w:pPr>
                              <w:pStyle w:val="TableParagraph"/>
                              <w:ind w:right="34"/>
                              <w:rPr>
                                <w:sz w:val="12"/>
                              </w:rPr>
                            </w:pPr>
                            <w:r>
                              <w:rPr>
                                <w:color w:val="344449"/>
                                <w:spacing w:val="-2"/>
                                <w:sz w:val="12"/>
                              </w:rPr>
                              <w:t>vrouwen</w:t>
                            </w:r>
                          </w:p>
                        </w:tc>
                        <w:tc>
                          <w:tcPr>
                            <w:tcW w:w="1028" w:type="dxa"/>
                            <w:shd w:val="clear" w:color="auto" w:fill="8ED2ED"/>
                          </w:tcPr>
                          <w:p w14:paraId="25B31B99" w14:textId="77777777" w:rsidR="001E3564" w:rsidRDefault="002F5345">
                            <w:pPr>
                              <w:pStyle w:val="TableParagraph"/>
                              <w:ind w:left="41"/>
                              <w:rPr>
                                <w:sz w:val="12"/>
                              </w:rPr>
                            </w:pPr>
                            <w:r>
                              <w:rPr>
                                <w:color w:val="344449"/>
                                <w:spacing w:val="-2"/>
                                <w:sz w:val="12"/>
                              </w:rPr>
                              <w:t>percentage</w:t>
                            </w:r>
                          </w:p>
                        </w:tc>
                        <w:tc>
                          <w:tcPr>
                            <w:tcW w:w="803" w:type="dxa"/>
                            <w:tcBorders>
                              <w:right w:val="single" w:sz="4" w:space="0" w:color="4A6C79"/>
                            </w:tcBorders>
                          </w:tcPr>
                          <w:p w14:paraId="25B31B9A" w14:textId="77777777" w:rsidR="001E3564" w:rsidRDefault="002F5345">
                            <w:pPr>
                              <w:pStyle w:val="TableParagraph"/>
                              <w:ind w:left="12"/>
                              <w:rPr>
                                <w:sz w:val="12"/>
                              </w:rPr>
                            </w:pPr>
                            <w:r>
                              <w:rPr>
                                <w:color w:val="344449"/>
                                <w:spacing w:val="-5"/>
                                <w:sz w:val="12"/>
                              </w:rPr>
                              <w:t>60</w:t>
                            </w:r>
                          </w:p>
                        </w:tc>
                      </w:tr>
                      <w:tr w:rsidR="001E3564" w14:paraId="25B31BA0" w14:textId="77777777">
                        <w:trPr>
                          <w:trHeight w:val="219"/>
                        </w:trPr>
                        <w:tc>
                          <w:tcPr>
                            <w:tcW w:w="843" w:type="dxa"/>
                            <w:tcBorders>
                              <w:left w:val="single" w:sz="4" w:space="0" w:color="4A6C79"/>
                            </w:tcBorders>
                            <w:shd w:val="clear" w:color="auto" w:fill="8ED2ED"/>
                          </w:tcPr>
                          <w:p w14:paraId="25B31B9C" w14:textId="77777777" w:rsidR="001E3564" w:rsidRDefault="002F5345">
                            <w:pPr>
                              <w:pStyle w:val="TableParagraph"/>
                              <w:ind w:right="68"/>
                              <w:rPr>
                                <w:sz w:val="12"/>
                              </w:rPr>
                            </w:pPr>
                            <w:r>
                              <w:rPr>
                                <w:color w:val="344449"/>
                                <w:spacing w:val="-10"/>
                                <w:w w:val="105"/>
                                <w:sz w:val="12"/>
                              </w:rPr>
                              <w:t>A</w:t>
                            </w:r>
                          </w:p>
                        </w:tc>
                        <w:tc>
                          <w:tcPr>
                            <w:tcW w:w="888" w:type="dxa"/>
                            <w:shd w:val="clear" w:color="auto" w:fill="8ED2ED"/>
                          </w:tcPr>
                          <w:p w14:paraId="25B31B9D" w14:textId="77777777" w:rsidR="001E3564" w:rsidRDefault="002F5345">
                            <w:pPr>
                              <w:pStyle w:val="TableParagraph"/>
                              <w:ind w:right="34"/>
                              <w:rPr>
                                <w:sz w:val="12"/>
                              </w:rPr>
                            </w:pPr>
                            <w:r>
                              <w:rPr>
                                <w:color w:val="344449"/>
                                <w:spacing w:val="-2"/>
                                <w:sz w:val="12"/>
                              </w:rPr>
                              <w:t>mannen</w:t>
                            </w:r>
                          </w:p>
                        </w:tc>
                        <w:tc>
                          <w:tcPr>
                            <w:tcW w:w="1028" w:type="dxa"/>
                            <w:shd w:val="clear" w:color="auto" w:fill="8ED2ED"/>
                          </w:tcPr>
                          <w:p w14:paraId="25B31B9E"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9F" w14:textId="77777777" w:rsidR="001E3564" w:rsidRDefault="002F5345">
                            <w:pPr>
                              <w:pStyle w:val="TableParagraph"/>
                              <w:ind w:left="12"/>
                              <w:rPr>
                                <w:sz w:val="12"/>
                              </w:rPr>
                            </w:pPr>
                            <w:r>
                              <w:rPr>
                                <w:color w:val="344449"/>
                                <w:spacing w:val="-5"/>
                                <w:sz w:val="12"/>
                              </w:rPr>
                              <w:t>120</w:t>
                            </w:r>
                          </w:p>
                        </w:tc>
                      </w:tr>
                      <w:tr w:rsidR="001E3564" w14:paraId="25B31BA5" w14:textId="77777777">
                        <w:trPr>
                          <w:trHeight w:val="219"/>
                        </w:trPr>
                        <w:tc>
                          <w:tcPr>
                            <w:tcW w:w="843" w:type="dxa"/>
                            <w:tcBorders>
                              <w:left w:val="single" w:sz="4" w:space="0" w:color="4A6C79"/>
                            </w:tcBorders>
                            <w:shd w:val="clear" w:color="auto" w:fill="8ED2ED"/>
                          </w:tcPr>
                          <w:p w14:paraId="25B31BA1" w14:textId="77777777" w:rsidR="001E3564" w:rsidRDefault="002F5345">
                            <w:pPr>
                              <w:pStyle w:val="TableParagraph"/>
                              <w:ind w:right="68"/>
                              <w:rPr>
                                <w:sz w:val="12"/>
                              </w:rPr>
                            </w:pPr>
                            <w:r>
                              <w:rPr>
                                <w:color w:val="344449"/>
                                <w:spacing w:val="-10"/>
                                <w:w w:val="105"/>
                                <w:sz w:val="12"/>
                              </w:rPr>
                              <w:t>A</w:t>
                            </w:r>
                          </w:p>
                        </w:tc>
                        <w:tc>
                          <w:tcPr>
                            <w:tcW w:w="888" w:type="dxa"/>
                            <w:shd w:val="clear" w:color="auto" w:fill="8ED2ED"/>
                          </w:tcPr>
                          <w:p w14:paraId="25B31BA2" w14:textId="77777777" w:rsidR="001E3564" w:rsidRDefault="002F5345">
                            <w:pPr>
                              <w:pStyle w:val="TableParagraph"/>
                              <w:ind w:right="34"/>
                              <w:rPr>
                                <w:sz w:val="12"/>
                              </w:rPr>
                            </w:pPr>
                            <w:r>
                              <w:rPr>
                                <w:color w:val="344449"/>
                                <w:spacing w:val="-2"/>
                                <w:sz w:val="12"/>
                              </w:rPr>
                              <w:t>mannen</w:t>
                            </w:r>
                          </w:p>
                        </w:tc>
                        <w:tc>
                          <w:tcPr>
                            <w:tcW w:w="1028" w:type="dxa"/>
                            <w:shd w:val="clear" w:color="auto" w:fill="8ED2ED"/>
                          </w:tcPr>
                          <w:p w14:paraId="25B31BA3" w14:textId="77777777" w:rsidR="001E3564" w:rsidRDefault="002F5345">
                            <w:pPr>
                              <w:pStyle w:val="TableParagraph"/>
                              <w:ind w:left="41"/>
                              <w:rPr>
                                <w:sz w:val="12"/>
                              </w:rPr>
                            </w:pPr>
                            <w:r>
                              <w:rPr>
                                <w:color w:val="344449"/>
                                <w:spacing w:val="-2"/>
                                <w:sz w:val="12"/>
                              </w:rPr>
                              <w:t>percentage</w:t>
                            </w:r>
                          </w:p>
                        </w:tc>
                        <w:tc>
                          <w:tcPr>
                            <w:tcW w:w="803" w:type="dxa"/>
                            <w:tcBorders>
                              <w:right w:val="single" w:sz="4" w:space="0" w:color="4A6C79"/>
                            </w:tcBorders>
                          </w:tcPr>
                          <w:p w14:paraId="25B31BA4" w14:textId="77777777" w:rsidR="001E3564" w:rsidRDefault="002F5345">
                            <w:pPr>
                              <w:pStyle w:val="TableParagraph"/>
                              <w:ind w:left="12"/>
                              <w:rPr>
                                <w:sz w:val="12"/>
                              </w:rPr>
                            </w:pPr>
                            <w:r>
                              <w:rPr>
                                <w:color w:val="344449"/>
                                <w:spacing w:val="-5"/>
                                <w:sz w:val="12"/>
                              </w:rPr>
                              <w:t>40</w:t>
                            </w:r>
                          </w:p>
                        </w:tc>
                      </w:tr>
                      <w:tr w:rsidR="001E3564" w14:paraId="25B31BAA" w14:textId="77777777">
                        <w:trPr>
                          <w:trHeight w:val="219"/>
                        </w:trPr>
                        <w:tc>
                          <w:tcPr>
                            <w:tcW w:w="843" w:type="dxa"/>
                            <w:tcBorders>
                              <w:left w:val="single" w:sz="4" w:space="0" w:color="4A6C79"/>
                            </w:tcBorders>
                            <w:shd w:val="clear" w:color="auto" w:fill="8ED2ED"/>
                          </w:tcPr>
                          <w:p w14:paraId="25B31BA6" w14:textId="77777777" w:rsidR="001E3564" w:rsidRDefault="002F5345">
                            <w:pPr>
                              <w:pStyle w:val="TableParagraph"/>
                              <w:ind w:right="68"/>
                              <w:rPr>
                                <w:sz w:val="12"/>
                              </w:rPr>
                            </w:pPr>
                            <w:r>
                              <w:rPr>
                                <w:color w:val="344449"/>
                                <w:spacing w:val="-10"/>
                                <w:w w:val="105"/>
                                <w:sz w:val="12"/>
                              </w:rPr>
                              <w:t>B</w:t>
                            </w:r>
                          </w:p>
                        </w:tc>
                        <w:tc>
                          <w:tcPr>
                            <w:tcW w:w="888" w:type="dxa"/>
                            <w:shd w:val="clear" w:color="auto" w:fill="8ED2ED"/>
                          </w:tcPr>
                          <w:p w14:paraId="25B31BA7" w14:textId="77777777" w:rsidR="001E3564" w:rsidRDefault="002F5345">
                            <w:pPr>
                              <w:pStyle w:val="TableParagraph"/>
                              <w:ind w:right="34"/>
                              <w:rPr>
                                <w:sz w:val="12"/>
                              </w:rPr>
                            </w:pPr>
                            <w:r>
                              <w:rPr>
                                <w:color w:val="344449"/>
                                <w:spacing w:val="-2"/>
                                <w:w w:val="105"/>
                                <w:sz w:val="12"/>
                              </w:rPr>
                              <w:t>totaal</w:t>
                            </w:r>
                          </w:p>
                        </w:tc>
                        <w:tc>
                          <w:tcPr>
                            <w:tcW w:w="1028" w:type="dxa"/>
                            <w:shd w:val="clear" w:color="auto" w:fill="8ED2ED"/>
                          </w:tcPr>
                          <w:p w14:paraId="25B31BA8"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A9" w14:textId="77777777" w:rsidR="001E3564" w:rsidRDefault="002F5345">
                            <w:pPr>
                              <w:pStyle w:val="TableParagraph"/>
                              <w:ind w:left="12"/>
                              <w:rPr>
                                <w:sz w:val="12"/>
                              </w:rPr>
                            </w:pPr>
                            <w:r>
                              <w:rPr>
                                <w:color w:val="344449"/>
                                <w:spacing w:val="-5"/>
                                <w:sz w:val="12"/>
                              </w:rPr>
                              <w:t>500</w:t>
                            </w:r>
                          </w:p>
                        </w:tc>
                      </w:tr>
                      <w:tr w:rsidR="001E3564" w14:paraId="25B31BAF" w14:textId="77777777">
                        <w:trPr>
                          <w:trHeight w:val="219"/>
                        </w:trPr>
                        <w:tc>
                          <w:tcPr>
                            <w:tcW w:w="843" w:type="dxa"/>
                            <w:tcBorders>
                              <w:left w:val="single" w:sz="4" w:space="0" w:color="4A6C79"/>
                            </w:tcBorders>
                            <w:shd w:val="clear" w:color="auto" w:fill="8ED2ED"/>
                          </w:tcPr>
                          <w:p w14:paraId="25B31BAB" w14:textId="77777777" w:rsidR="001E3564" w:rsidRDefault="002F5345">
                            <w:pPr>
                              <w:pStyle w:val="TableParagraph"/>
                              <w:ind w:right="68"/>
                              <w:rPr>
                                <w:sz w:val="12"/>
                              </w:rPr>
                            </w:pPr>
                            <w:r>
                              <w:rPr>
                                <w:color w:val="344449"/>
                                <w:spacing w:val="-10"/>
                                <w:w w:val="105"/>
                                <w:sz w:val="12"/>
                              </w:rPr>
                              <w:t>B</w:t>
                            </w:r>
                          </w:p>
                        </w:tc>
                        <w:tc>
                          <w:tcPr>
                            <w:tcW w:w="888" w:type="dxa"/>
                            <w:shd w:val="clear" w:color="auto" w:fill="8ED2ED"/>
                          </w:tcPr>
                          <w:p w14:paraId="25B31BAC" w14:textId="77777777" w:rsidR="001E3564" w:rsidRDefault="002F5345">
                            <w:pPr>
                              <w:pStyle w:val="TableParagraph"/>
                              <w:ind w:right="34"/>
                              <w:rPr>
                                <w:sz w:val="12"/>
                              </w:rPr>
                            </w:pPr>
                            <w:r>
                              <w:rPr>
                                <w:color w:val="344449"/>
                                <w:spacing w:val="-2"/>
                                <w:sz w:val="12"/>
                              </w:rPr>
                              <w:t>vrouwen</w:t>
                            </w:r>
                          </w:p>
                        </w:tc>
                        <w:tc>
                          <w:tcPr>
                            <w:tcW w:w="1028" w:type="dxa"/>
                            <w:shd w:val="clear" w:color="auto" w:fill="8ED2ED"/>
                          </w:tcPr>
                          <w:p w14:paraId="25B31BAD"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AE" w14:textId="77777777" w:rsidR="001E3564" w:rsidRDefault="002F5345">
                            <w:pPr>
                              <w:pStyle w:val="TableParagraph"/>
                              <w:ind w:left="12"/>
                              <w:rPr>
                                <w:sz w:val="12"/>
                              </w:rPr>
                            </w:pPr>
                            <w:r>
                              <w:rPr>
                                <w:color w:val="344449"/>
                                <w:spacing w:val="-5"/>
                                <w:sz w:val="12"/>
                              </w:rPr>
                              <w:t>100</w:t>
                            </w:r>
                          </w:p>
                        </w:tc>
                      </w:tr>
                      <w:tr w:rsidR="001E3564" w14:paraId="25B31BB4" w14:textId="77777777">
                        <w:trPr>
                          <w:trHeight w:val="219"/>
                        </w:trPr>
                        <w:tc>
                          <w:tcPr>
                            <w:tcW w:w="843" w:type="dxa"/>
                            <w:tcBorders>
                              <w:left w:val="single" w:sz="4" w:space="0" w:color="4A6C79"/>
                            </w:tcBorders>
                            <w:shd w:val="clear" w:color="auto" w:fill="8ED2ED"/>
                          </w:tcPr>
                          <w:p w14:paraId="25B31BB0" w14:textId="77777777" w:rsidR="001E3564" w:rsidRDefault="002F5345">
                            <w:pPr>
                              <w:pStyle w:val="TableParagraph"/>
                              <w:ind w:right="68"/>
                              <w:rPr>
                                <w:sz w:val="12"/>
                              </w:rPr>
                            </w:pPr>
                            <w:r>
                              <w:rPr>
                                <w:color w:val="344449"/>
                                <w:spacing w:val="-10"/>
                                <w:w w:val="105"/>
                                <w:sz w:val="12"/>
                              </w:rPr>
                              <w:t>B</w:t>
                            </w:r>
                          </w:p>
                        </w:tc>
                        <w:tc>
                          <w:tcPr>
                            <w:tcW w:w="888" w:type="dxa"/>
                            <w:shd w:val="clear" w:color="auto" w:fill="8ED2ED"/>
                          </w:tcPr>
                          <w:p w14:paraId="25B31BB1" w14:textId="77777777" w:rsidR="001E3564" w:rsidRDefault="002F5345">
                            <w:pPr>
                              <w:pStyle w:val="TableParagraph"/>
                              <w:ind w:right="34"/>
                              <w:rPr>
                                <w:sz w:val="12"/>
                              </w:rPr>
                            </w:pPr>
                            <w:r>
                              <w:rPr>
                                <w:color w:val="344449"/>
                                <w:spacing w:val="-2"/>
                                <w:sz w:val="12"/>
                              </w:rPr>
                              <w:t>vrouwen</w:t>
                            </w:r>
                          </w:p>
                        </w:tc>
                        <w:tc>
                          <w:tcPr>
                            <w:tcW w:w="1028" w:type="dxa"/>
                            <w:shd w:val="clear" w:color="auto" w:fill="8ED2ED"/>
                          </w:tcPr>
                          <w:p w14:paraId="25B31BB2" w14:textId="77777777" w:rsidR="001E3564" w:rsidRDefault="002F5345">
                            <w:pPr>
                              <w:pStyle w:val="TableParagraph"/>
                              <w:ind w:left="41"/>
                              <w:rPr>
                                <w:sz w:val="12"/>
                              </w:rPr>
                            </w:pPr>
                            <w:r>
                              <w:rPr>
                                <w:color w:val="344449"/>
                                <w:spacing w:val="-2"/>
                                <w:sz w:val="12"/>
                              </w:rPr>
                              <w:t>percentage</w:t>
                            </w:r>
                          </w:p>
                        </w:tc>
                        <w:tc>
                          <w:tcPr>
                            <w:tcW w:w="803" w:type="dxa"/>
                            <w:tcBorders>
                              <w:right w:val="single" w:sz="4" w:space="0" w:color="4A6C79"/>
                            </w:tcBorders>
                          </w:tcPr>
                          <w:p w14:paraId="25B31BB3" w14:textId="77777777" w:rsidR="001E3564" w:rsidRDefault="002F5345">
                            <w:pPr>
                              <w:pStyle w:val="TableParagraph"/>
                              <w:ind w:left="12"/>
                              <w:rPr>
                                <w:sz w:val="12"/>
                              </w:rPr>
                            </w:pPr>
                            <w:r>
                              <w:rPr>
                                <w:color w:val="344449"/>
                                <w:spacing w:val="-5"/>
                                <w:sz w:val="12"/>
                              </w:rPr>
                              <w:t>20</w:t>
                            </w:r>
                          </w:p>
                        </w:tc>
                      </w:tr>
                      <w:tr w:rsidR="001E3564" w14:paraId="25B31BB9" w14:textId="77777777">
                        <w:trPr>
                          <w:trHeight w:val="219"/>
                        </w:trPr>
                        <w:tc>
                          <w:tcPr>
                            <w:tcW w:w="843" w:type="dxa"/>
                            <w:tcBorders>
                              <w:left w:val="single" w:sz="4" w:space="0" w:color="4A6C79"/>
                            </w:tcBorders>
                            <w:shd w:val="clear" w:color="auto" w:fill="8ED2ED"/>
                          </w:tcPr>
                          <w:p w14:paraId="25B31BB5" w14:textId="77777777" w:rsidR="001E3564" w:rsidRDefault="002F5345">
                            <w:pPr>
                              <w:pStyle w:val="TableParagraph"/>
                              <w:ind w:right="68"/>
                              <w:rPr>
                                <w:sz w:val="12"/>
                              </w:rPr>
                            </w:pPr>
                            <w:r>
                              <w:rPr>
                                <w:color w:val="344449"/>
                                <w:spacing w:val="-10"/>
                                <w:w w:val="105"/>
                                <w:sz w:val="12"/>
                              </w:rPr>
                              <w:t>B</w:t>
                            </w:r>
                          </w:p>
                        </w:tc>
                        <w:tc>
                          <w:tcPr>
                            <w:tcW w:w="888" w:type="dxa"/>
                            <w:shd w:val="clear" w:color="auto" w:fill="8ED2ED"/>
                          </w:tcPr>
                          <w:p w14:paraId="25B31BB6" w14:textId="77777777" w:rsidR="001E3564" w:rsidRDefault="002F5345">
                            <w:pPr>
                              <w:pStyle w:val="TableParagraph"/>
                              <w:ind w:right="34"/>
                              <w:rPr>
                                <w:sz w:val="12"/>
                              </w:rPr>
                            </w:pPr>
                            <w:r>
                              <w:rPr>
                                <w:color w:val="344449"/>
                                <w:spacing w:val="-2"/>
                                <w:sz w:val="12"/>
                              </w:rPr>
                              <w:t>mannen</w:t>
                            </w:r>
                          </w:p>
                        </w:tc>
                        <w:tc>
                          <w:tcPr>
                            <w:tcW w:w="1028" w:type="dxa"/>
                            <w:shd w:val="clear" w:color="auto" w:fill="8ED2ED"/>
                          </w:tcPr>
                          <w:p w14:paraId="25B31BB7" w14:textId="77777777" w:rsidR="001E3564" w:rsidRDefault="002F5345">
                            <w:pPr>
                              <w:pStyle w:val="TableParagraph"/>
                              <w:ind w:left="41"/>
                              <w:rPr>
                                <w:sz w:val="12"/>
                              </w:rPr>
                            </w:pPr>
                            <w:r>
                              <w:rPr>
                                <w:color w:val="344449"/>
                                <w:spacing w:val="-2"/>
                                <w:sz w:val="12"/>
                              </w:rPr>
                              <w:t>aantal</w:t>
                            </w:r>
                          </w:p>
                        </w:tc>
                        <w:tc>
                          <w:tcPr>
                            <w:tcW w:w="803" w:type="dxa"/>
                            <w:tcBorders>
                              <w:right w:val="single" w:sz="4" w:space="0" w:color="4A6C79"/>
                            </w:tcBorders>
                          </w:tcPr>
                          <w:p w14:paraId="25B31BB8" w14:textId="77777777" w:rsidR="001E3564" w:rsidRDefault="002F5345">
                            <w:pPr>
                              <w:pStyle w:val="TableParagraph"/>
                              <w:ind w:left="12"/>
                              <w:rPr>
                                <w:sz w:val="12"/>
                              </w:rPr>
                            </w:pPr>
                            <w:r>
                              <w:rPr>
                                <w:color w:val="344449"/>
                                <w:spacing w:val="-5"/>
                                <w:sz w:val="12"/>
                              </w:rPr>
                              <w:t>400</w:t>
                            </w:r>
                          </w:p>
                        </w:tc>
                      </w:tr>
                      <w:tr w:rsidR="001E3564" w14:paraId="25B31BBE" w14:textId="77777777">
                        <w:trPr>
                          <w:trHeight w:val="240"/>
                        </w:trPr>
                        <w:tc>
                          <w:tcPr>
                            <w:tcW w:w="843" w:type="dxa"/>
                            <w:tcBorders>
                              <w:left w:val="single" w:sz="4" w:space="0" w:color="4A6C79"/>
                              <w:bottom w:val="single" w:sz="4" w:space="0" w:color="4A6C79"/>
                            </w:tcBorders>
                            <w:shd w:val="clear" w:color="auto" w:fill="8ED2ED"/>
                          </w:tcPr>
                          <w:p w14:paraId="25B31BBA" w14:textId="77777777" w:rsidR="001E3564" w:rsidRDefault="002F5345">
                            <w:pPr>
                              <w:pStyle w:val="TableParagraph"/>
                              <w:ind w:right="68"/>
                              <w:rPr>
                                <w:sz w:val="12"/>
                              </w:rPr>
                            </w:pPr>
                            <w:r>
                              <w:rPr>
                                <w:color w:val="344449"/>
                                <w:spacing w:val="-10"/>
                                <w:w w:val="105"/>
                                <w:sz w:val="12"/>
                              </w:rPr>
                              <w:t>B</w:t>
                            </w:r>
                          </w:p>
                        </w:tc>
                        <w:tc>
                          <w:tcPr>
                            <w:tcW w:w="888" w:type="dxa"/>
                            <w:tcBorders>
                              <w:bottom w:val="single" w:sz="4" w:space="0" w:color="4A6C79"/>
                            </w:tcBorders>
                            <w:shd w:val="clear" w:color="auto" w:fill="8ED2ED"/>
                          </w:tcPr>
                          <w:p w14:paraId="25B31BBB" w14:textId="77777777" w:rsidR="001E3564" w:rsidRDefault="002F5345">
                            <w:pPr>
                              <w:pStyle w:val="TableParagraph"/>
                              <w:ind w:right="34"/>
                              <w:rPr>
                                <w:sz w:val="12"/>
                              </w:rPr>
                            </w:pPr>
                            <w:r>
                              <w:rPr>
                                <w:color w:val="344449"/>
                                <w:spacing w:val="-2"/>
                                <w:sz w:val="12"/>
                              </w:rPr>
                              <w:t>mannen</w:t>
                            </w:r>
                          </w:p>
                        </w:tc>
                        <w:tc>
                          <w:tcPr>
                            <w:tcW w:w="1028" w:type="dxa"/>
                            <w:tcBorders>
                              <w:bottom w:val="single" w:sz="4" w:space="0" w:color="4A6C79"/>
                            </w:tcBorders>
                            <w:shd w:val="clear" w:color="auto" w:fill="8ED2ED"/>
                          </w:tcPr>
                          <w:p w14:paraId="25B31BBC" w14:textId="77777777" w:rsidR="001E3564" w:rsidRDefault="002F5345">
                            <w:pPr>
                              <w:pStyle w:val="TableParagraph"/>
                              <w:ind w:left="41"/>
                              <w:rPr>
                                <w:sz w:val="12"/>
                              </w:rPr>
                            </w:pPr>
                            <w:r>
                              <w:rPr>
                                <w:color w:val="344449"/>
                                <w:spacing w:val="-2"/>
                                <w:sz w:val="12"/>
                              </w:rPr>
                              <w:t>percentage</w:t>
                            </w:r>
                          </w:p>
                        </w:tc>
                        <w:tc>
                          <w:tcPr>
                            <w:tcW w:w="803" w:type="dxa"/>
                            <w:tcBorders>
                              <w:bottom w:val="single" w:sz="4" w:space="0" w:color="4A6C79"/>
                              <w:right w:val="single" w:sz="4" w:space="0" w:color="4A6C79"/>
                            </w:tcBorders>
                          </w:tcPr>
                          <w:p w14:paraId="25B31BBD" w14:textId="77777777" w:rsidR="001E3564" w:rsidRDefault="002F5345">
                            <w:pPr>
                              <w:pStyle w:val="TableParagraph"/>
                              <w:ind w:left="12"/>
                              <w:rPr>
                                <w:sz w:val="12"/>
                              </w:rPr>
                            </w:pPr>
                            <w:r>
                              <w:rPr>
                                <w:color w:val="344449"/>
                                <w:spacing w:val="-5"/>
                                <w:sz w:val="12"/>
                              </w:rPr>
                              <w:t>80</w:t>
                            </w:r>
                          </w:p>
                        </w:tc>
                      </w:tr>
                    </w:tbl>
                    <w:p w14:paraId="25B31BBF" w14:textId="77777777" w:rsidR="001E3564" w:rsidRDefault="001E3564">
                      <w:pPr>
                        <w:pStyle w:val="BodyText"/>
                      </w:pPr>
                    </w:p>
                  </w:txbxContent>
                </v:textbox>
                <w10:wrap anchorx="page"/>
              </v:shape>
            </w:pict>
          </mc:Fallback>
        </mc:AlternateContent>
      </w:r>
      <w:r w:rsidRPr="001A436D">
        <w:rPr>
          <w:rFonts w:ascii="Arial" w:hAnsi="Arial"/>
          <w:i/>
          <w:color w:val="344449"/>
          <w:sz w:val="16"/>
          <w:rPrChange w:id="2883" w:author="Vannieuwenhuyze Jorre" w:date="2025-03-27T14:21:00Z" w16du:dateUtc="2025-03-27T13:21:00Z">
            <w:rPr>
              <w:rFonts w:ascii="Arial" w:hAnsi="Arial"/>
              <w:i/>
              <w:color w:val="344449"/>
              <w:spacing w:val="-2"/>
              <w:sz w:val="16"/>
            </w:rPr>
          </w:rPrChange>
        </w:rPr>
        <w:t>Geslacht</w:t>
      </w:r>
      <w:r w:rsidRPr="001A436D">
        <w:rPr>
          <w:rFonts w:ascii="Arial" w:hAnsi="Arial"/>
          <w:i/>
          <w:color w:val="344449"/>
          <w:sz w:val="16"/>
          <w:rPrChange w:id="2884" w:author="Vannieuwenhuyze Jorre" w:date="2025-03-27T14:21:00Z" w16du:dateUtc="2025-03-27T13:21:00Z">
            <w:rPr>
              <w:rFonts w:ascii="Arial" w:hAnsi="Arial"/>
              <w:i/>
              <w:color w:val="344449"/>
              <w:spacing w:val="11"/>
              <w:sz w:val="16"/>
            </w:rPr>
          </w:rPrChange>
        </w:rPr>
        <w:t xml:space="preserve"> </w:t>
      </w:r>
      <w:r w:rsidRPr="001A436D">
        <w:rPr>
          <w:rFonts w:ascii="Arial" w:hAnsi="Arial"/>
          <w:i/>
          <w:color w:val="344449"/>
          <w:sz w:val="16"/>
          <w:rPrChange w:id="2885" w:author="Vannieuwenhuyze Jorre" w:date="2025-03-27T14:21:00Z" w16du:dateUtc="2025-03-27T13:21:00Z">
            <w:rPr>
              <w:rFonts w:ascii="Arial" w:hAnsi="Arial"/>
              <w:i/>
              <w:color w:val="344449"/>
              <w:spacing w:val="-2"/>
              <w:sz w:val="16"/>
            </w:rPr>
          </w:rPrChange>
        </w:rPr>
        <w:t>en</w:t>
      </w:r>
      <w:r w:rsidRPr="001A436D">
        <w:rPr>
          <w:rFonts w:ascii="Arial" w:hAnsi="Arial"/>
          <w:i/>
          <w:color w:val="344449"/>
          <w:sz w:val="16"/>
          <w:rPrChange w:id="2886" w:author="Vannieuwenhuyze Jorre" w:date="2025-03-27T14:21:00Z" w16du:dateUtc="2025-03-27T13:21:00Z">
            <w:rPr>
              <w:rFonts w:ascii="Arial" w:hAnsi="Arial"/>
              <w:i/>
              <w:color w:val="344449"/>
              <w:spacing w:val="11"/>
              <w:sz w:val="16"/>
            </w:rPr>
          </w:rPrChange>
        </w:rPr>
        <w:t xml:space="preserve"> </w:t>
      </w:r>
      <w:r w:rsidRPr="001A436D">
        <w:rPr>
          <w:rFonts w:ascii="Arial" w:hAnsi="Arial"/>
          <w:i/>
          <w:color w:val="344449"/>
          <w:sz w:val="16"/>
          <w:rPrChange w:id="2887" w:author="Vannieuwenhuyze Jorre" w:date="2025-03-27T14:21:00Z" w16du:dateUtc="2025-03-27T13:21:00Z">
            <w:rPr>
              <w:rFonts w:ascii="Arial" w:hAnsi="Arial"/>
              <w:i/>
              <w:color w:val="344449"/>
              <w:spacing w:val="-2"/>
              <w:sz w:val="16"/>
            </w:rPr>
          </w:rPrChange>
        </w:rPr>
        <w:t>parameter</w:t>
      </w:r>
      <w:r w:rsidRPr="001A436D">
        <w:rPr>
          <w:rFonts w:ascii="Arial" w:hAnsi="Arial"/>
          <w:i/>
          <w:color w:val="344449"/>
          <w:sz w:val="16"/>
          <w:rPrChange w:id="2888" w:author="Vannieuwenhuyze Jorre" w:date="2025-03-27T14:21:00Z" w16du:dateUtc="2025-03-27T13:21:00Z">
            <w:rPr>
              <w:rFonts w:ascii="Arial" w:hAnsi="Arial"/>
              <w:i/>
              <w:color w:val="344449"/>
              <w:spacing w:val="10"/>
              <w:sz w:val="16"/>
            </w:rPr>
          </w:rPrChange>
        </w:rPr>
        <w:t xml:space="preserve"> </w:t>
      </w:r>
      <w:r w:rsidRPr="001A436D">
        <w:rPr>
          <w:rFonts w:ascii="Arial" w:hAnsi="Arial"/>
          <w:i/>
          <w:color w:val="344449"/>
          <w:sz w:val="16"/>
          <w:rPrChange w:id="2889" w:author="Vannieuwenhuyze Jorre" w:date="2025-03-27T14:21:00Z" w16du:dateUtc="2025-03-27T13:21:00Z">
            <w:rPr>
              <w:rFonts w:ascii="Arial" w:hAnsi="Arial"/>
              <w:i/>
              <w:color w:val="344449"/>
              <w:spacing w:val="-2"/>
              <w:sz w:val="16"/>
            </w:rPr>
          </w:rPrChange>
        </w:rPr>
        <w:t>worden</w:t>
      </w:r>
      <w:r w:rsidRPr="001A436D">
        <w:rPr>
          <w:rFonts w:ascii="Arial" w:hAnsi="Arial"/>
          <w:i/>
          <w:color w:val="344449"/>
          <w:sz w:val="16"/>
          <w:rPrChange w:id="2890" w:author="Vannieuwenhuyze Jorre" w:date="2025-03-27T14:21:00Z" w16du:dateUtc="2025-03-27T13:21:00Z">
            <w:rPr>
              <w:rFonts w:ascii="Arial" w:hAnsi="Arial"/>
              <w:i/>
              <w:color w:val="344449"/>
              <w:spacing w:val="11"/>
              <w:sz w:val="16"/>
            </w:rPr>
          </w:rPrChange>
        </w:rPr>
        <w:t xml:space="preserve"> </w:t>
      </w:r>
      <w:r w:rsidRPr="001A436D">
        <w:rPr>
          <w:rFonts w:ascii="Arial" w:hAnsi="Arial"/>
          <w:i/>
          <w:color w:val="344449"/>
          <w:sz w:val="16"/>
          <w:rPrChange w:id="2891" w:author="Vannieuwenhuyze Jorre" w:date="2025-03-27T14:21:00Z" w16du:dateUtc="2025-03-27T13:21:00Z">
            <w:rPr>
              <w:rFonts w:ascii="Arial" w:hAnsi="Arial"/>
              <w:i/>
              <w:color w:val="344449"/>
              <w:spacing w:val="-2"/>
              <w:sz w:val="16"/>
            </w:rPr>
          </w:rPrChange>
        </w:rPr>
        <w:t xml:space="preserve">gecombineerd </w:t>
      </w:r>
      <w:r w:rsidRPr="002A7964">
        <w:rPr>
          <w:rFonts w:ascii="Arial" w:hAnsi="Arial"/>
          <w:i/>
          <w:color w:val="344449"/>
          <w:sz w:val="16"/>
        </w:rPr>
        <w:t>als één dimensie.</w:t>
      </w:r>
    </w:p>
    <w:p w14:paraId="25B319E6" w14:textId="77777777" w:rsidR="001E3564" w:rsidRPr="002A7964" w:rsidRDefault="002F5345">
      <w:pPr>
        <w:pStyle w:val="ListParagraph"/>
        <w:numPr>
          <w:ilvl w:val="0"/>
          <w:numId w:val="4"/>
        </w:numPr>
        <w:tabs>
          <w:tab w:val="left" w:pos="993"/>
        </w:tabs>
        <w:spacing w:before="60"/>
        <w:ind w:left="993" w:hanging="284"/>
        <w:rPr>
          <w:rFonts w:ascii="Arial"/>
          <w:i/>
          <w:sz w:val="16"/>
        </w:rPr>
      </w:pPr>
      <w:r w:rsidRPr="002A7964">
        <w:br w:type="column"/>
      </w:r>
      <w:r w:rsidRPr="002A7964">
        <w:rPr>
          <w:rFonts w:ascii="Arial"/>
          <w:i/>
          <w:color w:val="344449"/>
          <w:sz w:val="16"/>
        </w:rPr>
        <w:t>Geslacht</w:t>
      </w:r>
      <w:r w:rsidRPr="001A436D">
        <w:rPr>
          <w:rFonts w:ascii="Arial"/>
          <w:i/>
          <w:color w:val="344449"/>
          <w:sz w:val="16"/>
          <w:rPrChange w:id="2892" w:author="Vannieuwenhuyze Jorre" w:date="2025-03-27T14:21:00Z" w16du:dateUtc="2025-03-27T13:21:00Z">
            <w:rPr>
              <w:rFonts w:ascii="Arial"/>
              <w:i/>
              <w:color w:val="344449"/>
              <w:spacing w:val="-8"/>
              <w:sz w:val="16"/>
            </w:rPr>
          </w:rPrChange>
        </w:rPr>
        <w:t xml:space="preserve"> </w:t>
      </w:r>
      <w:r w:rsidRPr="002A7964">
        <w:rPr>
          <w:rFonts w:ascii="Arial"/>
          <w:i/>
          <w:color w:val="344449"/>
          <w:sz w:val="16"/>
        </w:rPr>
        <w:t>en</w:t>
      </w:r>
      <w:r w:rsidRPr="001A436D">
        <w:rPr>
          <w:rFonts w:ascii="Arial"/>
          <w:i/>
          <w:color w:val="344449"/>
          <w:sz w:val="16"/>
          <w:rPrChange w:id="2893" w:author="Vannieuwenhuyze Jorre" w:date="2025-03-27T14:21:00Z" w16du:dateUtc="2025-03-27T13:21:00Z">
            <w:rPr>
              <w:rFonts w:ascii="Arial"/>
              <w:i/>
              <w:color w:val="344449"/>
              <w:spacing w:val="-7"/>
              <w:sz w:val="16"/>
            </w:rPr>
          </w:rPrChange>
        </w:rPr>
        <w:t xml:space="preserve"> </w:t>
      </w:r>
      <w:r w:rsidRPr="002A7964">
        <w:rPr>
          <w:rFonts w:ascii="Arial"/>
          <w:i/>
          <w:color w:val="344449"/>
          <w:sz w:val="16"/>
        </w:rPr>
        <w:t>parameter</w:t>
      </w:r>
      <w:r w:rsidRPr="001A436D">
        <w:rPr>
          <w:rFonts w:ascii="Arial"/>
          <w:i/>
          <w:color w:val="344449"/>
          <w:sz w:val="16"/>
          <w:rPrChange w:id="2894" w:author="Vannieuwenhuyze Jorre" w:date="2025-03-27T14:21:00Z" w16du:dateUtc="2025-03-27T13:21:00Z">
            <w:rPr>
              <w:rFonts w:ascii="Arial"/>
              <w:i/>
              <w:color w:val="344449"/>
              <w:spacing w:val="-8"/>
              <w:sz w:val="16"/>
            </w:rPr>
          </w:rPrChange>
        </w:rPr>
        <w:t xml:space="preserve"> </w:t>
      </w:r>
      <w:r w:rsidRPr="002A7964">
        <w:rPr>
          <w:rFonts w:ascii="Arial"/>
          <w:i/>
          <w:color w:val="344449"/>
          <w:sz w:val="16"/>
        </w:rPr>
        <w:t>zijn</w:t>
      </w:r>
      <w:r w:rsidRPr="001A436D">
        <w:rPr>
          <w:rFonts w:ascii="Arial"/>
          <w:i/>
          <w:color w:val="344449"/>
          <w:sz w:val="16"/>
          <w:rPrChange w:id="2895" w:author="Vannieuwenhuyze Jorre" w:date="2025-03-27T14:21:00Z" w16du:dateUtc="2025-03-27T13:21:00Z">
            <w:rPr>
              <w:rFonts w:ascii="Arial"/>
              <w:i/>
              <w:color w:val="344449"/>
              <w:spacing w:val="-7"/>
              <w:sz w:val="16"/>
            </w:rPr>
          </w:rPrChange>
        </w:rPr>
        <w:t xml:space="preserve"> </w:t>
      </w:r>
      <w:r w:rsidRPr="002A7964">
        <w:rPr>
          <w:rFonts w:ascii="Arial"/>
          <w:i/>
          <w:color w:val="344449"/>
          <w:sz w:val="16"/>
        </w:rPr>
        <w:t>aparte</w:t>
      </w:r>
      <w:r w:rsidRPr="001A436D">
        <w:rPr>
          <w:rFonts w:ascii="Arial"/>
          <w:i/>
          <w:color w:val="344449"/>
          <w:sz w:val="16"/>
          <w:rPrChange w:id="2896" w:author="Vannieuwenhuyze Jorre" w:date="2025-03-27T14:21:00Z" w16du:dateUtc="2025-03-27T13:21:00Z">
            <w:rPr>
              <w:rFonts w:ascii="Arial"/>
              <w:i/>
              <w:color w:val="344449"/>
              <w:spacing w:val="-8"/>
              <w:sz w:val="16"/>
            </w:rPr>
          </w:rPrChange>
        </w:rPr>
        <w:t xml:space="preserve"> </w:t>
      </w:r>
      <w:r w:rsidRPr="001A436D">
        <w:rPr>
          <w:rFonts w:ascii="Arial"/>
          <w:i/>
          <w:color w:val="344449"/>
          <w:sz w:val="16"/>
          <w:rPrChange w:id="2897" w:author="Vannieuwenhuyze Jorre" w:date="2025-03-27T14:21:00Z" w16du:dateUtc="2025-03-27T13:21:00Z">
            <w:rPr>
              <w:rFonts w:ascii="Arial"/>
              <w:i/>
              <w:color w:val="344449"/>
              <w:spacing w:val="-2"/>
              <w:sz w:val="16"/>
            </w:rPr>
          </w:rPrChange>
        </w:rPr>
        <w:t>dimensies.</w:t>
      </w:r>
    </w:p>
    <w:p w14:paraId="25B319E7" w14:textId="77777777" w:rsidR="001E3564" w:rsidRPr="002A7964" w:rsidRDefault="001E3564">
      <w:pPr>
        <w:pStyle w:val="ListParagraph"/>
        <w:rPr>
          <w:rFonts w:ascii="Arial"/>
          <w:i/>
          <w:sz w:val="16"/>
        </w:rPr>
        <w:sectPr w:rsidR="001E3564" w:rsidRPr="002A7964">
          <w:type w:val="continuous"/>
          <w:pgSz w:w="11910" w:h="16840"/>
          <w:pgMar w:top="0" w:right="850" w:bottom="0" w:left="1275" w:header="0" w:footer="1480" w:gutter="0"/>
          <w:cols w:num="2" w:space="708" w:equalWidth="0">
            <w:col w:w="4281" w:space="42"/>
            <w:col w:w="5462"/>
          </w:cols>
        </w:sectPr>
      </w:pPr>
    </w:p>
    <w:p w14:paraId="25B319E8" w14:textId="77777777" w:rsidR="001E3564" w:rsidRPr="002A7964" w:rsidRDefault="001E3564">
      <w:pPr>
        <w:pStyle w:val="BodyText"/>
        <w:spacing w:before="6" w:after="1"/>
        <w:rPr>
          <w:rFonts w:ascii="Arial"/>
          <w:i/>
          <w:sz w:val="11"/>
        </w:rPr>
      </w:pPr>
    </w:p>
    <w:tbl>
      <w:tblPr>
        <w:tblStyle w:val="TableNormal1"/>
        <w:tblW w:w="0" w:type="auto"/>
        <w:tblInd w:w="721" w:type="dxa"/>
        <w:tblLayout w:type="fixed"/>
        <w:tblLook w:val="01E0" w:firstRow="1" w:lastRow="1" w:firstColumn="1" w:lastColumn="1" w:noHBand="0" w:noVBand="0"/>
      </w:tblPr>
      <w:tblGrid>
        <w:gridCol w:w="942"/>
        <w:gridCol w:w="1818"/>
        <w:gridCol w:w="803"/>
      </w:tblGrid>
      <w:tr w:rsidR="001E3564" w:rsidRPr="002A7964" w14:paraId="25B319EA" w14:textId="77777777">
        <w:trPr>
          <w:trHeight w:val="219"/>
        </w:trPr>
        <w:tc>
          <w:tcPr>
            <w:tcW w:w="3563" w:type="dxa"/>
            <w:gridSpan w:val="3"/>
            <w:shd w:val="clear" w:color="auto" w:fill="4A6C79"/>
          </w:tcPr>
          <w:p w14:paraId="25B319E9" w14:textId="77777777" w:rsidR="001E3564" w:rsidRPr="002A7964" w:rsidRDefault="002F5345">
            <w:pPr>
              <w:pStyle w:val="TableParagraph"/>
              <w:spacing w:before="25"/>
              <w:ind w:left="127"/>
              <w:jc w:val="left"/>
              <w:rPr>
                <w:sz w:val="12"/>
              </w:rPr>
            </w:pPr>
            <w:r w:rsidRPr="001A436D">
              <w:rPr>
                <w:color w:val="FFFFFF"/>
                <w:sz w:val="12"/>
                <w:rPrChange w:id="2898" w:author="Vannieuwenhuyze Jorre" w:date="2025-03-27T14:21:00Z" w16du:dateUtc="2025-03-27T13:21:00Z">
                  <w:rPr>
                    <w:color w:val="FFFFFF"/>
                    <w:spacing w:val="-2"/>
                    <w:sz w:val="12"/>
                  </w:rPr>
                </w:rPrChange>
              </w:rPr>
              <w:t>Bevolkingsaantal</w:t>
            </w:r>
            <w:r w:rsidRPr="001A436D">
              <w:rPr>
                <w:color w:val="FFFFFF"/>
                <w:sz w:val="12"/>
                <w:rPrChange w:id="2899" w:author="Vannieuwenhuyze Jorre" w:date="2025-03-27T14:21:00Z" w16du:dateUtc="2025-03-27T13:21:00Z">
                  <w:rPr>
                    <w:color w:val="FFFFFF"/>
                    <w:spacing w:val="12"/>
                    <w:sz w:val="12"/>
                  </w:rPr>
                </w:rPrChange>
              </w:rPr>
              <w:t xml:space="preserve"> </w:t>
            </w:r>
            <w:r w:rsidRPr="001A436D">
              <w:rPr>
                <w:color w:val="FFFFFF"/>
                <w:sz w:val="12"/>
                <w:rPrChange w:id="2900" w:author="Vannieuwenhuyze Jorre" w:date="2025-03-27T14:21:00Z" w16du:dateUtc="2025-03-27T13:21:00Z">
                  <w:rPr>
                    <w:color w:val="FFFFFF"/>
                    <w:spacing w:val="-4"/>
                    <w:sz w:val="12"/>
                  </w:rPr>
                </w:rPrChange>
              </w:rPr>
              <w:t>2019</w:t>
            </w:r>
          </w:p>
        </w:tc>
      </w:tr>
      <w:tr w:rsidR="001E3564" w:rsidRPr="002A7964" w14:paraId="25B319EE" w14:textId="77777777">
        <w:trPr>
          <w:trHeight w:val="219"/>
        </w:trPr>
        <w:tc>
          <w:tcPr>
            <w:tcW w:w="942" w:type="dxa"/>
            <w:tcBorders>
              <w:left w:val="single" w:sz="4" w:space="0" w:color="4A6C79"/>
            </w:tcBorders>
            <w:shd w:val="clear" w:color="auto" w:fill="70A2B8"/>
          </w:tcPr>
          <w:p w14:paraId="25B319EB" w14:textId="77777777" w:rsidR="001E3564" w:rsidRPr="002A7964" w:rsidRDefault="002F5345">
            <w:pPr>
              <w:pStyle w:val="TableParagraph"/>
              <w:spacing w:before="25"/>
              <w:ind w:right="167"/>
              <w:rPr>
                <w:sz w:val="12"/>
              </w:rPr>
            </w:pPr>
            <w:r w:rsidRPr="001A436D">
              <w:rPr>
                <w:color w:val="FFFFFF"/>
                <w:sz w:val="12"/>
                <w:rPrChange w:id="2901" w:author="Vannieuwenhuyze Jorre" w:date="2025-03-27T14:21:00Z" w16du:dateUtc="2025-03-27T13:21:00Z">
                  <w:rPr>
                    <w:color w:val="FFFFFF"/>
                    <w:spacing w:val="-2"/>
                    <w:sz w:val="12"/>
                  </w:rPr>
                </w:rPrChange>
              </w:rPr>
              <w:t>Gemeente</w:t>
            </w:r>
          </w:p>
        </w:tc>
        <w:tc>
          <w:tcPr>
            <w:tcW w:w="1818" w:type="dxa"/>
            <w:shd w:val="clear" w:color="auto" w:fill="70A2B8"/>
          </w:tcPr>
          <w:p w14:paraId="25B319EC" w14:textId="77777777" w:rsidR="001E3564" w:rsidRPr="002A7964" w:rsidRDefault="002F5345">
            <w:pPr>
              <w:pStyle w:val="TableParagraph"/>
              <w:spacing w:before="25"/>
              <w:ind w:right="165"/>
              <w:rPr>
                <w:sz w:val="12"/>
              </w:rPr>
            </w:pPr>
            <w:r w:rsidRPr="001A436D">
              <w:rPr>
                <w:color w:val="FFFFFF"/>
                <w:sz w:val="12"/>
                <w:rPrChange w:id="2902" w:author="Vannieuwenhuyze Jorre" w:date="2025-03-27T14:21:00Z" w16du:dateUtc="2025-03-27T13:21:00Z">
                  <w:rPr>
                    <w:color w:val="FFFFFF"/>
                    <w:spacing w:val="-2"/>
                    <w:sz w:val="12"/>
                  </w:rPr>
                </w:rPrChange>
              </w:rPr>
              <w:t>Parameter</w:t>
            </w:r>
          </w:p>
        </w:tc>
        <w:tc>
          <w:tcPr>
            <w:tcW w:w="803" w:type="dxa"/>
            <w:tcBorders>
              <w:right w:val="single" w:sz="4" w:space="0" w:color="4A6C79"/>
            </w:tcBorders>
            <w:shd w:val="clear" w:color="auto" w:fill="70A2B8"/>
          </w:tcPr>
          <w:p w14:paraId="25B319ED" w14:textId="77777777" w:rsidR="001E3564" w:rsidRPr="002A7964" w:rsidRDefault="002F5345">
            <w:pPr>
              <w:pStyle w:val="TableParagraph"/>
              <w:spacing w:before="25"/>
              <w:ind w:left="12" w:right="2"/>
              <w:rPr>
                <w:sz w:val="12"/>
              </w:rPr>
            </w:pPr>
            <w:r w:rsidRPr="001A436D">
              <w:rPr>
                <w:color w:val="FFFFFF"/>
                <w:sz w:val="12"/>
                <w:rPrChange w:id="2903" w:author="Vannieuwenhuyze Jorre" w:date="2025-03-27T14:21:00Z" w16du:dateUtc="2025-03-27T13:21:00Z">
                  <w:rPr>
                    <w:color w:val="FFFFFF"/>
                    <w:spacing w:val="-2"/>
                    <w:sz w:val="12"/>
                  </w:rPr>
                </w:rPrChange>
              </w:rPr>
              <w:t>Observatie</w:t>
            </w:r>
          </w:p>
        </w:tc>
      </w:tr>
      <w:tr w:rsidR="001E3564" w:rsidRPr="002A7964" w14:paraId="25B319F2" w14:textId="77777777">
        <w:trPr>
          <w:trHeight w:val="196"/>
        </w:trPr>
        <w:tc>
          <w:tcPr>
            <w:tcW w:w="942" w:type="dxa"/>
            <w:tcBorders>
              <w:left w:val="single" w:sz="4" w:space="0" w:color="4A6C79"/>
            </w:tcBorders>
            <w:shd w:val="clear" w:color="auto" w:fill="8ED2ED"/>
          </w:tcPr>
          <w:p w14:paraId="25B319EF" w14:textId="77777777" w:rsidR="001E3564" w:rsidRPr="002A7964" w:rsidRDefault="002F5345">
            <w:pPr>
              <w:pStyle w:val="TableParagraph"/>
              <w:spacing w:before="25"/>
              <w:ind w:right="167"/>
              <w:rPr>
                <w:sz w:val="12"/>
              </w:rPr>
            </w:pPr>
            <w:r w:rsidRPr="001A436D">
              <w:rPr>
                <w:color w:val="344449"/>
                <w:w w:val="105"/>
                <w:sz w:val="12"/>
                <w:rPrChange w:id="2904" w:author="Vannieuwenhuyze Jorre" w:date="2025-03-27T14:21:00Z" w16du:dateUtc="2025-03-27T13:21:00Z">
                  <w:rPr>
                    <w:color w:val="344449"/>
                    <w:spacing w:val="-10"/>
                    <w:w w:val="105"/>
                    <w:sz w:val="12"/>
                  </w:rPr>
                </w:rPrChange>
              </w:rPr>
              <w:t>A</w:t>
            </w:r>
          </w:p>
        </w:tc>
        <w:tc>
          <w:tcPr>
            <w:tcW w:w="1818" w:type="dxa"/>
            <w:shd w:val="clear" w:color="auto" w:fill="8ED2ED"/>
          </w:tcPr>
          <w:p w14:paraId="25B319F0" w14:textId="77777777" w:rsidR="001E3564" w:rsidRPr="002A7964" w:rsidRDefault="002F5345">
            <w:pPr>
              <w:pStyle w:val="TableParagraph"/>
              <w:spacing w:before="25"/>
              <w:ind w:right="165"/>
              <w:rPr>
                <w:sz w:val="12"/>
              </w:rPr>
            </w:pPr>
            <w:r w:rsidRPr="002A7964">
              <w:rPr>
                <w:color w:val="344449"/>
                <w:sz w:val="12"/>
              </w:rPr>
              <w:t>totaal</w:t>
            </w:r>
            <w:r w:rsidRPr="001A436D">
              <w:rPr>
                <w:color w:val="344449"/>
                <w:sz w:val="12"/>
                <w:rPrChange w:id="2905" w:author="Vannieuwenhuyze Jorre" w:date="2025-03-27T14:21:00Z" w16du:dateUtc="2025-03-27T13:21:00Z">
                  <w:rPr>
                    <w:color w:val="344449"/>
                    <w:spacing w:val="19"/>
                    <w:sz w:val="12"/>
                  </w:rPr>
                </w:rPrChange>
              </w:rPr>
              <w:t xml:space="preserve"> </w:t>
            </w:r>
            <w:r w:rsidRPr="001A436D">
              <w:rPr>
                <w:color w:val="344449"/>
                <w:sz w:val="12"/>
                <w:rPrChange w:id="2906" w:author="Vannieuwenhuyze Jorre" w:date="2025-03-27T14:21:00Z" w16du:dateUtc="2025-03-27T13:21:00Z">
                  <w:rPr>
                    <w:color w:val="344449"/>
                    <w:spacing w:val="-2"/>
                    <w:sz w:val="12"/>
                  </w:rPr>
                </w:rPrChange>
              </w:rPr>
              <w:t>aantal</w:t>
            </w:r>
          </w:p>
        </w:tc>
        <w:tc>
          <w:tcPr>
            <w:tcW w:w="803" w:type="dxa"/>
            <w:tcBorders>
              <w:right w:val="single" w:sz="4" w:space="0" w:color="4A6C79"/>
            </w:tcBorders>
          </w:tcPr>
          <w:p w14:paraId="25B319F1" w14:textId="77777777" w:rsidR="001E3564" w:rsidRPr="002A7964" w:rsidRDefault="002F5345">
            <w:pPr>
              <w:pStyle w:val="TableParagraph"/>
              <w:spacing w:before="25"/>
              <w:ind w:left="12" w:right="2"/>
              <w:rPr>
                <w:sz w:val="12"/>
              </w:rPr>
            </w:pPr>
            <w:r w:rsidRPr="001A436D">
              <w:rPr>
                <w:color w:val="344449"/>
                <w:sz w:val="12"/>
                <w:rPrChange w:id="2907" w:author="Vannieuwenhuyze Jorre" w:date="2025-03-27T14:21:00Z" w16du:dateUtc="2025-03-27T13:21:00Z">
                  <w:rPr>
                    <w:color w:val="344449"/>
                    <w:spacing w:val="-5"/>
                    <w:sz w:val="12"/>
                  </w:rPr>
                </w:rPrChange>
              </w:rPr>
              <w:t>300</w:t>
            </w:r>
          </w:p>
        </w:tc>
      </w:tr>
      <w:tr w:rsidR="001E3564" w:rsidRPr="002A7964" w14:paraId="25B319F6" w14:textId="77777777">
        <w:trPr>
          <w:trHeight w:val="219"/>
        </w:trPr>
        <w:tc>
          <w:tcPr>
            <w:tcW w:w="942" w:type="dxa"/>
            <w:tcBorders>
              <w:left w:val="single" w:sz="4" w:space="0" w:color="4A6C79"/>
            </w:tcBorders>
            <w:shd w:val="clear" w:color="auto" w:fill="8ED2ED"/>
          </w:tcPr>
          <w:p w14:paraId="25B319F3" w14:textId="77777777" w:rsidR="001E3564" w:rsidRPr="002A7964" w:rsidRDefault="002F5345">
            <w:pPr>
              <w:pStyle w:val="TableParagraph"/>
              <w:ind w:right="167"/>
              <w:rPr>
                <w:sz w:val="12"/>
              </w:rPr>
            </w:pPr>
            <w:r w:rsidRPr="001A436D">
              <w:rPr>
                <w:color w:val="344449"/>
                <w:w w:val="105"/>
                <w:sz w:val="12"/>
                <w:rPrChange w:id="2908" w:author="Vannieuwenhuyze Jorre" w:date="2025-03-27T14:21:00Z" w16du:dateUtc="2025-03-27T13:21:00Z">
                  <w:rPr>
                    <w:color w:val="344449"/>
                    <w:spacing w:val="-10"/>
                    <w:w w:val="105"/>
                    <w:sz w:val="12"/>
                  </w:rPr>
                </w:rPrChange>
              </w:rPr>
              <w:t>A</w:t>
            </w:r>
          </w:p>
        </w:tc>
        <w:tc>
          <w:tcPr>
            <w:tcW w:w="1818" w:type="dxa"/>
            <w:shd w:val="clear" w:color="auto" w:fill="8ED2ED"/>
          </w:tcPr>
          <w:p w14:paraId="25B319F4" w14:textId="77777777" w:rsidR="001E3564" w:rsidRPr="002A7964" w:rsidRDefault="002F5345">
            <w:pPr>
              <w:pStyle w:val="TableParagraph"/>
              <w:ind w:right="165"/>
              <w:rPr>
                <w:sz w:val="12"/>
              </w:rPr>
            </w:pPr>
            <w:r w:rsidRPr="002A7964">
              <w:rPr>
                <w:color w:val="344449"/>
                <w:sz w:val="12"/>
              </w:rPr>
              <w:t>aantal</w:t>
            </w:r>
            <w:r w:rsidRPr="001A436D">
              <w:rPr>
                <w:color w:val="344449"/>
                <w:sz w:val="12"/>
                <w:rPrChange w:id="2909" w:author="Vannieuwenhuyze Jorre" w:date="2025-03-27T14:21:00Z" w16du:dateUtc="2025-03-27T13:21:00Z">
                  <w:rPr>
                    <w:color w:val="344449"/>
                    <w:spacing w:val="4"/>
                    <w:sz w:val="12"/>
                  </w:rPr>
                </w:rPrChange>
              </w:rPr>
              <w:t xml:space="preserve"> </w:t>
            </w:r>
            <w:r w:rsidRPr="001A436D">
              <w:rPr>
                <w:color w:val="344449"/>
                <w:sz w:val="12"/>
                <w:rPrChange w:id="2910" w:author="Vannieuwenhuyze Jorre" w:date="2025-03-27T14:21:00Z" w16du:dateUtc="2025-03-27T13:21:00Z">
                  <w:rPr>
                    <w:color w:val="344449"/>
                    <w:spacing w:val="-2"/>
                    <w:sz w:val="12"/>
                  </w:rPr>
                </w:rPrChange>
              </w:rPr>
              <w:t>vrouwen</w:t>
            </w:r>
          </w:p>
        </w:tc>
        <w:tc>
          <w:tcPr>
            <w:tcW w:w="803" w:type="dxa"/>
            <w:tcBorders>
              <w:right w:val="single" w:sz="4" w:space="0" w:color="4A6C79"/>
            </w:tcBorders>
          </w:tcPr>
          <w:p w14:paraId="25B319F5" w14:textId="77777777" w:rsidR="001E3564" w:rsidRPr="002A7964" w:rsidRDefault="002F5345">
            <w:pPr>
              <w:pStyle w:val="TableParagraph"/>
              <w:ind w:left="12" w:right="2"/>
              <w:rPr>
                <w:sz w:val="12"/>
              </w:rPr>
            </w:pPr>
            <w:r w:rsidRPr="001A436D">
              <w:rPr>
                <w:color w:val="344449"/>
                <w:sz w:val="12"/>
                <w:rPrChange w:id="2911" w:author="Vannieuwenhuyze Jorre" w:date="2025-03-27T14:21:00Z" w16du:dateUtc="2025-03-27T13:21:00Z">
                  <w:rPr>
                    <w:color w:val="344449"/>
                    <w:spacing w:val="-5"/>
                    <w:sz w:val="12"/>
                  </w:rPr>
                </w:rPrChange>
              </w:rPr>
              <w:t>180</w:t>
            </w:r>
          </w:p>
        </w:tc>
      </w:tr>
      <w:tr w:rsidR="001E3564" w:rsidRPr="002A7964" w14:paraId="25B319FA" w14:textId="77777777">
        <w:trPr>
          <w:trHeight w:val="219"/>
        </w:trPr>
        <w:tc>
          <w:tcPr>
            <w:tcW w:w="942" w:type="dxa"/>
            <w:tcBorders>
              <w:left w:val="single" w:sz="4" w:space="0" w:color="4A6C79"/>
            </w:tcBorders>
            <w:shd w:val="clear" w:color="auto" w:fill="8ED2ED"/>
          </w:tcPr>
          <w:p w14:paraId="25B319F7" w14:textId="77777777" w:rsidR="001E3564" w:rsidRPr="002A7964" w:rsidRDefault="002F5345">
            <w:pPr>
              <w:pStyle w:val="TableParagraph"/>
              <w:ind w:right="167"/>
              <w:rPr>
                <w:sz w:val="12"/>
              </w:rPr>
            </w:pPr>
            <w:r w:rsidRPr="001A436D">
              <w:rPr>
                <w:color w:val="344449"/>
                <w:w w:val="105"/>
                <w:sz w:val="12"/>
                <w:rPrChange w:id="2912" w:author="Vannieuwenhuyze Jorre" w:date="2025-03-27T14:21:00Z" w16du:dateUtc="2025-03-27T13:21:00Z">
                  <w:rPr>
                    <w:color w:val="344449"/>
                    <w:spacing w:val="-10"/>
                    <w:w w:val="105"/>
                    <w:sz w:val="12"/>
                  </w:rPr>
                </w:rPrChange>
              </w:rPr>
              <w:t>A</w:t>
            </w:r>
          </w:p>
        </w:tc>
        <w:tc>
          <w:tcPr>
            <w:tcW w:w="1818" w:type="dxa"/>
            <w:shd w:val="clear" w:color="auto" w:fill="8ED2ED"/>
          </w:tcPr>
          <w:p w14:paraId="25B319F8" w14:textId="77777777" w:rsidR="001E3564" w:rsidRPr="002A7964" w:rsidRDefault="002F5345">
            <w:pPr>
              <w:pStyle w:val="TableParagraph"/>
              <w:ind w:right="165"/>
              <w:rPr>
                <w:sz w:val="12"/>
              </w:rPr>
            </w:pPr>
            <w:r w:rsidRPr="001A436D">
              <w:rPr>
                <w:color w:val="344449"/>
                <w:sz w:val="12"/>
                <w:rPrChange w:id="2913" w:author="Vannieuwenhuyze Jorre" w:date="2025-03-27T14:21:00Z" w16du:dateUtc="2025-03-27T13:21:00Z">
                  <w:rPr>
                    <w:color w:val="344449"/>
                    <w:spacing w:val="-2"/>
                    <w:sz w:val="12"/>
                  </w:rPr>
                </w:rPrChange>
              </w:rPr>
              <w:t>percentage</w:t>
            </w:r>
            <w:r w:rsidRPr="001A436D">
              <w:rPr>
                <w:color w:val="344449"/>
                <w:sz w:val="12"/>
                <w:rPrChange w:id="2914" w:author="Vannieuwenhuyze Jorre" w:date="2025-03-27T14:21:00Z" w16du:dateUtc="2025-03-27T13:21:00Z">
                  <w:rPr>
                    <w:color w:val="344449"/>
                    <w:spacing w:val="-3"/>
                    <w:sz w:val="12"/>
                  </w:rPr>
                </w:rPrChange>
              </w:rPr>
              <w:t xml:space="preserve"> </w:t>
            </w:r>
            <w:r w:rsidRPr="001A436D">
              <w:rPr>
                <w:color w:val="344449"/>
                <w:sz w:val="12"/>
                <w:rPrChange w:id="2915" w:author="Vannieuwenhuyze Jorre" w:date="2025-03-27T14:21:00Z" w16du:dateUtc="2025-03-27T13:21:00Z">
                  <w:rPr>
                    <w:color w:val="344449"/>
                    <w:spacing w:val="-2"/>
                    <w:sz w:val="12"/>
                  </w:rPr>
                </w:rPrChange>
              </w:rPr>
              <w:t>vrouwen</w:t>
            </w:r>
          </w:p>
        </w:tc>
        <w:tc>
          <w:tcPr>
            <w:tcW w:w="803" w:type="dxa"/>
            <w:tcBorders>
              <w:right w:val="single" w:sz="4" w:space="0" w:color="4A6C79"/>
            </w:tcBorders>
          </w:tcPr>
          <w:p w14:paraId="25B319F9" w14:textId="77777777" w:rsidR="001E3564" w:rsidRPr="002A7964" w:rsidRDefault="002F5345">
            <w:pPr>
              <w:pStyle w:val="TableParagraph"/>
              <w:ind w:left="12" w:right="2"/>
              <w:rPr>
                <w:sz w:val="12"/>
              </w:rPr>
            </w:pPr>
            <w:r w:rsidRPr="001A436D">
              <w:rPr>
                <w:color w:val="344449"/>
                <w:sz w:val="12"/>
                <w:rPrChange w:id="2916" w:author="Vannieuwenhuyze Jorre" w:date="2025-03-27T14:21:00Z" w16du:dateUtc="2025-03-27T13:21:00Z">
                  <w:rPr>
                    <w:color w:val="344449"/>
                    <w:spacing w:val="-5"/>
                    <w:sz w:val="12"/>
                  </w:rPr>
                </w:rPrChange>
              </w:rPr>
              <w:t>60</w:t>
            </w:r>
          </w:p>
        </w:tc>
      </w:tr>
      <w:tr w:rsidR="001E3564" w:rsidRPr="002A7964" w14:paraId="25B319FE" w14:textId="77777777">
        <w:trPr>
          <w:trHeight w:val="219"/>
        </w:trPr>
        <w:tc>
          <w:tcPr>
            <w:tcW w:w="942" w:type="dxa"/>
            <w:tcBorders>
              <w:left w:val="single" w:sz="4" w:space="0" w:color="4A6C79"/>
            </w:tcBorders>
            <w:shd w:val="clear" w:color="auto" w:fill="8ED2ED"/>
          </w:tcPr>
          <w:p w14:paraId="25B319FB" w14:textId="77777777" w:rsidR="001E3564" w:rsidRPr="002A7964" w:rsidRDefault="002F5345">
            <w:pPr>
              <w:pStyle w:val="TableParagraph"/>
              <w:ind w:right="167"/>
              <w:rPr>
                <w:sz w:val="12"/>
              </w:rPr>
            </w:pPr>
            <w:r w:rsidRPr="001A436D">
              <w:rPr>
                <w:color w:val="344449"/>
                <w:w w:val="105"/>
                <w:sz w:val="12"/>
                <w:rPrChange w:id="2917" w:author="Vannieuwenhuyze Jorre" w:date="2025-03-27T14:21:00Z" w16du:dateUtc="2025-03-27T13:21:00Z">
                  <w:rPr>
                    <w:color w:val="344449"/>
                    <w:spacing w:val="-10"/>
                    <w:w w:val="105"/>
                    <w:sz w:val="12"/>
                  </w:rPr>
                </w:rPrChange>
              </w:rPr>
              <w:t>A</w:t>
            </w:r>
          </w:p>
        </w:tc>
        <w:tc>
          <w:tcPr>
            <w:tcW w:w="1818" w:type="dxa"/>
            <w:shd w:val="clear" w:color="auto" w:fill="8ED2ED"/>
          </w:tcPr>
          <w:p w14:paraId="25B319FC" w14:textId="77777777" w:rsidR="001E3564" w:rsidRPr="002A7964" w:rsidRDefault="002F5345">
            <w:pPr>
              <w:pStyle w:val="TableParagraph"/>
              <w:ind w:right="165"/>
              <w:rPr>
                <w:sz w:val="12"/>
              </w:rPr>
            </w:pPr>
            <w:r w:rsidRPr="002A7964">
              <w:rPr>
                <w:color w:val="344449"/>
                <w:sz w:val="12"/>
              </w:rPr>
              <w:t>aantal</w:t>
            </w:r>
            <w:r w:rsidRPr="001A436D">
              <w:rPr>
                <w:color w:val="344449"/>
                <w:sz w:val="12"/>
                <w:rPrChange w:id="2918" w:author="Vannieuwenhuyze Jorre" w:date="2025-03-27T14:21:00Z" w16du:dateUtc="2025-03-27T13:21:00Z">
                  <w:rPr>
                    <w:color w:val="344449"/>
                    <w:spacing w:val="4"/>
                    <w:sz w:val="12"/>
                  </w:rPr>
                </w:rPrChange>
              </w:rPr>
              <w:t xml:space="preserve"> </w:t>
            </w:r>
            <w:r w:rsidRPr="001A436D">
              <w:rPr>
                <w:color w:val="344449"/>
                <w:sz w:val="12"/>
                <w:rPrChange w:id="2919" w:author="Vannieuwenhuyze Jorre" w:date="2025-03-27T14:21:00Z" w16du:dateUtc="2025-03-27T13:21:00Z">
                  <w:rPr>
                    <w:color w:val="344449"/>
                    <w:spacing w:val="-2"/>
                    <w:sz w:val="12"/>
                  </w:rPr>
                </w:rPrChange>
              </w:rPr>
              <w:t>mannen</w:t>
            </w:r>
          </w:p>
        </w:tc>
        <w:tc>
          <w:tcPr>
            <w:tcW w:w="803" w:type="dxa"/>
            <w:tcBorders>
              <w:right w:val="single" w:sz="4" w:space="0" w:color="4A6C79"/>
            </w:tcBorders>
          </w:tcPr>
          <w:p w14:paraId="25B319FD" w14:textId="77777777" w:rsidR="001E3564" w:rsidRPr="002A7964" w:rsidRDefault="002F5345">
            <w:pPr>
              <w:pStyle w:val="TableParagraph"/>
              <w:ind w:left="12" w:right="2"/>
              <w:rPr>
                <w:sz w:val="12"/>
              </w:rPr>
            </w:pPr>
            <w:r w:rsidRPr="001A436D">
              <w:rPr>
                <w:color w:val="344449"/>
                <w:sz w:val="12"/>
                <w:rPrChange w:id="2920" w:author="Vannieuwenhuyze Jorre" w:date="2025-03-27T14:21:00Z" w16du:dateUtc="2025-03-27T13:21:00Z">
                  <w:rPr>
                    <w:color w:val="344449"/>
                    <w:spacing w:val="-5"/>
                    <w:sz w:val="12"/>
                  </w:rPr>
                </w:rPrChange>
              </w:rPr>
              <w:t>120</w:t>
            </w:r>
          </w:p>
        </w:tc>
      </w:tr>
      <w:tr w:rsidR="001E3564" w:rsidRPr="002A7964" w14:paraId="25B31A02" w14:textId="77777777">
        <w:trPr>
          <w:trHeight w:val="219"/>
        </w:trPr>
        <w:tc>
          <w:tcPr>
            <w:tcW w:w="942" w:type="dxa"/>
            <w:tcBorders>
              <w:left w:val="single" w:sz="4" w:space="0" w:color="4A6C79"/>
            </w:tcBorders>
            <w:shd w:val="clear" w:color="auto" w:fill="8ED2ED"/>
          </w:tcPr>
          <w:p w14:paraId="25B319FF" w14:textId="77777777" w:rsidR="001E3564" w:rsidRPr="002A7964" w:rsidRDefault="002F5345">
            <w:pPr>
              <w:pStyle w:val="TableParagraph"/>
              <w:ind w:right="167"/>
              <w:rPr>
                <w:sz w:val="12"/>
              </w:rPr>
            </w:pPr>
            <w:r w:rsidRPr="001A436D">
              <w:rPr>
                <w:color w:val="344449"/>
                <w:w w:val="105"/>
                <w:sz w:val="12"/>
                <w:rPrChange w:id="2921" w:author="Vannieuwenhuyze Jorre" w:date="2025-03-27T14:21:00Z" w16du:dateUtc="2025-03-27T13:21:00Z">
                  <w:rPr>
                    <w:color w:val="344449"/>
                    <w:spacing w:val="-10"/>
                    <w:w w:val="105"/>
                    <w:sz w:val="12"/>
                  </w:rPr>
                </w:rPrChange>
              </w:rPr>
              <w:t>A</w:t>
            </w:r>
          </w:p>
        </w:tc>
        <w:tc>
          <w:tcPr>
            <w:tcW w:w="1818" w:type="dxa"/>
            <w:shd w:val="clear" w:color="auto" w:fill="8ED2ED"/>
          </w:tcPr>
          <w:p w14:paraId="25B31A00" w14:textId="77777777" w:rsidR="001E3564" w:rsidRPr="002A7964" w:rsidRDefault="002F5345">
            <w:pPr>
              <w:pStyle w:val="TableParagraph"/>
              <w:ind w:right="165"/>
              <w:rPr>
                <w:sz w:val="12"/>
              </w:rPr>
            </w:pPr>
            <w:r w:rsidRPr="001A436D">
              <w:rPr>
                <w:color w:val="344449"/>
                <w:sz w:val="12"/>
                <w:rPrChange w:id="2922" w:author="Vannieuwenhuyze Jorre" w:date="2025-03-27T14:21:00Z" w16du:dateUtc="2025-03-27T13:21:00Z">
                  <w:rPr>
                    <w:color w:val="344449"/>
                    <w:spacing w:val="-2"/>
                    <w:sz w:val="12"/>
                  </w:rPr>
                </w:rPrChange>
              </w:rPr>
              <w:t>percentage</w:t>
            </w:r>
            <w:r w:rsidRPr="001A436D">
              <w:rPr>
                <w:color w:val="344449"/>
                <w:sz w:val="12"/>
                <w:rPrChange w:id="2923" w:author="Vannieuwenhuyze Jorre" w:date="2025-03-27T14:21:00Z" w16du:dateUtc="2025-03-27T13:21:00Z">
                  <w:rPr>
                    <w:color w:val="344449"/>
                    <w:spacing w:val="-3"/>
                    <w:sz w:val="12"/>
                  </w:rPr>
                </w:rPrChange>
              </w:rPr>
              <w:t xml:space="preserve"> </w:t>
            </w:r>
            <w:r w:rsidRPr="001A436D">
              <w:rPr>
                <w:color w:val="344449"/>
                <w:sz w:val="12"/>
                <w:rPrChange w:id="2924" w:author="Vannieuwenhuyze Jorre" w:date="2025-03-27T14:21:00Z" w16du:dateUtc="2025-03-27T13:21:00Z">
                  <w:rPr>
                    <w:color w:val="344449"/>
                    <w:spacing w:val="-2"/>
                    <w:sz w:val="12"/>
                  </w:rPr>
                </w:rPrChange>
              </w:rPr>
              <w:t>mannen</w:t>
            </w:r>
          </w:p>
        </w:tc>
        <w:tc>
          <w:tcPr>
            <w:tcW w:w="803" w:type="dxa"/>
            <w:tcBorders>
              <w:right w:val="single" w:sz="4" w:space="0" w:color="4A6C79"/>
            </w:tcBorders>
          </w:tcPr>
          <w:p w14:paraId="25B31A01" w14:textId="77777777" w:rsidR="001E3564" w:rsidRPr="002A7964" w:rsidRDefault="002F5345">
            <w:pPr>
              <w:pStyle w:val="TableParagraph"/>
              <w:ind w:left="12" w:right="2"/>
              <w:rPr>
                <w:sz w:val="12"/>
              </w:rPr>
            </w:pPr>
            <w:r w:rsidRPr="001A436D">
              <w:rPr>
                <w:color w:val="344449"/>
                <w:sz w:val="12"/>
                <w:rPrChange w:id="2925" w:author="Vannieuwenhuyze Jorre" w:date="2025-03-27T14:21:00Z" w16du:dateUtc="2025-03-27T13:21:00Z">
                  <w:rPr>
                    <w:color w:val="344449"/>
                    <w:spacing w:val="-5"/>
                    <w:sz w:val="12"/>
                  </w:rPr>
                </w:rPrChange>
              </w:rPr>
              <w:t>40</w:t>
            </w:r>
          </w:p>
        </w:tc>
      </w:tr>
      <w:tr w:rsidR="001E3564" w:rsidRPr="002A7964" w14:paraId="25B31A06" w14:textId="77777777">
        <w:trPr>
          <w:trHeight w:val="219"/>
        </w:trPr>
        <w:tc>
          <w:tcPr>
            <w:tcW w:w="942" w:type="dxa"/>
            <w:tcBorders>
              <w:left w:val="single" w:sz="4" w:space="0" w:color="4A6C79"/>
            </w:tcBorders>
            <w:shd w:val="clear" w:color="auto" w:fill="8ED2ED"/>
          </w:tcPr>
          <w:p w14:paraId="25B31A03" w14:textId="77777777" w:rsidR="001E3564" w:rsidRPr="002A7964" w:rsidRDefault="002F5345">
            <w:pPr>
              <w:pStyle w:val="TableParagraph"/>
              <w:ind w:right="167"/>
              <w:rPr>
                <w:sz w:val="12"/>
              </w:rPr>
            </w:pPr>
            <w:r w:rsidRPr="001A436D">
              <w:rPr>
                <w:color w:val="344449"/>
                <w:w w:val="105"/>
                <w:sz w:val="12"/>
                <w:rPrChange w:id="2926" w:author="Vannieuwenhuyze Jorre" w:date="2025-03-27T14:21:00Z" w16du:dateUtc="2025-03-27T13:21:00Z">
                  <w:rPr>
                    <w:color w:val="344449"/>
                    <w:spacing w:val="-10"/>
                    <w:w w:val="105"/>
                    <w:sz w:val="12"/>
                  </w:rPr>
                </w:rPrChange>
              </w:rPr>
              <w:t>B</w:t>
            </w:r>
          </w:p>
        </w:tc>
        <w:tc>
          <w:tcPr>
            <w:tcW w:w="1818" w:type="dxa"/>
            <w:shd w:val="clear" w:color="auto" w:fill="8ED2ED"/>
          </w:tcPr>
          <w:p w14:paraId="25B31A04" w14:textId="77777777" w:rsidR="001E3564" w:rsidRPr="002A7964" w:rsidRDefault="002F5345">
            <w:pPr>
              <w:pStyle w:val="TableParagraph"/>
              <w:ind w:right="165"/>
              <w:rPr>
                <w:sz w:val="12"/>
              </w:rPr>
            </w:pPr>
            <w:r w:rsidRPr="002A7964">
              <w:rPr>
                <w:color w:val="344449"/>
                <w:sz w:val="12"/>
              </w:rPr>
              <w:t>totaal</w:t>
            </w:r>
            <w:r w:rsidRPr="001A436D">
              <w:rPr>
                <w:color w:val="344449"/>
                <w:sz w:val="12"/>
                <w:rPrChange w:id="2927" w:author="Vannieuwenhuyze Jorre" w:date="2025-03-27T14:21:00Z" w16du:dateUtc="2025-03-27T13:21:00Z">
                  <w:rPr>
                    <w:color w:val="344449"/>
                    <w:spacing w:val="19"/>
                    <w:sz w:val="12"/>
                  </w:rPr>
                </w:rPrChange>
              </w:rPr>
              <w:t xml:space="preserve"> </w:t>
            </w:r>
            <w:r w:rsidRPr="001A436D">
              <w:rPr>
                <w:color w:val="344449"/>
                <w:sz w:val="12"/>
                <w:rPrChange w:id="2928" w:author="Vannieuwenhuyze Jorre" w:date="2025-03-27T14:21:00Z" w16du:dateUtc="2025-03-27T13:21:00Z">
                  <w:rPr>
                    <w:color w:val="344449"/>
                    <w:spacing w:val="-2"/>
                    <w:sz w:val="12"/>
                  </w:rPr>
                </w:rPrChange>
              </w:rPr>
              <w:t>aantal</w:t>
            </w:r>
          </w:p>
        </w:tc>
        <w:tc>
          <w:tcPr>
            <w:tcW w:w="803" w:type="dxa"/>
            <w:tcBorders>
              <w:right w:val="single" w:sz="4" w:space="0" w:color="4A6C79"/>
            </w:tcBorders>
          </w:tcPr>
          <w:p w14:paraId="25B31A05" w14:textId="77777777" w:rsidR="001E3564" w:rsidRPr="002A7964" w:rsidRDefault="002F5345">
            <w:pPr>
              <w:pStyle w:val="TableParagraph"/>
              <w:ind w:left="12" w:right="2"/>
              <w:rPr>
                <w:sz w:val="12"/>
              </w:rPr>
            </w:pPr>
            <w:r w:rsidRPr="001A436D">
              <w:rPr>
                <w:color w:val="344449"/>
                <w:sz w:val="12"/>
                <w:rPrChange w:id="2929" w:author="Vannieuwenhuyze Jorre" w:date="2025-03-27T14:21:00Z" w16du:dateUtc="2025-03-27T13:21:00Z">
                  <w:rPr>
                    <w:color w:val="344449"/>
                    <w:spacing w:val="-5"/>
                    <w:sz w:val="12"/>
                  </w:rPr>
                </w:rPrChange>
              </w:rPr>
              <w:t>500</w:t>
            </w:r>
          </w:p>
        </w:tc>
      </w:tr>
      <w:tr w:rsidR="001E3564" w:rsidRPr="002A7964" w14:paraId="25B31A0A" w14:textId="77777777">
        <w:trPr>
          <w:trHeight w:val="219"/>
        </w:trPr>
        <w:tc>
          <w:tcPr>
            <w:tcW w:w="942" w:type="dxa"/>
            <w:tcBorders>
              <w:left w:val="single" w:sz="4" w:space="0" w:color="4A6C79"/>
            </w:tcBorders>
            <w:shd w:val="clear" w:color="auto" w:fill="8ED2ED"/>
          </w:tcPr>
          <w:p w14:paraId="25B31A07" w14:textId="77777777" w:rsidR="001E3564" w:rsidRPr="002A7964" w:rsidRDefault="002F5345">
            <w:pPr>
              <w:pStyle w:val="TableParagraph"/>
              <w:ind w:right="167"/>
              <w:rPr>
                <w:sz w:val="12"/>
              </w:rPr>
            </w:pPr>
            <w:r w:rsidRPr="001A436D">
              <w:rPr>
                <w:color w:val="344449"/>
                <w:w w:val="105"/>
                <w:sz w:val="12"/>
                <w:rPrChange w:id="2930" w:author="Vannieuwenhuyze Jorre" w:date="2025-03-27T14:21:00Z" w16du:dateUtc="2025-03-27T13:21:00Z">
                  <w:rPr>
                    <w:color w:val="344449"/>
                    <w:spacing w:val="-10"/>
                    <w:w w:val="105"/>
                    <w:sz w:val="12"/>
                  </w:rPr>
                </w:rPrChange>
              </w:rPr>
              <w:t>B</w:t>
            </w:r>
          </w:p>
        </w:tc>
        <w:tc>
          <w:tcPr>
            <w:tcW w:w="1818" w:type="dxa"/>
            <w:shd w:val="clear" w:color="auto" w:fill="8ED2ED"/>
          </w:tcPr>
          <w:p w14:paraId="25B31A08" w14:textId="77777777" w:rsidR="001E3564" w:rsidRPr="002A7964" w:rsidRDefault="002F5345">
            <w:pPr>
              <w:pStyle w:val="TableParagraph"/>
              <w:ind w:right="165"/>
              <w:rPr>
                <w:sz w:val="12"/>
              </w:rPr>
            </w:pPr>
            <w:r w:rsidRPr="002A7964">
              <w:rPr>
                <w:color w:val="344449"/>
                <w:sz w:val="12"/>
              </w:rPr>
              <w:t>aantal</w:t>
            </w:r>
            <w:r w:rsidRPr="001A436D">
              <w:rPr>
                <w:color w:val="344449"/>
                <w:sz w:val="12"/>
                <w:rPrChange w:id="2931" w:author="Vannieuwenhuyze Jorre" w:date="2025-03-27T14:21:00Z" w16du:dateUtc="2025-03-27T13:21:00Z">
                  <w:rPr>
                    <w:color w:val="344449"/>
                    <w:spacing w:val="4"/>
                    <w:sz w:val="12"/>
                  </w:rPr>
                </w:rPrChange>
              </w:rPr>
              <w:t xml:space="preserve"> </w:t>
            </w:r>
            <w:r w:rsidRPr="001A436D">
              <w:rPr>
                <w:color w:val="344449"/>
                <w:sz w:val="12"/>
                <w:rPrChange w:id="2932" w:author="Vannieuwenhuyze Jorre" w:date="2025-03-27T14:21:00Z" w16du:dateUtc="2025-03-27T13:21:00Z">
                  <w:rPr>
                    <w:color w:val="344449"/>
                    <w:spacing w:val="-2"/>
                    <w:sz w:val="12"/>
                  </w:rPr>
                </w:rPrChange>
              </w:rPr>
              <w:t>vrouwen</w:t>
            </w:r>
          </w:p>
        </w:tc>
        <w:tc>
          <w:tcPr>
            <w:tcW w:w="803" w:type="dxa"/>
            <w:tcBorders>
              <w:right w:val="single" w:sz="4" w:space="0" w:color="4A6C79"/>
            </w:tcBorders>
          </w:tcPr>
          <w:p w14:paraId="25B31A09" w14:textId="77777777" w:rsidR="001E3564" w:rsidRPr="002A7964" w:rsidRDefault="002F5345">
            <w:pPr>
              <w:pStyle w:val="TableParagraph"/>
              <w:ind w:left="12" w:right="2"/>
              <w:rPr>
                <w:sz w:val="12"/>
              </w:rPr>
            </w:pPr>
            <w:r w:rsidRPr="001A436D">
              <w:rPr>
                <w:color w:val="344449"/>
                <w:sz w:val="12"/>
                <w:rPrChange w:id="2933" w:author="Vannieuwenhuyze Jorre" w:date="2025-03-27T14:21:00Z" w16du:dateUtc="2025-03-27T13:21:00Z">
                  <w:rPr>
                    <w:color w:val="344449"/>
                    <w:spacing w:val="-5"/>
                    <w:sz w:val="12"/>
                  </w:rPr>
                </w:rPrChange>
              </w:rPr>
              <w:t>100</w:t>
            </w:r>
          </w:p>
        </w:tc>
      </w:tr>
      <w:tr w:rsidR="001E3564" w:rsidRPr="002A7964" w14:paraId="25B31A0E" w14:textId="77777777">
        <w:trPr>
          <w:trHeight w:val="219"/>
        </w:trPr>
        <w:tc>
          <w:tcPr>
            <w:tcW w:w="942" w:type="dxa"/>
            <w:tcBorders>
              <w:left w:val="single" w:sz="4" w:space="0" w:color="4A6C79"/>
            </w:tcBorders>
            <w:shd w:val="clear" w:color="auto" w:fill="8ED2ED"/>
          </w:tcPr>
          <w:p w14:paraId="25B31A0B" w14:textId="77777777" w:rsidR="001E3564" w:rsidRPr="002A7964" w:rsidRDefault="002F5345">
            <w:pPr>
              <w:pStyle w:val="TableParagraph"/>
              <w:ind w:right="167"/>
              <w:rPr>
                <w:sz w:val="12"/>
              </w:rPr>
            </w:pPr>
            <w:r w:rsidRPr="001A436D">
              <w:rPr>
                <w:color w:val="344449"/>
                <w:w w:val="105"/>
                <w:sz w:val="12"/>
                <w:rPrChange w:id="2934" w:author="Vannieuwenhuyze Jorre" w:date="2025-03-27T14:21:00Z" w16du:dateUtc="2025-03-27T13:21:00Z">
                  <w:rPr>
                    <w:color w:val="344449"/>
                    <w:spacing w:val="-10"/>
                    <w:w w:val="105"/>
                    <w:sz w:val="12"/>
                  </w:rPr>
                </w:rPrChange>
              </w:rPr>
              <w:t>B</w:t>
            </w:r>
          </w:p>
        </w:tc>
        <w:tc>
          <w:tcPr>
            <w:tcW w:w="1818" w:type="dxa"/>
            <w:shd w:val="clear" w:color="auto" w:fill="8ED2ED"/>
          </w:tcPr>
          <w:p w14:paraId="25B31A0C" w14:textId="77777777" w:rsidR="001E3564" w:rsidRPr="002A7964" w:rsidRDefault="002F5345">
            <w:pPr>
              <w:pStyle w:val="TableParagraph"/>
              <w:ind w:right="165"/>
              <w:rPr>
                <w:sz w:val="12"/>
              </w:rPr>
            </w:pPr>
            <w:r w:rsidRPr="001A436D">
              <w:rPr>
                <w:color w:val="344449"/>
                <w:sz w:val="12"/>
                <w:rPrChange w:id="2935" w:author="Vannieuwenhuyze Jorre" w:date="2025-03-27T14:21:00Z" w16du:dateUtc="2025-03-27T13:21:00Z">
                  <w:rPr>
                    <w:color w:val="344449"/>
                    <w:spacing w:val="-2"/>
                    <w:sz w:val="12"/>
                  </w:rPr>
                </w:rPrChange>
              </w:rPr>
              <w:t>percentage</w:t>
            </w:r>
            <w:r w:rsidRPr="001A436D">
              <w:rPr>
                <w:color w:val="344449"/>
                <w:sz w:val="12"/>
                <w:rPrChange w:id="2936" w:author="Vannieuwenhuyze Jorre" w:date="2025-03-27T14:21:00Z" w16du:dateUtc="2025-03-27T13:21:00Z">
                  <w:rPr>
                    <w:color w:val="344449"/>
                    <w:spacing w:val="-3"/>
                    <w:sz w:val="12"/>
                  </w:rPr>
                </w:rPrChange>
              </w:rPr>
              <w:t xml:space="preserve"> </w:t>
            </w:r>
            <w:r w:rsidRPr="001A436D">
              <w:rPr>
                <w:color w:val="344449"/>
                <w:sz w:val="12"/>
                <w:rPrChange w:id="2937" w:author="Vannieuwenhuyze Jorre" w:date="2025-03-27T14:21:00Z" w16du:dateUtc="2025-03-27T13:21:00Z">
                  <w:rPr>
                    <w:color w:val="344449"/>
                    <w:spacing w:val="-2"/>
                    <w:sz w:val="12"/>
                  </w:rPr>
                </w:rPrChange>
              </w:rPr>
              <w:t>vrouwen</w:t>
            </w:r>
          </w:p>
        </w:tc>
        <w:tc>
          <w:tcPr>
            <w:tcW w:w="803" w:type="dxa"/>
            <w:tcBorders>
              <w:right w:val="single" w:sz="4" w:space="0" w:color="4A6C79"/>
            </w:tcBorders>
          </w:tcPr>
          <w:p w14:paraId="25B31A0D" w14:textId="77777777" w:rsidR="001E3564" w:rsidRPr="002A7964" w:rsidRDefault="002F5345">
            <w:pPr>
              <w:pStyle w:val="TableParagraph"/>
              <w:ind w:left="12" w:right="2"/>
              <w:rPr>
                <w:sz w:val="12"/>
              </w:rPr>
            </w:pPr>
            <w:r w:rsidRPr="001A436D">
              <w:rPr>
                <w:color w:val="344449"/>
                <w:sz w:val="12"/>
                <w:rPrChange w:id="2938" w:author="Vannieuwenhuyze Jorre" w:date="2025-03-27T14:21:00Z" w16du:dateUtc="2025-03-27T13:21:00Z">
                  <w:rPr>
                    <w:color w:val="344449"/>
                    <w:spacing w:val="-5"/>
                    <w:sz w:val="12"/>
                  </w:rPr>
                </w:rPrChange>
              </w:rPr>
              <w:t>20</w:t>
            </w:r>
          </w:p>
        </w:tc>
      </w:tr>
      <w:tr w:rsidR="001E3564" w:rsidRPr="002A7964" w14:paraId="25B31A12" w14:textId="77777777">
        <w:trPr>
          <w:trHeight w:val="219"/>
        </w:trPr>
        <w:tc>
          <w:tcPr>
            <w:tcW w:w="942" w:type="dxa"/>
            <w:tcBorders>
              <w:left w:val="single" w:sz="4" w:space="0" w:color="4A6C79"/>
            </w:tcBorders>
            <w:shd w:val="clear" w:color="auto" w:fill="8ED2ED"/>
          </w:tcPr>
          <w:p w14:paraId="25B31A0F" w14:textId="77777777" w:rsidR="001E3564" w:rsidRPr="002A7964" w:rsidRDefault="002F5345">
            <w:pPr>
              <w:pStyle w:val="TableParagraph"/>
              <w:ind w:right="167"/>
              <w:rPr>
                <w:sz w:val="12"/>
              </w:rPr>
            </w:pPr>
            <w:r w:rsidRPr="001A436D">
              <w:rPr>
                <w:color w:val="344449"/>
                <w:w w:val="105"/>
                <w:sz w:val="12"/>
                <w:rPrChange w:id="2939" w:author="Vannieuwenhuyze Jorre" w:date="2025-03-27T14:21:00Z" w16du:dateUtc="2025-03-27T13:21:00Z">
                  <w:rPr>
                    <w:color w:val="344449"/>
                    <w:spacing w:val="-10"/>
                    <w:w w:val="105"/>
                    <w:sz w:val="12"/>
                  </w:rPr>
                </w:rPrChange>
              </w:rPr>
              <w:t>B</w:t>
            </w:r>
          </w:p>
        </w:tc>
        <w:tc>
          <w:tcPr>
            <w:tcW w:w="1818" w:type="dxa"/>
            <w:shd w:val="clear" w:color="auto" w:fill="8ED2ED"/>
          </w:tcPr>
          <w:p w14:paraId="25B31A10" w14:textId="77777777" w:rsidR="001E3564" w:rsidRPr="002A7964" w:rsidRDefault="002F5345">
            <w:pPr>
              <w:pStyle w:val="TableParagraph"/>
              <w:ind w:right="165"/>
              <w:rPr>
                <w:sz w:val="12"/>
              </w:rPr>
            </w:pPr>
            <w:r w:rsidRPr="002A7964">
              <w:rPr>
                <w:color w:val="344449"/>
                <w:sz w:val="12"/>
              </w:rPr>
              <w:t>aantal</w:t>
            </w:r>
            <w:r w:rsidRPr="001A436D">
              <w:rPr>
                <w:color w:val="344449"/>
                <w:sz w:val="12"/>
                <w:rPrChange w:id="2940" w:author="Vannieuwenhuyze Jorre" w:date="2025-03-27T14:21:00Z" w16du:dateUtc="2025-03-27T13:21:00Z">
                  <w:rPr>
                    <w:color w:val="344449"/>
                    <w:spacing w:val="4"/>
                    <w:sz w:val="12"/>
                  </w:rPr>
                </w:rPrChange>
              </w:rPr>
              <w:t xml:space="preserve"> </w:t>
            </w:r>
            <w:r w:rsidRPr="001A436D">
              <w:rPr>
                <w:color w:val="344449"/>
                <w:sz w:val="12"/>
                <w:rPrChange w:id="2941" w:author="Vannieuwenhuyze Jorre" w:date="2025-03-27T14:21:00Z" w16du:dateUtc="2025-03-27T13:21:00Z">
                  <w:rPr>
                    <w:color w:val="344449"/>
                    <w:spacing w:val="-2"/>
                    <w:sz w:val="12"/>
                  </w:rPr>
                </w:rPrChange>
              </w:rPr>
              <w:t>mannen</w:t>
            </w:r>
          </w:p>
        </w:tc>
        <w:tc>
          <w:tcPr>
            <w:tcW w:w="803" w:type="dxa"/>
            <w:tcBorders>
              <w:right w:val="single" w:sz="4" w:space="0" w:color="4A6C79"/>
            </w:tcBorders>
          </w:tcPr>
          <w:p w14:paraId="25B31A11" w14:textId="77777777" w:rsidR="001E3564" w:rsidRPr="002A7964" w:rsidRDefault="002F5345">
            <w:pPr>
              <w:pStyle w:val="TableParagraph"/>
              <w:ind w:left="12" w:right="2"/>
              <w:rPr>
                <w:sz w:val="12"/>
              </w:rPr>
            </w:pPr>
            <w:r w:rsidRPr="001A436D">
              <w:rPr>
                <w:color w:val="344449"/>
                <w:sz w:val="12"/>
                <w:rPrChange w:id="2942" w:author="Vannieuwenhuyze Jorre" w:date="2025-03-27T14:21:00Z" w16du:dateUtc="2025-03-27T13:21:00Z">
                  <w:rPr>
                    <w:color w:val="344449"/>
                    <w:spacing w:val="-5"/>
                    <w:sz w:val="12"/>
                  </w:rPr>
                </w:rPrChange>
              </w:rPr>
              <w:t>400</w:t>
            </w:r>
          </w:p>
        </w:tc>
      </w:tr>
      <w:tr w:rsidR="001E3564" w:rsidRPr="002A7964" w14:paraId="25B31A16" w14:textId="77777777">
        <w:trPr>
          <w:trHeight w:val="240"/>
        </w:trPr>
        <w:tc>
          <w:tcPr>
            <w:tcW w:w="942" w:type="dxa"/>
            <w:tcBorders>
              <w:left w:val="single" w:sz="4" w:space="0" w:color="4A6C79"/>
              <w:bottom w:val="single" w:sz="4" w:space="0" w:color="4A6C79"/>
            </w:tcBorders>
            <w:shd w:val="clear" w:color="auto" w:fill="8ED2ED"/>
          </w:tcPr>
          <w:p w14:paraId="25B31A13" w14:textId="77777777" w:rsidR="001E3564" w:rsidRPr="002A7964" w:rsidRDefault="002F5345">
            <w:pPr>
              <w:pStyle w:val="TableParagraph"/>
              <w:ind w:right="167"/>
              <w:rPr>
                <w:sz w:val="12"/>
              </w:rPr>
            </w:pPr>
            <w:r w:rsidRPr="001A436D">
              <w:rPr>
                <w:color w:val="344449"/>
                <w:w w:val="105"/>
                <w:sz w:val="12"/>
                <w:rPrChange w:id="2943" w:author="Vannieuwenhuyze Jorre" w:date="2025-03-27T14:21:00Z" w16du:dateUtc="2025-03-27T13:21:00Z">
                  <w:rPr>
                    <w:color w:val="344449"/>
                    <w:spacing w:val="-10"/>
                    <w:w w:val="105"/>
                    <w:sz w:val="12"/>
                  </w:rPr>
                </w:rPrChange>
              </w:rPr>
              <w:t>B</w:t>
            </w:r>
          </w:p>
        </w:tc>
        <w:tc>
          <w:tcPr>
            <w:tcW w:w="1818" w:type="dxa"/>
            <w:tcBorders>
              <w:bottom w:val="single" w:sz="4" w:space="0" w:color="4A6C79"/>
            </w:tcBorders>
            <w:shd w:val="clear" w:color="auto" w:fill="8ED2ED"/>
          </w:tcPr>
          <w:p w14:paraId="25B31A14" w14:textId="77777777" w:rsidR="001E3564" w:rsidRPr="002A7964" w:rsidRDefault="002F5345">
            <w:pPr>
              <w:pStyle w:val="TableParagraph"/>
              <w:ind w:right="165"/>
              <w:rPr>
                <w:sz w:val="12"/>
              </w:rPr>
            </w:pPr>
            <w:r w:rsidRPr="001A436D">
              <w:rPr>
                <w:color w:val="344449"/>
                <w:sz w:val="12"/>
                <w:rPrChange w:id="2944" w:author="Vannieuwenhuyze Jorre" w:date="2025-03-27T14:21:00Z" w16du:dateUtc="2025-03-27T13:21:00Z">
                  <w:rPr>
                    <w:color w:val="344449"/>
                    <w:spacing w:val="-2"/>
                    <w:sz w:val="12"/>
                  </w:rPr>
                </w:rPrChange>
              </w:rPr>
              <w:t>percentage</w:t>
            </w:r>
            <w:r w:rsidRPr="001A436D">
              <w:rPr>
                <w:color w:val="344449"/>
                <w:sz w:val="12"/>
                <w:rPrChange w:id="2945" w:author="Vannieuwenhuyze Jorre" w:date="2025-03-27T14:21:00Z" w16du:dateUtc="2025-03-27T13:21:00Z">
                  <w:rPr>
                    <w:color w:val="344449"/>
                    <w:spacing w:val="-3"/>
                    <w:sz w:val="12"/>
                  </w:rPr>
                </w:rPrChange>
              </w:rPr>
              <w:t xml:space="preserve"> </w:t>
            </w:r>
            <w:r w:rsidRPr="001A436D">
              <w:rPr>
                <w:color w:val="344449"/>
                <w:sz w:val="12"/>
                <w:rPrChange w:id="2946" w:author="Vannieuwenhuyze Jorre" w:date="2025-03-27T14:21:00Z" w16du:dateUtc="2025-03-27T13:21:00Z">
                  <w:rPr>
                    <w:color w:val="344449"/>
                    <w:spacing w:val="-2"/>
                    <w:sz w:val="12"/>
                  </w:rPr>
                </w:rPrChange>
              </w:rPr>
              <w:t>mannen</w:t>
            </w:r>
          </w:p>
        </w:tc>
        <w:tc>
          <w:tcPr>
            <w:tcW w:w="803" w:type="dxa"/>
            <w:tcBorders>
              <w:bottom w:val="single" w:sz="4" w:space="0" w:color="4A6C79"/>
              <w:right w:val="single" w:sz="4" w:space="0" w:color="4A6C79"/>
            </w:tcBorders>
          </w:tcPr>
          <w:p w14:paraId="25B31A15" w14:textId="77777777" w:rsidR="001E3564" w:rsidRPr="002A7964" w:rsidRDefault="002F5345">
            <w:pPr>
              <w:pStyle w:val="TableParagraph"/>
              <w:ind w:left="12" w:right="2"/>
              <w:rPr>
                <w:sz w:val="12"/>
              </w:rPr>
            </w:pPr>
            <w:r w:rsidRPr="001A436D">
              <w:rPr>
                <w:color w:val="344449"/>
                <w:sz w:val="12"/>
                <w:rPrChange w:id="2947" w:author="Vannieuwenhuyze Jorre" w:date="2025-03-27T14:21:00Z" w16du:dateUtc="2025-03-27T13:21:00Z">
                  <w:rPr>
                    <w:color w:val="344449"/>
                    <w:spacing w:val="-5"/>
                    <w:sz w:val="12"/>
                  </w:rPr>
                </w:rPrChange>
              </w:rPr>
              <w:t>80</w:t>
            </w:r>
          </w:p>
        </w:tc>
      </w:tr>
    </w:tbl>
    <w:p w14:paraId="25B31A17" w14:textId="77777777" w:rsidR="001E3564" w:rsidRPr="002A7964" w:rsidRDefault="001E3564">
      <w:pPr>
        <w:pStyle w:val="BodyText"/>
        <w:rPr>
          <w:rFonts w:ascii="Arial"/>
          <w:i/>
          <w:sz w:val="20"/>
        </w:rPr>
      </w:pPr>
    </w:p>
    <w:p w14:paraId="25B31A18" w14:textId="77777777" w:rsidR="001E3564" w:rsidRPr="002A7964" w:rsidRDefault="001E3564">
      <w:pPr>
        <w:pStyle w:val="BodyText"/>
        <w:rPr>
          <w:rFonts w:ascii="Arial"/>
          <w:i/>
          <w:sz w:val="20"/>
        </w:rPr>
      </w:pPr>
    </w:p>
    <w:p w14:paraId="25B31A19" w14:textId="77777777" w:rsidR="001E3564" w:rsidRPr="002A7964" w:rsidRDefault="001E3564">
      <w:pPr>
        <w:pStyle w:val="BodyText"/>
        <w:spacing w:before="19"/>
        <w:rPr>
          <w:rFonts w:ascii="Arial"/>
          <w:i/>
          <w:sz w:val="20"/>
        </w:rPr>
      </w:pPr>
    </w:p>
    <w:p w14:paraId="25B31A1A" w14:textId="2FED30A0" w:rsidR="001E3564" w:rsidRPr="002A7964" w:rsidRDefault="002F5345">
      <w:pPr>
        <w:ind w:left="709"/>
        <w:rPr>
          <w:rFonts w:ascii="Arial"/>
          <w:i/>
          <w:sz w:val="20"/>
        </w:rPr>
      </w:pPr>
      <w:bookmarkStart w:id="2948" w:name="_bookmark6"/>
      <w:bookmarkEnd w:id="2948"/>
      <w:r w:rsidRPr="001A436D">
        <w:rPr>
          <w:rFonts w:ascii="Arial"/>
          <w:b/>
          <w:i/>
          <w:color w:val="344449"/>
          <w:sz w:val="20"/>
          <w:rPrChange w:id="2949" w:author="Vannieuwenhuyze Jorre" w:date="2025-03-27T14:21:00Z" w16du:dateUtc="2025-03-27T13:21:00Z">
            <w:rPr>
              <w:rFonts w:ascii="Arial"/>
              <w:b/>
              <w:i/>
              <w:color w:val="344449"/>
              <w:spacing w:val="-6"/>
              <w:sz w:val="20"/>
            </w:rPr>
          </w:rPrChange>
        </w:rPr>
        <w:t>Tabel</w:t>
      </w:r>
      <w:r w:rsidRPr="001A436D">
        <w:rPr>
          <w:rFonts w:ascii="Arial"/>
          <w:b/>
          <w:i/>
          <w:color w:val="344449"/>
          <w:sz w:val="20"/>
          <w:rPrChange w:id="2950" w:author="Vannieuwenhuyze Jorre" w:date="2025-03-27T14:21:00Z" w16du:dateUtc="2025-03-27T13:21:00Z">
            <w:rPr>
              <w:rFonts w:ascii="Arial"/>
              <w:b/>
              <w:i/>
              <w:color w:val="344449"/>
              <w:spacing w:val="3"/>
              <w:sz w:val="20"/>
            </w:rPr>
          </w:rPrChange>
        </w:rPr>
        <w:t xml:space="preserve"> </w:t>
      </w:r>
      <w:r w:rsidRPr="001A436D">
        <w:rPr>
          <w:rFonts w:ascii="Arial"/>
          <w:b/>
          <w:i/>
          <w:color w:val="344449"/>
          <w:sz w:val="20"/>
          <w:rPrChange w:id="2951" w:author="Vannieuwenhuyze Jorre" w:date="2025-03-27T14:21:00Z" w16du:dateUtc="2025-03-27T13:21:00Z">
            <w:rPr>
              <w:rFonts w:ascii="Arial"/>
              <w:b/>
              <w:i/>
              <w:color w:val="344449"/>
              <w:spacing w:val="-6"/>
              <w:sz w:val="20"/>
            </w:rPr>
          </w:rPrChange>
        </w:rPr>
        <w:t>6:</w:t>
      </w:r>
      <w:r w:rsidRPr="001A436D">
        <w:rPr>
          <w:rFonts w:ascii="Arial"/>
          <w:b/>
          <w:i/>
          <w:color w:val="344449"/>
          <w:sz w:val="20"/>
          <w:rPrChange w:id="2952" w:author="Vannieuwenhuyze Jorre" w:date="2025-03-27T14:21:00Z" w16du:dateUtc="2025-03-27T13:21:00Z">
            <w:rPr>
              <w:rFonts w:ascii="Arial"/>
              <w:b/>
              <w:i/>
              <w:color w:val="344449"/>
              <w:spacing w:val="23"/>
              <w:sz w:val="20"/>
            </w:rPr>
          </w:rPrChange>
        </w:rPr>
        <w:t xml:space="preserve"> </w:t>
      </w:r>
      <w:r w:rsidRPr="001A436D">
        <w:rPr>
          <w:rFonts w:ascii="Arial"/>
          <w:i/>
          <w:color w:val="344449"/>
          <w:sz w:val="20"/>
          <w:rPrChange w:id="2953" w:author="Vannieuwenhuyze Jorre" w:date="2025-03-27T14:21:00Z" w16du:dateUtc="2025-03-27T13:21:00Z">
            <w:rPr>
              <w:rFonts w:ascii="Arial"/>
              <w:i/>
              <w:color w:val="344449"/>
              <w:spacing w:val="-6"/>
              <w:sz w:val="20"/>
            </w:rPr>
          </w:rPrChange>
        </w:rPr>
        <w:t>Concepten</w:t>
      </w:r>
      <w:r w:rsidRPr="001A436D">
        <w:rPr>
          <w:rFonts w:ascii="Arial"/>
          <w:i/>
          <w:color w:val="344449"/>
          <w:sz w:val="20"/>
          <w:rPrChange w:id="2954" w:author="Vannieuwenhuyze Jorre" w:date="2025-03-27T14:21:00Z" w16du:dateUtc="2025-03-27T13:21:00Z">
            <w:rPr>
              <w:rFonts w:ascii="Arial"/>
              <w:i/>
              <w:color w:val="344449"/>
              <w:spacing w:val="-3"/>
              <w:sz w:val="20"/>
            </w:rPr>
          </w:rPrChange>
        </w:rPr>
        <w:t xml:space="preserve"> </w:t>
      </w:r>
      <w:r w:rsidRPr="001A436D">
        <w:rPr>
          <w:rFonts w:ascii="Arial"/>
          <w:i/>
          <w:color w:val="344449"/>
          <w:sz w:val="20"/>
          <w:rPrChange w:id="2955" w:author="Vannieuwenhuyze Jorre" w:date="2025-03-27T14:21:00Z" w16du:dateUtc="2025-03-27T13:21:00Z">
            <w:rPr>
              <w:rFonts w:ascii="Arial"/>
              <w:i/>
              <w:color w:val="344449"/>
              <w:spacing w:val="-6"/>
              <w:sz w:val="20"/>
            </w:rPr>
          </w:rPrChange>
        </w:rPr>
        <w:t>in</w:t>
      </w:r>
      <w:r w:rsidRPr="001A436D">
        <w:rPr>
          <w:rFonts w:ascii="Arial"/>
          <w:i/>
          <w:color w:val="344449"/>
          <w:sz w:val="20"/>
          <w:rPrChange w:id="2956" w:author="Vannieuwenhuyze Jorre" w:date="2025-03-27T14:21:00Z" w16du:dateUtc="2025-03-27T13:21:00Z">
            <w:rPr>
              <w:rFonts w:ascii="Arial"/>
              <w:i/>
              <w:color w:val="344449"/>
              <w:spacing w:val="-2"/>
              <w:sz w:val="20"/>
            </w:rPr>
          </w:rPrChange>
        </w:rPr>
        <w:t xml:space="preserve"> </w:t>
      </w:r>
      <w:r w:rsidRPr="001A436D">
        <w:rPr>
          <w:rFonts w:ascii="Arial"/>
          <w:i/>
          <w:color w:val="344449"/>
          <w:sz w:val="20"/>
          <w:rPrChange w:id="2957" w:author="Vannieuwenhuyze Jorre" w:date="2025-03-27T14:21:00Z" w16du:dateUtc="2025-03-27T13:21:00Z">
            <w:rPr>
              <w:rFonts w:ascii="Arial"/>
              <w:i/>
              <w:color w:val="344449"/>
              <w:spacing w:val="-6"/>
              <w:sz w:val="20"/>
            </w:rPr>
          </w:rPrChange>
        </w:rPr>
        <w:t>een</w:t>
      </w:r>
      <w:r w:rsidRPr="001A436D">
        <w:rPr>
          <w:rFonts w:ascii="Arial"/>
          <w:i/>
          <w:color w:val="344449"/>
          <w:sz w:val="20"/>
          <w:rPrChange w:id="2958" w:author="Vannieuwenhuyze Jorre" w:date="2025-03-27T14:21:00Z" w16du:dateUtc="2025-03-27T13:21:00Z">
            <w:rPr>
              <w:rFonts w:ascii="Arial"/>
              <w:i/>
              <w:color w:val="344449"/>
              <w:spacing w:val="-3"/>
              <w:sz w:val="20"/>
            </w:rPr>
          </w:rPrChange>
        </w:rPr>
        <w:t xml:space="preserve"> </w:t>
      </w:r>
      <w:r w:rsidRPr="001A436D">
        <w:rPr>
          <w:rFonts w:ascii="Arial"/>
          <w:i/>
          <w:color w:val="344449"/>
          <w:sz w:val="20"/>
          <w:rPrChange w:id="2959" w:author="Vannieuwenhuyze Jorre" w:date="2025-03-27T14:21:00Z" w16du:dateUtc="2025-03-27T13:21:00Z">
            <w:rPr>
              <w:rFonts w:ascii="Arial"/>
              <w:i/>
              <w:color w:val="344449"/>
              <w:spacing w:val="-6"/>
              <w:sz w:val="20"/>
            </w:rPr>
          </w:rPrChange>
        </w:rPr>
        <w:t>statistiekreeks</w:t>
      </w:r>
      <w:r w:rsidRPr="001A436D">
        <w:rPr>
          <w:rFonts w:ascii="Arial"/>
          <w:i/>
          <w:color w:val="344449"/>
          <w:sz w:val="20"/>
          <w:rPrChange w:id="2960" w:author="Vannieuwenhuyze Jorre" w:date="2025-03-27T14:21:00Z" w16du:dateUtc="2025-03-27T13:21:00Z">
            <w:rPr>
              <w:rFonts w:ascii="Arial"/>
              <w:i/>
              <w:color w:val="344449"/>
              <w:spacing w:val="-2"/>
              <w:sz w:val="20"/>
            </w:rPr>
          </w:rPrChange>
        </w:rPr>
        <w:t xml:space="preserve"> </w:t>
      </w:r>
      <w:r w:rsidRPr="001A436D">
        <w:rPr>
          <w:rFonts w:ascii="Arial"/>
          <w:i/>
          <w:color w:val="344449"/>
          <w:sz w:val="20"/>
          <w:rPrChange w:id="2961" w:author="Vannieuwenhuyze Jorre" w:date="2025-03-27T14:21:00Z" w16du:dateUtc="2025-03-27T13:21:00Z">
            <w:rPr>
              <w:rFonts w:ascii="Arial"/>
              <w:i/>
              <w:color w:val="344449"/>
              <w:spacing w:val="-6"/>
              <w:sz w:val="20"/>
            </w:rPr>
          </w:rPrChange>
        </w:rPr>
        <w:t>kunnen</w:t>
      </w:r>
      <w:r w:rsidRPr="001A436D">
        <w:rPr>
          <w:rFonts w:ascii="Arial"/>
          <w:i/>
          <w:color w:val="344449"/>
          <w:sz w:val="20"/>
          <w:rPrChange w:id="2962" w:author="Vannieuwenhuyze Jorre" w:date="2025-03-27T14:21:00Z" w16du:dateUtc="2025-03-27T13:21:00Z">
            <w:rPr>
              <w:rFonts w:ascii="Arial"/>
              <w:i/>
              <w:color w:val="344449"/>
              <w:spacing w:val="-2"/>
              <w:sz w:val="20"/>
            </w:rPr>
          </w:rPrChange>
        </w:rPr>
        <w:t xml:space="preserve"> </w:t>
      </w:r>
      <w:r w:rsidRPr="001A436D">
        <w:rPr>
          <w:rFonts w:ascii="Arial"/>
          <w:i/>
          <w:color w:val="344449"/>
          <w:sz w:val="20"/>
          <w:rPrChange w:id="2963" w:author="Vannieuwenhuyze Jorre" w:date="2025-03-27T14:21:00Z" w16du:dateUtc="2025-03-27T13:21:00Z">
            <w:rPr>
              <w:rFonts w:ascii="Arial"/>
              <w:i/>
              <w:color w:val="344449"/>
              <w:spacing w:val="-6"/>
              <w:sz w:val="20"/>
            </w:rPr>
          </w:rPrChange>
        </w:rPr>
        <w:t>arbitrair</w:t>
      </w:r>
      <w:r w:rsidRPr="001A436D">
        <w:rPr>
          <w:rFonts w:ascii="Arial"/>
          <w:i/>
          <w:color w:val="344449"/>
          <w:sz w:val="20"/>
          <w:rPrChange w:id="2964" w:author="Vannieuwenhuyze Jorre" w:date="2025-03-27T14:21:00Z" w16du:dateUtc="2025-03-27T13:21:00Z">
            <w:rPr>
              <w:rFonts w:ascii="Arial"/>
              <w:i/>
              <w:color w:val="344449"/>
              <w:spacing w:val="-3"/>
              <w:sz w:val="20"/>
            </w:rPr>
          </w:rPrChange>
        </w:rPr>
        <w:t xml:space="preserve"> </w:t>
      </w:r>
      <w:r w:rsidRPr="001A436D">
        <w:rPr>
          <w:rFonts w:ascii="Arial"/>
          <w:i/>
          <w:color w:val="344449"/>
          <w:sz w:val="20"/>
          <w:rPrChange w:id="2965" w:author="Vannieuwenhuyze Jorre" w:date="2025-03-27T14:21:00Z" w16du:dateUtc="2025-03-27T13:21:00Z">
            <w:rPr>
              <w:rFonts w:ascii="Arial"/>
              <w:i/>
              <w:color w:val="344449"/>
              <w:spacing w:val="-6"/>
              <w:sz w:val="20"/>
            </w:rPr>
          </w:rPrChange>
        </w:rPr>
        <w:t>worden</w:t>
      </w:r>
      <w:r w:rsidRPr="001A436D">
        <w:rPr>
          <w:rFonts w:ascii="Arial"/>
          <w:i/>
          <w:color w:val="344449"/>
          <w:sz w:val="20"/>
          <w:rPrChange w:id="2966" w:author="Vannieuwenhuyze Jorre" w:date="2025-03-27T14:21:00Z" w16du:dateUtc="2025-03-27T13:21:00Z">
            <w:rPr>
              <w:rFonts w:ascii="Arial"/>
              <w:i/>
              <w:color w:val="344449"/>
              <w:spacing w:val="-2"/>
              <w:sz w:val="20"/>
            </w:rPr>
          </w:rPrChange>
        </w:rPr>
        <w:t xml:space="preserve"> </w:t>
      </w:r>
      <w:del w:id="2967" w:author="Vannieuwenhuyze Jorre" w:date="2025-02-20T15:25:00Z" w16du:dateUtc="2025-02-20T14:25:00Z">
        <w:r w:rsidRPr="001A436D" w:rsidDel="00B36FDF">
          <w:rPr>
            <w:rFonts w:ascii="Arial"/>
            <w:i/>
            <w:color w:val="344449"/>
            <w:sz w:val="20"/>
            <w:rPrChange w:id="2968" w:author="Vannieuwenhuyze Jorre" w:date="2025-03-27T14:21:00Z" w16du:dateUtc="2025-03-27T13:21:00Z">
              <w:rPr>
                <w:rFonts w:ascii="Arial"/>
                <w:i/>
                <w:color w:val="344449"/>
                <w:spacing w:val="-6"/>
                <w:sz w:val="20"/>
              </w:rPr>
            </w:rPrChange>
          </w:rPr>
          <w:delText>her</w:delText>
        </w:r>
      </w:del>
      <w:r w:rsidRPr="001A436D">
        <w:rPr>
          <w:rFonts w:ascii="Arial"/>
          <w:i/>
          <w:color w:val="344449"/>
          <w:sz w:val="20"/>
          <w:rPrChange w:id="2969" w:author="Vannieuwenhuyze Jorre" w:date="2025-03-27T14:21:00Z" w16du:dateUtc="2025-03-27T13:21:00Z">
            <w:rPr>
              <w:rFonts w:ascii="Arial"/>
              <w:i/>
              <w:color w:val="344449"/>
              <w:spacing w:val="-6"/>
              <w:sz w:val="20"/>
            </w:rPr>
          </w:rPrChange>
        </w:rPr>
        <w:t>ge</w:t>
      </w:r>
      <w:ins w:id="2970" w:author="Vannieuwenhuyze Jorre" w:date="2025-02-20T15:25:00Z" w16du:dateUtc="2025-02-20T14:25:00Z">
        <w:r w:rsidR="00B36FDF" w:rsidRPr="001A436D">
          <w:rPr>
            <w:rFonts w:ascii="Arial"/>
            <w:i/>
            <w:color w:val="344449"/>
            <w:sz w:val="20"/>
            <w:rPrChange w:id="2971" w:author="Vannieuwenhuyze Jorre" w:date="2025-03-27T14:21:00Z" w16du:dateUtc="2025-03-27T13:21:00Z">
              <w:rPr>
                <w:rFonts w:ascii="Arial"/>
                <w:i/>
                <w:color w:val="344449"/>
                <w:spacing w:val="-6"/>
                <w:sz w:val="20"/>
              </w:rPr>
            </w:rPrChange>
          </w:rPr>
          <w:t>her</w:t>
        </w:r>
      </w:ins>
      <w:r w:rsidRPr="001A436D">
        <w:rPr>
          <w:rFonts w:ascii="Arial"/>
          <w:i/>
          <w:color w:val="344449"/>
          <w:sz w:val="20"/>
          <w:rPrChange w:id="2972" w:author="Vannieuwenhuyze Jorre" w:date="2025-03-27T14:21:00Z" w16du:dateUtc="2025-03-27T13:21:00Z">
            <w:rPr>
              <w:rFonts w:ascii="Arial"/>
              <w:i/>
              <w:color w:val="344449"/>
              <w:spacing w:val="-6"/>
              <w:sz w:val="20"/>
            </w:rPr>
          </w:rPrChange>
        </w:rPr>
        <w:t>definieerd.</w:t>
      </w:r>
    </w:p>
    <w:p w14:paraId="25B31A1B" w14:textId="77777777" w:rsidR="001E3564" w:rsidRPr="002A7964" w:rsidRDefault="001E3564">
      <w:pPr>
        <w:rPr>
          <w:rFonts w:ascii="Arial"/>
          <w:i/>
          <w:sz w:val="20"/>
        </w:rPr>
        <w:sectPr w:rsidR="001E3564" w:rsidRPr="002A7964">
          <w:type w:val="continuous"/>
          <w:pgSz w:w="11910" w:h="16840"/>
          <w:pgMar w:top="0" w:right="850" w:bottom="0" w:left="1275" w:header="0" w:footer="1480" w:gutter="0"/>
          <w:cols w:space="708"/>
        </w:sectPr>
      </w:pPr>
    </w:p>
    <w:p w14:paraId="25B31A1C" w14:textId="77777777" w:rsidR="001E3564" w:rsidRPr="002A7964" w:rsidRDefault="002F5345">
      <w:pPr>
        <w:pStyle w:val="ListParagraph"/>
        <w:numPr>
          <w:ilvl w:val="0"/>
          <w:numId w:val="3"/>
        </w:numPr>
        <w:tabs>
          <w:tab w:val="left" w:pos="987"/>
        </w:tabs>
        <w:spacing w:before="70"/>
        <w:ind w:hanging="278"/>
        <w:rPr>
          <w:rFonts w:ascii="Arial"/>
          <w:i/>
          <w:sz w:val="16"/>
        </w:rPr>
      </w:pPr>
      <w:r w:rsidRPr="002A7964">
        <w:rPr>
          <w:rFonts w:ascii="Arial"/>
          <w:i/>
          <w:noProof/>
          <w:sz w:val="16"/>
        </w:rPr>
        <mc:AlternateContent>
          <mc:Choice Requires="wps">
            <w:drawing>
              <wp:anchor distT="0" distB="0" distL="0" distR="0" simplePos="0" relativeHeight="251658243" behindDoc="0" locked="0" layoutInCell="1" allowOverlap="1" wp14:anchorId="25B31B3A" wp14:editId="25B31B3B">
                <wp:simplePos x="0" y="0"/>
                <wp:positionH relativeFrom="page">
                  <wp:posOffset>1221901</wp:posOffset>
                </wp:positionH>
                <wp:positionV relativeFrom="paragraph">
                  <wp:posOffset>249376</wp:posOffset>
                </wp:positionV>
                <wp:extent cx="2344420" cy="167386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673860"/>
                        </a:xfrm>
                        <a:prstGeom prst="rect">
                          <a:avLst/>
                        </a:prstGeom>
                      </wps:spPr>
                      <wps:txbx>
                        <w:txbxContent>
                          <w:tbl>
                            <w:tblPr>
                              <w:tblStyle w:val="TableNormal1"/>
                              <w:tblW w:w="0" w:type="auto"/>
                              <w:tblInd w:w="67" w:type="dxa"/>
                              <w:tblLayout w:type="fixed"/>
                              <w:tblLook w:val="01E0" w:firstRow="1" w:lastRow="1" w:firstColumn="1" w:lastColumn="1" w:noHBand="0" w:noVBand="0"/>
                            </w:tblPr>
                            <w:tblGrid>
                              <w:gridCol w:w="843"/>
                              <w:gridCol w:w="898"/>
                              <w:gridCol w:w="1018"/>
                              <w:gridCol w:w="803"/>
                            </w:tblGrid>
                            <w:tr w:rsidR="001E3564" w14:paraId="25B31BC1" w14:textId="77777777">
                              <w:trPr>
                                <w:trHeight w:val="219"/>
                              </w:trPr>
                              <w:tc>
                                <w:tcPr>
                                  <w:tcW w:w="3562" w:type="dxa"/>
                                  <w:gridSpan w:val="4"/>
                                  <w:shd w:val="clear" w:color="auto" w:fill="4A6C79"/>
                                </w:tcPr>
                                <w:p w14:paraId="25B31BC0" w14:textId="77777777" w:rsidR="001E3564" w:rsidRDefault="002F5345">
                                  <w:pPr>
                                    <w:pStyle w:val="TableParagraph"/>
                                    <w:spacing w:before="25"/>
                                    <w:ind w:left="127"/>
                                    <w:jc w:val="left"/>
                                    <w:rPr>
                                      <w:sz w:val="12"/>
                                    </w:rPr>
                                  </w:pPr>
                                  <w:r>
                                    <w:rPr>
                                      <w:color w:val="FFFFFF"/>
                                      <w:spacing w:val="-2"/>
                                      <w:sz w:val="12"/>
                                    </w:rPr>
                                    <w:t>Bevolkingsaantal</w:t>
                                  </w:r>
                                  <w:r>
                                    <w:rPr>
                                      <w:color w:val="FFFFFF"/>
                                      <w:spacing w:val="12"/>
                                      <w:sz w:val="12"/>
                                    </w:rPr>
                                    <w:t xml:space="preserve"> </w:t>
                                  </w:r>
                                  <w:r>
                                    <w:rPr>
                                      <w:color w:val="FFFFFF"/>
                                      <w:spacing w:val="-4"/>
                                      <w:sz w:val="12"/>
                                    </w:rPr>
                                    <w:t>2019</w:t>
                                  </w:r>
                                </w:p>
                              </w:tc>
                            </w:tr>
                            <w:tr w:rsidR="001E3564" w14:paraId="25B31BC6" w14:textId="77777777">
                              <w:trPr>
                                <w:trHeight w:val="219"/>
                              </w:trPr>
                              <w:tc>
                                <w:tcPr>
                                  <w:tcW w:w="843" w:type="dxa"/>
                                  <w:tcBorders>
                                    <w:left w:val="single" w:sz="4" w:space="0" w:color="4A6C79"/>
                                  </w:tcBorders>
                                  <w:shd w:val="clear" w:color="auto" w:fill="70A2B8"/>
                                </w:tcPr>
                                <w:p w14:paraId="25B31BC2" w14:textId="77777777" w:rsidR="001E3564" w:rsidRDefault="002F5345">
                                  <w:pPr>
                                    <w:pStyle w:val="TableParagraph"/>
                                    <w:spacing w:before="25"/>
                                    <w:ind w:right="68"/>
                                    <w:rPr>
                                      <w:sz w:val="12"/>
                                    </w:rPr>
                                  </w:pPr>
                                  <w:r>
                                    <w:rPr>
                                      <w:color w:val="FFFFFF"/>
                                      <w:spacing w:val="-2"/>
                                      <w:sz w:val="12"/>
                                    </w:rPr>
                                    <w:t>Gemeente</w:t>
                                  </w:r>
                                </w:p>
                              </w:tc>
                              <w:tc>
                                <w:tcPr>
                                  <w:tcW w:w="898" w:type="dxa"/>
                                  <w:shd w:val="clear" w:color="auto" w:fill="70A2B8"/>
                                </w:tcPr>
                                <w:p w14:paraId="25B31BC3" w14:textId="77777777" w:rsidR="001E3564" w:rsidRDefault="002F5345">
                                  <w:pPr>
                                    <w:pStyle w:val="TableParagraph"/>
                                    <w:spacing w:before="25"/>
                                    <w:ind w:right="44"/>
                                    <w:rPr>
                                      <w:sz w:val="12"/>
                                    </w:rPr>
                                  </w:pPr>
                                  <w:r>
                                    <w:rPr>
                                      <w:color w:val="FFFFFF"/>
                                      <w:spacing w:val="-2"/>
                                      <w:sz w:val="12"/>
                                    </w:rPr>
                                    <w:t>Geslacht</w:t>
                                  </w:r>
                                </w:p>
                              </w:tc>
                              <w:tc>
                                <w:tcPr>
                                  <w:tcW w:w="1018" w:type="dxa"/>
                                  <w:shd w:val="clear" w:color="auto" w:fill="70A2B8"/>
                                </w:tcPr>
                                <w:p w14:paraId="25B31BC4" w14:textId="77777777" w:rsidR="001E3564" w:rsidRDefault="002F5345">
                                  <w:pPr>
                                    <w:pStyle w:val="TableParagraph"/>
                                    <w:spacing w:before="25"/>
                                    <w:ind w:left="31"/>
                                    <w:rPr>
                                      <w:sz w:val="12"/>
                                    </w:rPr>
                                  </w:pPr>
                                  <w:r>
                                    <w:rPr>
                                      <w:color w:val="FFFFFF"/>
                                      <w:spacing w:val="-2"/>
                                      <w:sz w:val="12"/>
                                    </w:rPr>
                                    <w:t>Leeftijd</w:t>
                                  </w:r>
                                </w:p>
                              </w:tc>
                              <w:tc>
                                <w:tcPr>
                                  <w:tcW w:w="803" w:type="dxa"/>
                                  <w:tcBorders>
                                    <w:right w:val="single" w:sz="4" w:space="0" w:color="4A6C79"/>
                                  </w:tcBorders>
                                  <w:shd w:val="clear" w:color="auto" w:fill="70A2B8"/>
                                </w:tcPr>
                                <w:p w14:paraId="25B31BC5" w14:textId="77777777" w:rsidR="001E3564" w:rsidRDefault="002F5345">
                                  <w:pPr>
                                    <w:pStyle w:val="TableParagraph"/>
                                    <w:spacing w:before="25"/>
                                    <w:ind w:left="12"/>
                                    <w:rPr>
                                      <w:sz w:val="12"/>
                                    </w:rPr>
                                  </w:pPr>
                                  <w:r>
                                    <w:rPr>
                                      <w:color w:val="FFFFFF"/>
                                      <w:spacing w:val="-2"/>
                                      <w:sz w:val="12"/>
                                    </w:rPr>
                                    <w:t>Observatie</w:t>
                                  </w:r>
                                </w:p>
                              </w:tc>
                            </w:tr>
                            <w:tr w:rsidR="001E3564" w14:paraId="25B31BCB" w14:textId="77777777">
                              <w:trPr>
                                <w:trHeight w:val="196"/>
                              </w:trPr>
                              <w:tc>
                                <w:tcPr>
                                  <w:tcW w:w="843" w:type="dxa"/>
                                  <w:tcBorders>
                                    <w:left w:val="single" w:sz="4" w:space="0" w:color="4A6C79"/>
                                  </w:tcBorders>
                                  <w:shd w:val="clear" w:color="auto" w:fill="8ED2ED"/>
                                </w:tcPr>
                                <w:p w14:paraId="25B31BC7" w14:textId="77777777" w:rsidR="001E3564" w:rsidRDefault="002F5345">
                                  <w:pPr>
                                    <w:pStyle w:val="TableParagraph"/>
                                    <w:spacing w:before="25"/>
                                    <w:ind w:right="68"/>
                                    <w:rPr>
                                      <w:sz w:val="12"/>
                                    </w:rPr>
                                  </w:pPr>
                                  <w:r>
                                    <w:rPr>
                                      <w:color w:val="344449"/>
                                      <w:spacing w:val="-10"/>
                                      <w:w w:val="105"/>
                                      <w:sz w:val="12"/>
                                    </w:rPr>
                                    <w:t>A</w:t>
                                  </w:r>
                                </w:p>
                              </w:tc>
                              <w:tc>
                                <w:tcPr>
                                  <w:tcW w:w="898" w:type="dxa"/>
                                  <w:shd w:val="clear" w:color="auto" w:fill="8ED2ED"/>
                                </w:tcPr>
                                <w:p w14:paraId="25B31BC8" w14:textId="77777777" w:rsidR="001E3564" w:rsidRDefault="002F5345">
                                  <w:pPr>
                                    <w:pStyle w:val="TableParagraph"/>
                                    <w:spacing w:before="25"/>
                                    <w:ind w:right="44"/>
                                    <w:rPr>
                                      <w:sz w:val="12"/>
                                    </w:rPr>
                                  </w:pPr>
                                  <w:r>
                                    <w:rPr>
                                      <w:color w:val="344449"/>
                                      <w:spacing w:val="-2"/>
                                      <w:sz w:val="12"/>
                                    </w:rPr>
                                    <w:t>mannen</w:t>
                                  </w:r>
                                </w:p>
                              </w:tc>
                              <w:tc>
                                <w:tcPr>
                                  <w:tcW w:w="1018" w:type="dxa"/>
                                  <w:shd w:val="clear" w:color="auto" w:fill="8ED2ED"/>
                                </w:tcPr>
                                <w:p w14:paraId="25B31BC9" w14:textId="77777777" w:rsidR="001E3564" w:rsidRDefault="002F5345">
                                  <w:pPr>
                                    <w:pStyle w:val="TableParagraph"/>
                                    <w:spacing w:before="25"/>
                                    <w:ind w:left="31"/>
                                    <w:rPr>
                                      <w:sz w:val="12"/>
                                    </w:rPr>
                                  </w:pPr>
                                  <w:r>
                                    <w:rPr>
                                      <w:color w:val="344449"/>
                                      <w:spacing w:val="-2"/>
                                      <w:w w:val="105"/>
                                      <w:sz w:val="12"/>
                                    </w:rPr>
                                    <w:t>totaal</w:t>
                                  </w:r>
                                </w:p>
                              </w:tc>
                              <w:tc>
                                <w:tcPr>
                                  <w:tcW w:w="803" w:type="dxa"/>
                                  <w:tcBorders>
                                    <w:right w:val="single" w:sz="4" w:space="0" w:color="4A6C79"/>
                                  </w:tcBorders>
                                </w:tcPr>
                                <w:p w14:paraId="25B31BCA" w14:textId="77777777" w:rsidR="001E3564" w:rsidRDefault="002F5345">
                                  <w:pPr>
                                    <w:pStyle w:val="TableParagraph"/>
                                    <w:spacing w:before="25"/>
                                    <w:ind w:left="12"/>
                                    <w:rPr>
                                      <w:sz w:val="12"/>
                                    </w:rPr>
                                  </w:pPr>
                                  <w:r>
                                    <w:rPr>
                                      <w:color w:val="344449"/>
                                      <w:spacing w:val="-5"/>
                                      <w:sz w:val="12"/>
                                    </w:rPr>
                                    <w:t>90</w:t>
                                  </w:r>
                                </w:p>
                              </w:tc>
                            </w:tr>
                            <w:tr w:rsidR="001E3564" w14:paraId="25B31BD0" w14:textId="77777777">
                              <w:trPr>
                                <w:trHeight w:val="219"/>
                              </w:trPr>
                              <w:tc>
                                <w:tcPr>
                                  <w:tcW w:w="843" w:type="dxa"/>
                                  <w:tcBorders>
                                    <w:left w:val="single" w:sz="4" w:space="0" w:color="4A6C79"/>
                                  </w:tcBorders>
                                  <w:shd w:val="clear" w:color="auto" w:fill="8ED2ED"/>
                                </w:tcPr>
                                <w:p w14:paraId="25B31BCC" w14:textId="77777777" w:rsidR="001E3564" w:rsidRDefault="002F5345">
                                  <w:pPr>
                                    <w:pStyle w:val="TableParagraph"/>
                                    <w:ind w:right="68"/>
                                    <w:rPr>
                                      <w:sz w:val="12"/>
                                    </w:rPr>
                                  </w:pPr>
                                  <w:r>
                                    <w:rPr>
                                      <w:color w:val="344449"/>
                                      <w:spacing w:val="-10"/>
                                      <w:w w:val="105"/>
                                      <w:sz w:val="12"/>
                                    </w:rPr>
                                    <w:t>A</w:t>
                                  </w:r>
                                </w:p>
                              </w:tc>
                              <w:tc>
                                <w:tcPr>
                                  <w:tcW w:w="898" w:type="dxa"/>
                                  <w:shd w:val="clear" w:color="auto" w:fill="8ED2ED"/>
                                </w:tcPr>
                                <w:p w14:paraId="25B31BCD" w14:textId="77777777" w:rsidR="001E3564" w:rsidRDefault="002F5345">
                                  <w:pPr>
                                    <w:pStyle w:val="TableParagraph"/>
                                    <w:ind w:right="44"/>
                                    <w:rPr>
                                      <w:sz w:val="12"/>
                                    </w:rPr>
                                  </w:pPr>
                                  <w:r>
                                    <w:rPr>
                                      <w:color w:val="344449"/>
                                      <w:spacing w:val="-2"/>
                                      <w:sz w:val="12"/>
                                    </w:rPr>
                                    <w:t>vrouwen</w:t>
                                  </w:r>
                                </w:p>
                              </w:tc>
                              <w:tc>
                                <w:tcPr>
                                  <w:tcW w:w="1018" w:type="dxa"/>
                                  <w:shd w:val="clear" w:color="auto" w:fill="8ED2ED"/>
                                </w:tcPr>
                                <w:p w14:paraId="25B31BCE" w14:textId="77777777" w:rsidR="001E3564" w:rsidRDefault="002F5345">
                                  <w:pPr>
                                    <w:pStyle w:val="TableParagraph"/>
                                    <w:ind w:left="31"/>
                                    <w:rPr>
                                      <w:sz w:val="12"/>
                                    </w:rPr>
                                  </w:pPr>
                                  <w:r>
                                    <w:rPr>
                                      <w:color w:val="344449"/>
                                      <w:spacing w:val="-2"/>
                                      <w:w w:val="105"/>
                                      <w:sz w:val="12"/>
                                    </w:rPr>
                                    <w:t>totaal</w:t>
                                  </w:r>
                                </w:p>
                              </w:tc>
                              <w:tc>
                                <w:tcPr>
                                  <w:tcW w:w="803" w:type="dxa"/>
                                  <w:tcBorders>
                                    <w:right w:val="single" w:sz="4" w:space="0" w:color="4A6C79"/>
                                  </w:tcBorders>
                                </w:tcPr>
                                <w:p w14:paraId="25B31BCF" w14:textId="77777777" w:rsidR="001E3564" w:rsidRDefault="002F5345">
                                  <w:pPr>
                                    <w:pStyle w:val="TableParagraph"/>
                                    <w:ind w:left="12"/>
                                    <w:rPr>
                                      <w:sz w:val="12"/>
                                    </w:rPr>
                                  </w:pPr>
                                  <w:r>
                                    <w:rPr>
                                      <w:color w:val="344449"/>
                                      <w:spacing w:val="-5"/>
                                      <w:sz w:val="12"/>
                                    </w:rPr>
                                    <w:t>130</w:t>
                                  </w:r>
                                </w:p>
                              </w:tc>
                            </w:tr>
                            <w:tr w:rsidR="001E3564" w14:paraId="25B31BD5" w14:textId="77777777">
                              <w:trPr>
                                <w:trHeight w:val="219"/>
                              </w:trPr>
                              <w:tc>
                                <w:tcPr>
                                  <w:tcW w:w="843" w:type="dxa"/>
                                  <w:tcBorders>
                                    <w:left w:val="single" w:sz="4" w:space="0" w:color="4A6C79"/>
                                  </w:tcBorders>
                                  <w:shd w:val="clear" w:color="auto" w:fill="8ED2ED"/>
                                </w:tcPr>
                                <w:p w14:paraId="25B31BD1" w14:textId="77777777" w:rsidR="001E3564" w:rsidRDefault="002F5345">
                                  <w:pPr>
                                    <w:pStyle w:val="TableParagraph"/>
                                    <w:ind w:right="68"/>
                                    <w:rPr>
                                      <w:sz w:val="12"/>
                                    </w:rPr>
                                  </w:pPr>
                                  <w:r>
                                    <w:rPr>
                                      <w:color w:val="344449"/>
                                      <w:spacing w:val="-10"/>
                                      <w:w w:val="105"/>
                                      <w:sz w:val="12"/>
                                    </w:rPr>
                                    <w:t>A</w:t>
                                  </w:r>
                                </w:p>
                              </w:tc>
                              <w:tc>
                                <w:tcPr>
                                  <w:tcW w:w="898" w:type="dxa"/>
                                  <w:shd w:val="clear" w:color="auto" w:fill="8ED2ED"/>
                                </w:tcPr>
                                <w:p w14:paraId="25B31BD2"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D3" w14:textId="77777777" w:rsidR="001E3564" w:rsidRDefault="002F5345">
                                  <w:pPr>
                                    <w:pStyle w:val="TableParagraph"/>
                                    <w:ind w:left="31"/>
                                    <w:rPr>
                                      <w:sz w:val="12"/>
                                    </w:rPr>
                                  </w:pPr>
                                  <w:r>
                                    <w:rPr>
                                      <w:color w:val="344449"/>
                                      <w:sz w:val="12"/>
                                    </w:rPr>
                                    <w:t>18-30</w:t>
                                  </w:r>
                                  <w:r>
                                    <w:rPr>
                                      <w:color w:val="344449"/>
                                      <w:spacing w:val="-5"/>
                                      <w:sz w:val="12"/>
                                    </w:rPr>
                                    <w:t xml:space="preserve"> </w:t>
                                  </w:r>
                                  <w:r>
                                    <w:rPr>
                                      <w:color w:val="344449"/>
                                      <w:spacing w:val="-4"/>
                                      <w:sz w:val="12"/>
                                    </w:rPr>
                                    <w:t>jaar</w:t>
                                  </w:r>
                                </w:p>
                              </w:tc>
                              <w:tc>
                                <w:tcPr>
                                  <w:tcW w:w="803" w:type="dxa"/>
                                  <w:tcBorders>
                                    <w:right w:val="single" w:sz="4" w:space="0" w:color="4A6C79"/>
                                  </w:tcBorders>
                                </w:tcPr>
                                <w:p w14:paraId="25B31BD4" w14:textId="77777777" w:rsidR="001E3564" w:rsidRDefault="002F5345">
                                  <w:pPr>
                                    <w:pStyle w:val="TableParagraph"/>
                                    <w:ind w:left="12"/>
                                    <w:rPr>
                                      <w:sz w:val="12"/>
                                    </w:rPr>
                                  </w:pPr>
                                  <w:r>
                                    <w:rPr>
                                      <w:color w:val="344449"/>
                                      <w:spacing w:val="-5"/>
                                      <w:sz w:val="12"/>
                                    </w:rPr>
                                    <w:t>60</w:t>
                                  </w:r>
                                </w:p>
                              </w:tc>
                            </w:tr>
                            <w:tr w:rsidR="001E3564" w14:paraId="25B31BDA" w14:textId="77777777">
                              <w:trPr>
                                <w:trHeight w:val="219"/>
                              </w:trPr>
                              <w:tc>
                                <w:tcPr>
                                  <w:tcW w:w="843" w:type="dxa"/>
                                  <w:tcBorders>
                                    <w:left w:val="single" w:sz="4" w:space="0" w:color="4A6C79"/>
                                  </w:tcBorders>
                                  <w:shd w:val="clear" w:color="auto" w:fill="8ED2ED"/>
                                </w:tcPr>
                                <w:p w14:paraId="25B31BD6" w14:textId="77777777" w:rsidR="001E3564" w:rsidRDefault="002F5345">
                                  <w:pPr>
                                    <w:pStyle w:val="TableParagraph"/>
                                    <w:ind w:right="68"/>
                                    <w:rPr>
                                      <w:sz w:val="12"/>
                                    </w:rPr>
                                  </w:pPr>
                                  <w:r>
                                    <w:rPr>
                                      <w:color w:val="344449"/>
                                      <w:spacing w:val="-10"/>
                                      <w:w w:val="105"/>
                                      <w:sz w:val="12"/>
                                    </w:rPr>
                                    <w:t>A</w:t>
                                  </w:r>
                                </w:p>
                              </w:tc>
                              <w:tc>
                                <w:tcPr>
                                  <w:tcW w:w="898" w:type="dxa"/>
                                  <w:shd w:val="clear" w:color="auto" w:fill="8ED2ED"/>
                                </w:tcPr>
                                <w:p w14:paraId="25B31BD7"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D8" w14:textId="77777777" w:rsidR="001E3564" w:rsidRDefault="002F5345">
                                  <w:pPr>
                                    <w:pStyle w:val="TableParagraph"/>
                                    <w:ind w:left="31"/>
                                    <w:rPr>
                                      <w:sz w:val="12"/>
                                    </w:rPr>
                                  </w:pPr>
                                  <w:r>
                                    <w:rPr>
                                      <w:color w:val="344449"/>
                                      <w:sz w:val="12"/>
                                    </w:rPr>
                                    <w:t>31-65</w:t>
                                  </w:r>
                                  <w:r>
                                    <w:rPr>
                                      <w:color w:val="344449"/>
                                      <w:spacing w:val="-5"/>
                                      <w:sz w:val="12"/>
                                    </w:rPr>
                                    <w:t xml:space="preserve"> </w:t>
                                  </w:r>
                                  <w:r>
                                    <w:rPr>
                                      <w:color w:val="344449"/>
                                      <w:spacing w:val="-4"/>
                                      <w:sz w:val="12"/>
                                    </w:rPr>
                                    <w:t>jaar</w:t>
                                  </w:r>
                                </w:p>
                              </w:tc>
                              <w:tc>
                                <w:tcPr>
                                  <w:tcW w:w="803" w:type="dxa"/>
                                  <w:tcBorders>
                                    <w:right w:val="single" w:sz="4" w:space="0" w:color="4A6C79"/>
                                  </w:tcBorders>
                                </w:tcPr>
                                <w:p w14:paraId="25B31BD9" w14:textId="77777777" w:rsidR="001E3564" w:rsidRDefault="002F5345">
                                  <w:pPr>
                                    <w:pStyle w:val="TableParagraph"/>
                                    <w:ind w:left="12"/>
                                    <w:rPr>
                                      <w:sz w:val="12"/>
                                    </w:rPr>
                                  </w:pPr>
                                  <w:r>
                                    <w:rPr>
                                      <w:color w:val="344449"/>
                                      <w:spacing w:val="-5"/>
                                      <w:sz w:val="12"/>
                                    </w:rPr>
                                    <w:t>120</w:t>
                                  </w:r>
                                </w:p>
                              </w:tc>
                            </w:tr>
                            <w:tr w:rsidR="001E3564" w14:paraId="25B31BDF" w14:textId="77777777">
                              <w:trPr>
                                <w:trHeight w:val="219"/>
                              </w:trPr>
                              <w:tc>
                                <w:tcPr>
                                  <w:tcW w:w="843" w:type="dxa"/>
                                  <w:tcBorders>
                                    <w:left w:val="single" w:sz="4" w:space="0" w:color="4A6C79"/>
                                  </w:tcBorders>
                                  <w:shd w:val="clear" w:color="auto" w:fill="8ED2ED"/>
                                </w:tcPr>
                                <w:p w14:paraId="25B31BDB" w14:textId="77777777" w:rsidR="001E3564" w:rsidRDefault="002F5345">
                                  <w:pPr>
                                    <w:pStyle w:val="TableParagraph"/>
                                    <w:ind w:right="68"/>
                                    <w:rPr>
                                      <w:sz w:val="12"/>
                                    </w:rPr>
                                  </w:pPr>
                                  <w:r>
                                    <w:rPr>
                                      <w:color w:val="344449"/>
                                      <w:spacing w:val="-10"/>
                                      <w:w w:val="105"/>
                                      <w:sz w:val="12"/>
                                    </w:rPr>
                                    <w:t>A</w:t>
                                  </w:r>
                                </w:p>
                              </w:tc>
                              <w:tc>
                                <w:tcPr>
                                  <w:tcW w:w="898" w:type="dxa"/>
                                  <w:shd w:val="clear" w:color="auto" w:fill="8ED2ED"/>
                                </w:tcPr>
                                <w:p w14:paraId="25B31BDC"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DD" w14:textId="77777777" w:rsidR="001E3564" w:rsidRDefault="002F5345">
                                  <w:pPr>
                                    <w:pStyle w:val="TableParagraph"/>
                                    <w:ind w:left="31"/>
                                    <w:rPr>
                                      <w:sz w:val="12"/>
                                    </w:rPr>
                                  </w:pPr>
                                  <w:r>
                                    <w:rPr>
                                      <w:color w:val="344449"/>
                                      <w:w w:val="105"/>
                                      <w:sz w:val="12"/>
                                    </w:rPr>
                                    <w:t>66+</w:t>
                                  </w:r>
                                  <w:r>
                                    <w:rPr>
                                      <w:color w:val="344449"/>
                                      <w:spacing w:val="16"/>
                                      <w:w w:val="105"/>
                                      <w:sz w:val="12"/>
                                    </w:rPr>
                                    <w:t xml:space="preserve"> </w:t>
                                  </w:r>
                                  <w:r>
                                    <w:rPr>
                                      <w:color w:val="344449"/>
                                      <w:spacing w:val="-4"/>
                                      <w:w w:val="105"/>
                                      <w:sz w:val="12"/>
                                    </w:rPr>
                                    <w:t>jaar</w:t>
                                  </w:r>
                                </w:p>
                              </w:tc>
                              <w:tc>
                                <w:tcPr>
                                  <w:tcW w:w="803" w:type="dxa"/>
                                  <w:tcBorders>
                                    <w:right w:val="single" w:sz="4" w:space="0" w:color="4A6C79"/>
                                  </w:tcBorders>
                                </w:tcPr>
                                <w:p w14:paraId="25B31BDE" w14:textId="77777777" w:rsidR="001E3564" w:rsidRDefault="002F5345">
                                  <w:pPr>
                                    <w:pStyle w:val="TableParagraph"/>
                                    <w:ind w:left="12"/>
                                    <w:rPr>
                                      <w:sz w:val="12"/>
                                    </w:rPr>
                                  </w:pPr>
                                  <w:r>
                                    <w:rPr>
                                      <w:color w:val="344449"/>
                                      <w:spacing w:val="-5"/>
                                      <w:sz w:val="12"/>
                                    </w:rPr>
                                    <w:t>40</w:t>
                                  </w:r>
                                </w:p>
                              </w:tc>
                            </w:tr>
                            <w:tr w:rsidR="001E3564" w14:paraId="25B31BE4" w14:textId="77777777">
                              <w:trPr>
                                <w:trHeight w:val="219"/>
                              </w:trPr>
                              <w:tc>
                                <w:tcPr>
                                  <w:tcW w:w="843" w:type="dxa"/>
                                  <w:tcBorders>
                                    <w:left w:val="single" w:sz="4" w:space="0" w:color="4A6C79"/>
                                  </w:tcBorders>
                                  <w:shd w:val="clear" w:color="auto" w:fill="8ED2ED"/>
                                </w:tcPr>
                                <w:p w14:paraId="25B31BE0" w14:textId="77777777" w:rsidR="001E3564" w:rsidRDefault="002F5345">
                                  <w:pPr>
                                    <w:pStyle w:val="TableParagraph"/>
                                    <w:ind w:right="68"/>
                                    <w:rPr>
                                      <w:sz w:val="12"/>
                                    </w:rPr>
                                  </w:pPr>
                                  <w:r>
                                    <w:rPr>
                                      <w:color w:val="344449"/>
                                      <w:spacing w:val="-10"/>
                                      <w:w w:val="105"/>
                                      <w:sz w:val="12"/>
                                    </w:rPr>
                                    <w:t>B</w:t>
                                  </w:r>
                                </w:p>
                              </w:tc>
                              <w:tc>
                                <w:tcPr>
                                  <w:tcW w:w="898" w:type="dxa"/>
                                  <w:shd w:val="clear" w:color="auto" w:fill="8ED2ED"/>
                                </w:tcPr>
                                <w:p w14:paraId="25B31BE1" w14:textId="77777777" w:rsidR="001E3564" w:rsidRDefault="002F5345">
                                  <w:pPr>
                                    <w:pStyle w:val="TableParagraph"/>
                                    <w:ind w:right="44"/>
                                    <w:rPr>
                                      <w:sz w:val="12"/>
                                    </w:rPr>
                                  </w:pPr>
                                  <w:r>
                                    <w:rPr>
                                      <w:color w:val="344449"/>
                                      <w:spacing w:val="-2"/>
                                      <w:sz w:val="12"/>
                                    </w:rPr>
                                    <w:t>mannen</w:t>
                                  </w:r>
                                </w:p>
                              </w:tc>
                              <w:tc>
                                <w:tcPr>
                                  <w:tcW w:w="1018" w:type="dxa"/>
                                  <w:shd w:val="clear" w:color="auto" w:fill="8ED2ED"/>
                                </w:tcPr>
                                <w:p w14:paraId="25B31BE2" w14:textId="77777777" w:rsidR="001E3564" w:rsidRDefault="002F5345">
                                  <w:pPr>
                                    <w:pStyle w:val="TableParagraph"/>
                                    <w:ind w:left="31"/>
                                    <w:rPr>
                                      <w:sz w:val="12"/>
                                    </w:rPr>
                                  </w:pPr>
                                  <w:r>
                                    <w:rPr>
                                      <w:color w:val="344449"/>
                                      <w:spacing w:val="-2"/>
                                      <w:w w:val="105"/>
                                      <w:sz w:val="12"/>
                                    </w:rPr>
                                    <w:t>totaal</w:t>
                                  </w:r>
                                </w:p>
                              </w:tc>
                              <w:tc>
                                <w:tcPr>
                                  <w:tcW w:w="803" w:type="dxa"/>
                                  <w:tcBorders>
                                    <w:right w:val="single" w:sz="4" w:space="0" w:color="4A6C79"/>
                                  </w:tcBorders>
                                </w:tcPr>
                                <w:p w14:paraId="25B31BE3" w14:textId="77777777" w:rsidR="001E3564" w:rsidRDefault="002F5345">
                                  <w:pPr>
                                    <w:pStyle w:val="TableParagraph"/>
                                    <w:ind w:left="12"/>
                                    <w:rPr>
                                      <w:sz w:val="12"/>
                                    </w:rPr>
                                  </w:pPr>
                                  <w:r>
                                    <w:rPr>
                                      <w:color w:val="344449"/>
                                      <w:spacing w:val="-5"/>
                                      <w:sz w:val="12"/>
                                    </w:rPr>
                                    <w:t>350</w:t>
                                  </w:r>
                                </w:p>
                              </w:tc>
                            </w:tr>
                            <w:tr w:rsidR="001E3564" w14:paraId="25B31BE9" w14:textId="77777777">
                              <w:trPr>
                                <w:trHeight w:val="219"/>
                              </w:trPr>
                              <w:tc>
                                <w:tcPr>
                                  <w:tcW w:w="843" w:type="dxa"/>
                                  <w:tcBorders>
                                    <w:left w:val="single" w:sz="4" w:space="0" w:color="4A6C79"/>
                                  </w:tcBorders>
                                  <w:shd w:val="clear" w:color="auto" w:fill="8ED2ED"/>
                                </w:tcPr>
                                <w:p w14:paraId="25B31BE5" w14:textId="77777777" w:rsidR="001E3564" w:rsidRDefault="002F5345">
                                  <w:pPr>
                                    <w:pStyle w:val="TableParagraph"/>
                                    <w:ind w:right="68"/>
                                    <w:rPr>
                                      <w:sz w:val="12"/>
                                    </w:rPr>
                                  </w:pPr>
                                  <w:r>
                                    <w:rPr>
                                      <w:color w:val="344449"/>
                                      <w:spacing w:val="-10"/>
                                      <w:w w:val="105"/>
                                      <w:sz w:val="12"/>
                                    </w:rPr>
                                    <w:t>B</w:t>
                                  </w:r>
                                </w:p>
                              </w:tc>
                              <w:tc>
                                <w:tcPr>
                                  <w:tcW w:w="898" w:type="dxa"/>
                                  <w:shd w:val="clear" w:color="auto" w:fill="8ED2ED"/>
                                </w:tcPr>
                                <w:p w14:paraId="25B31BE6" w14:textId="77777777" w:rsidR="001E3564" w:rsidRDefault="002F5345">
                                  <w:pPr>
                                    <w:pStyle w:val="TableParagraph"/>
                                    <w:ind w:right="44"/>
                                    <w:rPr>
                                      <w:sz w:val="12"/>
                                    </w:rPr>
                                  </w:pPr>
                                  <w:r>
                                    <w:rPr>
                                      <w:color w:val="344449"/>
                                      <w:spacing w:val="-2"/>
                                      <w:sz w:val="12"/>
                                    </w:rPr>
                                    <w:t>vrouwen</w:t>
                                  </w:r>
                                </w:p>
                              </w:tc>
                              <w:tc>
                                <w:tcPr>
                                  <w:tcW w:w="1018" w:type="dxa"/>
                                  <w:shd w:val="clear" w:color="auto" w:fill="8ED2ED"/>
                                </w:tcPr>
                                <w:p w14:paraId="25B31BE7" w14:textId="77777777" w:rsidR="001E3564" w:rsidRDefault="002F5345">
                                  <w:pPr>
                                    <w:pStyle w:val="TableParagraph"/>
                                    <w:ind w:left="31"/>
                                    <w:rPr>
                                      <w:sz w:val="12"/>
                                    </w:rPr>
                                  </w:pPr>
                                  <w:r>
                                    <w:rPr>
                                      <w:color w:val="344449"/>
                                      <w:spacing w:val="-2"/>
                                      <w:w w:val="105"/>
                                      <w:sz w:val="12"/>
                                    </w:rPr>
                                    <w:t>totaal</w:t>
                                  </w:r>
                                </w:p>
                              </w:tc>
                              <w:tc>
                                <w:tcPr>
                                  <w:tcW w:w="803" w:type="dxa"/>
                                  <w:tcBorders>
                                    <w:right w:val="single" w:sz="4" w:space="0" w:color="4A6C79"/>
                                  </w:tcBorders>
                                </w:tcPr>
                                <w:p w14:paraId="25B31BE8" w14:textId="77777777" w:rsidR="001E3564" w:rsidRDefault="002F5345">
                                  <w:pPr>
                                    <w:pStyle w:val="TableParagraph"/>
                                    <w:ind w:left="12"/>
                                    <w:rPr>
                                      <w:sz w:val="12"/>
                                    </w:rPr>
                                  </w:pPr>
                                  <w:r>
                                    <w:rPr>
                                      <w:color w:val="344449"/>
                                      <w:spacing w:val="-5"/>
                                      <w:sz w:val="12"/>
                                    </w:rPr>
                                    <w:t>150</w:t>
                                  </w:r>
                                </w:p>
                              </w:tc>
                            </w:tr>
                            <w:tr w:rsidR="001E3564" w14:paraId="25B31BEE" w14:textId="77777777">
                              <w:trPr>
                                <w:trHeight w:val="219"/>
                              </w:trPr>
                              <w:tc>
                                <w:tcPr>
                                  <w:tcW w:w="843" w:type="dxa"/>
                                  <w:tcBorders>
                                    <w:left w:val="single" w:sz="4" w:space="0" w:color="4A6C79"/>
                                  </w:tcBorders>
                                  <w:shd w:val="clear" w:color="auto" w:fill="8ED2ED"/>
                                </w:tcPr>
                                <w:p w14:paraId="25B31BEA" w14:textId="77777777" w:rsidR="001E3564" w:rsidRDefault="002F5345">
                                  <w:pPr>
                                    <w:pStyle w:val="TableParagraph"/>
                                    <w:ind w:right="68"/>
                                    <w:rPr>
                                      <w:sz w:val="12"/>
                                    </w:rPr>
                                  </w:pPr>
                                  <w:r>
                                    <w:rPr>
                                      <w:color w:val="344449"/>
                                      <w:spacing w:val="-10"/>
                                      <w:w w:val="105"/>
                                      <w:sz w:val="12"/>
                                    </w:rPr>
                                    <w:t>B</w:t>
                                  </w:r>
                                </w:p>
                              </w:tc>
                              <w:tc>
                                <w:tcPr>
                                  <w:tcW w:w="898" w:type="dxa"/>
                                  <w:shd w:val="clear" w:color="auto" w:fill="8ED2ED"/>
                                </w:tcPr>
                                <w:p w14:paraId="25B31BEB"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EC" w14:textId="77777777" w:rsidR="001E3564" w:rsidRDefault="002F5345">
                                  <w:pPr>
                                    <w:pStyle w:val="TableParagraph"/>
                                    <w:ind w:left="31"/>
                                    <w:rPr>
                                      <w:sz w:val="12"/>
                                    </w:rPr>
                                  </w:pPr>
                                  <w:r>
                                    <w:rPr>
                                      <w:color w:val="344449"/>
                                      <w:sz w:val="12"/>
                                    </w:rPr>
                                    <w:t>18-30</w:t>
                                  </w:r>
                                  <w:r>
                                    <w:rPr>
                                      <w:color w:val="344449"/>
                                      <w:spacing w:val="-5"/>
                                      <w:sz w:val="12"/>
                                    </w:rPr>
                                    <w:t xml:space="preserve"> </w:t>
                                  </w:r>
                                  <w:r>
                                    <w:rPr>
                                      <w:color w:val="344449"/>
                                      <w:spacing w:val="-4"/>
                                      <w:sz w:val="12"/>
                                    </w:rPr>
                                    <w:t>jaar</w:t>
                                  </w:r>
                                </w:p>
                              </w:tc>
                              <w:tc>
                                <w:tcPr>
                                  <w:tcW w:w="803" w:type="dxa"/>
                                  <w:tcBorders>
                                    <w:right w:val="single" w:sz="4" w:space="0" w:color="4A6C79"/>
                                  </w:tcBorders>
                                </w:tcPr>
                                <w:p w14:paraId="25B31BED" w14:textId="77777777" w:rsidR="001E3564" w:rsidRDefault="002F5345">
                                  <w:pPr>
                                    <w:pStyle w:val="TableParagraph"/>
                                    <w:ind w:left="12"/>
                                    <w:rPr>
                                      <w:sz w:val="12"/>
                                    </w:rPr>
                                  </w:pPr>
                                  <w:r>
                                    <w:rPr>
                                      <w:color w:val="344449"/>
                                      <w:spacing w:val="-5"/>
                                      <w:sz w:val="12"/>
                                    </w:rPr>
                                    <w:t>20</w:t>
                                  </w:r>
                                </w:p>
                              </w:tc>
                            </w:tr>
                            <w:tr w:rsidR="001E3564" w14:paraId="25B31BF3" w14:textId="77777777">
                              <w:trPr>
                                <w:trHeight w:val="219"/>
                              </w:trPr>
                              <w:tc>
                                <w:tcPr>
                                  <w:tcW w:w="843" w:type="dxa"/>
                                  <w:tcBorders>
                                    <w:left w:val="single" w:sz="4" w:space="0" w:color="4A6C79"/>
                                  </w:tcBorders>
                                  <w:shd w:val="clear" w:color="auto" w:fill="8ED2ED"/>
                                </w:tcPr>
                                <w:p w14:paraId="25B31BEF" w14:textId="77777777" w:rsidR="001E3564" w:rsidRDefault="002F5345">
                                  <w:pPr>
                                    <w:pStyle w:val="TableParagraph"/>
                                    <w:ind w:right="68"/>
                                    <w:rPr>
                                      <w:sz w:val="12"/>
                                    </w:rPr>
                                  </w:pPr>
                                  <w:r>
                                    <w:rPr>
                                      <w:color w:val="344449"/>
                                      <w:spacing w:val="-10"/>
                                      <w:w w:val="105"/>
                                      <w:sz w:val="12"/>
                                    </w:rPr>
                                    <w:t>B</w:t>
                                  </w:r>
                                </w:p>
                              </w:tc>
                              <w:tc>
                                <w:tcPr>
                                  <w:tcW w:w="898" w:type="dxa"/>
                                  <w:shd w:val="clear" w:color="auto" w:fill="8ED2ED"/>
                                </w:tcPr>
                                <w:p w14:paraId="25B31BF0"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F1" w14:textId="77777777" w:rsidR="001E3564" w:rsidRDefault="002F5345">
                                  <w:pPr>
                                    <w:pStyle w:val="TableParagraph"/>
                                    <w:ind w:left="31"/>
                                    <w:rPr>
                                      <w:sz w:val="12"/>
                                    </w:rPr>
                                  </w:pPr>
                                  <w:r>
                                    <w:rPr>
                                      <w:color w:val="344449"/>
                                      <w:sz w:val="12"/>
                                    </w:rPr>
                                    <w:t>31-65</w:t>
                                  </w:r>
                                  <w:r>
                                    <w:rPr>
                                      <w:color w:val="344449"/>
                                      <w:spacing w:val="-5"/>
                                      <w:sz w:val="12"/>
                                    </w:rPr>
                                    <w:t xml:space="preserve"> </w:t>
                                  </w:r>
                                  <w:r>
                                    <w:rPr>
                                      <w:color w:val="344449"/>
                                      <w:spacing w:val="-4"/>
                                      <w:sz w:val="12"/>
                                    </w:rPr>
                                    <w:t>jaar</w:t>
                                  </w:r>
                                </w:p>
                              </w:tc>
                              <w:tc>
                                <w:tcPr>
                                  <w:tcW w:w="803" w:type="dxa"/>
                                  <w:tcBorders>
                                    <w:right w:val="single" w:sz="4" w:space="0" w:color="4A6C79"/>
                                  </w:tcBorders>
                                </w:tcPr>
                                <w:p w14:paraId="25B31BF2" w14:textId="77777777" w:rsidR="001E3564" w:rsidRDefault="002F5345">
                                  <w:pPr>
                                    <w:pStyle w:val="TableParagraph"/>
                                    <w:ind w:left="12"/>
                                    <w:rPr>
                                      <w:sz w:val="12"/>
                                    </w:rPr>
                                  </w:pPr>
                                  <w:r>
                                    <w:rPr>
                                      <w:color w:val="344449"/>
                                      <w:spacing w:val="-5"/>
                                      <w:sz w:val="12"/>
                                    </w:rPr>
                                    <w:t>400</w:t>
                                  </w:r>
                                </w:p>
                              </w:tc>
                            </w:tr>
                            <w:tr w:rsidR="001E3564" w14:paraId="25B31BF8" w14:textId="77777777">
                              <w:trPr>
                                <w:trHeight w:val="240"/>
                              </w:trPr>
                              <w:tc>
                                <w:tcPr>
                                  <w:tcW w:w="843" w:type="dxa"/>
                                  <w:tcBorders>
                                    <w:left w:val="single" w:sz="4" w:space="0" w:color="4A6C79"/>
                                    <w:bottom w:val="single" w:sz="4" w:space="0" w:color="4A6C79"/>
                                  </w:tcBorders>
                                  <w:shd w:val="clear" w:color="auto" w:fill="8ED2ED"/>
                                </w:tcPr>
                                <w:p w14:paraId="25B31BF4" w14:textId="77777777" w:rsidR="001E3564" w:rsidRDefault="002F5345">
                                  <w:pPr>
                                    <w:pStyle w:val="TableParagraph"/>
                                    <w:ind w:right="68"/>
                                    <w:rPr>
                                      <w:sz w:val="12"/>
                                    </w:rPr>
                                  </w:pPr>
                                  <w:r>
                                    <w:rPr>
                                      <w:color w:val="344449"/>
                                      <w:spacing w:val="-10"/>
                                      <w:w w:val="105"/>
                                      <w:sz w:val="12"/>
                                    </w:rPr>
                                    <w:t>B</w:t>
                                  </w:r>
                                </w:p>
                              </w:tc>
                              <w:tc>
                                <w:tcPr>
                                  <w:tcW w:w="898" w:type="dxa"/>
                                  <w:tcBorders>
                                    <w:bottom w:val="single" w:sz="4" w:space="0" w:color="4A6C79"/>
                                  </w:tcBorders>
                                  <w:shd w:val="clear" w:color="auto" w:fill="8ED2ED"/>
                                </w:tcPr>
                                <w:p w14:paraId="25B31BF5" w14:textId="77777777" w:rsidR="001E3564" w:rsidRDefault="002F5345">
                                  <w:pPr>
                                    <w:pStyle w:val="TableParagraph"/>
                                    <w:ind w:right="44"/>
                                    <w:rPr>
                                      <w:sz w:val="12"/>
                                    </w:rPr>
                                  </w:pPr>
                                  <w:r>
                                    <w:rPr>
                                      <w:color w:val="344449"/>
                                      <w:spacing w:val="-2"/>
                                      <w:w w:val="105"/>
                                      <w:sz w:val="12"/>
                                    </w:rPr>
                                    <w:t>totaal</w:t>
                                  </w:r>
                                </w:p>
                              </w:tc>
                              <w:tc>
                                <w:tcPr>
                                  <w:tcW w:w="1018" w:type="dxa"/>
                                  <w:tcBorders>
                                    <w:bottom w:val="single" w:sz="4" w:space="0" w:color="4A6C79"/>
                                  </w:tcBorders>
                                  <w:shd w:val="clear" w:color="auto" w:fill="8ED2ED"/>
                                </w:tcPr>
                                <w:p w14:paraId="25B31BF6" w14:textId="77777777" w:rsidR="001E3564" w:rsidRDefault="002F5345">
                                  <w:pPr>
                                    <w:pStyle w:val="TableParagraph"/>
                                    <w:ind w:left="31"/>
                                    <w:rPr>
                                      <w:sz w:val="12"/>
                                    </w:rPr>
                                  </w:pPr>
                                  <w:r>
                                    <w:rPr>
                                      <w:color w:val="344449"/>
                                      <w:w w:val="105"/>
                                      <w:sz w:val="12"/>
                                    </w:rPr>
                                    <w:t>66+</w:t>
                                  </w:r>
                                  <w:r>
                                    <w:rPr>
                                      <w:color w:val="344449"/>
                                      <w:spacing w:val="16"/>
                                      <w:w w:val="105"/>
                                      <w:sz w:val="12"/>
                                    </w:rPr>
                                    <w:t xml:space="preserve"> </w:t>
                                  </w:r>
                                  <w:r>
                                    <w:rPr>
                                      <w:color w:val="344449"/>
                                      <w:spacing w:val="-4"/>
                                      <w:w w:val="105"/>
                                      <w:sz w:val="12"/>
                                    </w:rPr>
                                    <w:t>jaar</w:t>
                                  </w:r>
                                </w:p>
                              </w:tc>
                              <w:tc>
                                <w:tcPr>
                                  <w:tcW w:w="803" w:type="dxa"/>
                                  <w:tcBorders>
                                    <w:bottom w:val="single" w:sz="4" w:space="0" w:color="4A6C79"/>
                                    <w:right w:val="single" w:sz="4" w:space="0" w:color="4A6C79"/>
                                  </w:tcBorders>
                                </w:tcPr>
                                <w:p w14:paraId="25B31BF7" w14:textId="77777777" w:rsidR="001E3564" w:rsidRDefault="002F5345">
                                  <w:pPr>
                                    <w:pStyle w:val="TableParagraph"/>
                                    <w:ind w:left="12"/>
                                    <w:rPr>
                                      <w:sz w:val="12"/>
                                    </w:rPr>
                                  </w:pPr>
                                  <w:r>
                                    <w:rPr>
                                      <w:color w:val="344449"/>
                                      <w:spacing w:val="-5"/>
                                      <w:sz w:val="12"/>
                                    </w:rPr>
                                    <w:t>80</w:t>
                                  </w:r>
                                </w:p>
                              </w:tc>
                            </w:tr>
                          </w:tbl>
                          <w:p w14:paraId="25B31BF9" w14:textId="77777777" w:rsidR="001E3564" w:rsidRDefault="001E3564">
                            <w:pPr>
                              <w:pStyle w:val="BodyText"/>
                            </w:pPr>
                          </w:p>
                        </w:txbxContent>
                      </wps:txbx>
                      <wps:bodyPr wrap="square" lIns="0" tIns="0" rIns="0" bIns="0" rtlCol="0">
                        <a:noAutofit/>
                      </wps:bodyPr>
                    </wps:wsp>
                  </a:graphicData>
                </a:graphic>
              </wp:anchor>
            </w:drawing>
          </mc:Choice>
          <mc:Fallback>
            <w:pict>
              <v:shape w14:anchorId="25B31B3A" id="Textbox 58" o:spid="_x0000_s1070" type="#_x0000_t202" style="position:absolute;left:0;text-align:left;margin-left:96.2pt;margin-top:19.65pt;width:184.6pt;height:131.8pt;z-index:25165824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" filled="f" stroked="f">
                <v:textbox inset="0,0,0,0">
                  <w:txbxContent>
                    <w:tbl>
                      <w:tblPr>
                        <w:tblStyle w:val="TableNormal1"/>
                        <w:tblW w:w="0" w:type="auto"/>
                        <w:tblInd w:w="67" w:type="dxa"/>
                        <w:tblLayout w:type="fixed"/>
                        <w:tblLook w:val="01E0" w:firstRow="1" w:lastRow="1" w:firstColumn="1" w:lastColumn="1" w:noHBand="0" w:noVBand="0"/>
                      </w:tblPr>
                      <w:tblGrid>
                        <w:gridCol w:w="843"/>
                        <w:gridCol w:w="898"/>
                        <w:gridCol w:w="1018"/>
                        <w:gridCol w:w="803"/>
                      </w:tblGrid>
                      <w:tr w:rsidR="001E3564" w14:paraId="25B31BC1" w14:textId="77777777">
                        <w:trPr>
                          <w:trHeight w:val="219"/>
                        </w:trPr>
                        <w:tc>
                          <w:tcPr>
                            <w:tcW w:w="3562" w:type="dxa"/>
                            <w:gridSpan w:val="4"/>
                            <w:shd w:val="clear" w:color="auto" w:fill="4A6C79"/>
                          </w:tcPr>
                          <w:p w14:paraId="25B31BC0" w14:textId="77777777" w:rsidR="001E3564" w:rsidRDefault="002F5345">
                            <w:pPr>
                              <w:pStyle w:val="TableParagraph"/>
                              <w:spacing w:before="25"/>
                              <w:ind w:left="127"/>
                              <w:jc w:val="left"/>
                              <w:rPr>
                                <w:sz w:val="12"/>
                              </w:rPr>
                            </w:pPr>
                            <w:r>
                              <w:rPr>
                                <w:color w:val="FFFFFF"/>
                                <w:spacing w:val="-2"/>
                                <w:sz w:val="12"/>
                              </w:rPr>
                              <w:t>Bevolkingsaantal</w:t>
                            </w:r>
                            <w:r>
                              <w:rPr>
                                <w:color w:val="FFFFFF"/>
                                <w:spacing w:val="12"/>
                                <w:sz w:val="12"/>
                              </w:rPr>
                              <w:t xml:space="preserve"> </w:t>
                            </w:r>
                            <w:r>
                              <w:rPr>
                                <w:color w:val="FFFFFF"/>
                                <w:spacing w:val="-4"/>
                                <w:sz w:val="12"/>
                              </w:rPr>
                              <w:t>2019</w:t>
                            </w:r>
                          </w:p>
                        </w:tc>
                      </w:tr>
                      <w:tr w:rsidR="001E3564" w14:paraId="25B31BC6" w14:textId="77777777">
                        <w:trPr>
                          <w:trHeight w:val="219"/>
                        </w:trPr>
                        <w:tc>
                          <w:tcPr>
                            <w:tcW w:w="843" w:type="dxa"/>
                            <w:tcBorders>
                              <w:left w:val="single" w:sz="4" w:space="0" w:color="4A6C79"/>
                            </w:tcBorders>
                            <w:shd w:val="clear" w:color="auto" w:fill="70A2B8"/>
                          </w:tcPr>
                          <w:p w14:paraId="25B31BC2" w14:textId="77777777" w:rsidR="001E3564" w:rsidRDefault="002F5345">
                            <w:pPr>
                              <w:pStyle w:val="TableParagraph"/>
                              <w:spacing w:before="25"/>
                              <w:ind w:right="68"/>
                              <w:rPr>
                                <w:sz w:val="12"/>
                              </w:rPr>
                            </w:pPr>
                            <w:r>
                              <w:rPr>
                                <w:color w:val="FFFFFF"/>
                                <w:spacing w:val="-2"/>
                                <w:sz w:val="12"/>
                              </w:rPr>
                              <w:t>Gemeente</w:t>
                            </w:r>
                          </w:p>
                        </w:tc>
                        <w:tc>
                          <w:tcPr>
                            <w:tcW w:w="898" w:type="dxa"/>
                            <w:shd w:val="clear" w:color="auto" w:fill="70A2B8"/>
                          </w:tcPr>
                          <w:p w14:paraId="25B31BC3" w14:textId="77777777" w:rsidR="001E3564" w:rsidRDefault="002F5345">
                            <w:pPr>
                              <w:pStyle w:val="TableParagraph"/>
                              <w:spacing w:before="25"/>
                              <w:ind w:right="44"/>
                              <w:rPr>
                                <w:sz w:val="12"/>
                              </w:rPr>
                            </w:pPr>
                            <w:r>
                              <w:rPr>
                                <w:color w:val="FFFFFF"/>
                                <w:spacing w:val="-2"/>
                                <w:sz w:val="12"/>
                              </w:rPr>
                              <w:t>Geslacht</w:t>
                            </w:r>
                          </w:p>
                        </w:tc>
                        <w:tc>
                          <w:tcPr>
                            <w:tcW w:w="1018" w:type="dxa"/>
                            <w:shd w:val="clear" w:color="auto" w:fill="70A2B8"/>
                          </w:tcPr>
                          <w:p w14:paraId="25B31BC4" w14:textId="77777777" w:rsidR="001E3564" w:rsidRDefault="002F5345">
                            <w:pPr>
                              <w:pStyle w:val="TableParagraph"/>
                              <w:spacing w:before="25"/>
                              <w:ind w:left="31"/>
                              <w:rPr>
                                <w:sz w:val="12"/>
                              </w:rPr>
                            </w:pPr>
                            <w:r>
                              <w:rPr>
                                <w:color w:val="FFFFFF"/>
                                <w:spacing w:val="-2"/>
                                <w:sz w:val="12"/>
                              </w:rPr>
                              <w:t>Leeftijd</w:t>
                            </w:r>
                          </w:p>
                        </w:tc>
                        <w:tc>
                          <w:tcPr>
                            <w:tcW w:w="803" w:type="dxa"/>
                            <w:tcBorders>
                              <w:right w:val="single" w:sz="4" w:space="0" w:color="4A6C79"/>
                            </w:tcBorders>
                            <w:shd w:val="clear" w:color="auto" w:fill="70A2B8"/>
                          </w:tcPr>
                          <w:p w14:paraId="25B31BC5" w14:textId="77777777" w:rsidR="001E3564" w:rsidRDefault="002F5345">
                            <w:pPr>
                              <w:pStyle w:val="TableParagraph"/>
                              <w:spacing w:before="25"/>
                              <w:ind w:left="12"/>
                              <w:rPr>
                                <w:sz w:val="12"/>
                              </w:rPr>
                            </w:pPr>
                            <w:r>
                              <w:rPr>
                                <w:color w:val="FFFFFF"/>
                                <w:spacing w:val="-2"/>
                                <w:sz w:val="12"/>
                              </w:rPr>
                              <w:t>Observatie</w:t>
                            </w:r>
                          </w:p>
                        </w:tc>
                      </w:tr>
                      <w:tr w:rsidR="001E3564" w14:paraId="25B31BCB" w14:textId="77777777">
                        <w:trPr>
                          <w:trHeight w:val="196"/>
                        </w:trPr>
                        <w:tc>
                          <w:tcPr>
                            <w:tcW w:w="843" w:type="dxa"/>
                            <w:tcBorders>
                              <w:left w:val="single" w:sz="4" w:space="0" w:color="4A6C79"/>
                            </w:tcBorders>
                            <w:shd w:val="clear" w:color="auto" w:fill="8ED2ED"/>
                          </w:tcPr>
                          <w:p w14:paraId="25B31BC7" w14:textId="77777777" w:rsidR="001E3564" w:rsidRDefault="002F5345">
                            <w:pPr>
                              <w:pStyle w:val="TableParagraph"/>
                              <w:spacing w:before="25"/>
                              <w:ind w:right="68"/>
                              <w:rPr>
                                <w:sz w:val="12"/>
                              </w:rPr>
                            </w:pPr>
                            <w:r>
                              <w:rPr>
                                <w:color w:val="344449"/>
                                <w:spacing w:val="-10"/>
                                <w:w w:val="105"/>
                                <w:sz w:val="12"/>
                              </w:rPr>
                              <w:t>A</w:t>
                            </w:r>
                          </w:p>
                        </w:tc>
                        <w:tc>
                          <w:tcPr>
                            <w:tcW w:w="898" w:type="dxa"/>
                            <w:shd w:val="clear" w:color="auto" w:fill="8ED2ED"/>
                          </w:tcPr>
                          <w:p w14:paraId="25B31BC8" w14:textId="77777777" w:rsidR="001E3564" w:rsidRDefault="002F5345">
                            <w:pPr>
                              <w:pStyle w:val="TableParagraph"/>
                              <w:spacing w:before="25"/>
                              <w:ind w:right="44"/>
                              <w:rPr>
                                <w:sz w:val="12"/>
                              </w:rPr>
                            </w:pPr>
                            <w:r>
                              <w:rPr>
                                <w:color w:val="344449"/>
                                <w:spacing w:val="-2"/>
                                <w:sz w:val="12"/>
                              </w:rPr>
                              <w:t>mannen</w:t>
                            </w:r>
                          </w:p>
                        </w:tc>
                        <w:tc>
                          <w:tcPr>
                            <w:tcW w:w="1018" w:type="dxa"/>
                            <w:shd w:val="clear" w:color="auto" w:fill="8ED2ED"/>
                          </w:tcPr>
                          <w:p w14:paraId="25B31BC9" w14:textId="77777777" w:rsidR="001E3564" w:rsidRDefault="002F5345">
                            <w:pPr>
                              <w:pStyle w:val="TableParagraph"/>
                              <w:spacing w:before="25"/>
                              <w:ind w:left="31"/>
                              <w:rPr>
                                <w:sz w:val="12"/>
                              </w:rPr>
                            </w:pPr>
                            <w:r>
                              <w:rPr>
                                <w:color w:val="344449"/>
                                <w:spacing w:val="-2"/>
                                <w:w w:val="105"/>
                                <w:sz w:val="12"/>
                              </w:rPr>
                              <w:t>totaal</w:t>
                            </w:r>
                          </w:p>
                        </w:tc>
                        <w:tc>
                          <w:tcPr>
                            <w:tcW w:w="803" w:type="dxa"/>
                            <w:tcBorders>
                              <w:right w:val="single" w:sz="4" w:space="0" w:color="4A6C79"/>
                            </w:tcBorders>
                          </w:tcPr>
                          <w:p w14:paraId="25B31BCA" w14:textId="77777777" w:rsidR="001E3564" w:rsidRDefault="002F5345">
                            <w:pPr>
                              <w:pStyle w:val="TableParagraph"/>
                              <w:spacing w:before="25"/>
                              <w:ind w:left="12"/>
                              <w:rPr>
                                <w:sz w:val="12"/>
                              </w:rPr>
                            </w:pPr>
                            <w:r>
                              <w:rPr>
                                <w:color w:val="344449"/>
                                <w:spacing w:val="-5"/>
                                <w:sz w:val="12"/>
                              </w:rPr>
                              <w:t>90</w:t>
                            </w:r>
                          </w:p>
                        </w:tc>
                      </w:tr>
                      <w:tr w:rsidR="001E3564" w14:paraId="25B31BD0" w14:textId="77777777">
                        <w:trPr>
                          <w:trHeight w:val="219"/>
                        </w:trPr>
                        <w:tc>
                          <w:tcPr>
                            <w:tcW w:w="843" w:type="dxa"/>
                            <w:tcBorders>
                              <w:left w:val="single" w:sz="4" w:space="0" w:color="4A6C79"/>
                            </w:tcBorders>
                            <w:shd w:val="clear" w:color="auto" w:fill="8ED2ED"/>
                          </w:tcPr>
                          <w:p w14:paraId="25B31BCC" w14:textId="77777777" w:rsidR="001E3564" w:rsidRDefault="002F5345">
                            <w:pPr>
                              <w:pStyle w:val="TableParagraph"/>
                              <w:ind w:right="68"/>
                              <w:rPr>
                                <w:sz w:val="12"/>
                              </w:rPr>
                            </w:pPr>
                            <w:r>
                              <w:rPr>
                                <w:color w:val="344449"/>
                                <w:spacing w:val="-10"/>
                                <w:w w:val="105"/>
                                <w:sz w:val="12"/>
                              </w:rPr>
                              <w:t>A</w:t>
                            </w:r>
                          </w:p>
                        </w:tc>
                        <w:tc>
                          <w:tcPr>
                            <w:tcW w:w="898" w:type="dxa"/>
                            <w:shd w:val="clear" w:color="auto" w:fill="8ED2ED"/>
                          </w:tcPr>
                          <w:p w14:paraId="25B31BCD" w14:textId="77777777" w:rsidR="001E3564" w:rsidRDefault="002F5345">
                            <w:pPr>
                              <w:pStyle w:val="TableParagraph"/>
                              <w:ind w:right="44"/>
                              <w:rPr>
                                <w:sz w:val="12"/>
                              </w:rPr>
                            </w:pPr>
                            <w:r>
                              <w:rPr>
                                <w:color w:val="344449"/>
                                <w:spacing w:val="-2"/>
                                <w:sz w:val="12"/>
                              </w:rPr>
                              <w:t>vrouwen</w:t>
                            </w:r>
                          </w:p>
                        </w:tc>
                        <w:tc>
                          <w:tcPr>
                            <w:tcW w:w="1018" w:type="dxa"/>
                            <w:shd w:val="clear" w:color="auto" w:fill="8ED2ED"/>
                          </w:tcPr>
                          <w:p w14:paraId="25B31BCE" w14:textId="77777777" w:rsidR="001E3564" w:rsidRDefault="002F5345">
                            <w:pPr>
                              <w:pStyle w:val="TableParagraph"/>
                              <w:ind w:left="31"/>
                              <w:rPr>
                                <w:sz w:val="12"/>
                              </w:rPr>
                            </w:pPr>
                            <w:r>
                              <w:rPr>
                                <w:color w:val="344449"/>
                                <w:spacing w:val="-2"/>
                                <w:w w:val="105"/>
                                <w:sz w:val="12"/>
                              </w:rPr>
                              <w:t>totaal</w:t>
                            </w:r>
                          </w:p>
                        </w:tc>
                        <w:tc>
                          <w:tcPr>
                            <w:tcW w:w="803" w:type="dxa"/>
                            <w:tcBorders>
                              <w:right w:val="single" w:sz="4" w:space="0" w:color="4A6C79"/>
                            </w:tcBorders>
                          </w:tcPr>
                          <w:p w14:paraId="25B31BCF" w14:textId="77777777" w:rsidR="001E3564" w:rsidRDefault="002F5345">
                            <w:pPr>
                              <w:pStyle w:val="TableParagraph"/>
                              <w:ind w:left="12"/>
                              <w:rPr>
                                <w:sz w:val="12"/>
                              </w:rPr>
                            </w:pPr>
                            <w:r>
                              <w:rPr>
                                <w:color w:val="344449"/>
                                <w:spacing w:val="-5"/>
                                <w:sz w:val="12"/>
                              </w:rPr>
                              <w:t>130</w:t>
                            </w:r>
                          </w:p>
                        </w:tc>
                      </w:tr>
                      <w:tr w:rsidR="001E3564" w14:paraId="25B31BD5" w14:textId="77777777">
                        <w:trPr>
                          <w:trHeight w:val="219"/>
                        </w:trPr>
                        <w:tc>
                          <w:tcPr>
                            <w:tcW w:w="843" w:type="dxa"/>
                            <w:tcBorders>
                              <w:left w:val="single" w:sz="4" w:space="0" w:color="4A6C79"/>
                            </w:tcBorders>
                            <w:shd w:val="clear" w:color="auto" w:fill="8ED2ED"/>
                          </w:tcPr>
                          <w:p w14:paraId="25B31BD1" w14:textId="77777777" w:rsidR="001E3564" w:rsidRDefault="002F5345">
                            <w:pPr>
                              <w:pStyle w:val="TableParagraph"/>
                              <w:ind w:right="68"/>
                              <w:rPr>
                                <w:sz w:val="12"/>
                              </w:rPr>
                            </w:pPr>
                            <w:r>
                              <w:rPr>
                                <w:color w:val="344449"/>
                                <w:spacing w:val="-10"/>
                                <w:w w:val="105"/>
                                <w:sz w:val="12"/>
                              </w:rPr>
                              <w:t>A</w:t>
                            </w:r>
                          </w:p>
                        </w:tc>
                        <w:tc>
                          <w:tcPr>
                            <w:tcW w:w="898" w:type="dxa"/>
                            <w:shd w:val="clear" w:color="auto" w:fill="8ED2ED"/>
                          </w:tcPr>
                          <w:p w14:paraId="25B31BD2"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D3" w14:textId="77777777" w:rsidR="001E3564" w:rsidRDefault="002F5345">
                            <w:pPr>
                              <w:pStyle w:val="TableParagraph"/>
                              <w:ind w:left="31"/>
                              <w:rPr>
                                <w:sz w:val="12"/>
                              </w:rPr>
                            </w:pPr>
                            <w:r>
                              <w:rPr>
                                <w:color w:val="344449"/>
                                <w:sz w:val="12"/>
                              </w:rPr>
                              <w:t>18-30</w:t>
                            </w:r>
                            <w:r>
                              <w:rPr>
                                <w:color w:val="344449"/>
                                <w:spacing w:val="-5"/>
                                <w:sz w:val="12"/>
                              </w:rPr>
                              <w:t xml:space="preserve"> </w:t>
                            </w:r>
                            <w:r>
                              <w:rPr>
                                <w:color w:val="344449"/>
                                <w:spacing w:val="-4"/>
                                <w:sz w:val="12"/>
                              </w:rPr>
                              <w:t>jaar</w:t>
                            </w:r>
                          </w:p>
                        </w:tc>
                        <w:tc>
                          <w:tcPr>
                            <w:tcW w:w="803" w:type="dxa"/>
                            <w:tcBorders>
                              <w:right w:val="single" w:sz="4" w:space="0" w:color="4A6C79"/>
                            </w:tcBorders>
                          </w:tcPr>
                          <w:p w14:paraId="25B31BD4" w14:textId="77777777" w:rsidR="001E3564" w:rsidRDefault="002F5345">
                            <w:pPr>
                              <w:pStyle w:val="TableParagraph"/>
                              <w:ind w:left="12"/>
                              <w:rPr>
                                <w:sz w:val="12"/>
                              </w:rPr>
                            </w:pPr>
                            <w:r>
                              <w:rPr>
                                <w:color w:val="344449"/>
                                <w:spacing w:val="-5"/>
                                <w:sz w:val="12"/>
                              </w:rPr>
                              <w:t>60</w:t>
                            </w:r>
                          </w:p>
                        </w:tc>
                      </w:tr>
                      <w:tr w:rsidR="001E3564" w14:paraId="25B31BDA" w14:textId="77777777">
                        <w:trPr>
                          <w:trHeight w:val="219"/>
                        </w:trPr>
                        <w:tc>
                          <w:tcPr>
                            <w:tcW w:w="843" w:type="dxa"/>
                            <w:tcBorders>
                              <w:left w:val="single" w:sz="4" w:space="0" w:color="4A6C79"/>
                            </w:tcBorders>
                            <w:shd w:val="clear" w:color="auto" w:fill="8ED2ED"/>
                          </w:tcPr>
                          <w:p w14:paraId="25B31BD6" w14:textId="77777777" w:rsidR="001E3564" w:rsidRDefault="002F5345">
                            <w:pPr>
                              <w:pStyle w:val="TableParagraph"/>
                              <w:ind w:right="68"/>
                              <w:rPr>
                                <w:sz w:val="12"/>
                              </w:rPr>
                            </w:pPr>
                            <w:r>
                              <w:rPr>
                                <w:color w:val="344449"/>
                                <w:spacing w:val="-10"/>
                                <w:w w:val="105"/>
                                <w:sz w:val="12"/>
                              </w:rPr>
                              <w:t>A</w:t>
                            </w:r>
                          </w:p>
                        </w:tc>
                        <w:tc>
                          <w:tcPr>
                            <w:tcW w:w="898" w:type="dxa"/>
                            <w:shd w:val="clear" w:color="auto" w:fill="8ED2ED"/>
                          </w:tcPr>
                          <w:p w14:paraId="25B31BD7"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D8" w14:textId="77777777" w:rsidR="001E3564" w:rsidRDefault="002F5345">
                            <w:pPr>
                              <w:pStyle w:val="TableParagraph"/>
                              <w:ind w:left="31"/>
                              <w:rPr>
                                <w:sz w:val="12"/>
                              </w:rPr>
                            </w:pPr>
                            <w:r>
                              <w:rPr>
                                <w:color w:val="344449"/>
                                <w:sz w:val="12"/>
                              </w:rPr>
                              <w:t>31-65</w:t>
                            </w:r>
                            <w:r>
                              <w:rPr>
                                <w:color w:val="344449"/>
                                <w:spacing w:val="-5"/>
                                <w:sz w:val="12"/>
                              </w:rPr>
                              <w:t xml:space="preserve"> </w:t>
                            </w:r>
                            <w:r>
                              <w:rPr>
                                <w:color w:val="344449"/>
                                <w:spacing w:val="-4"/>
                                <w:sz w:val="12"/>
                              </w:rPr>
                              <w:t>jaar</w:t>
                            </w:r>
                          </w:p>
                        </w:tc>
                        <w:tc>
                          <w:tcPr>
                            <w:tcW w:w="803" w:type="dxa"/>
                            <w:tcBorders>
                              <w:right w:val="single" w:sz="4" w:space="0" w:color="4A6C79"/>
                            </w:tcBorders>
                          </w:tcPr>
                          <w:p w14:paraId="25B31BD9" w14:textId="77777777" w:rsidR="001E3564" w:rsidRDefault="002F5345">
                            <w:pPr>
                              <w:pStyle w:val="TableParagraph"/>
                              <w:ind w:left="12"/>
                              <w:rPr>
                                <w:sz w:val="12"/>
                              </w:rPr>
                            </w:pPr>
                            <w:r>
                              <w:rPr>
                                <w:color w:val="344449"/>
                                <w:spacing w:val="-5"/>
                                <w:sz w:val="12"/>
                              </w:rPr>
                              <w:t>120</w:t>
                            </w:r>
                          </w:p>
                        </w:tc>
                      </w:tr>
                      <w:tr w:rsidR="001E3564" w14:paraId="25B31BDF" w14:textId="77777777">
                        <w:trPr>
                          <w:trHeight w:val="219"/>
                        </w:trPr>
                        <w:tc>
                          <w:tcPr>
                            <w:tcW w:w="843" w:type="dxa"/>
                            <w:tcBorders>
                              <w:left w:val="single" w:sz="4" w:space="0" w:color="4A6C79"/>
                            </w:tcBorders>
                            <w:shd w:val="clear" w:color="auto" w:fill="8ED2ED"/>
                          </w:tcPr>
                          <w:p w14:paraId="25B31BDB" w14:textId="77777777" w:rsidR="001E3564" w:rsidRDefault="002F5345">
                            <w:pPr>
                              <w:pStyle w:val="TableParagraph"/>
                              <w:ind w:right="68"/>
                              <w:rPr>
                                <w:sz w:val="12"/>
                              </w:rPr>
                            </w:pPr>
                            <w:r>
                              <w:rPr>
                                <w:color w:val="344449"/>
                                <w:spacing w:val="-10"/>
                                <w:w w:val="105"/>
                                <w:sz w:val="12"/>
                              </w:rPr>
                              <w:t>A</w:t>
                            </w:r>
                          </w:p>
                        </w:tc>
                        <w:tc>
                          <w:tcPr>
                            <w:tcW w:w="898" w:type="dxa"/>
                            <w:shd w:val="clear" w:color="auto" w:fill="8ED2ED"/>
                          </w:tcPr>
                          <w:p w14:paraId="25B31BDC"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DD" w14:textId="77777777" w:rsidR="001E3564" w:rsidRDefault="002F5345">
                            <w:pPr>
                              <w:pStyle w:val="TableParagraph"/>
                              <w:ind w:left="31"/>
                              <w:rPr>
                                <w:sz w:val="12"/>
                              </w:rPr>
                            </w:pPr>
                            <w:r>
                              <w:rPr>
                                <w:color w:val="344449"/>
                                <w:w w:val="105"/>
                                <w:sz w:val="12"/>
                              </w:rPr>
                              <w:t>66+</w:t>
                            </w:r>
                            <w:r>
                              <w:rPr>
                                <w:color w:val="344449"/>
                                <w:spacing w:val="16"/>
                                <w:w w:val="105"/>
                                <w:sz w:val="12"/>
                              </w:rPr>
                              <w:t xml:space="preserve"> </w:t>
                            </w:r>
                            <w:r>
                              <w:rPr>
                                <w:color w:val="344449"/>
                                <w:spacing w:val="-4"/>
                                <w:w w:val="105"/>
                                <w:sz w:val="12"/>
                              </w:rPr>
                              <w:t>jaar</w:t>
                            </w:r>
                          </w:p>
                        </w:tc>
                        <w:tc>
                          <w:tcPr>
                            <w:tcW w:w="803" w:type="dxa"/>
                            <w:tcBorders>
                              <w:right w:val="single" w:sz="4" w:space="0" w:color="4A6C79"/>
                            </w:tcBorders>
                          </w:tcPr>
                          <w:p w14:paraId="25B31BDE" w14:textId="77777777" w:rsidR="001E3564" w:rsidRDefault="002F5345">
                            <w:pPr>
                              <w:pStyle w:val="TableParagraph"/>
                              <w:ind w:left="12"/>
                              <w:rPr>
                                <w:sz w:val="12"/>
                              </w:rPr>
                            </w:pPr>
                            <w:r>
                              <w:rPr>
                                <w:color w:val="344449"/>
                                <w:spacing w:val="-5"/>
                                <w:sz w:val="12"/>
                              </w:rPr>
                              <w:t>40</w:t>
                            </w:r>
                          </w:p>
                        </w:tc>
                      </w:tr>
                      <w:tr w:rsidR="001E3564" w14:paraId="25B31BE4" w14:textId="77777777">
                        <w:trPr>
                          <w:trHeight w:val="219"/>
                        </w:trPr>
                        <w:tc>
                          <w:tcPr>
                            <w:tcW w:w="843" w:type="dxa"/>
                            <w:tcBorders>
                              <w:left w:val="single" w:sz="4" w:space="0" w:color="4A6C79"/>
                            </w:tcBorders>
                            <w:shd w:val="clear" w:color="auto" w:fill="8ED2ED"/>
                          </w:tcPr>
                          <w:p w14:paraId="25B31BE0" w14:textId="77777777" w:rsidR="001E3564" w:rsidRDefault="002F5345">
                            <w:pPr>
                              <w:pStyle w:val="TableParagraph"/>
                              <w:ind w:right="68"/>
                              <w:rPr>
                                <w:sz w:val="12"/>
                              </w:rPr>
                            </w:pPr>
                            <w:r>
                              <w:rPr>
                                <w:color w:val="344449"/>
                                <w:spacing w:val="-10"/>
                                <w:w w:val="105"/>
                                <w:sz w:val="12"/>
                              </w:rPr>
                              <w:t>B</w:t>
                            </w:r>
                          </w:p>
                        </w:tc>
                        <w:tc>
                          <w:tcPr>
                            <w:tcW w:w="898" w:type="dxa"/>
                            <w:shd w:val="clear" w:color="auto" w:fill="8ED2ED"/>
                          </w:tcPr>
                          <w:p w14:paraId="25B31BE1" w14:textId="77777777" w:rsidR="001E3564" w:rsidRDefault="002F5345">
                            <w:pPr>
                              <w:pStyle w:val="TableParagraph"/>
                              <w:ind w:right="44"/>
                              <w:rPr>
                                <w:sz w:val="12"/>
                              </w:rPr>
                            </w:pPr>
                            <w:r>
                              <w:rPr>
                                <w:color w:val="344449"/>
                                <w:spacing w:val="-2"/>
                                <w:sz w:val="12"/>
                              </w:rPr>
                              <w:t>mannen</w:t>
                            </w:r>
                          </w:p>
                        </w:tc>
                        <w:tc>
                          <w:tcPr>
                            <w:tcW w:w="1018" w:type="dxa"/>
                            <w:shd w:val="clear" w:color="auto" w:fill="8ED2ED"/>
                          </w:tcPr>
                          <w:p w14:paraId="25B31BE2" w14:textId="77777777" w:rsidR="001E3564" w:rsidRDefault="002F5345">
                            <w:pPr>
                              <w:pStyle w:val="TableParagraph"/>
                              <w:ind w:left="31"/>
                              <w:rPr>
                                <w:sz w:val="12"/>
                              </w:rPr>
                            </w:pPr>
                            <w:r>
                              <w:rPr>
                                <w:color w:val="344449"/>
                                <w:spacing w:val="-2"/>
                                <w:w w:val="105"/>
                                <w:sz w:val="12"/>
                              </w:rPr>
                              <w:t>totaal</w:t>
                            </w:r>
                          </w:p>
                        </w:tc>
                        <w:tc>
                          <w:tcPr>
                            <w:tcW w:w="803" w:type="dxa"/>
                            <w:tcBorders>
                              <w:right w:val="single" w:sz="4" w:space="0" w:color="4A6C79"/>
                            </w:tcBorders>
                          </w:tcPr>
                          <w:p w14:paraId="25B31BE3" w14:textId="77777777" w:rsidR="001E3564" w:rsidRDefault="002F5345">
                            <w:pPr>
                              <w:pStyle w:val="TableParagraph"/>
                              <w:ind w:left="12"/>
                              <w:rPr>
                                <w:sz w:val="12"/>
                              </w:rPr>
                            </w:pPr>
                            <w:r>
                              <w:rPr>
                                <w:color w:val="344449"/>
                                <w:spacing w:val="-5"/>
                                <w:sz w:val="12"/>
                              </w:rPr>
                              <w:t>350</w:t>
                            </w:r>
                          </w:p>
                        </w:tc>
                      </w:tr>
                      <w:tr w:rsidR="001E3564" w14:paraId="25B31BE9" w14:textId="77777777">
                        <w:trPr>
                          <w:trHeight w:val="219"/>
                        </w:trPr>
                        <w:tc>
                          <w:tcPr>
                            <w:tcW w:w="843" w:type="dxa"/>
                            <w:tcBorders>
                              <w:left w:val="single" w:sz="4" w:space="0" w:color="4A6C79"/>
                            </w:tcBorders>
                            <w:shd w:val="clear" w:color="auto" w:fill="8ED2ED"/>
                          </w:tcPr>
                          <w:p w14:paraId="25B31BE5" w14:textId="77777777" w:rsidR="001E3564" w:rsidRDefault="002F5345">
                            <w:pPr>
                              <w:pStyle w:val="TableParagraph"/>
                              <w:ind w:right="68"/>
                              <w:rPr>
                                <w:sz w:val="12"/>
                              </w:rPr>
                            </w:pPr>
                            <w:r>
                              <w:rPr>
                                <w:color w:val="344449"/>
                                <w:spacing w:val="-10"/>
                                <w:w w:val="105"/>
                                <w:sz w:val="12"/>
                              </w:rPr>
                              <w:t>B</w:t>
                            </w:r>
                          </w:p>
                        </w:tc>
                        <w:tc>
                          <w:tcPr>
                            <w:tcW w:w="898" w:type="dxa"/>
                            <w:shd w:val="clear" w:color="auto" w:fill="8ED2ED"/>
                          </w:tcPr>
                          <w:p w14:paraId="25B31BE6" w14:textId="77777777" w:rsidR="001E3564" w:rsidRDefault="002F5345">
                            <w:pPr>
                              <w:pStyle w:val="TableParagraph"/>
                              <w:ind w:right="44"/>
                              <w:rPr>
                                <w:sz w:val="12"/>
                              </w:rPr>
                            </w:pPr>
                            <w:r>
                              <w:rPr>
                                <w:color w:val="344449"/>
                                <w:spacing w:val="-2"/>
                                <w:sz w:val="12"/>
                              </w:rPr>
                              <w:t>vrouwen</w:t>
                            </w:r>
                          </w:p>
                        </w:tc>
                        <w:tc>
                          <w:tcPr>
                            <w:tcW w:w="1018" w:type="dxa"/>
                            <w:shd w:val="clear" w:color="auto" w:fill="8ED2ED"/>
                          </w:tcPr>
                          <w:p w14:paraId="25B31BE7" w14:textId="77777777" w:rsidR="001E3564" w:rsidRDefault="002F5345">
                            <w:pPr>
                              <w:pStyle w:val="TableParagraph"/>
                              <w:ind w:left="31"/>
                              <w:rPr>
                                <w:sz w:val="12"/>
                              </w:rPr>
                            </w:pPr>
                            <w:r>
                              <w:rPr>
                                <w:color w:val="344449"/>
                                <w:spacing w:val="-2"/>
                                <w:w w:val="105"/>
                                <w:sz w:val="12"/>
                              </w:rPr>
                              <w:t>totaal</w:t>
                            </w:r>
                          </w:p>
                        </w:tc>
                        <w:tc>
                          <w:tcPr>
                            <w:tcW w:w="803" w:type="dxa"/>
                            <w:tcBorders>
                              <w:right w:val="single" w:sz="4" w:space="0" w:color="4A6C79"/>
                            </w:tcBorders>
                          </w:tcPr>
                          <w:p w14:paraId="25B31BE8" w14:textId="77777777" w:rsidR="001E3564" w:rsidRDefault="002F5345">
                            <w:pPr>
                              <w:pStyle w:val="TableParagraph"/>
                              <w:ind w:left="12"/>
                              <w:rPr>
                                <w:sz w:val="12"/>
                              </w:rPr>
                            </w:pPr>
                            <w:r>
                              <w:rPr>
                                <w:color w:val="344449"/>
                                <w:spacing w:val="-5"/>
                                <w:sz w:val="12"/>
                              </w:rPr>
                              <w:t>150</w:t>
                            </w:r>
                          </w:p>
                        </w:tc>
                      </w:tr>
                      <w:tr w:rsidR="001E3564" w14:paraId="25B31BEE" w14:textId="77777777">
                        <w:trPr>
                          <w:trHeight w:val="219"/>
                        </w:trPr>
                        <w:tc>
                          <w:tcPr>
                            <w:tcW w:w="843" w:type="dxa"/>
                            <w:tcBorders>
                              <w:left w:val="single" w:sz="4" w:space="0" w:color="4A6C79"/>
                            </w:tcBorders>
                            <w:shd w:val="clear" w:color="auto" w:fill="8ED2ED"/>
                          </w:tcPr>
                          <w:p w14:paraId="25B31BEA" w14:textId="77777777" w:rsidR="001E3564" w:rsidRDefault="002F5345">
                            <w:pPr>
                              <w:pStyle w:val="TableParagraph"/>
                              <w:ind w:right="68"/>
                              <w:rPr>
                                <w:sz w:val="12"/>
                              </w:rPr>
                            </w:pPr>
                            <w:r>
                              <w:rPr>
                                <w:color w:val="344449"/>
                                <w:spacing w:val="-10"/>
                                <w:w w:val="105"/>
                                <w:sz w:val="12"/>
                              </w:rPr>
                              <w:t>B</w:t>
                            </w:r>
                          </w:p>
                        </w:tc>
                        <w:tc>
                          <w:tcPr>
                            <w:tcW w:w="898" w:type="dxa"/>
                            <w:shd w:val="clear" w:color="auto" w:fill="8ED2ED"/>
                          </w:tcPr>
                          <w:p w14:paraId="25B31BEB"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EC" w14:textId="77777777" w:rsidR="001E3564" w:rsidRDefault="002F5345">
                            <w:pPr>
                              <w:pStyle w:val="TableParagraph"/>
                              <w:ind w:left="31"/>
                              <w:rPr>
                                <w:sz w:val="12"/>
                              </w:rPr>
                            </w:pPr>
                            <w:r>
                              <w:rPr>
                                <w:color w:val="344449"/>
                                <w:sz w:val="12"/>
                              </w:rPr>
                              <w:t>18-30</w:t>
                            </w:r>
                            <w:r>
                              <w:rPr>
                                <w:color w:val="344449"/>
                                <w:spacing w:val="-5"/>
                                <w:sz w:val="12"/>
                              </w:rPr>
                              <w:t xml:space="preserve"> </w:t>
                            </w:r>
                            <w:r>
                              <w:rPr>
                                <w:color w:val="344449"/>
                                <w:spacing w:val="-4"/>
                                <w:sz w:val="12"/>
                              </w:rPr>
                              <w:t>jaar</w:t>
                            </w:r>
                          </w:p>
                        </w:tc>
                        <w:tc>
                          <w:tcPr>
                            <w:tcW w:w="803" w:type="dxa"/>
                            <w:tcBorders>
                              <w:right w:val="single" w:sz="4" w:space="0" w:color="4A6C79"/>
                            </w:tcBorders>
                          </w:tcPr>
                          <w:p w14:paraId="25B31BED" w14:textId="77777777" w:rsidR="001E3564" w:rsidRDefault="002F5345">
                            <w:pPr>
                              <w:pStyle w:val="TableParagraph"/>
                              <w:ind w:left="12"/>
                              <w:rPr>
                                <w:sz w:val="12"/>
                              </w:rPr>
                            </w:pPr>
                            <w:r>
                              <w:rPr>
                                <w:color w:val="344449"/>
                                <w:spacing w:val="-5"/>
                                <w:sz w:val="12"/>
                              </w:rPr>
                              <w:t>20</w:t>
                            </w:r>
                          </w:p>
                        </w:tc>
                      </w:tr>
                      <w:tr w:rsidR="001E3564" w14:paraId="25B31BF3" w14:textId="77777777">
                        <w:trPr>
                          <w:trHeight w:val="219"/>
                        </w:trPr>
                        <w:tc>
                          <w:tcPr>
                            <w:tcW w:w="843" w:type="dxa"/>
                            <w:tcBorders>
                              <w:left w:val="single" w:sz="4" w:space="0" w:color="4A6C79"/>
                            </w:tcBorders>
                            <w:shd w:val="clear" w:color="auto" w:fill="8ED2ED"/>
                          </w:tcPr>
                          <w:p w14:paraId="25B31BEF" w14:textId="77777777" w:rsidR="001E3564" w:rsidRDefault="002F5345">
                            <w:pPr>
                              <w:pStyle w:val="TableParagraph"/>
                              <w:ind w:right="68"/>
                              <w:rPr>
                                <w:sz w:val="12"/>
                              </w:rPr>
                            </w:pPr>
                            <w:r>
                              <w:rPr>
                                <w:color w:val="344449"/>
                                <w:spacing w:val="-10"/>
                                <w:w w:val="105"/>
                                <w:sz w:val="12"/>
                              </w:rPr>
                              <w:t>B</w:t>
                            </w:r>
                          </w:p>
                        </w:tc>
                        <w:tc>
                          <w:tcPr>
                            <w:tcW w:w="898" w:type="dxa"/>
                            <w:shd w:val="clear" w:color="auto" w:fill="8ED2ED"/>
                          </w:tcPr>
                          <w:p w14:paraId="25B31BF0" w14:textId="77777777" w:rsidR="001E3564" w:rsidRDefault="002F5345">
                            <w:pPr>
                              <w:pStyle w:val="TableParagraph"/>
                              <w:ind w:right="44"/>
                              <w:rPr>
                                <w:sz w:val="12"/>
                              </w:rPr>
                            </w:pPr>
                            <w:r>
                              <w:rPr>
                                <w:color w:val="344449"/>
                                <w:spacing w:val="-2"/>
                                <w:w w:val="105"/>
                                <w:sz w:val="12"/>
                              </w:rPr>
                              <w:t>totaal</w:t>
                            </w:r>
                          </w:p>
                        </w:tc>
                        <w:tc>
                          <w:tcPr>
                            <w:tcW w:w="1018" w:type="dxa"/>
                            <w:shd w:val="clear" w:color="auto" w:fill="8ED2ED"/>
                          </w:tcPr>
                          <w:p w14:paraId="25B31BF1" w14:textId="77777777" w:rsidR="001E3564" w:rsidRDefault="002F5345">
                            <w:pPr>
                              <w:pStyle w:val="TableParagraph"/>
                              <w:ind w:left="31"/>
                              <w:rPr>
                                <w:sz w:val="12"/>
                              </w:rPr>
                            </w:pPr>
                            <w:r>
                              <w:rPr>
                                <w:color w:val="344449"/>
                                <w:sz w:val="12"/>
                              </w:rPr>
                              <w:t>31-65</w:t>
                            </w:r>
                            <w:r>
                              <w:rPr>
                                <w:color w:val="344449"/>
                                <w:spacing w:val="-5"/>
                                <w:sz w:val="12"/>
                              </w:rPr>
                              <w:t xml:space="preserve"> </w:t>
                            </w:r>
                            <w:r>
                              <w:rPr>
                                <w:color w:val="344449"/>
                                <w:spacing w:val="-4"/>
                                <w:sz w:val="12"/>
                              </w:rPr>
                              <w:t>jaar</w:t>
                            </w:r>
                          </w:p>
                        </w:tc>
                        <w:tc>
                          <w:tcPr>
                            <w:tcW w:w="803" w:type="dxa"/>
                            <w:tcBorders>
                              <w:right w:val="single" w:sz="4" w:space="0" w:color="4A6C79"/>
                            </w:tcBorders>
                          </w:tcPr>
                          <w:p w14:paraId="25B31BF2" w14:textId="77777777" w:rsidR="001E3564" w:rsidRDefault="002F5345">
                            <w:pPr>
                              <w:pStyle w:val="TableParagraph"/>
                              <w:ind w:left="12"/>
                              <w:rPr>
                                <w:sz w:val="12"/>
                              </w:rPr>
                            </w:pPr>
                            <w:r>
                              <w:rPr>
                                <w:color w:val="344449"/>
                                <w:spacing w:val="-5"/>
                                <w:sz w:val="12"/>
                              </w:rPr>
                              <w:t>400</w:t>
                            </w:r>
                          </w:p>
                        </w:tc>
                      </w:tr>
                      <w:tr w:rsidR="001E3564" w14:paraId="25B31BF8" w14:textId="77777777">
                        <w:trPr>
                          <w:trHeight w:val="240"/>
                        </w:trPr>
                        <w:tc>
                          <w:tcPr>
                            <w:tcW w:w="843" w:type="dxa"/>
                            <w:tcBorders>
                              <w:left w:val="single" w:sz="4" w:space="0" w:color="4A6C79"/>
                              <w:bottom w:val="single" w:sz="4" w:space="0" w:color="4A6C79"/>
                            </w:tcBorders>
                            <w:shd w:val="clear" w:color="auto" w:fill="8ED2ED"/>
                          </w:tcPr>
                          <w:p w14:paraId="25B31BF4" w14:textId="77777777" w:rsidR="001E3564" w:rsidRDefault="002F5345">
                            <w:pPr>
                              <w:pStyle w:val="TableParagraph"/>
                              <w:ind w:right="68"/>
                              <w:rPr>
                                <w:sz w:val="12"/>
                              </w:rPr>
                            </w:pPr>
                            <w:r>
                              <w:rPr>
                                <w:color w:val="344449"/>
                                <w:spacing w:val="-10"/>
                                <w:w w:val="105"/>
                                <w:sz w:val="12"/>
                              </w:rPr>
                              <w:t>B</w:t>
                            </w:r>
                          </w:p>
                        </w:tc>
                        <w:tc>
                          <w:tcPr>
                            <w:tcW w:w="898" w:type="dxa"/>
                            <w:tcBorders>
                              <w:bottom w:val="single" w:sz="4" w:space="0" w:color="4A6C79"/>
                            </w:tcBorders>
                            <w:shd w:val="clear" w:color="auto" w:fill="8ED2ED"/>
                          </w:tcPr>
                          <w:p w14:paraId="25B31BF5" w14:textId="77777777" w:rsidR="001E3564" w:rsidRDefault="002F5345">
                            <w:pPr>
                              <w:pStyle w:val="TableParagraph"/>
                              <w:ind w:right="44"/>
                              <w:rPr>
                                <w:sz w:val="12"/>
                              </w:rPr>
                            </w:pPr>
                            <w:r>
                              <w:rPr>
                                <w:color w:val="344449"/>
                                <w:spacing w:val="-2"/>
                                <w:w w:val="105"/>
                                <w:sz w:val="12"/>
                              </w:rPr>
                              <w:t>totaal</w:t>
                            </w:r>
                          </w:p>
                        </w:tc>
                        <w:tc>
                          <w:tcPr>
                            <w:tcW w:w="1018" w:type="dxa"/>
                            <w:tcBorders>
                              <w:bottom w:val="single" w:sz="4" w:space="0" w:color="4A6C79"/>
                            </w:tcBorders>
                            <w:shd w:val="clear" w:color="auto" w:fill="8ED2ED"/>
                          </w:tcPr>
                          <w:p w14:paraId="25B31BF6" w14:textId="77777777" w:rsidR="001E3564" w:rsidRDefault="002F5345">
                            <w:pPr>
                              <w:pStyle w:val="TableParagraph"/>
                              <w:ind w:left="31"/>
                              <w:rPr>
                                <w:sz w:val="12"/>
                              </w:rPr>
                            </w:pPr>
                            <w:r>
                              <w:rPr>
                                <w:color w:val="344449"/>
                                <w:w w:val="105"/>
                                <w:sz w:val="12"/>
                              </w:rPr>
                              <w:t>66+</w:t>
                            </w:r>
                            <w:r>
                              <w:rPr>
                                <w:color w:val="344449"/>
                                <w:spacing w:val="16"/>
                                <w:w w:val="105"/>
                                <w:sz w:val="12"/>
                              </w:rPr>
                              <w:t xml:space="preserve"> </w:t>
                            </w:r>
                            <w:r>
                              <w:rPr>
                                <w:color w:val="344449"/>
                                <w:spacing w:val="-4"/>
                                <w:w w:val="105"/>
                                <w:sz w:val="12"/>
                              </w:rPr>
                              <w:t>jaar</w:t>
                            </w:r>
                          </w:p>
                        </w:tc>
                        <w:tc>
                          <w:tcPr>
                            <w:tcW w:w="803" w:type="dxa"/>
                            <w:tcBorders>
                              <w:bottom w:val="single" w:sz="4" w:space="0" w:color="4A6C79"/>
                              <w:right w:val="single" w:sz="4" w:space="0" w:color="4A6C79"/>
                            </w:tcBorders>
                          </w:tcPr>
                          <w:p w14:paraId="25B31BF7" w14:textId="77777777" w:rsidR="001E3564" w:rsidRDefault="002F5345">
                            <w:pPr>
                              <w:pStyle w:val="TableParagraph"/>
                              <w:ind w:left="12"/>
                              <w:rPr>
                                <w:sz w:val="12"/>
                              </w:rPr>
                            </w:pPr>
                            <w:r>
                              <w:rPr>
                                <w:color w:val="344449"/>
                                <w:spacing w:val="-5"/>
                                <w:sz w:val="12"/>
                              </w:rPr>
                              <w:t>80</w:t>
                            </w:r>
                          </w:p>
                        </w:tc>
                      </w:tr>
                    </w:tbl>
                    <w:p w14:paraId="25B31BF9" w14:textId="77777777" w:rsidR="001E3564" w:rsidRDefault="001E3564">
                      <w:pPr>
                        <w:pStyle w:val="BodyText"/>
                      </w:pPr>
                    </w:p>
                  </w:txbxContent>
                </v:textbox>
                <w10:wrap anchorx="page"/>
              </v:shape>
            </w:pict>
          </mc:Fallback>
        </mc:AlternateContent>
      </w:r>
      <w:r w:rsidRPr="001A436D">
        <w:rPr>
          <w:rFonts w:ascii="Arial"/>
          <w:i/>
          <w:color w:val="344449"/>
          <w:sz w:val="16"/>
          <w:rPrChange w:id="2973" w:author="Vannieuwenhuyze Jorre" w:date="2025-03-27T14:21:00Z" w16du:dateUtc="2025-03-27T13:21:00Z">
            <w:rPr>
              <w:rFonts w:ascii="Arial"/>
              <w:i/>
              <w:color w:val="344449"/>
              <w:spacing w:val="-2"/>
              <w:sz w:val="16"/>
            </w:rPr>
          </w:rPrChange>
        </w:rPr>
        <w:t>Aparte</w:t>
      </w:r>
      <w:r w:rsidRPr="001A436D">
        <w:rPr>
          <w:rFonts w:ascii="Arial"/>
          <w:i/>
          <w:color w:val="344449"/>
          <w:sz w:val="16"/>
          <w:rPrChange w:id="2974" w:author="Vannieuwenhuyze Jorre" w:date="2025-03-27T14:21:00Z" w16du:dateUtc="2025-03-27T13:21:00Z">
            <w:rPr>
              <w:rFonts w:ascii="Arial"/>
              <w:i/>
              <w:color w:val="344449"/>
              <w:spacing w:val="1"/>
              <w:sz w:val="16"/>
            </w:rPr>
          </w:rPrChange>
        </w:rPr>
        <w:t xml:space="preserve"> </w:t>
      </w:r>
      <w:r w:rsidRPr="001A436D">
        <w:rPr>
          <w:rFonts w:ascii="Arial"/>
          <w:i/>
          <w:color w:val="344449"/>
          <w:sz w:val="16"/>
          <w:rPrChange w:id="2975" w:author="Vannieuwenhuyze Jorre" w:date="2025-03-27T14:21:00Z" w16du:dateUtc="2025-03-27T13:21:00Z">
            <w:rPr>
              <w:rFonts w:ascii="Arial"/>
              <w:i/>
              <w:color w:val="344449"/>
              <w:spacing w:val="-2"/>
              <w:sz w:val="16"/>
            </w:rPr>
          </w:rPrChange>
        </w:rPr>
        <w:t>dimensies</w:t>
      </w:r>
      <w:r w:rsidRPr="001A436D">
        <w:rPr>
          <w:rFonts w:ascii="Arial"/>
          <w:i/>
          <w:color w:val="344449"/>
          <w:sz w:val="16"/>
          <w:rPrChange w:id="2976" w:author="Vannieuwenhuyze Jorre" w:date="2025-03-27T14:21:00Z" w16du:dateUtc="2025-03-27T13:21:00Z">
            <w:rPr>
              <w:rFonts w:ascii="Arial"/>
              <w:i/>
              <w:color w:val="344449"/>
              <w:spacing w:val="1"/>
              <w:sz w:val="16"/>
            </w:rPr>
          </w:rPrChange>
        </w:rPr>
        <w:t xml:space="preserve"> </w:t>
      </w:r>
      <w:r w:rsidRPr="001A436D">
        <w:rPr>
          <w:rFonts w:ascii="Arial"/>
          <w:i/>
          <w:color w:val="344449"/>
          <w:sz w:val="16"/>
          <w:rPrChange w:id="2977" w:author="Vannieuwenhuyze Jorre" w:date="2025-03-27T14:21:00Z" w16du:dateUtc="2025-03-27T13:21:00Z">
            <w:rPr>
              <w:rFonts w:ascii="Arial"/>
              <w:i/>
              <w:color w:val="344449"/>
              <w:spacing w:val="-2"/>
              <w:sz w:val="16"/>
            </w:rPr>
          </w:rPrChange>
        </w:rPr>
        <w:t>voor</w:t>
      </w:r>
      <w:r w:rsidRPr="001A436D">
        <w:rPr>
          <w:rFonts w:ascii="Arial"/>
          <w:i/>
          <w:color w:val="344449"/>
          <w:sz w:val="16"/>
          <w:rPrChange w:id="2978" w:author="Vannieuwenhuyze Jorre" w:date="2025-03-27T14:21:00Z" w16du:dateUtc="2025-03-27T13:21:00Z">
            <w:rPr>
              <w:rFonts w:ascii="Arial"/>
              <w:i/>
              <w:color w:val="344449"/>
              <w:spacing w:val="1"/>
              <w:sz w:val="16"/>
            </w:rPr>
          </w:rPrChange>
        </w:rPr>
        <w:t xml:space="preserve"> </w:t>
      </w:r>
      <w:r w:rsidRPr="001A436D">
        <w:rPr>
          <w:rFonts w:ascii="Arial"/>
          <w:i/>
          <w:color w:val="344449"/>
          <w:sz w:val="16"/>
          <w:rPrChange w:id="2979" w:author="Vannieuwenhuyze Jorre" w:date="2025-03-27T14:21:00Z" w16du:dateUtc="2025-03-27T13:21:00Z">
            <w:rPr>
              <w:rFonts w:ascii="Arial"/>
              <w:i/>
              <w:color w:val="344449"/>
              <w:spacing w:val="-2"/>
              <w:sz w:val="16"/>
            </w:rPr>
          </w:rPrChange>
        </w:rPr>
        <w:t>geslacht</w:t>
      </w:r>
      <w:r w:rsidRPr="001A436D">
        <w:rPr>
          <w:rFonts w:ascii="Arial"/>
          <w:i/>
          <w:color w:val="344449"/>
          <w:sz w:val="16"/>
          <w:rPrChange w:id="2980" w:author="Vannieuwenhuyze Jorre" w:date="2025-03-27T14:21:00Z" w16du:dateUtc="2025-03-27T13:21:00Z">
            <w:rPr>
              <w:rFonts w:ascii="Arial"/>
              <w:i/>
              <w:color w:val="344449"/>
              <w:spacing w:val="1"/>
              <w:sz w:val="16"/>
            </w:rPr>
          </w:rPrChange>
        </w:rPr>
        <w:t xml:space="preserve"> </w:t>
      </w:r>
      <w:r w:rsidRPr="001A436D">
        <w:rPr>
          <w:rFonts w:ascii="Arial"/>
          <w:i/>
          <w:color w:val="344449"/>
          <w:sz w:val="16"/>
          <w:rPrChange w:id="2981" w:author="Vannieuwenhuyze Jorre" w:date="2025-03-27T14:21:00Z" w16du:dateUtc="2025-03-27T13:21:00Z">
            <w:rPr>
              <w:rFonts w:ascii="Arial"/>
              <w:i/>
              <w:color w:val="344449"/>
              <w:spacing w:val="-2"/>
              <w:sz w:val="16"/>
            </w:rPr>
          </w:rPrChange>
        </w:rPr>
        <w:t>en</w:t>
      </w:r>
      <w:r w:rsidRPr="001A436D">
        <w:rPr>
          <w:rFonts w:ascii="Arial"/>
          <w:i/>
          <w:color w:val="344449"/>
          <w:sz w:val="16"/>
          <w:rPrChange w:id="2982" w:author="Vannieuwenhuyze Jorre" w:date="2025-03-27T14:21:00Z" w16du:dateUtc="2025-03-27T13:21:00Z">
            <w:rPr>
              <w:rFonts w:ascii="Arial"/>
              <w:i/>
              <w:color w:val="344449"/>
              <w:spacing w:val="1"/>
              <w:sz w:val="16"/>
            </w:rPr>
          </w:rPrChange>
        </w:rPr>
        <w:t xml:space="preserve"> </w:t>
      </w:r>
      <w:r w:rsidRPr="001A436D">
        <w:rPr>
          <w:rFonts w:ascii="Arial"/>
          <w:i/>
          <w:color w:val="344449"/>
          <w:sz w:val="16"/>
          <w:rPrChange w:id="2983" w:author="Vannieuwenhuyze Jorre" w:date="2025-03-27T14:21:00Z" w16du:dateUtc="2025-03-27T13:21:00Z">
            <w:rPr>
              <w:rFonts w:ascii="Arial"/>
              <w:i/>
              <w:color w:val="344449"/>
              <w:spacing w:val="-2"/>
              <w:sz w:val="16"/>
            </w:rPr>
          </w:rPrChange>
        </w:rPr>
        <w:t>leeftijd.</w:t>
      </w:r>
    </w:p>
    <w:p w14:paraId="25B31A1D" w14:textId="77777777" w:rsidR="001E3564" w:rsidRPr="002A7964" w:rsidRDefault="002F5345">
      <w:pPr>
        <w:pStyle w:val="ListParagraph"/>
        <w:numPr>
          <w:ilvl w:val="0"/>
          <w:numId w:val="3"/>
        </w:numPr>
        <w:tabs>
          <w:tab w:val="left" w:pos="986"/>
        </w:tabs>
        <w:spacing w:before="70" w:line="247" w:lineRule="auto"/>
        <w:ind w:left="709" w:right="1174" w:firstLine="0"/>
        <w:rPr>
          <w:rFonts w:ascii="Arial" w:hAnsi="Arial"/>
          <w:i/>
          <w:sz w:val="16"/>
        </w:rPr>
      </w:pPr>
      <w:r w:rsidRPr="002A7964">
        <w:br w:type="column"/>
      </w:r>
      <w:r w:rsidRPr="001A436D">
        <w:rPr>
          <w:rFonts w:ascii="Arial" w:hAnsi="Arial"/>
          <w:i/>
          <w:color w:val="344449"/>
          <w:sz w:val="16"/>
          <w:rPrChange w:id="2984" w:author="Vannieuwenhuyze Jorre" w:date="2025-03-27T14:21:00Z" w16du:dateUtc="2025-03-27T13:21:00Z">
            <w:rPr>
              <w:rFonts w:ascii="Arial" w:hAnsi="Arial"/>
              <w:i/>
              <w:color w:val="344449"/>
              <w:spacing w:val="-2"/>
              <w:sz w:val="16"/>
            </w:rPr>
          </w:rPrChange>
        </w:rPr>
        <w:t>Geslacht</w:t>
      </w:r>
      <w:r w:rsidRPr="001A436D">
        <w:rPr>
          <w:rFonts w:ascii="Arial" w:hAnsi="Arial"/>
          <w:i/>
          <w:color w:val="344449"/>
          <w:sz w:val="16"/>
          <w:rPrChange w:id="2985" w:author="Vannieuwenhuyze Jorre" w:date="2025-03-27T14:21:00Z" w16du:dateUtc="2025-03-27T13:21:00Z">
            <w:rPr>
              <w:rFonts w:ascii="Arial" w:hAnsi="Arial"/>
              <w:i/>
              <w:color w:val="344449"/>
              <w:spacing w:val="-7"/>
              <w:sz w:val="16"/>
            </w:rPr>
          </w:rPrChange>
        </w:rPr>
        <w:t xml:space="preserve"> </w:t>
      </w:r>
      <w:r w:rsidRPr="001A436D">
        <w:rPr>
          <w:rFonts w:ascii="Arial" w:hAnsi="Arial"/>
          <w:i/>
          <w:color w:val="344449"/>
          <w:sz w:val="16"/>
          <w:rPrChange w:id="2986" w:author="Vannieuwenhuyze Jorre" w:date="2025-03-27T14:21:00Z" w16du:dateUtc="2025-03-27T13:21:00Z">
            <w:rPr>
              <w:rFonts w:ascii="Arial" w:hAnsi="Arial"/>
              <w:i/>
              <w:color w:val="344449"/>
              <w:spacing w:val="-2"/>
              <w:sz w:val="16"/>
            </w:rPr>
          </w:rPrChange>
        </w:rPr>
        <w:t>en</w:t>
      </w:r>
      <w:r w:rsidRPr="001A436D">
        <w:rPr>
          <w:rFonts w:ascii="Arial" w:hAnsi="Arial"/>
          <w:i/>
          <w:color w:val="344449"/>
          <w:sz w:val="16"/>
          <w:rPrChange w:id="2987" w:author="Vannieuwenhuyze Jorre" w:date="2025-03-27T14:21:00Z" w16du:dateUtc="2025-03-27T13:21:00Z">
            <w:rPr>
              <w:rFonts w:ascii="Arial" w:hAnsi="Arial"/>
              <w:i/>
              <w:color w:val="344449"/>
              <w:spacing w:val="-7"/>
              <w:sz w:val="16"/>
            </w:rPr>
          </w:rPrChange>
        </w:rPr>
        <w:t xml:space="preserve"> </w:t>
      </w:r>
      <w:r w:rsidRPr="001A436D">
        <w:rPr>
          <w:rFonts w:ascii="Arial" w:hAnsi="Arial"/>
          <w:i/>
          <w:color w:val="344449"/>
          <w:sz w:val="16"/>
          <w:rPrChange w:id="2988" w:author="Vannieuwenhuyze Jorre" w:date="2025-03-27T14:21:00Z" w16du:dateUtc="2025-03-27T13:21:00Z">
            <w:rPr>
              <w:rFonts w:ascii="Arial" w:hAnsi="Arial"/>
              <w:i/>
              <w:color w:val="344449"/>
              <w:spacing w:val="-2"/>
              <w:sz w:val="16"/>
            </w:rPr>
          </w:rPrChange>
        </w:rPr>
        <w:t>leeftijd</w:t>
      </w:r>
      <w:r w:rsidRPr="001A436D">
        <w:rPr>
          <w:rFonts w:ascii="Arial" w:hAnsi="Arial"/>
          <w:i/>
          <w:color w:val="344449"/>
          <w:sz w:val="16"/>
          <w:rPrChange w:id="2989" w:author="Vannieuwenhuyze Jorre" w:date="2025-03-27T14:21:00Z" w16du:dateUtc="2025-03-27T13:21:00Z">
            <w:rPr>
              <w:rFonts w:ascii="Arial" w:hAnsi="Arial"/>
              <w:i/>
              <w:color w:val="344449"/>
              <w:spacing w:val="-7"/>
              <w:sz w:val="16"/>
            </w:rPr>
          </w:rPrChange>
        </w:rPr>
        <w:t xml:space="preserve"> </w:t>
      </w:r>
      <w:r w:rsidRPr="001A436D">
        <w:rPr>
          <w:rFonts w:ascii="Arial" w:hAnsi="Arial"/>
          <w:i/>
          <w:color w:val="344449"/>
          <w:sz w:val="16"/>
          <w:rPrChange w:id="2990" w:author="Vannieuwenhuyze Jorre" w:date="2025-03-27T14:21:00Z" w16du:dateUtc="2025-03-27T13:21:00Z">
            <w:rPr>
              <w:rFonts w:ascii="Arial" w:hAnsi="Arial"/>
              <w:i/>
              <w:color w:val="344449"/>
              <w:spacing w:val="-2"/>
              <w:sz w:val="16"/>
            </w:rPr>
          </w:rPrChange>
        </w:rPr>
        <w:t>worden</w:t>
      </w:r>
      <w:r w:rsidRPr="001A436D">
        <w:rPr>
          <w:rFonts w:ascii="Arial" w:hAnsi="Arial"/>
          <w:i/>
          <w:color w:val="344449"/>
          <w:sz w:val="16"/>
          <w:rPrChange w:id="2991" w:author="Vannieuwenhuyze Jorre" w:date="2025-03-27T14:21:00Z" w16du:dateUtc="2025-03-27T13:21:00Z">
            <w:rPr>
              <w:rFonts w:ascii="Arial" w:hAnsi="Arial"/>
              <w:i/>
              <w:color w:val="344449"/>
              <w:spacing w:val="-7"/>
              <w:sz w:val="16"/>
            </w:rPr>
          </w:rPrChange>
        </w:rPr>
        <w:t xml:space="preserve"> </w:t>
      </w:r>
      <w:r w:rsidRPr="001A436D">
        <w:rPr>
          <w:rFonts w:ascii="Arial" w:hAnsi="Arial"/>
          <w:i/>
          <w:color w:val="344449"/>
          <w:sz w:val="16"/>
          <w:rPrChange w:id="2992" w:author="Vannieuwenhuyze Jorre" w:date="2025-03-27T14:21:00Z" w16du:dateUtc="2025-03-27T13:21:00Z">
            <w:rPr>
              <w:rFonts w:ascii="Arial" w:hAnsi="Arial"/>
              <w:i/>
              <w:color w:val="344449"/>
              <w:spacing w:val="-2"/>
              <w:sz w:val="16"/>
            </w:rPr>
          </w:rPrChange>
        </w:rPr>
        <w:t>gecombineerd</w:t>
      </w:r>
      <w:r w:rsidRPr="001A436D">
        <w:rPr>
          <w:rFonts w:ascii="Arial" w:hAnsi="Arial"/>
          <w:i/>
          <w:color w:val="344449"/>
          <w:sz w:val="16"/>
          <w:rPrChange w:id="2993" w:author="Vannieuwenhuyze Jorre" w:date="2025-03-27T14:21:00Z" w16du:dateUtc="2025-03-27T13:21:00Z">
            <w:rPr>
              <w:rFonts w:ascii="Arial" w:hAnsi="Arial"/>
              <w:i/>
              <w:color w:val="344449"/>
              <w:spacing w:val="-7"/>
              <w:sz w:val="16"/>
            </w:rPr>
          </w:rPrChange>
        </w:rPr>
        <w:t xml:space="preserve"> </w:t>
      </w:r>
      <w:r w:rsidRPr="001A436D">
        <w:rPr>
          <w:rFonts w:ascii="Arial" w:hAnsi="Arial"/>
          <w:i/>
          <w:color w:val="344449"/>
          <w:sz w:val="16"/>
          <w:rPrChange w:id="2994" w:author="Vannieuwenhuyze Jorre" w:date="2025-03-27T14:21:00Z" w16du:dateUtc="2025-03-27T13:21:00Z">
            <w:rPr>
              <w:rFonts w:ascii="Arial" w:hAnsi="Arial"/>
              <w:i/>
              <w:color w:val="344449"/>
              <w:spacing w:val="-2"/>
              <w:sz w:val="16"/>
            </w:rPr>
          </w:rPrChange>
        </w:rPr>
        <w:t>in</w:t>
      </w:r>
      <w:r w:rsidRPr="001A436D">
        <w:rPr>
          <w:rFonts w:ascii="Arial" w:hAnsi="Arial"/>
          <w:i/>
          <w:color w:val="344449"/>
          <w:sz w:val="16"/>
          <w:rPrChange w:id="2995" w:author="Vannieuwenhuyze Jorre" w:date="2025-03-27T14:21:00Z" w16du:dateUtc="2025-03-27T13:21:00Z">
            <w:rPr>
              <w:rFonts w:ascii="Arial" w:hAnsi="Arial"/>
              <w:i/>
              <w:color w:val="344449"/>
              <w:spacing w:val="-7"/>
              <w:sz w:val="16"/>
            </w:rPr>
          </w:rPrChange>
        </w:rPr>
        <w:t xml:space="preserve"> </w:t>
      </w:r>
      <w:r w:rsidRPr="001A436D">
        <w:rPr>
          <w:rFonts w:ascii="Arial" w:hAnsi="Arial"/>
          <w:i/>
          <w:color w:val="344449"/>
          <w:sz w:val="16"/>
          <w:rPrChange w:id="2996" w:author="Vannieuwenhuyze Jorre" w:date="2025-03-27T14:21:00Z" w16du:dateUtc="2025-03-27T13:21:00Z">
            <w:rPr>
              <w:rFonts w:ascii="Arial" w:hAnsi="Arial"/>
              <w:i/>
              <w:color w:val="344449"/>
              <w:spacing w:val="-2"/>
              <w:sz w:val="16"/>
            </w:rPr>
          </w:rPrChange>
        </w:rPr>
        <w:t xml:space="preserve">de </w:t>
      </w:r>
      <w:r w:rsidRPr="002A7964">
        <w:rPr>
          <w:rFonts w:ascii="Arial" w:hAnsi="Arial"/>
          <w:i/>
          <w:color w:val="344449"/>
          <w:sz w:val="16"/>
        </w:rPr>
        <w:t>dimensie ‘bevolkingsgroep’.</w:t>
      </w:r>
    </w:p>
    <w:p w14:paraId="25B31A1E" w14:textId="77777777" w:rsidR="001E3564" w:rsidRPr="002A7964" w:rsidRDefault="001E3564">
      <w:pPr>
        <w:pStyle w:val="ListParagraph"/>
        <w:spacing w:line="247" w:lineRule="auto"/>
        <w:rPr>
          <w:rFonts w:ascii="Arial" w:hAnsi="Arial"/>
          <w:i/>
          <w:sz w:val="16"/>
        </w:rPr>
        <w:sectPr w:rsidR="001E3564" w:rsidRPr="002A7964">
          <w:type w:val="continuous"/>
          <w:pgSz w:w="11910" w:h="16840"/>
          <w:pgMar w:top="0" w:right="850" w:bottom="0" w:left="1275" w:header="0" w:footer="1480" w:gutter="0"/>
          <w:cols w:num="2" w:space="708" w:equalWidth="0">
            <w:col w:w="4014" w:space="309"/>
            <w:col w:w="5462"/>
          </w:cols>
        </w:sectPr>
      </w:pPr>
    </w:p>
    <w:p w14:paraId="25B31A1F" w14:textId="77777777" w:rsidR="001E3564" w:rsidRPr="002A7964" w:rsidRDefault="001E3564">
      <w:pPr>
        <w:pStyle w:val="BodyText"/>
        <w:spacing w:before="6"/>
        <w:rPr>
          <w:rFonts w:ascii="Arial"/>
          <w:i/>
          <w:sz w:val="11"/>
        </w:rPr>
      </w:pPr>
    </w:p>
    <w:tbl>
      <w:tblPr>
        <w:tblStyle w:val="TableNormal1"/>
        <w:tblW w:w="0" w:type="auto"/>
        <w:tblInd w:w="5044" w:type="dxa"/>
        <w:tblLayout w:type="fixed"/>
        <w:tblLook w:val="01E0" w:firstRow="1" w:lastRow="1" w:firstColumn="1" w:lastColumn="1" w:noHBand="0" w:noVBand="0"/>
      </w:tblPr>
      <w:tblGrid>
        <w:gridCol w:w="990"/>
        <w:gridCol w:w="1771"/>
        <w:gridCol w:w="804"/>
      </w:tblGrid>
      <w:tr w:rsidR="001E3564" w:rsidRPr="002A7964" w14:paraId="25B31A21" w14:textId="77777777">
        <w:trPr>
          <w:trHeight w:val="219"/>
        </w:trPr>
        <w:tc>
          <w:tcPr>
            <w:tcW w:w="3565" w:type="dxa"/>
            <w:gridSpan w:val="3"/>
            <w:shd w:val="clear" w:color="auto" w:fill="4A6C79"/>
          </w:tcPr>
          <w:p w14:paraId="25B31A20" w14:textId="77777777" w:rsidR="001E3564" w:rsidRPr="002A7964" w:rsidRDefault="002F5345">
            <w:pPr>
              <w:pStyle w:val="TableParagraph"/>
              <w:spacing w:before="25"/>
              <w:ind w:left="127"/>
              <w:jc w:val="left"/>
              <w:rPr>
                <w:sz w:val="12"/>
              </w:rPr>
            </w:pPr>
            <w:r w:rsidRPr="001A436D">
              <w:rPr>
                <w:color w:val="FFFFFF"/>
                <w:sz w:val="12"/>
                <w:rPrChange w:id="2997" w:author="Vannieuwenhuyze Jorre" w:date="2025-03-27T14:21:00Z" w16du:dateUtc="2025-03-27T13:21:00Z">
                  <w:rPr>
                    <w:color w:val="FFFFFF"/>
                    <w:spacing w:val="-2"/>
                    <w:sz w:val="12"/>
                  </w:rPr>
                </w:rPrChange>
              </w:rPr>
              <w:t>Bevolkingsaantal</w:t>
            </w:r>
            <w:r w:rsidRPr="001A436D">
              <w:rPr>
                <w:color w:val="FFFFFF"/>
                <w:sz w:val="12"/>
                <w:rPrChange w:id="2998" w:author="Vannieuwenhuyze Jorre" w:date="2025-03-27T14:21:00Z" w16du:dateUtc="2025-03-27T13:21:00Z">
                  <w:rPr>
                    <w:color w:val="FFFFFF"/>
                    <w:spacing w:val="12"/>
                    <w:sz w:val="12"/>
                  </w:rPr>
                </w:rPrChange>
              </w:rPr>
              <w:t xml:space="preserve"> </w:t>
            </w:r>
            <w:r w:rsidRPr="001A436D">
              <w:rPr>
                <w:color w:val="FFFFFF"/>
                <w:sz w:val="12"/>
                <w:rPrChange w:id="2999" w:author="Vannieuwenhuyze Jorre" w:date="2025-03-27T14:21:00Z" w16du:dateUtc="2025-03-27T13:21:00Z">
                  <w:rPr>
                    <w:color w:val="FFFFFF"/>
                    <w:spacing w:val="-4"/>
                    <w:sz w:val="12"/>
                  </w:rPr>
                </w:rPrChange>
              </w:rPr>
              <w:t>2019</w:t>
            </w:r>
          </w:p>
        </w:tc>
      </w:tr>
      <w:tr w:rsidR="001E3564" w:rsidRPr="002A7964" w14:paraId="25B31A25" w14:textId="77777777">
        <w:trPr>
          <w:trHeight w:val="219"/>
        </w:trPr>
        <w:tc>
          <w:tcPr>
            <w:tcW w:w="990" w:type="dxa"/>
            <w:tcBorders>
              <w:left w:val="single" w:sz="4" w:space="0" w:color="4A6C79"/>
            </w:tcBorders>
            <w:shd w:val="clear" w:color="auto" w:fill="70A2B8"/>
          </w:tcPr>
          <w:p w14:paraId="25B31A22" w14:textId="77777777" w:rsidR="001E3564" w:rsidRPr="002A7964" w:rsidRDefault="002F5345">
            <w:pPr>
              <w:pStyle w:val="TableParagraph"/>
              <w:spacing w:before="25"/>
              <w:ind w:right="215"/>
              <w:rPr>
                <w:sz w:val="12"/>
              </w:rPr>
            </w:pPr>
            <w:r w:rsidRPr="001A436D">
              <w:rPr>
                <w:color w:val="FFFFFF"/>
                <w:sz w:val="12"/>
                <w:rPrChange w:id="3000" w:author="Vannieuwenhuyze Jorre" w:date="2025-03-27T14:21:00Z" w16du:dateUtc="2025-03-27T13:21:00Z">
                  <w:rPr>
                    <w:color w:val="FFFFFF"/>
                    <w:spacing w:val="-2"/>
                    <w:sz w:val="12"/>
                  </w:rPr>
                </w:rPrChange>
              </w:rPr>
              <w:t>Gemeente</w:t>
            </w:r>
          </w:p>
        </w:tc>
        <w:tc>
          <w:tcPr>
            <w:tcW w:w="1771" w:type="dxa"/>
            <w:shd w:val="clear" w:color="auto" w:fill="70A2B8"/>
          </w:tcPr>
          <w:p w14:paraId="25B31A23" w14:textId="77777777" w:rsidR="001E3564" w:rsidRPr="002A7964" w:rsidRDefault="002F5345">
            <w:pPr>
              <w:pStyle w:val="TableParagraph"/>
              <w:spacing w:before="25"/>
              <w:ind w:right="214"/>
              <w:rPr>
                <w:sz w:val="12"/>
              </w:rPr>
            </w:pPr>
            <w:r w:rsidRPr="001A436D">
              <w:rPr>
                <w:color w:val="FFFFFF"/>
                <w:sz w:val="12"/>
                <w:rPrChange w:id="3001" w:author="Vannieuwenhuyze Jorre" w:date="2025-03-27T14:21:00Z" w16du:dateUtc="2025-03-27T13:21:00Z">
                  <w:rPr>
                    <w:color w:val="FFFFFF"/>
                    <w:spacing w:val="-2"/>
                    <w:sz w:val="12"/>
                  </w:rPr>
                </w:rPrChange>
              </w:rPr>
              <w:t>Bevolkingsgroep</w:t>
            </w:r>
          </w:p>
        </w:tc>
        <w:tc>
          <w:tcPr>
            <w:tcW w:w="804" w:type="dxa"/>
            <w:tcBorders>
              <w:right w:val="single" w:sz="4" w:space="0" w:color="4A6C79"/>
            </w:tcBorders>
            <w:shd w:val="clear" w:color="auto" w:fill="70A2B8"/>
          </w:tcPr>
          <w:p w14:paraId="25B31A24" w14:textId="77777777" w:rsidR="001E3564" w:rsidRPr="002A7964" w:rsidRDefault="002F5345">
            <w:pPr>
              <w:pStyle w:val="TableParagraph"/>
              <w:spacing w:before="25"/>
              <w:ind w:left="7"/>
              <w:rPr>
                <w:sz w:val="12"/>
              </w:rPr>
            </w:pPr>
            <w:r w:rsidRPr="001A436D">
              <w:rPr>
                <w:color w:val="FFFFFF"/>
                <w:sz w:val="12"/>
                <w:rPrChange w:id="3002" w:author="Vannieuwenhuyze Jorre" w:date="2025-03-27T14:21:00Z" w16du:dateUtc="2025-03-27T13:21:00Z">
                  <w:rPr>
                    <w:color w:val="FFFFFF"/>
                    <w:spacing w:val="-2"/>
                    <w:sz w:val="12"/>
                  </w:rPr>
                </w:rPrChange>
              </w:rPr>
              <w:t>Observatie</w:t>
            </w:r>
          </w:p>
        </w:tc>
      </w:tr>
      <w:tr w:rsidR="001E3564" w:rsidRPr="002A7964" w14:paraId="25B31A29" w14:textId="77777777">
        <w:trPr>
          <w:trHeight w:val="196"/>
        </w:trPr>
        <w:tc>
          <w:tcPr>
            <w:tcW w:w="990" w:type="dxa"/>
            <w:tcBorders>
              <w:left w:val="single" w:sz="4" w:space="0" w:color="4A6C79"/>
            </w:tcBorders>
            <w:shd w:val="clear" w:color="auto" w:fill="8ED2ED"/>
          </w:tcPr>
          <w:p w14:paraId="25B31A26" w14:textId="77777777" w:rsidR="001E3564" w:rsidRPr="002A7964" w:rsidRDefault="002F5345">
            <w:pPr>
              <w:pStyle w:val="TableParagraph"/>
              <w:spacing w:before="25"/>
              <w:ind w:right="215"/>
              <w:rPr>
                <w:sz w:val="12"/>
              </w:rPr>
            </w:pPr>
            <w:r w:rsidRPr="001A436D">
              <w:rPr>
                <w:color w:val="344449"/>
                <w:w w:val="105"/>
                <w:sz w:val="12"/>
                <w:rPrChange w:id="3003" w:author="Vannieuwenhuyze Jorre" w:date="2025-03-27T14:21:00Z" w16du:dateUtc="2025-03-27T13:21:00Z">
                  <w:rPr>
                    <w:color w:val="344449"/>
                    <w:spacing w:val="-10"/>
                    <w:w w:val="105"/>
                    <w:sz w:val="12"/>
                  </w:rPr>
                </w:rPrChange>
              </w:rPr>
              <w:t>A</w:t>
            </w:r>
          </w:p>
        </w:tc>
        <w:tc>
          <w:tcPr>
            <w:tcW w:w="1771" w:type="dxa"/>
            <w:shd w:val="clear" w:color="auto" w:fill="8ED2ED"/>
          </w:tcPr>
          <w:p w14:paraId="25B31A27" w14:textId="77777777" w:rsidR="001E3564" w:rsidRPr="002A7964" w:rsidRDefault="002F5345">
            <w:pPr>
              <w:pStyle w:val="TableParagraph"/>
              <w:spacing w:before="25"/>
              <w:ind w:right="214"/>
              <w:rPr>
                <w:sz w:val="12"/>
              </w:rPr>
            </w:pPr>
            <w:r w:rsidRPr="001A436D">
              <w:rPr>
                <w:color w:val="344449"/>
                <w:sz w:val="12"/>
                <w:rPrChange w:id="3004" w:author="Vannieuwenhuyze Jorre" w:date="2025-03-27T14:21:00Z" w16du:dateUtc="2025-03-27T13:21:00Z">
                  <w:rPr>
                    <w:color w:val="344449"/>
                    <w:spacing w:val="-2"/>
                    <w:sz w:val="12"/>
                  </w:rPr>
                </w:rPrChange>
              </w:rPr>
              <w:t>mannen</w:t>
            </w:r>
          </w:p>
        </w:tc>
        <w:tc>
          <w:tcPr>
            <w:tcW w:w="804" w:type="dxa"/>
            <w:tcBorders>
              <w:right w:val="single" w:sz="4" w:space="0" w:color="4A6C79"/>
            </w:tcBorders>
          </w:tcPr>
          <w:p w14:paraId="25B31A28" w14:textId="77777777" w:rsidR="001E3564" w:rsidRPr="002A7964" w:rsidRDefault="002F5345">
            <w:pPr>
              <w:pStyle w:val="TableParagraph"/>
              <w:spacing w:before="25"/>
              <w:ind w:left="7"/>
              <w:rPr>
                <w:sz w:val="12"/>
              </w:rPr>
            </w:pPr>
            <w:r w:rsidRPr="001A436D">
              <w:rPr>
                <w:color w:val="344449"/>
                <w:sz w:val="12"/>
                <w:rPrChange w:id="3005" w:author="Vannieuwenhuyze Jorre" w:date="2025-03-27T14:21:00Z" w16du:dateUtc="2025-03-27T13:21:00Z">
                  <w:rPr>
                    <w:color w:val="344449"/>
                    <w:spacing w:val="-5"/>
                    <w:sz w:val="12"/>
                  </w:rPr>
                </w:rPrChange>
              </w:rPr>
              <w:t>90</w:t>
            </w:r>
          </w:p>
        </w:tc>
      </w:tr>
      <w:tr w:rsidR="001E3564" w:rsidRPr="002A7964" w14:paraId="25B31A2D" w14:textId="77777777">
        <w:trPr>
          <w:trHeight w:val="219"/>
        </w:trPr>
        <w:tc>
          <w:tcPr>
            <w:tcW w:w="990" w:type="dxa"/>
            <w:tcBorders>
              <w:left w:val="single" w:sz="4" w:space="0" w:color="4A6C79"/>
            </w:tcBorders>
            <w:shd w:val="clear" w:color="auto" w:fill="8ED2ED"/>
          </w:tcPr>
          <w:p w14:paraId="25B31A2A" w14:textId="77777777" w:rsidR="001E3564" w:rsidRPr="002A7964" w:rsidRDefault="002F5345">
            <w:pPr>
              <w:pStyle w:val="TableParagraph"/>
              <w:ind w:right="215"/>
              <w:rPr>
                <w:sz w:val="12"/>
              </w:rPr>
            </w:pPr>
            <w:r w:rsidRPr="001A436D">
              <w:rPr>
                <w:color w:val="344449"/>
                <w:w w:val="105"/>
                <w:sz w:val="12"/>
                <w:rPrChange w:id="3006" w:author="Vannieuwenhuyze Jorre" w:date="2025-03-27T14:21:00Z" w16du:dateUtc="2025-03-27T13:21:00Z">
                  <w:rPr>
                    <w:color w:val="344449"/>
                    <w:spacing w:val="-10"/>
                    <w:w w:val="105"/>
                    <w:sz w:val="12"/>
                  </w:rPr>
                </w:rPrChange>
              </w:rPr>
              <w:t>A</w:t>
            </w:r>
          </w:p>
        </w:tc>
        <w:tc>
          <w:tcPr>
            <w:tcW w:w="1771" w:type="dxa"/>
            <w:shd w:val="clear" w:color="auto" w:fill="8ED2ED"/>
          </w:tcPr>
          <w:p w14:paraId="25B31A2B" w14:textId="77777777" w:rsidR="001E3564" w:rsidRPr="002A7964" w:rsidRDefault="002F5345">
            <w:pPr>
              <w:pStyle w:val="TableParagraph"/>
              <w:ind w:right="214"/>
              <w:rPr>
                <w:sz w:val="12"/>
              </w:rPr>
            </w:pPr>
            <w:r w:rsidRPr="001A436D">
              <w:rPr>
                <w:color w:val="344449"/>
                <w:sz w:val="12"/>
                <w:rPrChange w:id="3007" w:author="Vannieuwenhuyze Jorre" w:date="2025-03-27T14:21:00Z" w16du:dateUtc="2025-03-27T13:21:00Z">
                  <w:rPr>
                    <w:color w:val="344449"/>
                    <w:spacing w:val="-2"/>
                    <w:sz w:val="12"/>
                  </w:rPr>
                </w:rPrChange>
              </w:rPr>
              <w:t>vrouwen</w:t>
            </w:r>
          </w:p>
        </w:tc>
        <w:tc>
          <w:tcPr>
            <w:tcW w:w="804" w:type="dxa"/>
            <w:tcBorders>
              <w:right w:val="single" w:sz="4" w:space="0" w:color="4A6C79"/>
            </w:tcBorders>
          </w:tcPr>
          <w:p w14:paraId="25B31A2C" w14:textId="77777777" w:rsidR="001E3564" w:rsidRPr="002A7964" w:rsidRDefault="002F5345">
            <w:pPr>
              <w:pStyle w:val="TableParagraph"/>
              <w:ind w:left="7"/>
              <w:rPr>
                <w:sz w:val="12"/>
              </w:rPr>
            </w:pPr>
            <w:r w:rsidRPr="001A436D">
              <w:rPr>
                <w:color w:val="344449"/>
                <w:sz w:val="12"/>
                <w:rPrChange w:id="3008" w:author="Vannieuwenhuyze Jorre" w:date="2025-03-27T14:21:00Z" w16du:dateUtc="2025-03-27T13:21:00Z">
                  <w:rPr>
                    <w:color w:val="344449"/>
                    <w:spacing w:val="-5"/>
                    <w:sz w:val="12"/>
                  </w:rPr>
                </w:rPrChange>
              </w:rPr>
              <w:t>130</w:t>
            </w:r>
          </w:p>
        </w:tc>
      </w:tr>
      <w:tr w:rsidR="001E3564" w:rsidRPr="002A7964" w14:paraId="25B31A31" w14:textId="77777777">
        <w:trPr>
          <w:trHeight w:val="219"/>
        </w:trPr>
        <w:tc>
          <w:tcPr>
            <w:tcW w:w="990" w:type="dxa"/>
            <w:tcBorders>
              <w:left w:val="single" w:sz="4" w:space="0" w:color="4A6C79"/>
            </w:tcBorders>
            <w:shd w:val="clear" w:color="auto" w:fill="8ED2ED"/>
          </w:tcPr>
          <w:p w14:paraId="25B31A2E" w14:textId="77777777" w:rsidR="001E3564" w:rsidRPr="002A7964" w:rsidRDefault="002F5345">
            <w:pPr>
              <w:pStyle w:val="TableParagraph"/>
              <w:ind w:right="215"/>
              <w:rPr>
                <w:sz w:val="12"/>
              </w:rPr>
            </w:pPr>
            <w:r w:rsidRPr="001A436D">
              <w:rPr>
                <w:color w:val="344449"/>
                <w:w w:val="105"/>
                <w:sz w:val="12"/>
                <w:rPrChange w:id="3009" w:author="Vannieuwenhuyze Jorre" w:date="2025-03-27T14:21:00Z" w16du:dateUtc="2025-03-27T13:21:00Z">
                  <w:rPr>
                    <w:color w:val="344449"/>
                    <w:spacing w:val="-10"/>
                    <w:w w:val="105"/>
                    <w:sz w:val="12"/>
                  </w:rPr>
                </w:rPrChange>
              </w:rPr>
              <w:t>A</w:t>
            </w:r>
          </w:p>
        </w:tc>
        <w:tc>
          <w:tcPr>
            <w:tcW w:w="1771" w:type="dxa"/>
            <w:shd w:val="clear" w:color="auto" w:fill="8ED2ED"/>
          </w:tcPr>
          <w:p w14:paraId="25B31A2F" w14:textId="77777777" w:rsidR="001E3564" w:rsidRPr="002A7964" w:rsidRDefault="002F5345">
            <w:pPr>
              <w:pStyle w:val="TableParagraph"/>
              <w:ind w:right="214"/>
              <w:rPr>
                <w:sz w:val="12"/>
              </w:rPr>
            </w:pPr>
            <w:r w:rsidRPr="002A7964">
              <w:rPr>
                <w:color w:val="344449"/>
                <w:sz w:val="12"/>
              </w:rPr>
              <w:t>18-30</w:t>
            </w:r>
            <w:r w:rsidRPr="001A436D">
              <w:rPr>
                <w:color w:val="344449"/>
                <w:sz w:val="12"/>
                <w:rPrChange w:id="3010" w:author="Vannieuwenhuyze Jorre" w:date="2025-03-27T14:21:00Z" w16du:dateUtc="2025-03-27T13:21:00Z">
                  <w:rPr>
                    <w:color w:val="344449"/>
                    <w:spacing w:val="-5"/>
                    <w:sz w:val="12"/>
                  </w:rPr>
                </w:rPrChange>
              </w:rPr>
              <w:t xml:space="preserve"> </w:t>
            </w:r>
            <w:r w:rsidRPr="001A436D">
              <w:rPr>
                <w:color w:val="344449"/>
                <w:sz w:val="12"/>
                <w:rPrChange w:id="3011" w:author="Vannieuwenhuyze Jorre" w:date="2025-03-27T14:21:00Z" w16du:dateUtc="2025-03-27T13:21:00Z">
                  <w:rPr>
                    <w:color w:val="344449"/>
                    <w:spacing w:val="-2"/>
                    <w:sz w:val="12"/>
                  </w:rPr>
                </w:rPrChange>
              </w:rPr>
              <w:t>jarigen</w:t>
            </w:r>
          </w:p>
        </w:tc>
        <w:tc>
          <w:tcPr>
            <w:tcW w:w="804" w:type="dxa"/>
            <w:tcBorders>
              <w:right w:val="single" w:sz="4" w:space="0" w:color="4A6C79"/>
            </w:tcBorders>
          </w:tcPr>
          <w:p w14:paraId="25B31A30" w14:textId="77777777" w:rsidR="001E3564" w:rsidRPr="002A7964" w:rsidRDefault="002F5345">
            <w:pPr>
              <w:pStyle w:val="TableParagraph"/>
              <w:ind w:left="7"/>
              <w:rPr>
                <w:sz w:val="12"/>
              </w:rPr>
            </w:pPr>
            <w:r w:rsidRPr="001A436D">
              <w:rPr>
                <w:color w:val="344449"/>
                <w:sz w:val="12"/>
                <w:rPrChange w:id="3012" w:author="Vannieuwenhuyze Jorre" w:date="2025-03-27T14:21:00Z" w16du:dateUtc="2025-03-27T13:21:00Z">
                  <w:rPr>
                    <w:color w:val="344449"/>
                    <w:spacing w:val="-5"/>
                    <w:sz w:val="12"/>
                  </w:rPr>
                </w:rPrChange>
              </w:rPr>
              <w:t>60</w:t>
            </w:r>
          </w:p>
        </w:tc>
      </w:tr>
      <w:tr w:rsidR="001E3564" w:rsidRPr="002A7964" w14:paraId="25B31A35" w14:textId="77777777">
        <w:trPr>
          <w:trHeight w:val="219"/>
        </w:trPr>
        <w:tc>
          <w:tcPr>
            <w:tcW w:w="990" w:type="dxa"/>
            <w:tcBorders>
              <w:left w:val="single" w:sz="4" w:space="0" w:color="4A6C79"/>
            </w:tcBorders>
            <w:shd w:val="clear" w:color="auto" w:fill="8ED2ED"/>
          </w:tcPr>
          <w:p w14:paraId="25B31A32" w14:textId="77777777" w:rsidR="001E3564" w:rsidRPr="002A7964" w:rsidRDefault="002F5345">
            <w:pPr>
              <w:pStyle w:val="TableParagraph"/>
              <w:ind w:right="215"/>
              <w:rPr>
                <w:sz w:val="12"/>
              </w:rPr>
            </w:pPr>
            <w:r w:rsidRPr="001A436D">
              <w:rPr>
                <w:color w:val="344449"/>
                <w:w w:val="105"/>
                <w:sz w:val="12"/>
                <w:rPrChange w:id="3013" w:author="Vannieuwenhuyze Jorre" w:date="2025-03-27T14:21:00Z" w16du:dateUtc="2025-03-27T13:21:00Z">
                  <w:rPr>
                    <w:color w:val="344449"/>
                    <w:spacing w:val="-10"/>
                    <w:w w:val="105"/>
                    <w:sz w:val="12"/>
                  </w:rPr>
                </w:rPrChange>
              </w:rPr>
              <w:t>A</w:t>
            </w:r>
          </w:p>
        </w:tc>
        <w:tc>
          <w:tcPr>
            <w:tcW w:w="1771" w:type="dxa"/>
            <w:shd w:val="clear" w:color="auto" w:fill="8ED2ED"/>
          </w:tcPr>
          <w:p w14:paraId="25B31A33" w14:textId="77777777" w:rsidR="001E3564" w:rsidRPr="002A7964" w:rsidRDefault="002F5345">
            <w:pPr>
              <w:pStyle w:val="TableParagraph"/>
              <w:ind w:right="214"/>
              <w:rPr>
                <w:sz w:val="12"/>
              </w:rPr>
            </w:pPr>
            <w:r w:rsidRPr="002A7964">
              <w:rPr>
                <w:color w:val="344449"/>
                <w:sz w:val="12"/>
              </w:rPr>
              <w:t>31-65</w:t>
            </w:r>
            <w:r w:rsidRPr="001A436D">
              <w:rPr>
                <w:color w:val="344449"/>
                <w:sz w:val="12"/>
                <w:rPrChange w:id="3014" w:author="Vannieuwenhuyze Jorre" w:date="2025-03-27T14:21:00Z" w16du:dateUtc="2025-03-27T13:21:00Z">
                  <w:rPr>
                    <w:color w:val="344449"/>
                    <w:spacing w:val="-5"/>
                    <w:sz w:val="12"/>
                  </w:rPr>
                </w:rPrChange>
              </w:rPr>
              <w:t xml:space="preserve"> </w:t>
            </w:r>
            <w:r w:rsidRPr="001A436D">
              <w:rPr>
                <w:color w:val="344449"/>
                <w:sz w:val="12"/>
                <w:rPrChange w:id="3015" w:author="Vannieuwenhuyze Jorre" w:date="2025-03-27T14:21:00Z" w16du:dateUtc="2025-03-27T13:21:00Z">
                  <w:rPr>
                    <w:color w:val="344449"/>
                    <w:spacing w:val="-2"/>
                    <w:sz w:val="12"/>
                  </w:rPr>
                </w:rPrChange>
              </w:rPr>
              <w:t>jarigen</w:t>
            </w:r>
          </w:p>
        </w:tc>
        <w:tc>
          <w:tcPr>
            <w:tcW w:w="804" w:type="dxa"/>
            <w:tcBorders>
              <w:right w:val="single" w:sz="4" w:space="0" w:color="4A6C79"/>
            </w:tcBorders>
          </w:tcPr>
          <w:p w14:paraId="25B31A34" w14:textId="77777777" w:rsidR="001E3564" w:rsidRPr="002A7964" w:rsidRDefault="002F5345">
            <w:pPr>
              <w:pStyle w:val="TableParagraph"/>
              <w:ind w:left="7"/>
              <w:rPr>
                <w:sz w:val="12"/>
              </w:rPr>
            </w:pPr>
            <w:r w:rsidRPr="001A436D">
              <w:rPr>
                <w:color w:val="344449"/>
                <w:sz w:val="12"/>
                <w:rPrChange w:id="3016" w:author="Vannieuwenhuyze Jorre" w:date="2025-03-27T14:21:00Z" w16du:dateUtc="2025-03-27T13:21:00Z">
                  <w:rPr>
                    <w:color w:val="344449"/>
                    <w:spacing w:val="-5"/>
                    <w:sz w:val="12"/>
                  </w:rPr>
                </w:rPrChange>
              </w:rPr>
              <w:t>120</w:t>
            </w:r>
          </w:p>
        </w:tc>
      </w:tr>
      <w:tr w:rsidR="001E3564" w:rsidRPr="002A7964" w14:paraId="25B31A39" w14:textId="77777777">
        <w:trPr>
          <w:trHeight w:val="219"/>
        </w:trPr>
        <w:tc>
          <w:tcPr>
            <w:tcW w:w="990" w:type="dxa"/>
            <w:tcBorders>
              <w:left w:val="single" w:sz="4" w:space="0" w:color="4A6C79"/>
            </w:tcBorders>
            <w:shd w:val="clear" w:color="auto" w:fill="8ED2ED"/>
          </w:tcPr>
          <w:p w14:paraId="25B31A36" w14:textId="77777777" w:rsidR="001E3564" w:rsidRPr="002A7964" w:rsidRDefault="002F5345">
            <w:pPr>
              <w:pStyle w:val="TableParagraph"/>
              <w:ind w:right="215"/>
              <w:rPr>
                <w:sz w:val="12"/>
              </w:rPr>
            </w:pPr>
            <w:r w:rsidRPr="001A436D">
              <w:rPr>
                <w:color w:val="344449"/>
                <w:w w:val="105"/>
                <w:sz w:val="12"/>
                <w:rPrChange w:id="3017" w:author="Vannieuwenhuyze Jorre" w:date="2025-03-27T14:21:00Z" w16du:dateUtc="2025-03-27T13:21:00Z">
                  <w:rPr>
                    <w:color w:val="344449"/>
                    <w:spacing w:val="-10"/>
                    <w:w w:val="105"/>
                    <w:sz w:val="12"/>
                  </w:rPr>
                </w:rPrChange>
              </w:rPr>
              <w:t>A</w:t>
            </w:r>
          </w:p>
        </w:tc>
        <w:tc>
          <w:tcPr>
            <w:tcW w:w="1771" w:type="dxa"/>
            <w:shd w:val="clear" w:color="auto" w:fill="8ED2ED"/>
          </w:tcPr>
          <w:p w14:paraId="25B31A37" w14:textId="77777777" w:rsidR="001E3564" w:rsidRPr="002A7964" w:rsidRDefault="002F5345">
            <w:pPr>
              <w:pStyle w:val="TableParagraph"/>
              <w:ind w:right="214"/>
              <w:rPr>
                <w:sz w:val="12"/>
              </w:rPr>
            </w:pPr>
            <w:r w:rsidRPr="002A7964">
              <w:rPr>
                <w:color w:val="344449"/>
                <w:w w:val="105"/>
                <w:sz w:val="12"/>
              </w:rPr>
              <w:t>66+</w:t>
            </w:r>
            <w:r w:rsidRPr="001A436D">
              <w:rPr>
                <w:color w:val="344449"/>
                <w:w w:val="105"/>
                <w:sz w:val="12"/>
                <w:rPrChange w:id="3018" w:author="Vannieuwenhuyze Jorre" w:date="2025-03-27T14:21:00Z" w16du:dateUtc="2025-03-27T13:21:00Z">
                  <w:rPr>
                    <w:color w:val="344449"/>
                    <w:spacing w:val="16"/>
                    <w:w w:val="105"/>
                    <w:sz w:val="12"/>
                  </w:rPr>
                </w:rPrChange>
              </w:rPr>
              <w:t xml:space="preserve"> </w:t>
            </w:r>
            <w:r w:rsidRPr="001A436D">
              <w:rPr>
                <w:color w:val="344449"/>
                <w:w w:val="105"/>
                <w:sz w:val="12"/>
                <w:rPrChange w:id="3019" w:author="Vannieuwenhuyze Jorre" w:date="2025-03-27T14:21:00Z" w16du:dateUtc="2025-03-27T13:21:00Z">
                  <w:rPr>
                    <w:color w:val="344449"/>
                    <w:spacing w:val="-2"/>
                    <w:w w:val="105"/>
                    <w:sz w:val="12"/>
                  </w:rPr>
                </w:rPrChange>
              </w:rPr>
              <w:t>jarigen</w:t>
            </w:r>
          </w:p>
        </w:tc>
        <w:tc>
          <w:tcPr>
            <w:tcW w:w="804" w:type="dxa"/>
            <w:tcBorders>
              <w:right w:val="single" w:sz="4" w:space="0" w:color="4A6C79"/>
            </w:tcBorders>
          </w:tcPr>
          <w:p w14:paraId="25B31A38" w14:textId="77777777" w:rsidR="001E3564" w:rsidRPr="002A7964" w:rsidRDefault="002F5345">
            <w:pPr>
              <w:pStyle w:val="TableParagraph"/>
              <w:ind w:left="7"/>
              <w:rPr>
                <w:sz w:val="12"/>
              </w:rPr>
            </w:pPr>
            <w:r w:rsidRPr="001A436D">
              <w:rPr>
                <w:color w:val="344449"/>
                <w:sz w:val="12"/>
                <w:rPrChange w:id="3020" w:author="Vannieuwenhuyze Jorre" w:date="2025-03-27T14:21:00Z" w16du:dateUtc="2025-03-27T13:21:00Z">
                  <w:rPr>
                    <w:color w:val="344449"/>
                    <w:spacing w:val="-5"/>
                    <w:sz w:val="12"/>
                  </w:rPr>
                </w:rPrChange>
              </w:rPr>
              <w:t>40</w:t>
            </w:r>
          </w:p>
        </w:tc>
      </w:tr>
      <w:tr w:rsidR="001E3564" w:rsidRPr="002A7964" w14:paraId="25B31A3D" w14:textId="77777777">
        <w:trPr>
          <w:trHeight w:val="219"/>
        </w:trPr>
        <w:tc>
          <w:tcPr>
            <w:tcW w:w="990" w:type="dxa"/>
            <w:tcBorders>
              <w:left w:val="single" w:sz="4" w:space="0" w:color="4A6C79"/>
            </w:tcBorders>
            <w:shd w:val="clear" w:color="auto" w:fill="8ED2ED"/>
          </w:tcPr>
          <w:p w14:paraId="25B31A3A" w14:textId="77777777" w:rsidR="001E3564" w:rsidRPr="002A7964" w:rsidRDefault="002F5345">
            <w:pPr>
              <w:pStyle w:val="TableParagraph"/>
              <w:ind w:right="215"/>
              <w:rPr>
                <w:sz w:val="12"/>
              </w:rPr>
            </w:pPr>
            <w:r w:rsidRPr="001A436D">
              <w:rPr>
                <w:color w:val="344449"/>
                <w:w w:val="105"/>
                <w:sz w:val="12"/>
                <w:rPrChange w:id="3021" w:author="Vannieuwenhuyze Jorre" w:date="2025-03-27T14:21:00Z" w16du:dateUtc="2025-03-27T13:21:00Z">
                  <w:rPr>
                    <w:color w:val="344449"/>
                    <w:spacing w:val="-10"/>
                    <w:w w:val="105"/>
                    <w:sz w:val="12"/>
                  </w:rPr>
                </w:rPrChange>
              </w:rPr>
              <w:t>B</w:t>
            </w:r>
          </w:p>
        </w:tc>
        <w:tc>
          <w:tcPr>
            <w:tcW w:w="1771" w:type="dxa"/>
            <w:shd w:val="clear" w:color="auto" w:fill="8ED2ED"/>
          </w:tcPr>
          <w:p w14:paraId="25B31A3B" w14:textId="77777777" w:rsidR="001E3564" w:rsidRPr="002A7964" w:rsidRDefault="002F5345">
            <w:pPr>
              <w:pStyle w:val="TableParagraph"/>
              <w:ind w:right="214"/>
              <w:rPr>
                <w:sz w:val="12"/>
              </w:rPr>
            </w:pPr>
            <w:r w:rsidRPr="001A436D">
              <w:rPr>
                <w:color w:val="344449"/>
                <w:sz w:val="12"/>
                <w:rPrChange w:id="3022" w:author="Vannieuwenhuyze Jorre" w:date="2025-03-27T14:21:00Z" w16du:dateUtc="2025-03-27T13:21:00Z">
                  <w:rPr>
                    <w:color w:val="344449"/>
                    <w:spacing w:val="-2"/>
                    <w:sz w:val="12"/>
                  </w:rPr>
                </w:rPrChange>
              </w:rPr>
              <w:t>mannen</w:t>
            </w:r>
          </w:p>
        </w:tc>
        <w:tc>
          <w:tcPr>
            <w:tcW w:w="804" w:type="dxa"/>
            <w:tcBorders>
              <w:right w:val="single" w:sz="4" w:space="0" w:color="4A6C79"/>
            </w:tcBorders>
          </w:tcPr>
          <w:p w14:paraId="25B31A3C" w14:textId="77777777" w:rsidR="001E3564" w:rsidRPr="002A7964" w:rsidRDefault="002F5345">
            <w:pPr>
              <w:pStyle w:val="TableParagraph"/>
              <w:ind w:left="7"/>
              <w:rPr>
                <w:sz w:val="12"/>
              </w:rPr>
            </w:pPr>
            <w:r w:rsidRPr="001A436D">
              <w:rPr>
                <w:color w:val="344449"/>
                <w:sz w:val="12"/>
                <w:rPrChange w:id="3023" w:author="Vannieuwenhuyze Jorre" w:date="2025-03-27T14:21:00Z" w16du:dateUtc="2025-03-27T13:21:00Z">
                  <w:rPr>
                    <w:color w:val="344449"/>
                    <w:spacing w:val="-5"/>
                    <w:sz w:val="12"/>
                  </w:rPr>
                </w:rPrChange>
              </w:rPr>
              <w:t>350</w:t>
            </w:r>
          </w:p>
        </w:tc>
      </w:tr>
      <w:tr w:rsidR="001E3564" w:rsidRPr="002A7964" w14:paraId="25B31A41" w14:textId="77777777">
        <w:trPr>
          <w:trHeight w:val="219"/>
        </w:trPr>
        <w:tc>
          <w:tcPr>
            <w:tcW w:w="990" w:type="dxa"/>
            <w:tcBorders>
              <w:left w:val="single" w:sz="4" w:space="0" w:color="4A6C79"/>
            </w:tcBorders>
            <w:shd w:val="clear" w:color="auto" w:fill="8ED2ED"/>
          </w:tcPr>
          <w:p w14:paraId="25B31A3E" w14:textId="77777777" w:rsidR="001E3564" w:rsidRPr="002A7964" w:rsidRDefault="002F5345">
            <w:pPr>
              <w:pStyle w:val="TableParagraph"/>
              <w:ind w:right="215"/>
              <w:rPr>
                <w:sz w:val="12"/>
              </w:rPr>
            </w:pPr>
            <w:r w:rsidRPr="001A436D">
              <w:rPr>
                <w:color w:val="344449"/>
                <w:w w:val="105"/>
                <w:sz w:val="12"/>
                <w:rPrChange w:id="3024" w:author="Vannieuwenhuyze Jorre" w:date="2025-03-27T14:21:00Z" w16du:dateUtc="2025-03-27T13:21:00Z">
                  <w:rPr>
                    <w:color w:val="344449"/>
                    <w:spacing w:val="-10"/>
                    <w:w w:val="105"/>
                    <w:sz w:val="12"/>
                  </w:rPr>
                </w:rPrChange>
              </w:rPr>
              <w:t>B</w:t>
            </w:r>
          </w:p>
        </w:tc>
        <w:tc>
          <w:tcPr>
            <w:tcW w:w="1771" w:type="dxa"/>
            <w:shd w:val="clear" w:color="auto" w:fill="8ED2ED"/>
          </w:tcPr>
          <w:p w14:paraId="25B31A3F" w14:textId="77777777" w:rsidR="001E3564" w:rsidRPr="002A7964" w:rsidRDefault="002F5345">
            <w:pPr>
              <w:pStyle w:val="TableParagraph"/>
              <w:ind w:right="214"/>
              <w:rPr>
                <w:sz w:val="12"/>
              </w:rPr>
            </w:pPr>
            <w:r w:rsidRPr="001A436D">
              <w:rPr>
                <w:color w:val="344449"/>
                <w:sz w:val="12"/>
                <w:rPrChange w:id="3025" w:author="Vannieuwenhuyze Jorre" w:date="2025-03-27T14:21:00Z" w16du:dateUtc="2025-03-27T13:21:00Z">
                  <w:rPr>
                    <w:color w:val="344449"/>
                    <w:spacing w:val="-2"/>
                    <w:sz w:val="12"/>
                  </w:rPr>
                </w:rPrChange>
              </w:rPr>
              <w:t>vrouwen</w:t>
            </w:r>
          </w:p>
        </w:tc>
        <w:tc>
          <w:tcPr>
            <w:tcW w:w="804" w:type="dxa"/>
            <w:tcBorders>
              <w:right w:val="single" w:sz="4" w:space="0" w:color="4A6C79"/>
            </w:tcBorders>
          </w:tcPr>
          <w:p w14:paraId="25B31A40" w14:textId="77777777" w:rsidR="001E3564" w:rsidRPr="002A7964" w:rsidRDefault="002F5345">
            <w:pPr>
              <w:pStyle w:val="TableParagraph"/>
              <w:ind w:left="7"/>
              <w:rPr>
                <w:sz w:val="12"/>
              </w:rPr>
            </w:pPr>
            <w:r w:rsidRPr="001A436D">
              <w:rPr>
                <w:color w:val="344449"/>
                <w:sz w:val="12"/>
                <w:rPrChange w:id="3026" w:author="Vannieuwenhuyze Jorre" w:date="2025-03-27T14:21:00Z" w16du:dateUtc="2025-03-27T13:21:00Z">
                  <w:rPr>
                    <w:color w:val="344449"/>
                    <w:spacing w:val="-5"/>
                    <w:sz w:val="12"/>
                  </w:rPr>
                </w:rPrChange>
              </w:rPr>
              <w:t>150</w:t>
            </w:r>
          </w:p>
        </w:tc>
      </w:tr>
      <w:tr w:rsidR="001E3564" w:rsidRPr="002A7964" w14:paraId="25B31A45" w14:textId="77777777">
        <w:trPr>
          <w:trHeight w:val="219"/>
        </w:trPr>
        <w:tc>
          <w:tcPr>
            <w:tcW w:w="990" w:type="dxa"/>
            <w:tcBorders>
              <w:left w:val="single" w:sz="4" w:space="0" w:color="4A6C79"/>
            </w:tcBorders>
            <w:shd w:val="clear" w:color="auto" w:fill="8ED2ED"/>
          </w:tcPr>
          <w:p w14:paraId="25B31A42" w14:textId="77777777" w:rsidR="001E3564" w:rsidRPr="002A7964" w:rsidRDefault="002F5345">
            <w:pPr>
              <w:pStyle w:val="TableParagraph"/>
              <w:ind w:right="215"/>
              <w:rPr>
                <w:sz w:val="12"/>
              </w:rPr>
            </w:pPr>
            <w:r w:rsidRPr="001A436D">
              <w:rPr>
                <w:color w:val="344449"/>
                <w:w w:val="105"/>
                <w:sz w:val="12"/>
                <w:rPrChange w:id="3027" w:author="Vannieuwenhuyze Jorre" w:date="2025-03-27T14:21:00Z" w16du:dateUtc="2025-03-27T13:21:00Z">
                  <w:rPr>
                    <w:color w:val="344449"/>
                    <w:spacing w:val="-10"/>
                    <w:w w:val="105"/>
                    <w:sz w:val="12"/>
                  </w:rPr>
                </w:rPrChange>
              </w:rPr>
              <w:t>B</w:t>
            </w:r>
          </w:p>
        </w:tc>
        <w:tc>
          <w:tcPr>
            <w:tcW w:w="1771" w:type="dxa"/>
            <w:shd w:val="clear" w:color="auto" w:fill="8ED2ED"/>
          </w:tcPr>
          <w:p w14:paraId="25B31A43" w14:textId="77777777" w:rsidR="001E3564" w:rsidRPr="002A7964" w:rsidRDefault="002F5345">
            <w:pPr>
              <w:pStyle w:val="TableParagraph"/>
              <w:ind w:right="214"/>
              <w:rPr>
                <w:sz w:val="12"/>
              </w:rPr>
            </w:pPr>
            <w:r w:rsidRPr="002A7964">
              <w:rPr>
                <w:color w:val="344449"/>
                <w:sz w:val="12"/>
              </w:rPr>
              <w:t>18-30</w:t>
            </w:r>
            <w:r w:rsidRPr="001A436D">
              <w:rPr>
                <w:color w:val="344449"/>
                <w:sz w:val="12"/>
                <w:rPrChange w:id="3028" w:author="Vannieuwenhuyze Jorre" w:date="2025-03-27T14:21:00Z" w16du:dateUtc="2025-03-27T13:21:00Z">
                  <w:rPr>
                    <w:color w:val="344449"/>
                    <w:spacing w:val="-5"/>
                    <w:sz w:val="12"/>
                  </w:rPr>
                </w:rPrChange>
              </w:rPr>
              <w:t xml:space="preserve"> </w:t>
            </w:r>
            <w:r w:rsidRPr="001A436D">
              <w:rPr>
                <w:color w:val="344449"/>
                <w:sz w:val="12"/>
                <w:rPrChange w:id="3029" w:author="Vannieuwenhuyze Jorre" w:date="2025-03-27T14:21:00Z" w16du:dateUtc="2025-03-27T13:21:00Z">
                  <w:rPr>
                    <w:color w:val="344449"/>
                    <w:spacing w:val="-2"/>
                    <w:sz w:val="12"/>
                  </w:rPr>
                </w:rPrChange>
              </w:rPr>
              <w:t>jarigen</w:t>
            </w:r>
          </w:p>
        </w:tc>
        <w:tc>
          <w:tcPr>
            <w:tcW w:w="804" w:type="dxa"/>
            <w:tcBorders>
              <w:right w:val="single" w:sz="4" w:space="0" w:color="4A6C79"/>
            </w:tcBorders>
          </w:tcPr>
          <w:p w14:paraId="25B31A44" w14:textId="77777777" w:rsidR="001E3564" w:rsidRPr="002A7964" w:rsidRDefault="002F5345">
            <w:pPr>
              <w:pStyle w:val="TableParagraph"/>
              <w:ind w:left="7"/>
              <w:rPr>
                <w:sz w:val="12"/>
              </w:rPr>
            </w:pPr>
            <w:r w:rsidRPr="001A436D">
              <w:rPr>
                <w:color w:val="344449"/>
                <w:sz w:val="12"/>
                <w:rPrChange w:id="3030" w:author="Vannieuwenhuyze Jorre" w:date="2025-03-27T14:21:00Z" w16du:dateUtc="2025-03-27T13:21:00Z">
                  <w:rPr>
                    <w:color w:val="344449"/>
                    <w:spacing w:val="-5"/>
                    <w:sz w:val="12"/>
                  </w:rPr>
                </w:rPrChange>
              </w:rPr>
              <w:t>20</w:t>
            </w:r>
          </w:p>
        </w:tc>
      </w:tr>
      <w:tr w:rsidR="001E3564" w:rsidRPr="002A7964" w14:paraId="25B31A49" w14:textId="77777777">
        <w:trPr>
          <w:trHeight w:val="219"/>
        </w:trPr>
        <w:tc>
          <w:tcPr>
            <w:tcW w:w="990" w:type="dxa"/>
            <w:tcBorders>
              <w:left w:val="single" w:sz="4" w:space="0" w:color="4A6C79"/>
            </w:tcBorders>
            <w:shd w:val="clear" w:color="auto" w:fill="8ED2ED"/>
          </w:tcPr>
          <w:p w14:paraId="25B31A46" w14:textId="77777777" w:rsidR="001E3564" w:rsidRPr="002A7964" w:rsidRDefault="002F5345">
            <w:pPr>
              <w:pStyle w:val="TableParagraph"/>
              <w:ind w:right="215"/>
              <w:rPr>
                <w:sz w:val="12"/>
              </w:rPr>
            </w:pPr>
            <w:r w:rsidRPr="001A436D">
              <w:rPr>
                <w:color w:val="344449"/>
                <w:w w:val="105"/>
                <w:sz w:val="12"/>
                <w:rPrChange w:id="3031" w:author="Vannieuwenhuyze Jorre" w:date="2025-03-27T14:21:00Z" w16du:dateUtc="2025-03-27T13:21:00Z">
                  <w:rPr>
                    <w:color w:val="344449"/>
                    <w:spacing w:val="-10"/>
                    <w:w w:val="105"/>
                    <w:sz w:val="12"/>
                  </w:rPr>
                </w:rPrChange>
              </w:rPr>
              <w:t>B</w:t>
            </w:r>
          </w:p>
        </w:tc>
        <w:tc>
          <w:tcPr>
            <w:tcW w:w="1771" w:type="dxa"/>
            <w:shd w:val="clear" w:color="auto" w:fill="8ED2ED"/>
          </w:tcPr>
          <w:p w14:paraId="25B31A47" w14:textId="77777777" w:rsidR="001E3564" w:rsidRPr="002A7964" w:rsidRDefault="002F5345">
            <w:pPr>
              <w:pStyle w:val="TableParagraph"/>
              <w:ind w:right="214"/>
              <w:rPr>
                <w:sz w:val="12"/>
              </w:rPr>
            </w:pPr>
            <w:r w:rsidRPr="002A7964">
              <w:rPr>
                <w:color w:val="344449"/>
                <w:sz w:val="12"/>
              </w:rPr>
              <w:t>31-65</w:t>
            </w:r>
            <w:r w:rsidRPr="001A436D">
              <w:rPr>
                <w:color w:val="344449"/>
                <w:sz w:val="12"/>
                <w:rPrChange w:id="3032" w:author="Vannieuwenhuyze Jorre" w:date="2025-03-27T14:21:00Z" w16du:dateUtc="2025-03-27T13:21:00Z">
                  <w:rPr>
                    <w:color w:val="344449"/>
                    <w:spacing w:val="-5"/>
                    <w:sz w:val="12"/>
                  </w:rPr>
                </w:rPrChange>
              </w:rPr>
              <w:t xml:space="preserve"> </w:t>
            </w:r>
            <w:r w:rsidRPr="001A436D">
              <w:rPr>
                <w:color w:val="344449"/>
                <w:sz w:val="12"/>
                <w:rPrChange w:id="3033" w:author="Vannieuwenhuyze Jorre" w:date="2025-03-27T14:21:00Z" w16du:dateUtc="2025-03-27T13:21:00Z">
                  <w:rPr>
                    <w:color w:val="344449"/>
                    <w:spacing w:val="-2"/>
                    <w:sz w:val="12"/>
                  </w:rPr>
                </w:rPrChange>
              </w:rPr>
              <w:t>jarigen</w:t>
            </w:r>
          </w:p>
        </w:tc>
        <w:tc>
          <w:tcPr>
            <w:tcW w:w="804" w:type="dxa"/>
            <w:tcBorders>
              <w:right w:val="single" w:sz="4" w:space="0" w:color="4A6C79"/>
            </w:tcBorders>
          </w:tcPr>
          <w:p w14:paraId="25B31A48" w14:textId="77777777" w:rsidR="001E3564" w:rsidRPr="002A7964" w:rsidRDefault="002F5345">
            <w:pPr>
              <w:pStyle w:val="TableParagraph"/>
              <w:ind w:left="7"/>
              <w:rPr>
                <w:sz w:val="12"/>
              </w:rPr>
            </w:pPr>
            <w:r w:rsidRPr="001A436D">
              <w:rPr>
                <w:color w:val="344449"/>
                <w:sz w:val="12"/>
                <w:rPrChange w:id="3034" w:author="Vannieuwenhuyze Jorre" w:date="2025-03-27T14:21:00Z" w16du:dateUtc="2025-03-27T13:21:00Z">
                  <w:rPr>
                    <w:color w:val="344449"/>
                    <w:spacing w:val="-5"/>
                    <w:sz w:val="12"/>
                  </w:rPr>
                </w:rPrChange>
              </w:rPr>
              <w:t>400</w:t>
            </w:r>
          </w:p>
        </w:tc>
      </w:tr>
      <w:tr w:rsidR="001E3564" w:rsidRPr="002A7964" w14:paraId="25B31A4D" w14:textId="77777777">
        <w:trPr>
          <w:trHeight w:val="240"/>
        </w:trPr>
        <w:tc>
          <w:tcPr>
            <w:tcW w:w="990" w:type="dxa"/>
            <w:tcBorders>
              <w:left w:val="single" w:sz="4" w:space="0" w:color="4A6C79"/>
              <w:bottom w:val="single" w:sz="4" w:space="0" w:color="4A6C79"/>
            </w:tcBorders>
            <w:shd w:val="clear" w:color="auto" w:fill="8ED2ED"/>
          </w:tcPr>
          <w:p w14:paraId="25B31A4A" w14:textId="77777777" w:rsidR="001E3564" w:rsidRPr="002A7964" w:rsidRDefault="002F5345">
            <w:pPr>
              <w:pStyle w:val="TableParagraph"/>
              <w:ind w:right="215"/>
              <w:rPr>
                <w:sz w:val="12"/>
              </w:rPr>
            </w:pPr>
            <w:r w:rsidRPr="001A436D">
              <w:rPr>
                <w:color w:val="344449"/>
                <w:w w:val="105"/>
                <w:sz w:val="12"/>
                <w:rPrChange w:id="3035" w:author="Vannieuwenhuyze Jorre" w:date="2025-03-27T14:21:00Z" w16du:dateUtc="2025-03-27T13:21:00Z">
                  <w:rPr>
                    <w:color w:val="344449"/>
                    <w:spacing w:val="-10"/>
                    <w:w w:val="105"/>
                    <w:sz w:val="12"/>
                  </w:rPr>
                </w:rPrChange>
              </w:rPr>
              <w:t>B</w:t>
            </w:r>
          </w:p>
        </w:tc>
        <w:tc>
          <w:tcPr>
            <w:tcW w:w="1771" w:type="dxa"/>
            <w:tcBorders>
              <w:bottom w:val="single" w:sz="4" w:space="0" w:color="4A6C79"/>
            </w:tcBorders>
            <w:shd w:val="clear" w:color="auto" w:fill="8ED2ED"/>
          </w:tcPr>
          <w:p w14:paraId="25B31A4B" w14:textId="77777777" w:rsidR="001E3564" w:rsidRPr="002A7964" w:rsidRDefault="002F5345">
            <w:pPr>
              <w:pStyle w:val="TableParagraph"/>
              <w:ind w:right="214"/>
              <w:rPr>
                <w:sz w:val="12"/>
              </w:rPr>
            </w:pPr>
            <w:r w:rsidRPr="002A7964">
              <w:rPr>
                <w:color w:val="344449"/>
                <w:w w:val="105"/>
                <w:sz w:val="12"/>
              </w:rPr>
              <w:t>66+</w:t>
            </w:r>
            <w:r w:rsidRPr="001A436D">
              <w:rPr>
                <w:color w:val="344449"/>
                <w:w w:val="105"/>
                <w:sz w:val="12"/>
                <w:rPrChange w:id="3036" w:author="Vannieuwenhuyze Jorre" w:date="2025-03-27T14:21:00Z" w16du:dateUtc="2025-03-27T13:21:00Z">
                  <w:rPr>
                    <w:color w:val="344449"/>
                    <w:spacing w:val="16"/>
                    <w:w w:val="105"/>
                    <w:sz w:val="12"/>
                  </w:rPr>
                </w:rPrChange>
              </w:rPr>
              <w:t xml:space="preserve"> </w:t>
            </w:r>
            <w:r w:rsidRPr="001A436D">
              <w:rPr>
                <w:color w:val="344449"/>
                <w:w w:val="105"/>
                <w:sz w:val="12"/>
                <w:rPrChange w:id="3037" w:author="Vannieuwenhuyze Jorre" w:date="2025-03-27T14:21:00Z" w16du:dateUtc="2025-03-27T13:21:00Z">
                  <w:rPr>
                    <w:color w:val="344449"/>
                    <w:spacing w:val="-2"/>
                    <w:w w:val="105"/>
                    <w:sz w:val="12"/>
                  </w:rPr>
                </w:rPrChange>
              </w:rPr>
              <w:t>jarigen</w:t>
            </w:r>
          </w:p>
        </w:tc>
        <w:tc>
          <w:tcPr>
            <w:tcW w:w="804" w:type="dxa"/>
            <w:tcBorders>
              <w:bottom w:val="single" w:sz="4" w:space="0" w:color="4A6C79"/>
              <w:right w:val="single" w:sz="4" w:space="0" w:color="4A6C79"/>
            </w:tcBorders>
          </w:tcPr>
          <w:p w14:paraId="25B31A4C" w14:textId="77777777" w:rsidR="001E3564" w:rsidRPr="002A7964" w:rsidRDefault="002F5345">
            <w:pPr>
              <w:pStyle w:val="TableParagraph"/>
              <w:ind w:left="7"/>
              <w:rPr>
                <w:sz w:val="12"/>
              </w:rPr>
            </w:pPr>
            <w:r w:rsidRPr="001A436D">
              <w:rPr>
                <w:color w:val="344449"/>
                <w:sz w:val="12"/>
                <w:rPrChange w:id="3038" w:author="Vannieuwenhuyze Jorre" w:date="2025-03-27T14:21:00Z" w16du:dateUtc="2025-03-27T13:21:00Z">
                  <w:rPr>
                    <w:color w:val="344449"/>
                    <w:spacing w:val="-5"/>
                    <w:sz w:val="12"/>
                  </w:rPr>
                </w:rPrChange>
              </w:rPr>
              <w:t>80</w:t>
            </w:r>
          </w:p>
        </w:tc>
      </w:tr>
    </w:tbl>
    <w:p w14:paraId="25B31A4E" w14:textId="77777777" w:rsidR="001E3564" w:rsidRPr="002A7964" w:rsidRDefault="001E3564">
      <w:pPr>
        <w:pStyle w:val="BodyText"/>
        <w:rPr>
          <w:rFonts w:ascii="Arial"/>
          <w:i/>
          <w:sz w:val="20"/>
        </w:rPr>
      </w:pPr>
    </w:p>
    <w:p w14:paraId="25B31A4F" w14:textId="77777777" w:rsidR="001E3564" w:rsidRPr="002A7964" w:rsidRDefault="001E3564">
      <w:pPr>
        <w:pStyle w:val="BodyText"/>
        <w:rPr>
          <w:rFonts w:ascii="Arial"/>
          <w:i/>
          <w:sz w:val="20"/>
        </w:rPr>
      </w:pPr>
    </w:p>
    <w:p w14:paraId="25B31A50" w14:textId="77777777" w:rsidR="001E3564" w:rsidRPr="002A7964" w:rsidRDefault="001E3564">
      <w:pPr>
        <w:pStyle w:val="BodyText"/>
        <w:spacing w:before="19"/>
        <w:rPr>
          <w:rFonts w:ascii="Arial"/>
          <w:i/>
          <w:sz w:val="20"/>
        </w:rPr>
      </w:pPr>
    </w:p>
    <w:p w14:paraId="25B31A51" w14:textId="77777777" w:rsidR="001E3564" w:rsidRPr="002A7964" w:rsidRDefault="002F5345">
      <w:pPr>
        <w:spacing w:line="249" w:lineRule="auto"/>
        <w:ind w:left="709" w:right="1131"/>
        <w:rPr>
          <w:rFonts w:ascii="Arial" w:hAnsi="Arial"/>
          <w:i/>
          <w:sz w:val="20"/>
        </w:rPr>
      </w:pPr>
      <w:r w:rsidRPr="002A7964">
        <w:rPr>
          <w:rFonts w:ascii="Arial" w:hAnsi="Arial"/>
          <w:b/>
          <w:i/>
          <w:color w:val="344449"/>
          <w:w w:val="90"/>
          <w:sz w:val="20"/>
        </w:rPr>
        <w:t>Tabel 7:</w:t>
      </w:r>
      <w:r w:rsidRPr="001A436D">
        <w:rPr>
          <w:rFonts w:ascii="Arial" w:hAnsi="Arial"/>
          <w:b/>
          <w:i/>
          <w:color w:val="344449"/>
          <w:sz w:val="20"/>
          <w:rPrChange w:id="3039" w:author="Vannieuwenhuyze Jorre" w:date="2025-03-27T14:21:00Z" w16du:dateUtc="2025-03-27T13:21:00Z">
            <w:rPr>
              <w:rFonts w:ascii="Arial" w:hAnsi="Arial"/>
              <w:b/>
              <w:i/>
              <w:color w:val="344449"/>
              <w:spacing w:val="31"/>
              <w:sz w:val="20"/>
            </w:rPr>
          </w:rPrChange>
        </w:rPr>
        <w:t xml:space="preserve"> </w:t>
      </w:r>
      <w:r w:rsidRPr="002A7964">
        <w:rPr>
          <w:rFonts w:ascii="Arial" w:hAnsi="Arial"/>
          <w:i/>
          <w:color w:val="344449"/>
          <w:w w:val="90"/>
          <w:sz w:val="20"/>
        </w:rPr>
        <w:t>Voor</w:t>
      </w:r>
      <w:r w:rsidRPr="001A436D">
        <w:rPr>
          <w:rFonts w:ascii="Arial" w:hAnsi="Arial"/>
          <w:i/>
          <w:color w:val="344449"/>
          <w:w w:val="90"/>
          <w:sz w:val="20"/>
          <w:rPrChange w:id="3040" w:author="Vannieuwenhuyze Jorre" w:date="2025-03-27T14:21:00Z" w16du:dateUtc="2025-03-27T13:21:00Z">
            <w:rPr>
              <w:rFonts w:ascii="Arial" w:hAnsi="Arial"/>
              <w:i/>
              <w:color w:val="344449"/>
              <w:spacing w:val="-1"/>
              <w:w w:val="90"/>
              <w:sz w:val="20"/>
            </w:rPr>
          </w:rPrChange>
        </w:rPr>
        <w:t xml:space="preserve"> </w:t>
      </w:r>
      <w:r w:rsidRPr="002A7964">
        <w:rPr>
          <w:rFonts w:ascii="Arial" w:hAnsi="Arial"/>
          <w:i/>
          <w:color w:val="344449"/>
          <w:w w:val="90"/>
          <w:sz w:val="20"/>
        </w:rPr>
        <w:t>hiërarchische</w:t>
      </w:r>
      <w:r w:rsidRPr="001A436D">
        <w:rPr>
          <w:rFonts w:ascii="Arial" w:hAnsi="Arial"/>
          <w:i/>
          <w:color w:val="344449"/>
          <w:w w:val="90"/>
          <w:sz w:val="20"/>
          <w:rPrChange w:id="3041" w:author="Vannieuwenhuyze Jorre" w:date="2025-03-27T14:21:00Z" w16du:dateUtc="2025-03-27T13:21:00Z">
            <w:rPr>
              <w:rFonts w:ascii="Arial" w:hAnsi="Arial"/>
              <w:i/>
              <w:color w:val="344449"/>
              <w:spacing w:val="-1"/>
              <w:w w:val="90"/>
              <w:sz w:val="20"/>
            </w:rPr>
          </w:rPrChange>
        </w:rPr>
        <w:t xml:space="preserve"> </w:t>
      </w:r>
      <w:r w:rsidRPr="002A7964">
        <w:rPr>
          <w:rFonts w:ascii="Arial" w:hAnsi="Arial"/>
          <w:i/>
          <w:color w:val="344449"/>
          <w:w w:val="90"/>
          <w:sz w:val="20"/>
        </w:rPr>
        <w:t>dimensies</w:t>
      </w:r>
      <w:r w:rsidRPr="001A436D">
        <w:rPr>
          <w:rFonts w:ascii="Arial" w:hAnsi="Arial"/>
          <w:i/>
          <w:color w:val="344449"/>
          <w:w w:val="90"/>
          <w:sz w:val="20"/>
          <w:rPrChange w:id="3042" w:author="Vannieuwenhuyze Jorre" w:date="2025-03-27T14:21:00Z" w16du:dateUtc="2025-03-27T13:21:00Z">
            <w:rPr>
              <w:rFonts w:ascii="Arial" w:hAnsi="Arial"/>
              <w:i/>
              <w:color w:val="344449"/>
              <w:spacing w:val="-1"/>
              <w:w w:val="90"/>
              <w:sz w:val="20"/>
            </w:rPr>
          </w:rPrChange>
        </w:rPr>
        <w:t xml:space="preserve"> </w:t>
      </w:r>
      <w:r w:rsidRPr="002A7964">
        <w:rPr>
          <w:rFonts w:ascii="Arial" w:hAnsi="Arial"/>
          <w:i/>
          <w:color w:val="344449"/>
          <w:w w:val="90"/>
          <w:sz w:val="20"/>
        </w:rPr>
        <w:t>kunnen</w:t>
      </w:r>
      <w:r w:rsidRPr="001A436D">
        <w:rPr>
          <w:rFonts w:ascii="Arial" w:hAnsi="Arial"/>
          <w:i/>
          <w:color w:val="344449"/>
          <w:w w:val="90"/>
          <w:sz w:val="20"/>
          <w:rPrChange w:id="3043" w:author="Vannieuwenhuyze Jorre" w:date="2025-03-27T14:21:00Z" w16du:dateUtc="2025-03-27T13:21:00Z">
            <w:rPr>
              <w:rFonts w:ascii="Arial" w:hAnsi="Arial"/>
              <w:i/>
              <w:color w:val="344449"/>
              <w:spacing w:val="-1"/>
              <w:w w:val="90"/>
              <w:sz w:val="20"/>
            </w:rPr>
          </w:rPrChange>
        </w:rPr>
        <w:t xml:space="preserve"> </w:t>
      </w:r>
      <w:r w:rsidRPr="002A7964">
        <w:rPr>
          <w:rFonts w:ascii="Arial" w:hAnsi="Arial"/>
          <w:i/>
          <w:color w:val="344449"/>
          <w:w w:val="90"/>
          <w:sz w:val="20"/>
        </w:rPr>
        <w:t>bijkomende</w:t>
      </w:r>
      <w:r w:rsidRPr="001A436D">
        <w:rPr>
          <w:rFonts w:ascii="Arial" w:hAnsi="Arial"/>
          <w:i/>
          <w:color w:val="344449"/>
          <w:w w:val="90"/>
          <w:sz w:val="20"/>
          <w:rPrChange w:id="3044" w:author="Vannieuwenhuyze Jorre" w:date="2025-03-27T14:21:00Z" w16du:dateUtc="2025-03-27T13:21:00Z">
            <w:rPr>
              <w:rFonts w:ascii="Arial" w:hAnsi="Arial"/>
              <w:i/>
              <w:color w:val="344449"/>
              <w:spacing w:val="-1"/>
              <w:w w:val="90"/>
              <w:sz w:val="20"/>
            </w:rPr>
          </w:rPrChange>
        </w:rPr>
        <w:t xml:space="preserve"> </w:t>
      </w:r>
      <w:r w:rsidRPr="002A7964">
        <w:rPr>
          <w:rFonts w:ascii="Arial" w:hAnsi="Arial"/>
          <w:i/>
          <w:color w:val="344449"/>
          <w:w w:val="90"/>
          <w:sz w:val="20"/>
        </w:rPr>
        <w:t>dimensies</w:t>
      </w:r>
      <w:r w:rsidRPr="001A436D">
        <w:rPr>
          <w:rFonts w:ascii="Arial" w:hAnsi="Arial"/>
          <w:i/>
          <w:color w:val="344449"/>
          <w:w w:val="90"/>
          <w:sz w:val="20"/>
          <w:rPrChange w:id="3045" w:author="Vannieuwenhuyze Jorre" w:date="2025-03-27T14:21:00Z" w16du:dateUtc="2025-03-27T13:21:00Z">
            <w:rPr>
              <w:rFonts w:ascii="Arial" w:hAnsi="Arial"/>
              <w:i/>
              <w:color w:val="344449"/>
              <w:spacing w:val="-1"/>
              <w:w w:val="90"/>
              <w:sz w:val="20"/>
            </w:rPr>
          </w:rPrChange>
        </w:rPr>
        <w:t xml:space="preserve"> </w:t>
      </w:r>
      <w:r w:rsidRPr="002A7964">
        <w:rPr>
          <w:rFonts w:ascii="Arial" w:hAnsi="Arial"/>
          <w:i/>
          <w:color w:val="344449"/>
          <w:w w:val="90"/>
          <w:sz w:val="20"/>
        </w:rPr>
        <w:t>worden</w:t>
      </w:r>
      <w:r w:rsidRPr="001A436D">
        <w:rPr>
          <w:rFonts w:ascii="Arial" w:hAnsi="Arial"/>
          <w:i/>
          <w:color w:val="344449"/>
          <w:w w:val="90"/>
          <w:sz w:val="20"/>
          <w:rPrChange w:id="3046" w:author="Vannieuwenhuyze Jorre" w:date="2025-03-27T14:21:00Z" w16du:dateUtc="2025-03-27T13:21:00Z">
            <w:rPr>
              <w:rFonts w:ascii="Arial" w:hAnsi="Arial"/>
              <w:i/>
              <w:color w:val="344449"/>
              <w:spacing w:val="-1"/>
              <w:w w:val="90"/>
              <w:sz w:val="20"/>
            </w:rPr>
          </w:rPrChange>
        </w:rPr>
        <w:t xml:space="preserve"> </w:t>
      </w:r>
      <w:r w:rsidRPr="002A7964">
        <w:rPr>
          <w:rFonts w:ascii="Arial" w:hAnsi="Arial"/>
          <w:i/>
          <w:color w:val="344449"/>
          <w:w w:val="90"/>
          <w:sz w:val="20"/>
        </w:rPr>
        <w:t xml:space="preserve">toegevoegd, hoewel </w:t>
      </w:r>
      <w:bookmarkStart w:id="3047" w:name="_bookmark7"/>
      <w:bookmarkEnd w:id="3047"/>
      <w:r w:rsidRPr="002A7964">
        <w:rPr>
          <w:rFonts w:ascii="Arial" w:hAnsi="Arial"/>
          <w:i/>
          <w:color w:val="344449"/>
          <w:sz w:val="20"/>
        </w:rPr>
        <w:t>niet strikt noodzakelijk.</w:t>
      </w:r>
    </w:p>
    <w:p w14:paraId="25B31A52" w14:textId="77777777" w:rsidR="001E3564" w:rsidRPr="002A7964" w:rsidRDefault="001E3564">
      <w:pPr>
        <w:pStyle w:val="BodyText"/>
        <w:spacing w:before="5"/>
        <w:rPr>
          <w:rFonts w:ascii="Arial"/>
          <w:i/>
          <w:sz w:val="6"/>
        </w:rPr>
      </w:pPr>
    </w:p>
    <w:tbl>
      <w:tblPr>
        <w:tblStyle w:val="TableNormal1"/>
        <w:tblW w:w="0" w:type="auto"/>
        <w:tblInd w:w="721" w:type="dxa"/>
        <w:tblLayout w:type="fixed"/>
        <w:tblLook w:val="01E0" w:firstRow="1" w:lastRow="1" w:firstColumn="1" w:lastColumn="1" w:noHBand="0" w:noVBand="0"/>
      </w:tblPr>
      <w:tblGrid>
        <w:gridCol w:w="1876"/>
        <w:gridCol w:w="974"/>
        <w:gridCol w:w="1084"/>
        <w:gridCol w:w="969"/>
        <w:gridCol w:w="1651"/>
        <w:gridCol w:w="1373"/>
      </w:tblGrid>
      <w:tr w:rsidR="001E3564" w:rsidRPr="002A7964" w14:paraId="25B31A54" w14:textId="77777777">
        <w:trPr>
          <w:trHeight w:val="268"/>
        </w:trPr>
        <w:tc>
          <w:tcPr>
            <w:tcW w:w="7927" w:type="dxa"/>
            <w:gridSpan w:val="6"/>
            <w:shd w:val="clear" w:color="auto" w:fill="4A6C79"/>
          </w:tcPr>
          <w:p w14:paraId="25B31A53" w14:textId="77777777" w:rsidR="001E3564" w:rsidRPr="002A7964" w:rsidRDefault="002F5345">
            <w:pPr>
              <w:pStyle w:val="TableParagraph"/>
              <w:spacing w:before="22"/>
              <w:ind w:left="127"/>
              <w:jc w:val="left"/>
              <w:rPr>
                <w:sz w:val="16"/>
              </w:rPr>
            </w:pPr>
            <w:r w:rsidRPr="001A436D">
              <w:rPr>
                <w:color w:val="FFFFFF"/>
                <w:sz w:val="16"/>
                <w:rPrChange w:id="3048" w:author="Vannieuwenhuyze Jorre" w:date="2025-03-27T14:21:00Z" w16du:dateUtc="2025-03-27T13:21:00Z">
                  <w:rPr>
                    <w:color w:val="FFFFFF"/>
                    <w:spacing w:val="-2"/>
                    <w:sz w:val="16"/>
                  </w:rPr>
                </w:rPrChange>
              </w:rPr>
              <w:t>Bevolkingsaantal</w:t>
            </w:r>
            <w:r w:rsidRPr="001A436D">
              <w:rPr>
                <w:color w:val="FFFFFF"/>
                <w:sz w:val="16"/>
                <w:rPrChange w:id="3049" w:author="Vannieuwenhuyze Jorre" w:date="2025-03-27T14:21:00Z" w16du:dateUtc="2025-03-27T13:21:00Z">
                  <w:rPr>
                    <w:color w:val="FFFFFF"/>
                    <w:spacing w:val="6"/>
                    <w:sz w:val="16"/>
                  </w:rPr>
                </w:rPrChange>
              </w:rPr>
              <w:t xml:space="preserve"> </w:t>
            </w:r>
            <w:r w:rsidRPr="001A436D">
              <w:rPr>
                <w:color w:val="FFFFFF"/>
                <w:sz w:val="16"/>
                <w:rPrChange w:id="3050" w:author="Vannieuwenhuyze Jorre" w:date="2025-03-27T14:21:00Z" w16du:dateUtc="2025-03-27T13:21:00Z">
                  <w:rPr>
                    <w:color w:val="FFFFFF"/>
                    <w:spacing w:val="-4"/>
                    <w:sz w:val="16"/>
                  </w:rPr>
                </w:rPrChange>
              </w:rPr>
              <w:t>2019</w:t>
            </w:r>
          </w:p>
        </w:tc>
      </w:tr>
      <w:tr w:rsidR="001E3564" w:rsidRPr="002A7964" w14:paraId="25B31A5A" w14:textId="77777777">
        <w:trPr>
          <w:trHeight w:val="268"/>
        </w:trPr>
        <w:tc>
          <w:tcPr>
            <w:tcW w:w="1876" w:type="dxa"/>
            <w:tcBorders>
              <w:left w:val="single" w:sz="4" w:space="0" w:color="4A6C79"/>
            </w:tcBorders>
            <w:shd w:val="clear" w:color="auto" w:fill="70A2B8"/>
          </w:tcPr>
          <w:p w14:paraId="25B31A55" w14:textId="77777777" w:rsidR="001E3564" w:rsidRPr="002A7964" w:rsidRDefault="002F5345">
            <w:pPr>
              <w:pStyle w:val="TableParagraph"/>
              <w:spacing w:before="22"/>
              <w:ind w:left="122"/>
              <w:jc w:val="left"/>
              <w:rPr>
                <w:sz w:val="16"/>
              </w:rPr>
            </w:pPr>
            <w:r w:rsidRPr="001A436D">
              <w:rPr>
                <w:color w:val="FFFFFF"/>
                <w:sz w:val="16"/>
                <w:rPrChange w:id="3051" w:author="Vannieuwenhuyze Jorre" w:date="2025-03-27T14:21:00Z" w16du:dateUtc="2025-03-27T13:21:00Z">
                  <w:rPr>
                    <w:color w:val="FFFFFF"/>
                    <w:spacing w:val="-4"/>
                    <w:sz w:val="16"/>
                  </w:rPr>
                </w:rPrChange>
              </w:rPr>
              <w:t>Geografisch</w:t>
            </w:r>
            <w:r w:rsidRPr="001A436D">
              <w:rPr>
                <w:color w:val="FFFFFF"/>
                <w:sz w:val="16"/>
                <w:rPrChange w:id="3052" w:author="Vannieuwenhuyze Jorre" w:date="2025-03-27T14:21:00Z" w16du:dateUtc="2025-03-27T13:21:00Z">
                  <w:rPr>
                    <w:color w:val="FFFFFF"/>
                    <w:spacing w:val="3"/>
                    <w:sz w:val="16"/>
                  </w:rPr>
                </w:rPrChange>
              </w:rPr>
              <w:t xml:space="preserve"> </w:t>
            </w:r>
            <w:r w:rsidRPr="001A436D">
              <w:rPr>
                <w:color w:val="FFFFFF"/>
                <w:sz w:val="16"/>
                <w:rPrChange w:id="3053" w:author="Vannieuwenhuyze Jorre" w:date="2025-03-27T14:21:00Z" w16du:dateUtc="2025-03-27T13:21:00Z">
                  <w:rPr>
                    <w:color w:val="FFFFFF"/>
                    <w:spacing w:val="-2"/>
                    <w:sz w:val="16"/>
                  </w:rPr>
                </w:rPrChange>
              </w:rPr>
              <w:t>gebied</w:t>
            </w:r>
          </w:p>
        </w:tc>
        <w:tc>
          <w:tcPr>
            <w:tcW w:w="974" w:type="dxa"/>
            <w:shd w:val="clear" w:color="auto" w:fill="70A2B8"/>
          </w:tcPr>
          <w:p w14:paraId="25B31A56" w14:textId="77777777" w:rsidR="001E3564" w:rsidRPr="002A7964" w:rsidRDefault="002F5345">
            <w:pPr>
              <w:pStyle w:val="TableParagraph"/>
              <w:spacing w:before="22"/>
              <w:ind w:left="435"/>
              <w:jc w:val="left"/>
              <w:rPr>
                <w:sz w:val="16"/>
              </w:rPr>
            </w:pPr>
            <w:r w:rsidRPr="001A436D">
              <w:rPr>
                <w:color w:val="FFFFFF"/>
                <w:sz w:val="16"/>
                <w:rPrChange w:id="3054" w:author="Vannieuwenhuyze Jorre" w:date="2025-03-27T14:21:00Z" w16du:dateUtc="2025-03-27T13:21:00Z">
                  <w:rPr>
                    <w:color w:val="FFFFFF"/>
                    <w:spacing w:val="-4"/>
                    <w:sz w:val="16"/>
                  </w:rPr>
                </w:rPrChange>
              </w:rPr>
              <w:t>Gewest</w:t>
            </w:r>
          </w:p>
        </w:tc>
        <w:tc>
          <w:tcPr>
            <w:tcW w:w="1084" w:type="dxa"/>
            <w:shd w:val="clear" w:color="auto" w:fill="70A2B8"/>
          </w:tcPr>
          <w:p w14:paraId="25B31A57" w14:textId="77777777" w:rsidR="001E3564" w:rsidRPr="002A7964" w:rsidRDefault="001E3564">
            <w:pPr>
              <w:pStyle w:val="TableParagraph"/>
              <w:spacing w:before="0"/>
              <w:jc w:val="left"/>
              <w:rPr>
                <w:rFonts w:ascii="Times New Roman"/>
                <w:sz w:val="14"/>
              </w:rPr>
            </w:pPr>
          </w:p>
        </w:tc>
        <w:tc>
          <w:tcPr>
            <w:tcW w:w="2620" w:type="dxa"/>
            <w:gridSpan w:val="2"/>
            <w:shd w:val="clear" w:color="auto" w:fill="70A2B8"/>
          </w:tcPr>
          <w:p w14:paraId="25B31A58" w14:textId="77777777" w:rsidR="001E3564" w:rsidRPr="002A7964" w:rsidRDefault="002F5345">
            <w:pPr>
              <w:pStyle w:val="TableParagraph"/>
              <w:spacing w:before="22"/>
              <w:ind w:left="561"/>
              <w:jc w:val="left"/>
              <w:rPr>
                <w:sz w:val="16"/>
              </w:rPr>
            </w:pPr>
            <w:r w:rsidRPr="001A436D">
              <w:rPr>
                <w:color w:val="FFFFFF"/>
                <w:sz w:val="16"/>
                <w:rPrChange w:id="3055" w:author="Vannieuwenhuyze Jorre" w:date="2025-03-27T14:21:00Z" w16du:dateUtc="2025-03-27T13:21:00Z">
                  <w:rPr>
                    <w:color w:val="FFFFFF"/>
                    <w:spacing w:val="-2"/>
                    <w:sz w:val="16"/>
                  </w:rPr>
                </w:rPrChange>
              </w:rPr>
              <w:t>Provincie</w:t>
            </w:r>
          </w:p>
        </w:tc>
        <w:tc>
          <w:tcPr>
            <w:tcW w:w="1373" w:type="dxa"/>
            <w:tcBorders>
              <w:right w:val="single" w:sz="4" w:space="0" w:color="4A6C79"/>
            </w:tcBorders>
            <w:shd w:val="clear" w:color="auto" w:fill="70A2B8"/>
          </w:tcPr>
          <w:p w14:paraId="25B31A59" w14:textId="77777777" w:rsidR="001E3564" w:rsidRPr="002A7964" w:rsidRDefault="002F5345">
            <w:pPr>
              <w:pStyle w:val="TableParagraph"/>
              <w:spacing w:before="22"/>
              <w:ind w:left="13"/>
              <w:rPr>
                <w:sz w:val="16"/>
              </w:rPr>
            </w:pPr>
            <w:r w:rsidRPr="002A7964">
              <w:rPr>
                <w:color w:val="FFFFFF"/>
                <w:sz w:val="16"/>
              </w:rPr>
              <w:t>Aantal</w:t>
            </w:r>
            <w:r w:rsidRPr="001A436D">
              <w:rPr>
                <w:color w:val="FFFFFF"/>
                <w:sz w:val="16"/>
                <w:rPrChange w:id="3056" w:author="Vannieuwenhuyze Jorre" w:date="2025-03-27T14:21:00Z" w16du:dateUtc="2025-03-27T13:21:00Z">
                  <w:rPr>
                    <w:color w:val="FFFFFF"/>
                    <w:spacing w:val="20"/>
                    <w:sz w:val="16"/>
                  </w:rPr>
                </w:rPrChange>
              </w:rPr>
              <w:t xml:space="preserve"> </w:t>
            </w:r>
            <w:r w:rsidRPr="001A436D">
              <w:rPr>
                <w:color w:val="FFFFFF"/>
                <w:sz w:val="16"/>
                <w:rPrChange w:id="3057" w:author="Vannieuwenhuyze Jorre" w:date="2025-03-27T14:21:00Z" w16du:dateUtc="2025-03-27T13:21:00Z">
                  <w:rPr>
                    <w:color w:val="FFFFFF"/>
                    <w:spacing w:val="-2"/>
                    <w:sz w:val="16"/>
                  </w:rPr>
                </w:rPrChange>
              </w:rPr>
              <w:t>inwoners</w:t>
            </w:r>
          </w:p>
        </w:tc>
      </w:tr>
      <w:tr w:rsidR="001E3564" w:rsidRPr="002A7964" w14:paraId="25B31A61" w14:textId="77777777">
        <w:trPr>
          <w:trHeight w:val="239"/>
        </w:trPr>
        <w:tc>
          <w:tcPr>
            <w:tcW w:w="1876" w:type="dxa"/>
            <w:tcBorders>
              <w:left w:val="single" w:sz="4" w:space="0" w:color="4A6C79"/>
            </w:tcBorders>
            <w:shd w:val="clear" w:color="auto" w:fill="8ED2ED"/>
          </w:tcPr>
          <w:p w14:paraId="25B31A5B" w14:textId="77777777" w:rsidR="001E3564" w:rsidRPr="002A7964" w:rsidRDefault="002F5345">
            <w:pPr>
              <w:pStyle w:val="TableParagraph"/>
              <w:spacing w:before="22"/>
              <w:ind w:left="122"/>
              <w:jc w:val="left"/>
              <w:rPr>
                <w:sz w:val="16"/>
              </w:rPr>
            </w:pPr>
            <w:r w:rsidRPr="001A436D">
              <w:rPr>
                <w:color w:val="344449"/>
                <w:sz w:val="16"/>
                <w:rPrChange w:id="3058" w:author="Vannieuwenhuyze Jorre" w:date="2025-03-27T14:21:00Z" w16du:dateUtc="2025-03-27T13:21:00Z">
                  <w:rPr>
                    <w:color w:val="344449"/>
                    <w:spacing w:val="-2"/>
                    <w:sz w:val="16"/>
                  </w:rPr>
                </w:rPrChange>
              </w:rPr>
              <w:t>Vlaams</w:t>
            </w:r>
            <w:r w:rsidRPr="001A436D">
              <w:rPr>
                <w:color w:val="344449"/>
                <w:sz w:val="16"/>
                <w:rPrChange w:id="3059" w:author="Vannieuwenhuyze Jorre" w:date="2025-03-27T14:21:00Z" w16du:dateUtc="2025-03-27T13:21:00Z">
                  <w:rPr>
                    <w:color w:val="344449"/>
                    <w:spacing w:val="1"/>
                    <w:sz w:val="16"/>
                  </w:rPr>
                </w:rPrChange>
              </w:rPr>
              <w:t xml:space="preserve"> </w:t>
            </w:r>
            <w:r w:rsidRPr="001A436D">
              <w:rPr>
                <w:color w:val="344449"/>
                <w:sz w:val="16"/>
                <w:rPrChange w:id="3060" w:author="Vannieuwenhuyze Jorre" w:date="2025-03-27T14:21:00Z" w16du:dateUtc="2025-03-27T13:21:00Z">
                  <w:rPr>
                    <w:color w:val="344449"/>
                    <w:spacing w:val="-2"/>
                    <w:sz w:val="16"/>
                  </w:rPr>
                </w:rPrChange>
              </w:rPr>
              <w:t>Gewest</w:t>
            </w:r>
          </w:p>
        </w:tc>
        <w:tc>
          <w:tcPr>
            <w:tcW w:w="974" w:type="dxa"/>
            <w:shd w:val="clear" w:color="auto" w:fill="8ED2ED"/>
          </w:tcPr>
          <w:p w14:paraId="25B31A5C" w14:textId="77777777" w:rsidR="001E3564" w:rsidRPr="002A7964" w:rsidRDefault="001E3564">
            <w:pPr>
              <w:pStyle w:val="TableParagraph"/>
              <w:spacing w:before="0"/>
              <w:jc w:val="left"/>
              <w:rPr>
                <w:rFonts w:ascii="Times New Roman"/>
                <w:sz w:val="14"/>
              </w:rPr>
            </w:pPr>
          </w:p>
        </w:tc>
        <w:tc>
          <w:tcPr>
            <w:tcW w:w="1084" w:type="dxa"/>
            <w:shd w:val="clear" w:color="auto" w:fill="8ED2ED"/>
          </w:tcPr>
          <w:p w14:paraId="25B31A5D" w14:textId="77777777" w:rsidR="001E3564" w:rsidRPr="002A7964" w:rsidRDefault="001E3564">
            <w:pPr>
              <w:pStyle w:val="TableParagraph"/>
              <w:spacing w:before="0"/>
              <w:jc w:val="left"/>
              <w:rPr>
                <w:rFonts w:ascii="Times New Roman"/>
                <w:sz w:val="14"/>
              </w:rPr>
            </w:pPr>
          </w:p>
        </w:tc>
        <w:tc>
          <w:tcPr>
            <w:tcW w:w="969" w:type="dxa"/>
            <w:shd w:val="clear" w:color="auto" w:fill="8ED2ED"/>
          </w:tcPr>
          <w:p w14:paraId="25B31A5E" w14:textId="77777777" w:rsidR="001E3564" w:rsidRPr="002A7964" w:rsidRDefault="001E3564">
            <w:pPr>
              <w:pStyle w:val="TableParagraph"/>
              <w:spacing w:before="0"/>
              <w:jc w:val="left"/>
              <w:rPr>
                <w:rFonts w:ascii="Times New Roman"/>
                <w:sz w:val="14"/>
              </w:rPr>
            </w:pPr>
          </w:p>
        </w:tc>
        <w:tc>
          <w:tcPr>
            <w:tcW w:w="1651" w:type="dxa"/>
            <w:shd w:val="clear" w:color="auto" w:fill="8ED2ED"/>
          </w:tcPr>
          <w:p w14:paraId="25B31A5F" w14:textId="77777777" w:rsidR="001E3564" w:rsidRPr="002A7964" w:rsidRDefault="001E3564">
            <w:pPr>
              <w:pStyle w:val="TableParagraph"/>
              <w:spacing w:before="0"/>
              <w:jc w:val="left"/>
              <w:rPr>
                <w:rFonts w:ascii="Times New Roman"/>
                <w:sz w:val="14"/>
              </w:rPr>
            </w:pPr>
          </w:p>
        </w:tc>
        <w:tc>
          <w:tcPr>
            <w:tcW w:w="1373" w:type="dxa"/>
            <w:tcBorders>
              <w:right w:val="single" w:sz="4" w:space="0" w:color="4A6C79"/>
            </w:tcBorders>
          </w:tcPr>
          <w:p w14:paraId="25B31A60" w14:textId="77777777" w:rsidR="001E3564" w:rsidRPr="002A7964" w:rsidRDefault="002F5345">
            <w:pPr>
              <w:pStyle w:val="TableParagraph"/>
              <w:spacing w:before="22"/>
              <w:ind w:left="13"/>
              <w:rPr>
                <w:sz w:val="16"/>
              </w:rPr>
            </w:pPr>
            <w:r w:rsidRPr="001A436D">
              <w:rPr>
                <w:color w:val="344449"/>
                <w:sz w:val="16"/>
                <w:rPrChange w:id="3061" w:author="Vannieuwenhuyze Jorre" w:date="2025-03-27T14:21:00Z" w16du:dateUtc="2025-03-27T13:21:00Z">
                  <w:rPr>
                    <w:color w:val="344449"/>
                    <w:spacing w:val="-6"/>
                    <w:sz w:val="16"/>
                  </w:rPr>
                </w:rPrChange>
              </w:rPr>
              <w:t>6</w:t>
            </w:r>
            <w:r w:rsidRPr="001A436D">
              <w:rPr>
                <w:color w:val="344449"/>
                <w:sz w:val="16"/>
                <w:rPrChange w:id="3062" w:author="Vannieuwenhuyze Jorre" w:date="2025-03-27T14:21:00Z" w16du:dateUtc="2025-03-27T13:21:00Z">
                  <w:rPr>
                    <w:color w:val="344449"/>
                    <w:spacing w:val="-15"/>
                    <w:sz w:val="16"/>
                  </w:rPr>
                </w:rPrChange>
              </w:rPr>
              <w:t xml:space="preserve"> </w:t>
            </w:r>
            <w:r w:rsidRPr="001A436D">
              <w:rPr>
                <w:color w:val="344449"/>
                <w:sz w:val="16"/>
                <w:rPrChange w:id="3063" w:author="Vannieuwenhuyze Jorre" w:date="2025-03-27T14:21:00Z" w16du:dateUtc="2025-03-27T13:21:00Z">
                  <w:rPr>
                    <w:color w:val="344449"/>
                    <w:spacing w:val="-6"/>
                    <w:sz w:val="16"/>
                  </w:rPr>
                </w:rPrChange>
              </w:rPr>
              <w:t>589</w:t>
            </w:r>
            <w:r w:rsidRPr="001A436D">
              <w:rPr>
                <w:color w:val="344449"/>
                <w:sz w:val="16"/>
                <w:rPrChange w:id="3064" w:author="Vannieuwenhuyze Jorre" w:date="2025-03-27T14:21:00Z" w16du:dateUtc="2025-03-27T13:21:00Z">
                  <w:rPr>
                    <w:color w:val="344449"/>
                    <w:spacing w:val="-15"/>
                    <w:sz w:val="16"/>
                  </w:rPr>
                </w:rPrChange>
              </w:rPr>
              <w:t xml:space="preserve"> </w:t>
            </w:r>
            <w:r w:rsidRPr="001A436D">
              <w:rPr>
                <w:color w:val="344449"/>
                <w:sz w:val="16"/>
                <w:rPrChange w:id="3065" w:author="Vannieuwenhuyze Jorre" w:date="2025-03-27T14:21:00Z" w16du:dateUtc="2025-03-27T13:21:00Z">
                  <w:rPr>
                    <w:color w:val="344449"/>
                    <w:spacing w:val="-6"/>
                    <w:sz w:val="16"/>
                  </w:rPr>
                </w:rPrChange>
              </w:rPr>
              <w:t>069</w:t>
            </w:r>
          </w:p>
        </w:tc>
      </w:tr>
      <w:tr w:rsidR="001E3564" w:rsidRPr="002A7964" w14:paraId="25B31A68" w14:textId="77777777">
        <w:trPr>
          <w:trHeight w:val="268"/>
        </w:trPr>
        <w:tc>
          <w:tcPr>
            <w:tcW w:w="1876" w:type="dxa"/>
            <w:tcBorders>
              <w:left w:val="single" w:sz="4" w:space="0" w:color="4A6C79"/>
            </w:tcBorders>
            <w:shd w:val="clear" w:color="auto" w:fill="8ED2ED"/>
          </w:tcPr>
          <w:p w14:paraId="25B31A62" w14:textId="77777777" w:rsidR="001E3564" w:rsidRPr="002A7964" w:rsidRDefault="002F5345">
            <w:pPr>
              <w:pStyle w:val="TableParagraph"/>
              <w:spacing w:before="51"/>
              <w:ind w:left="122"/>
              <w:jc w:val="left"/>
              <w:rPr>
                <w:sz w:val="16"/>
              </w:rPr>
            </w:pPr>
            <w:r w:rsidRPr="001A436D">
              <w:rPr>
                <w:color w:val="344449"/>
                <w:sz w:val="16"/>
                <w:rPrChange w:id="3066" w:author="Vannieuwenhuyze Jorre" w:date="2025-03-27T14:21:00Z" w16du:dateUtc="2025-03-27T13:21:00Z">
                  <w:rPr>
                    <w:color w:val="344449"/>
                    <w:spacing w:val="-2"/>
                    <w:sz w:val="16"/>
                  </w:rPr>
                </w:rPrChange>
              </w:rPr>
              <w:t>Waals</w:t>
            </w:r>
            <w:r w:rsidRPr="001A436D">
              <w:rPr>
                <w:color w:val="344449"/>
                <w:sz w:val="16"/>
                <w:rPrChange w:id="3067" w:author="Vannieuwenhuyze Jorre" w:date="2025-03-27T14:21:00Z" w16du:dateUtc="2025-03-27T13:21:00Z">
                  <w:rPr>
                    <w:color w:val="344449"/>
                    <w:spacing w:val="-3"/>
                    <w:sz w:val="16"/>
                  </w:rPr>
                </w:rPrChange>
              </w:rPr>
              <w:t xml:space="preserve"> </w:t>
            </w:r>
            <w:r w:rsidRPr="001A436D">
              <w:rPr>
                <w:color w:val="344449"/>
                <w:sz w:val="16"/>
                <w:rPrChange w:id="3068" w:author="Vannieuwenhuyze Jorre" w:date="2025-03-27T14:21:00Z" w16du:dateUtc="2025-03-27T13:21:00Z">
                  <w:rPr>
                    <w:color w:val="344449"/>
                    <w:spacing w:val="-2"/>
                    <w:sz w:val="16"/>
                  </w:rPr>
                </w:rPrChange>
              </w:rPr>
              <w:t>Gewest</w:t>
            </w:r>
          </w:p>
        </w:tc>
        <w:tc>
          <w:tcPr>
            <w:tcW w:w="974" w:type="dxa"/>
            <w:shd w:val="clear" w:color="auto" w:fill="8ED2ED"/>
          </w:tcPr>
          <w:p w14:paraId="25B31A63" w14:textId="77777777" w:rsidR="001E3564" w:rsidRPr="002A7964" w:rsidRDefault="001E3564">
            <w:pPr>
              <w:pStyle w:val="TableParagraph"/>
              <w:spacing w:before="0"/>
              <w:jc w:val="left"/>
              <w:rPr>
                <w:rFonts w:ascii="Times New Roman"/>
                <w:sz w:val="14"/>
              </w:rPr>
            </w:pPr>
          </w:p>
        </w:tc>
        <w:tc>
          <w:tcPr>
            <w:tcW w:w="1084" w:type="dxa"/>
            <w:shd w:val="clear" w:color="auto" w:fill="8ED2ED"/>
          </w:tcPr>
          <w:p w14:paraId="25B31A64" w14:textId="77777777" w:rsidR="001E3564" w:rsidRPr="002A7964" w:rsidRDefault="001E3564">
            <w:pPr>
              <w:pStyle w:val="TableParagraph"/>
              <w:spacing w:before="0"/>
              <w:jc w:val="left"/>
              <w:rPr>
                <w:rFonts w:ascii="Times New Roman"/>
                <w:sz w:val="14"/>
              </w:rPr>
            </w:pPr>
          </w:p>
        </w:tc>
        <w:tc>
          <w:tcPr>
            <w:tcW w:w="969" w:type="dxa"/>
            <w:shd w:val="clear" w:color="auto" w:fill="8ED2ED"/>
          </w:tcPr>
          <w:p w14:paraId="25B31A65" w14:textId="77777777" w:rsidR="001E3564" w:rsidRPr="002A7964" w:rsidRDefault="001E3564">
            <w:pPr>
              <w:pStyle w:val="TableParagraph"/>
              <w:spacing w:before="0"/>
              <w:jc w:val="left"/>
              <w:rPr>
                <w:rFonts w:ascii="Times New Roman"/>
                <w:sz w:val="14"/>
              </w:rPr>
            </w:pPr>
          </w:p>
        </w:tc>
        <w:tc>
          <w:tcPr>
            <w:tcW w:w="1651" w:type="dxa"/>
            <w:shd w:val="clear" w:color="auto" w:fill="8ED2ED"/>
          </w:tcPr>
          <w:p w14:paraId="25B31A66" w14:textId="77777777" w:rsidR="001E3564" w:rsidRPr="002A7964" w:rsidRDefault="001E3564">
            <w:pPr>
              <w:pStyle w:val="TableParagraph"/>
              <w:spacing w:before="0"/>
              <w:jc w:val="left"/>
              <w:rPr>
                <w:rFonts w:ascii="Times New Roman"/>
                <w:sz w:val="14"/>
              </w:rPr>
            </w:pPr>
          </w:p>
        </w:tc>
        <w:tc>
          <w:tcPr>
            <w:tcW w:w="1373" w:type="dxa"/>
            <w:tcBorders>
              <w:right w:val="single" w:sz="4" w:space="0" w:color="4A6C79"/>
            </w:tcBorders>
          </w:tcPr>
          <w:p w14:paraId="25B31A67" w14:textId="77777777" w:rsidR="001E3564" w:rsidRPr="002A7964" w:rsidRDefault="002F5345">
            <w:pPr>
              <w:pStyle w:val="TableParagraph"/>
              <w:spacing w:before="51"/>
              <w:ind w:left="13"/>
              <w:rPr>
                <w:sz w:val="16"/>
              </w:rPr>
            </w:pPr>
            <w:r w:rsidRPr="001A436D">
              <w:rPr>
                <w:color w:val="344449"/>
                <w:sz w:val="16"/>
                <w:rPrChange w:id="3069" w:author="Vannieuwenhuyze Jorre" w:date="2025-03-27T14:21:00Z" w16du:dateUtc="2025-03-27T13:21:00Z">
                  <w:rPr>
                    <w:color w:val="344449"/>
                    <w:spacing w:val="-6"/>
                    <w:sz w:val="16"/>
                  </w:rPr>
                </w:rPrChange>
              </w:rPr>
              <w:t>3</w:t>
            </w:r>
            <w:r w:rsidRPr="001A436D">
              <w:rPr>
                <w:color w:val="344449"/>
                <w:sz w:val="16"/>
                <w:rPrChange w:id="3070" w:author="Vannieuwenhuyze Jorre" w:date="2025-03-27T14:21:00Z" w16du:dateUtc="2025-03-27T13:21:00Z">
                  <w:rPr>
                    <w:color w:val="344449"/>
                    <w:spacing w:val="-15"/>
                    <w:sz w:val="16"/>
                  </w:rPr>
                </w:rPrChange>
              </w:rPr>
              <w:t xml:space="preserve"> </w:t>
            </w:r>
            <w:r w:rsidRPr="001A436D">
              <w:rPr>
                <w:color w:val="344449"/>
                <w:sz w:val="16"/>
                <w:rPrChange w:id="3071" w:author="Vannieuwenhuyze Jorre" w:date="2025-03-27T14:21:00Z" w16du:dateUtc="2025-03-27T13:21:00Z">
                  <w:rPr>
                    <w:color w:val="344449"/>
                    <w:spacing w:val="-6"/>
                    <w:sz w:val="16"/>
                  </w:rPr>
                </w:rPrChange>
              </w:rPr>
              <w:t>633</w:t>
            </w:r>
            <w:r w:rsidRPr="001A436D">
              <w:rPr>
                <w:color w:val="344449"/>
                <w:sz w:val="16"/>
                <w:rPrChange w:id="3072" w:author="Vannieuwenhuyze Jorre" w:date="2025-03-27T14:21:00Z" w16du:dateUtc="2025-03-27T13:21:00Z">
                  <w:rPr>
                    <w:color w:val="344449"/>
                    <w:spacing w:val="-15"/>
                    <w:sz w:val="16"/>
                  </w:rPr>
                </w:rPrChange>
              </w:rPr>
              <w:t xml:space="preserve"> </w:t>
            </w:r>
            <w:r w:rsidRPr="001A436D">
              <w:rPr>
                <w:color w:val="344449"/>
                <w:sz w:val="16"/>
                <w:rPrChange w:id="3073" w:author="Vannieuwenhuyze Jorre" w:date="2025-03-27T14:21:00Z" w16du:dateUtc="2025-03-27T13:21:00Z">
                  <w:rPr>
                    <w:color w:val="344449"/>
                    <w:spacing w:val="-6"/>
                    <w:sz w:val="16"/>
                  </w:rPr>
                </w:rPrChange>
              </w:rPr>
              <w:t>795</w:t>
            </w:r>
          </w:p>
        </w:tc>
      </w:tr>
      <w:tr w:rsidR="001E3564" w:rsidRPr="002A7964" w14:paraId="25B31A6F" w14:textId="77777777">
        <w:trPr>
          <w:trHeight w:val="268"/>
        </w:trPr>
        <w:tc>
          <w:tcPr>
            <w:tcW w:w="1876" w:type="dxa"/>
            <w:tcBorders>
              <w:left w:val="single" w:sz="4" w:space="0" w:color="4A6C79"/>
            </w:tcBorders>
            <w:shd w:val="clear" w:color="auto" w:fill="8ED2ED"/>
          </w:tcPr>
          <w:p w14:paraId="25B31A69" w14:textId="77777777" w:rsidR="001E3564" w:rsidRPr="002A7964" w:rsidRDefault="002F5345">
            <w:pPr>
              <w:pStyle w:val="TableParagraph"/>
              <w:spacing w:before="51"/>
              <w:ind w:left="122"/>
              <w:jc w:val="left"/>
              <w:rPr>
                <w:sz w:val="16"/>
              </w:rPr>
            </w:pPr>
            <w:r w:rsidRPr="001A436D">
              <w:rPr>
                <w:color w:val="344449"/>
                <w:sz w:val="16"/>
                <w:rPrChange w:id="3074" w:author="Vannieuwenhuyze Jorre" w:date="2025-03-27T14:21:00Z" w16du:dateUtc="2025-03-27T13:21:00Z">
                  <w:rPr>
                    <w:color w:val="344449"/>
                    <w:spacing w:val="-5"/>
                    <w:sz w:val="16"/>
                  </w:rPr>
                </w:rPrChange>
              </w:rPr>
              <w:t>Brussels</w:t>
            </w:r>
            <w:r w:rsidRPr="001A436D">
              <w:rPr>
                <w:color w:val="344449"/>
                <w:sz w:val="16"/>
                <w:rPrChange w:id="3075" w:author="Vannieuwenhuyze Jorre" w:date="2025-03-27T14:21:00Z" w16du:dateUtc="2025-03-27T13:21:00Z">
                  <w:rPr>
                    <w:color w:val="344449"/>
                    <w:spacing w:val="1"/>
                    <w:sz w:val="16"/>
                  </w:rPr>
                </w:rPrChange>
              </w:rPr>
              <w:t xml:space="preserve"> </w:t>
            </w:r>
            <w:r w:rsidRPr="001A436D">
              <w:rPr>
                <w:color w:val="344449"/>
                <w:sz w:val="16"/>
                <w:rPrChange w:id="3076" w:author="Vannieuwenhuyze Jorre" w:date="2025-03-27T14:21:00Z" w16du:dateUtc="2025-03-27T13:21:00Z">
                  <w:rPr>
                    <w:color w:val="344449"/>
                    <w:spacing w:val="-2"/>
                    <w:sz w:val="16"/>
                  </w:rPr>
                </w:rPrChange>
              </w:rPr>
              <w:t>Gewest</w:t>
            </w:r>
          </w:p>
        </w:tc>
        <w:tc>
          <w:tcPr>
            <w:tcW w:w="974" w:type="dxa"/>
            <w:shd w:val="clear" w:color="auto" w:fill="8ED2ED"/>
          </w:tcPr>
          <w:p w14:paraId="25B31A6A" w14:textId="77777777" w:rsidR="001E3564" w:rsidRPr="002A7964" w:rsidRDefault="001E3564">
            <w:pPr>
              <w:pStyle w:val="TableParagraph"/>
              <w:spacing w:before="0"/>
              <w:jc w:val="left"/>
              <w:rPr>
                <w:rFonts w:ascii="Times New Roman"/>
                <w:sz w:val="14"/>
              </w:rPr>
            </w:pPr>
          </w:p>
        </w:tc>
        <w:tc>
          <w:tcPr>
            <w:tcW w:w="1084" w:type="dxa"/>
            <w:shd w:val="clear" w:color="auto" w:fill="8ED2ED"/>
          </w:tcPr>
          <w:p w14:paraId="25B31A6B" w14:textId="77777777" w:rsidR="001E3564" w:rsidRPr="002A7964" w:rsidRDefault="001E3564">
            <w:pPr>
              <w:pStyle w:val="TableParagraph"/>
              <w:spacing w:before="0"/>
              <w:jc w:val="left"/>
              <w:rPr>
                <w:rFonts w:ascii="Times New Roman"/>
                <w:sz w:val="14"/>
              </w:rPr>
            </w:pPr>
          </w:p>
        </w:tc>
        <w:tc>
          <w:tcPr>
            <w:tcW w:w="969" w:type="dxa"/>
            <w:shd w:val="clear" w:color="auto" w:fill="8ED2ED"/>
          </w:tcPr>
          <w:p w14:paraId="25B31A6C" w14:textId="77777777" w:rsidR="001E3564" w:rsidRPr="002A7964" w:rsidRDefault="001E3564">
            <w:pPr>
              <w:pStyle w:val="TableParagraph"/>
              <w:spacing w:before="0"/>
              <w:jc w:val="left"/>
              <w:rPr>
                <w:rFonts w:ascii="Times New Roman"/>
                <w:sz w:val="14"/>
              </w:rPr>
            </w:pPr>
          </w:p>
        </w:tc>
        <w:tc>
          <w:tcPr>
            <w:tcW w:w="1651" w:type="dxa"/>
            <w:shd w:val="clear" w:color="auto" w:fill="8ED2ED"/>
          </w:tcPr>
          <w:p w14:paraId="25B31A6D" w14:textId="77777777" w:rsidR="001E3564" w:rsidRPr="002A7964" w:rsidRDefault="001E3564">
            <w:pPr>
              <w:pStyle w:val="TableParagraph"/>
              <w:spacing w:before="0"/>
              <w:jc w:val="left"/>
              <w:rPr>
                <w:rFonts w:ascii="Times New Roman"/>
                <w:sz w:val="14"/>
              </w:rPr>
            </w:pPr>
          </w:p>
        </w:tc>
        <w:tc>
          <w:tcPr>
            <w:tcW w:w="1373" w:type="dxa"/>
            <w:tcBorders>
              <w:right w:val="single" w:sz="4" w:space="0" w:color="4A6C79"/>
            </w:tcBorders>
          </w:tcPr>
          <w:p w14:paraId="25B31A6E" w14:textId="77777777" w:rsidR="001E3564" w:rsidRPr="002A7964" w:rsidRDefault="002F5345">
            <w:pPr>
              <w:pStyle w:val="TableParagraph"/>
              <w:spacing w:before="51"/>
              <w:ind w:left="13"/>
              <w:rPr>
                <w:sz w:val="16"/>
              </w:rPr>
            </w:pPr>
            <w:r w:rsidRPr="001A436D">
              <w:rPr>
                <w:color w:val="344449"/>
                <w:sz w:val="16"/>
                <w:rPrChange w:id="3077" w:author="Vannieuwenhuyze Jorre" w:date="2025-03-27T14:21:00Z" w16du:dateUtc="2025-03-27T13:21:00Z">
                  <w:rPr>
                    <w:color w:val="344449"/>
                    <w:spacing w:val="-6"/>
                    <w:sz w:val="16"/>
                  </w:rPr>
                </w:rPrChange>
              </w:rPr>
              <w:t>1</w:t>
            </w:r>
            <w:r w:rsidRPr="001A436D">
              <w:rPr>
                <w:color w:val="344449"/>
                <w:sz w:val="16"/>
                <w:rPrChange w:id="3078" w:author="Vannieuwenhuyze Jorre" w:date="2025-03-27T14:21:00Z" w16du:dateUtc="2025-03-27T13:21:00Z">
                  <w:rPr>
                    <w:color w:val="344449"/>
                    <w:spacing w:val="-15"/>
                    <w:sz w:val="16"/>
                  </w:rPr>
                </w:rPrChange>
              </w:rPr>
              <w:t xml:space="preserve"> </w:t>
            </w:r>
            <w:r w:rsidRPr="001A436D">
              <w:rPr>
                <w:color w:val="344449"/>
                <w:sz w:val="16"/>
                <w:rPrChange w:id="3079" w:author="Vannieuwenhuyze Jorre" w:date="2025-03-27T14:21:00Z" w16du:dateUtc="2025-03-27T13:21:00Z">
                  <w:rPr>
                    <w:color w:val="344449"/>
                    <w:spacing w:val="-6"/>
                    <w:sz w:val="16"/>
                  </w:rPr>
                </w:rPrChange>
              </w:rPr>
              <w:t>208</w:t>
            </w:r>
            <w:r w:rsidRPr="001A436D">
              <w:rPr>
                <w:color w:val="344449"/>
                <w:sz w:val="16"/>
                <w:rPrChange w:id="3080" w:author="Vannieuwenhuyze Jorre" w:date="2025-03-27T14:21:00Z" w16du:dateUtc="2025-03-27T13:21:00Z">
                  <w:rPr>
                    <w:color w:val="344449"/>
                    <w:spacing w:val="-15"/>
                    <w:sz w:val="16"/>
                  </w:rPr>
                </w:rPrChange>
              </w:rPr>
              <w:t xml:space="preserve"> </w:t>
            </w:r>
            <w:r w:rsidRPr="001A436D">
              <w:rPr>
                <w:color w:val="344449"/>
                <w:sz w:val="16"/>
                <w:rPrChange w:id="3081" w:author="Vannieuwenhuyze Jorre" w:date="2025-03-27T14:21:00Z" w16du:dateUtc="2025-03-27T13:21:00Z">
                  <w:rPr>
                    <w:color w:val="344449"/>
                    <w:spacing w:val="-6"/>
                    <w:sz w:val="16"/>
                  </w:rPr>
                </w:rPrChange>
              </w:rPr>
              <w:t>542</w:t>
            </w:r>
          </w:p>
        </w:tc>
      </w:tr>
      <w:tr w:rsidR="001E3564" w:rsidRPr="002A7964" w14:paraId="25B31A76" w14:textId="77777777">
        <w:trPr>
          <w:trHeight w:val="268"/>
        </w:trPr>
        <w:tc>
          <w:tcPr>
            <w:tcW w:w="1876" w:type="dxa"/>
            <w:tcBorders>
              <w:left w:val="single" w:sz="4" w:space="0" w:color="4A6C79"/>
            </w:tcBorders>
            <w:shd w:val="clear" w:color="auto" w:fill="8ED2ED"/>
          </w:tcPr>
          <w:p w14:paraId="25B31A70" w14:textId="77777777" w:rsidR="001E3564" w:rsidRPr="002A7964" w:rsidRDefault="002F5345">
            <w:pPr>
              <w:pStyle w:val="TableParagraph"/>
              <w:spacing w:before="51"/>
              <w:ind w:left="122"/>
              <w:jc w:val="left"/>
              <w:rPr>
                <w:sz w:val="16"/>
              </w:rPr>
            </w:pPr>
            <w:r w:rsidRPr="002A7964">
              <w:rPr>
                <w:color w:val="344449"/>
                <w:sz w:val="16"/>
              </w:rPr>
              <w:t>Prov.</w:t>
            </w:r>
            <w:r w:rsidRPr="001A436D">
              <w:rPr>
                <w:color w:val="344449"/>
                <w:sz w:val="16"/>
                <w:rPrChange w:id="3082" w:author="Vannieuwenhuyze Jorre" w:date="2025-03-27T14:21:00Z" w16du:dateUtc="2025-03-27T13:21:00Z">
                  <w:rPr>
                    <w:color w:val="344449"/>
                    <w:spacing w:val="28"/>
                    <w:sz w:val="16"/>
                  </w:rPr>
                </w:rPrChange>
              </w:rPr>
              <w:t xml:space="preserve"> </w:t>
            </w:r>
            <w:r w:rsidRPr="001A436D">
              <w:rPr>
                <w:color w:val="344449"/>
                <w:sz w:val="16"/>
                <w:rPrChange w:id="3083" w:author="Vannieuwenhuyze Jorre" w:date="2025-03-27T14:21:00Z" w16du:dateUtc="2025-03-27T13:21:00Z">
                  <w:rPr>
                    <w:color w:val="344449"/>
                    <w:spacing w:val="-2"/>
                    <w:sz w:val="16"/>
                  </w:rPr>
                </w:rPrChange>
              </w:rPr>
              <w:t>Antwerpen</w:t>
            </w:r>
          </w:p>
        </w:tc>
        <w:tc>
          <w:tcPr>
            <w:tcW w:w="974" w:type="dxa"/>
            <w:shd w:val="clear" w:color="auto" w:fill="8ED2ED"/>
          </w:tcPr>
          <w:p w14:paraId="25B31A71" w14:textId="77777777" w:rsidR="001E3564" w:rsidRPr="002A7964" w:rsidRDefault="002F5345">
            <w:pPr>
              <w:pStyle w:val="TableParagraph"/>
              <w:spacing w:before="51"/>
              <w:ind w:left="435"/>
              <w:jc w:val="left"/>
              <w:rPr>
                <w:sz w:val="16"/>
              </w:rPr>
            </w:pPr>
            <w:r w:rsidRPr="001A436D">
              <w:rPr>
                <w:color w:val="344449"/>
                <w:sz w:val="16"/>
                <w:rPrChange w:id="3084" w:author="Vannieuwenhuyze Jorre" w:date="2025-03-27T14:21:00Z" w16du:dateUtc="2025-03-27T13:21:00Z">
                  <w:rPr>
                    <w:color w:val="344449"/>
                    <w:spacing w:val="-2"/>
                    <w:sz w:val="16"/>
                  </w:rPr>
                </w:rPrChange>
              </w:rPr>
              <w:t>Vlaams</w:t>
            </w:r>
          </w:p>
        </w:tc>
        <w:tc>
          <w:tcPr>
            <w:tcW w:w="1084" w:type="dxa"/>
            <w:shd w:val="clear" w:color="auto" w:fill="8ED2ED"/>
          </w:tcPr>
          <w:p w14:paraId="25B31A72" w14:textId="77777777" w:rsidR="001E3564" w:rsidRPr="002A7964" w:rsidRDefault="002F5345">
            <w:pPr>
              <w:pStyle w:val="TableParagraph"/>
              <w:spacing w:before="51"/>
              <w:ind w:left="33"/>
              <w:jc w:val="left"/>
              <w:rPr>
                <w:sz w:val="16"/>
              </w:rPr>
            </w:pPr>
            <w:r w:rsidRPr="001A436D">
              <w:rPr>
                <w:color w:val="344449"/>
                <w:sz w:val="16"/>
                <w:rPrChange w:id="3085" w:author="Vannieuwenhuyze Jorre" w:date="2025-03-27T14:21:00Z" w16du:dateUtc="2025-03-27T13:21:00Z">
                  <w:rPr>
                    <w:color w:val="344449"/>
                    <w:spacing w:val="-2"/>
                    <w:sz w:val="16"/>
                  </w:rPr>
                </w:rPrChange>
              </w:rPr>
              <w:t>Gewest</w:t>
            </w:r>
          </w:p>
        </w:tc>
        <w:tc>
          <w:tcPr>
            <w:tcW w:w="969" w:type="dxa"/>
            <w:shd w:val="clear" w:color="auto" w:fill="8ED2ED"/>
          </w:tcPr>
          <w:p w14:paraId="25B31A73" w14:textId="77777777" w:rsidR="001E3564" w:rsidRPr="002A7964" w:rsidRDefault="001E3564">
            <w:pPr>
              <w:pStyle w:val="TableParagraph"/>
              <w:spacing w:before="0"/>
              <w:jc w:val="left"/>
              <w:rPr>
                <w:rFonts w:ascii="Times New Roman"/>
                <w:sz w:val="14"/>
              </w:rPr>
            </w:pPr>
          </w:p>
        </w:tc>
        <w:tc>
          <w:tcPr>
            <w:tcW w:w="1651" w:type="dxa"/>
            <w:shd w:val="clear" w:color="auto" w:fill="8ED2ED"/>
          </w:tcPr>
          <w:p w14:paraId="25B31A74" w14:textId="77777777" w:rsidR="001E3564" w:rsidRPr="002A7964" w:rsidRDefault="001E3564">
            <w:pPr>
              <w:pStyle w:val="TableParagraph"/>
              <w:spacing w:before="0"/>
              <w:jc w:val="left"/>
              <w:rPr>
                <w:rFonts w:ascii="Times New Roman"/>
                <w:sz w:val="14"/>
              </w:rPr>
            </w:pPr>
          </w:p>
        </w:tc>
        <w:tc>
          <w:tcPr>
            <w:tcW w:w="1373" w:type="dxa"/>
            <w:tcBorders>
              <w:right w:val="single" w:sz="4" w:space="0" w:color="4A6C79"/>
            </w:tcBorders>
          </w:tcPr>
          <w:p w14:paraId="25B31A75" w14:textId="77777777" w:rsidR="001E3564" w:rsidRPr="002A7964" w:rsidRDefault="002F5345">
            <w:pPr>
              <w:pStyle w:val="TableParagraph"/>
              <w:spacing w:before="51"/>
              <w:ind w:left="13"/>
              <w:rPr>
                <w:sz w:val="16"/>
              </w:rPr>
            </w:pPr>
            <w:r w:rsidRPr="001A436D">
              <w:rPr>
                <w:color w:val="344449"/>
                <w:sz w:val="16"/>
                <w:rPrChange w:id="3086" w:author="Vannieuwenhuyze Jorre" w:date="2025-03-27T14:21:00Z" w16du:dateUtc="2025-03-27T13:21:00Z">
                  <w:rPr>
                    <w:color w:val="344449"/>
                    <w:spacing w:val="-6"/>
                    <w:sz w:val="16"/>
                  </w:rPr>
                </w:rPrChange>
              </w:rPr>
              <w:t>1</w:t>
            </w:r>
            <w:r w:rsidRPr="001A436D">
              <w:rPr>
                <w:color w:val="344449"/>
                <w:sz w:val="16"/>
                <w:rPrChange w:id="3087" w:author="Vannieuwenhuyze Jorre" w:date="2025-03-27T14:21:00Z" w16du:dateUtc="2025-03-27T13:21:00Z">
                  <w:rPr>
                    <w:color w:val="344449"/>
                    <w:spacing w:val="-15"/>
                    <w:sz w:val="16"/>
                  </w:rPr>
                </w:rPrChange>
              </w:rPr>
              <w:t xml:space="preserve"> </w:t>
            </w:r>
            <w:r w:rsidRPr="001A436D">
              <w:rPr>
                <w:color w:val="344449"/>
                <w:sz w:val="16"/>
                <w:rPrChange w:id="3088" w:author="Vannieuwenhuyze Jorre" w:date="2025-03-27T14:21:00Z" w16du:dateUtc="2025-03-27T13:21:00Z">
                  <w:rPr>
                    <w:color w:val="344449"/>
                    <w:spacing w:val="-6"/>
                    <w:sz w:val="16"/>
                  </w:rPr>
                </w:rPrChange>
              </w:rPr>
              <w:t>857</w:t>
            </w:r>
            <w:r w:rsidRPr="001A436D">
              <w:rPr>
                <w:color w:val="344449"/>
                <w:sz w:val="16"/>
                <w:rPrChange w:id="3089" w:author="Vannieuwenhuyze Jorre" w:date="2025-03-27T14:21:00Z" w16du:dateUtc="2025-03-27T13:21:00Z">
                  <w:rPr>
                    <w:color w:val="344449"/>
                    <w:spacing w:val="-15"/>
                    <w:sz w:val="16"/>
                  </w:rPr>
                </w:rPrChange>
              </w:rPr>
              <w:t xml:space="preserve"> </w:t>
            </w:r>
            <w:r w:rsidRPr="001A436D">
              <w:rPr>
                <w:color w:val="344449"/>
                <w:sz w:val="16"/>
                <w:rPrChange w:id="3090" w:author="Vannieuwenhuyze Jorre" w:date="2025-03-27T14:21:00Z" w16du:dateUtc="2025-03-27T13:21:00Z">
                  <w:rPr>
                    <w:color w:val="344449"/>
                    <w:spacing w:val="-6"/>
                    <w:sz w:val="16"/>
                  </w:rPr>
                </w:rPrChange>
              </w:rPr>
              <w:t>986</w:t>
            </w:r>
          </w:p>
        </w:tc>
      </w:tr>
      <w:tr w:rsidR="001E3564" w:rsidRPr="002A7964" w14:paraId="25B31A7D" w14:textId="77777777">
        <w:trPr>
          <w:trHeight w:val="268"/>
        </w:trPr>
        <w:tc>
          <w:tcPr>
            <w:tcW w:w="1876" w:type="dxa"/>
            <w:tcBorders>
              <w:left w:val="single" w:sz="4" w:space="0" w:color="4A6C79"/>
            </w:tcBorders>
            <w:shd w:val="clear" w:color="auto" w:fill="8ED2ED"/>
          </w:tcPr>
          <w:p w14:paraId="25B31A77" w14:textId="77777777" w:rsidR="001E3564" w:rsidRPr="002A7964" w:rsidRDefault="002F5345">
            <w:pPr>
              <w:pStyle w:val="TableParagraph"/>
              <w:spacing w:before="51"/>
              <w:ind w:left="122"/>
              <w:jc w:val="left"/>
              <w:rPr>
                <w:sz w:val="16"/>
              </w:rPr>
            </w:pPr>
            <w:r w:rsidRPr="001A436D">
              <w:rPr>
                <w:color w:val="344449"/>
                <w:sz w:val="16"/>
                <w:rPrChange w:id="3091" w:author="Vannieuwenhuyze Jorre" w:date="2025-03-27T14:21:00Z" w16du:dateUtc="2025-03-27T13:21:00Z">
                  <w:rPr>
                    <w:color w:val="344449"/>
                    <w:spacing w:val="-2"/>
                    <w:sz w:val="16"/>
                  </w:rPr>
                </w:rPrChange>
              </w:rPr>
              <w:t>Aartselaar</w:t>
            </w:r>
          </w:p>
        </w:tc>
        <w:tc>
          <w:tcPr>
            <w:tcW w:w="974" w:type="dxa"/>
            <w:shd w:val="clear" w:color="auto" w:fill="8ED2ED"/>
          </w:tcPr>
          <w:p w14:paraId="25B31A78" w14:textId="77777777" w:rsidR="001E3564" w:rsidRPr="002A7964" w:rsidRDefault="002F5345">
            <w:pPr>
              <w:pStyle w:val="TableParagraph"/>
              <w:spacing w:before="51"/>
              <w:ind w:left="435"/>
              <w:jc w:val="left"/>
              <w:rPr>
                <w:sz w:val="16"/>
              </w:rPr>
            </w:pPr>
            <w:r w:rsidRPr="001A436D">
              <w:rPr>
                <w:color w:val="344449"/>
                <w:sz w:val="16"/>
                <w:rPrChange w:id="3092" w:author="Vannieuwenhuyze Jorre" w:date="2025-03-27T14:21:00Z" w16du:dateUtc="2025-03-27T13:21:00Z">
                  <w:rPr>
                    <w:color w:val="344449"/>
                    <w:spacing w:val="-2"/>
                    <w:sz w:val="16"/>
                  </w:rPr>
                </w:rPrChange>
              </w:rPr>
              <w:t>Vlaams</w:t>
            </w:r>
          </w:p>
        </w:tc>
        <w:tc>
          <w:tcPr>
            <w:tcW w:w="1084" w:type="dxa"/>
            <w:shd w:val="clear" w:color="auto" w:fill="8ED2ED"/>
          </w:tcPr>
          <w:p w14:paraId="25B31A79" w14:textId="77777777" w:rsidR="001E3564" w:rsidRPr="002A7964" w:rsidRDefault="002F5345">
            <w:pPr>
              <w:pStyle w:val="TableParagraph"/>
              <w:spacing w:before="51"/>
              <w:ind w:left="33"/>
              <w:jc w:val="left"/>
              <w:rPr>
                <w:sz w:val="16"/>
              </w:rPr>
            </w:pPr>
            <w:r w:rsidRPr="001A436D">
              <w:rPr>
                <w:color w:val="344449"/>
                <w:sz w:val="16"/>
                <w:rPrChange w:id="3093" w:author="Vannieuwenhuyze Jorre" w:date="2025-03-27T14:21:00Z" w16du:dateUtc="2025-03-27T13:21:00Z">
                  <w:rPr>
                    <w:color w:val="344449"/>
                    <w:spacing w:val="-2"/>
                    <w:sz w:val="16"/>
                  </w:rPr>
                </w:rPrChange>
              </w:rPr>
              <w:t>Gewest</w:t>
            </w:r>
          </w:p>
        </w:tc>
        <w:tc>
          <w:tcPr>
            <w:tcW w:w="969" w:type="dxa"/>
            <w:shd w:val="clear" w:color="auto" w:fill="8ED2ED"/>
          </w:tcPr>
          <w:p w14:paraId="25B31A7A" w14:textId="77777777" w:rsidR="001E3564" w:rsidRPr="002A7964" w:rsidRDefault="002F5345">
            <w:pPr>
              <w:pStyle w:val="TableParagraph"/>
              <w:spacing w:before="51"/>
              <w:ind w:left="561"/>
              <w:jc w:val="left"/>
              <w:rPr>
                <w:sz w:val="16"/>
              </w:rPr>
            </w:pPr>
            <w:r w:rsidRPr="001A436D">
              <w:rPr>
                <w:color w:val="344449"/>
                <w:sz w:val="16"/>
                <w:rPrChange w:id="3094" w:author="Vannieuwenhuyze Jorre" w:date="2025-03-27T14:21:00Z" w16du:dateUtc="2025-03-27T13:21:00Z">
                  <w:rPr>
                    <w:color w:val="344449"/>
                    <w:spacing w:val="-2"/>
                    <w:sz w:val="16"/>
                  </w:rPr>
                </w:rPrChange>
              </w:rPr>
              <w:t>Prov.</w:t>
            </w:r>
          </w:p>
        </w:tc>
        <w:tc>
          <w:tcPr>
            <w:tcW w:w="1651" w:type="dxa"/>
            <w:shd w:val="clear" w:color="auto" w:fill="8ED2ED"/>
          </w:tcPr>
          <w:p w14:paraId="25B31A7B" w14:textId="77777777" w:rsidR="001E3564" w:rsidRPr="002A7964" w:rsidRDefault="002F5345">
            <w:pPr>
              <w:pStyle w:val="TableParagraph"/>
              <w:spacing w:before="51"/>
              <w:ind w:left="43"/>
              <w:jc w:val="left"/>
              <w:rPr>
                <w:sz w:val="16"/>
              </w:rPr>
            </w:pPr>
            <w:r w:rsidRPr="001A436D">
              <w:rPr>
                <w:color w:val="344449"/>
                <w:sz w:val="16"/>
                <w:rPrChange w:id="3095" w:author="Vannieuwenhuyze Jorre" w:date="2025-03-27T14:21:00Z" w16du:dateUtc="2025-03-27T13:21:00Z">
                  <w:rPr>
                    <w:color w:val="344449"/>
                    <w:spacing w:val="-2"/>
                    <w:sz w:val="16"/>
                  </w:rPr>
                </w:rPrChange>
              </w:rPr>
              <w:t>Antwerpen</w:t>
            </w:r>
          </w:p>
        </w:tc>
        <w:tc>
          <w:tcPr>
            <w:tcW w:w="1373" w:type="dxa"/>
            <w:tcBorders>
              <w:right w:val="single" w:sz="4" w:space="0" w:color="4A6C79"/>
            </w:tcBorders>
          </w:tcPr>
          <w:p w14:paraId="25B31A7C" w14:textId="77777777" w:rsidR="001E3564" w:rsidRPr="002A7964" w:rsidRDefault="002F5345">
            <w:pPr>
              <w:pStyle w:val="TableParagraph"/>
              <w:spacing w:before="51"/>
              <w:ind w:left="13"/>
              <w:rPr>
                <w:sz w:val="16"/>
              </w:rPr>
            </w:pPr>
            <w:r w:rsidRPr="001A436D">
              <w:rPr>
                <w:color w:val="344449"/>
                <w:sz w:val="16"/>
                <w:rPrChange w:id="3096" w:author="Vannieuwenhuyze Jorre" w:date="2025-03-27T14:21:00Z" w16du:dateUtc="2025-03-27T13:21:00Z">
                  <w:rPr>
                    <w:color w:val="344449"/>
                    <w:spacing w:val="-6"/>
                    <w:sz w:val="16"/>
                  </w:rPr>
                </w:rPrChange>
              </w:rPr>
              <w:t>14</w:t>
            </w:r>
            <w:r w:rsidRPr="001A436D">
              <w:rPr>
                <w:color w:val="344449"/>
                <w:sz w:val="16"/>
                <w:rPrChange w:id="3097" w:author="Vannieuwenhuyze Jorre" w:date="2025-03-27T14:21:00Z" w16du:dateUtc="2025-03-27T13:21:00Z">
                  <w:rPr>
                    <w:color w:val="344449"/>
                    <w:spacing w:val="-15"/>
                    <w:sz w:val="16"/>
                  </w:rPr>
                </w:rPrChange>
              </w:rPr>
              <w:t xml:space="preserve"> </w:t>
            </w:r>
            <w:r w:rsidRPr="001A436D">
              <w:rPr>
                <w:color w:val="344449"/>
                <w:sz w:val="16"/>
                <w:rPrChange w:id="3098" w:author="Vannieuwenhuyze Jorre" w:date="2025-03-27T14:21:00Z" w16du:dateUtc="2025-03-27T13:21:00Z">
                  <w:rPr>
                    <w:color w:val="344449"/>
                    <w:spacing w:val="-5"/>
                    <w:sz w:val="16"/>
                  </w:rPr>
                </w:rPrChange>
              </w:rPr>
              <w:t>293</w:t>
            </w:r>
          </w:p>
        </w:tc>
      </w:tr>
      <w:tr w:rsidR="001E3564" w:rsidRPr="002A7964" w14:paraId="25B31A84" w14:textId="77777777">
        <w:trPr>
          <w:trHeight w:val="268"/>
        </w:trPr>
        <w:tc>
          <w:tcPr>
            <w:tcW w:w="1876" w:type="dxa"/>
            <w:tcBorders>
              <w:left w:val="single" w:sz="4" w:space="0" w:color="4A6C79"/>
            </w:tcBorders>
            <w:shd w:val="clear" w:color="auto" w:fill="8ED2ED"/>
          </w:tcPr>
          <w:p w14:paraId="25B31A7E" w14:textId="77777777" w:rsidR="001E3564" w:rsidRPr="002A7964" w:rsidRDefault="002F5345">
            <w:pPr>
              <w:pStyle w:val="TableParagraph"/>
              <w:spacing w:before="51"/>
              <w:ind w:left="122"/>
              <w:jc w:val="left"/>
              <w:rPr>
                <w:sz w:val="16"/>
              </w:rPr>
            </w:pPr>
            <w:r w:rsidRPr="001A436D">
              <w:rPr>
                <w:color w:val="344449"/>
                <w:sz w:val="16"/>
                <w:rPrChange w:id="3099" w:author="Vannieuwenhuyze Jorre" w:date="2025-03-27T14:21:00Z" w16du:dateUtc="2025-03-27T13:21:00Z">
                  <w:rPr>
                    <w:color w:val="344449"/>
                    <w:spacing w:val="-2"/>
                    <w:sz w:val="16"/>
                  </w:rPr>
                </w:rPrChange>
              </w:rPr>
              <w:t>Antwerpen</w:t>
            </w:r>
          </w:p>
        </w:tc>
        <w:tc>
          <w:tcPr>
            <w:tcW w:w="974" w:type="dxa"/>
            <w:shd w:val="clear" w:color="auto" w:fill="8ED2ED"/>
          </w:tcPr>
          <w:p w14:paraId="25B31A7F" w14:textId="77777777" w:rsidR="001E3564" w:rsidRPr="002A7964" w:rsidRDefault="002F5345">
            <w:pPr>
              <w:pStyle w:val="TableParagraph"/>
              <w:spacing w:before="51"/>
              <w:ind w:left="435"/>
              <w:jc w:val="left"/>
              <w:rPr>
                <w:sz w:val="16"/>
              </w:rPr>
            </w:pPr>
            <w:r w:rsidRPr="001A436D">
              <w:rPr>
                <w:color w:val="344449"/>
                <w:sz w:val="16"/>
                <w:rPrChange w:id="3100" w:author="Vannieuwenhuyze Jorre" w:date="2025-03-27T14:21:00Z" w16du:dateUtc="2025-03-27T13:21:00Z">
                  <w:rPr>
                    <w:color w:val="344449"/>
                    <w:spacing w:val="-2"/>
                    <w:sz w:val="16"/>
                  </w:rPr>
                </w:rPrChange>
              </w:rPr>
              <w:t>Vlaams</w:t>
            </w:r>
          </w:p>
        </w:tc>
        <w:tc>
          <w:tcPr>
            <w:tcW w:w="1084" w:type="dxa"/>
            <w:shd w:val="clear" w:color="auto" w:fill="8ED2ED"/>
          </w:tcPr>
          <w:p w14:paraId="25B31A80" w14:textId="77777777" w:rsidR="001E3564" w:rsidRPr="002A7964" w:rsidRDefault="002F5345">
            <w:pPr>
              <w:pStyle w:val="TableParagraph"/>
              <w:spacing w:before="51"/>
              <w:ind w:left="33"/>
              <w:jc w:val="left"/>
              <w:rPr>
                <w:sz w:val="16"/>
              </w:rPr>
            </w:pPr>
            <w:r w:rsidRPr="001A436D">
              <w:rPr>
                <w:color w:val="344449"/>
                <w:sz w:val="16"/>
                <w:rPrChange w:id="3101" w:author="Vannieuwenhuyze Jorre" w:date="2025-03-27T14:21:00Z" w16du:dateUtc="2025-03-27T13:21:00Z">
                  <w:rPr>
                    <w:color w:val="344449"/>
                    <w:spacing w:val="-2"/>
                    <w:sz w:val="16"/>
                  </w:rPr>
                </w:rPrChange>
              </w:rPr>
              <w:t>Gewest</w:t>
            </w:r>
          </w:p>
        </w:tc>
        <w:tc>
          <w:tcPr>
            <w:tcW w:w="969" w:type="dxa"/>
            <w:shd w:val="clear" w:color="auto" w:fill="8ED2ED"/>
          </w:tcPr>
          <w:p w14:paraId="25B31A81" w14:textId="77777777" w:rsidR="001E3564" w:rsidRPr="002A7964" w:rsidRDefault="002F5345">
            <w:pPr>
              <w:pStyle w:val="TableParagraph"/>
              <w:spacing w:before="51"/>
              <w:ind w:left="561"/>
              <w:jc w:val="left"/>
              <w:rPr>
                <w:sz w:val="16"/>
              </w:rPr>
            </w:pPr>
            <w:r w:rsidRPr="001A436D">
              <w:rPr>
                <w:color w:val="344449"/>
                <w:sz w:val="16"/>
                <w:rPrChange w:id="3102" w:author="Vannieuwenhuyze Jorre" w:date="2025-03-27T14:21:00Z" w16du:dateUtc="2025-03-27T13:21:00Z">
                  <w:rPr>
                    <w:color w:val="344449"/>
                    <w:spacing w:val="-2"/>
                    <w:sz w:val="16"/>
                  </w:rPr>
                </w:rPrChange>
              </w:rPr>
              <w:t>Prov.</w:t>
            </w:r>
          </w:p>
        </w:tc>
        <w:tc>
          <w:tcPr>
            <w:tcW w:w="1651" w:type="dxa"/>
            <w:shd w:val="clear" w:color="auto" w:fill="8ED2ED"/>
          </w:tcPr>
          <w:p w14:paraId="25B31A82" w14:textId="77777777" w:rsidR="001E3564" w:rsidRPr="002A7964" w:rsidRDefault="002F5345">
            <w:pPr>
              <w:pStyle w:val="TableParagraph"/>
              <w:spacing w:before="51"/>
              <w:ind w:left="43"/>
              <w:jc w:val="left"/>
              <w:rPr>
                <w:sz w:val="16"/>
              </w:rPr>
            </w:pPr>
            <w:r w:rsidRPr="001A436D">
              <w:rPr>
                <w:color w:val="344449"/>
                <w:sz w:val="16"/>
                <w:rPrChange w:id="3103" w:author="Vannieuwenhuyze Jorre" w:date="2025-03-27T14:21:00Z" w16du:dateUtc="2025-03-27T13:21:00Z">
                  <w:rPr>
                    <w:color w:val="344449"/>
                    <w:spacing w:val="-2"/>
                    <w:sz w:val="16"/>
                  </w:rPr>
                </w:rPrChange>
              </w:rPr>
              <w:t>Antwerpen</w:t>
            </w:r>
          </w:p>
        </w:tc>
        <w:tc>
          <w:tcPr>
            <w:tcW w:w="1373" w:type="dxa"/>
            <w:tcBorders>
              <w:right w:val="single" w:sz="4" w:space="0" w:color="4A6C79"/>
            </w:tcBorders>
          </w:tcPr>
          <w:p w14:paraId="25B31A83" w14:textId="77777777" w:rsidR="001E3564" w:rsidRPr="002A7964" w:rsidRDefault="002F5345">
            <w:pPr>
              <w:pStyle w:val="TableParagraph"/>
              <w:spacing w:before="51"/>
              <w:ind w:left="13"/>
              <w:rPr>
                <w:sz w:val="16"/>
              </w:rPr>
            </w:pPr>
            <w:r w:rsidRPr="001A436D">
              <w:rPr>
                <w:color w:val="344449"/>
                <w:sz w:val="16"/>
                <w:rPrChange w:id="3104" w:author="Vannieuwenhuyze Jorre" w:date="2025-03-27T14:21:00Z" w16du:dateUtc="2025-03-27T13:21:00Z">
                  <w:rPr>
                    <w:color w:val="344449"/>
                    <w:spacing w:val="-6"/>
                    <w:sz w:val="16"/>
                  </w:rPr>
                </w:rPrChange>
              </w:rPr>
              <w:t>525</w:t>
            </w:r>
            <w:r w:rsidRPr="001A436D">
              <w:rPr>
                <w:color w:val="344449"/>
                <w:sz w:val="16"/>
                <w:rPrChange w:id="3105" w:author="Vannieuwenhuyze Jorre" w:date="2025-03-27T14:21:00Z" w16du:dateUtc="2025-03-27T13:21:00Z">
                  <w:rPr>
                    <w:color w:val="344449"/>
                    <w:spacing w:val="-14"/>
                    <w:sz w:val="16"/>
                  </w:rPr>
                </w:rPrChange>
              </w:rPr>
              <w:t xml:space="preserve"> </w:t>
            </w:r>
            <w:r w:rsidRPr="001A436D">
              <w:rPr>
                <w:color w:val="344449"/>
                <w:sz w:val="16"/>
                <w:rPrChange w:id="3106" w:author="Vannieuwenhuyze Jorre" w:date="2025-03-27T14:21:00Z" w16du:dateUtc="2025-03-27T13:21:00Z">
                  <w:rPr>
                    <w:color w:val="344449"/>
                    <w:spacing w:val="-5"/>
                    <w:sz w:val="16"/>
                  </w:rPr>
                </w:rPrChange>
              </w:rPr>
              <w:t>935</w:t>
            </w:r>
          </w:p>
        </w:tc>
      </w:tr>
      <w:tr w:rsidR="001E3564" w:rsidRPr="002A7964" w14:paraId="25B31A8B" w14:textId="77777777">
        <w:trPr>
          <w:trHeight w:val="268"/>
        </w:trPr>
        <w:tc>
          <w:tcPr>
            <w:tcW w:w="1876" w:type="dxa"/>
            <w:tcBorders>
              <w:left w:val="single" w:sz="4" w:space="0" w:color="4A6C79"/>
            </w:tcBorders>
            <w:shd w:val="clear" w:color="auto" w:fill="8ED2ED"/>
          </w:tcPr>
          <w:p w14:paraId="25B31A85" w14:textId="77777777" w:rsidR="001E3564" w:rsidRPr="002A7964" w:rsidRDefault="002F5345">
            <w:pPr>
              <w:pStyle w:val="TableParagraph"/>
              <w:spacing w:before="51"/>
              <w:ind w:left="122"/>
              <w:jc w:val="left"/>
              <w:rPr>
                <w:sz w:val="16"/>
              </w:rPr>
            </w:pPr>
            <w:r w:rsidRPr="001A436D">
              <w:rPr>
                <w:color w:val="344449"/>
                <w:sz w:val="16"/>
                <w:rPrChange w:id="3107" w:author="Vannieuwenhuyze Jorre" w:date="2025-03-27T14:21:00Z" w16du:dateUtc="2025-03-27T13:21:00Z">
                  <w:rPr>
                    <w:color w:val="344449"/>
                    <w:spacing w:val="-2"/>
                    <w:sz w:val="16"/>
                  </w:rPr>
                </w:rPrChange>
              </w:rPr>
              <w:t>Boechout</w:t>
            </w:r>
          </w:p>
        </w:tc>
        <w:tc>
          <w:tcPr>
            <w:tcW w:w="974" w:type="dxa"/>
            <w:shd w:val="clear" w:color="auto" w:fill="8ED2ED"/>
          </w:tcPr>
          <w:p w14:paraId="25B31A86" w14:textId="77777777" w:rsidR="001E3564" w:rsidRPr="002A7964" w:rsidRDefault="002F5345">
            <w:pPr>
              <w:pStyle w:val="TableParagraph"/>
              <w:spacing w:before="51"/>
              <w:ind w:left="435"/>
              <w:jc w:val="left"/>
              <w:rPr>
                <w:sz w:val="16"/>
              </w:rPr>
            </w:pPr>
            <w:r w:rsidRPr="001A436D">
              <w:rPr>
                <w:color w:val="344449"/>
                <w:sz w:val="16"/>
                <w:rPrChange w:id="3108" w:author="Vannieuwenhuyze Jorre" w:date="2025-03-27T14:21:00Z" w16du:dateUtc="2025-03-27T13:21:00Z">
                  <w:rPr>
                    <w:color w:val="344449"/>
                    <w:spacing w:val="-2"/>
                    <w:sz w:val="16"/>
                  </w:rPr>
                </w:rPrChange>
              </w:rPr>
              <w:t>Vlaams</w:t>
            </w:r>
          </w:p>
        </w:tc>
        <w:tc>
          <w:tcPr>
            <w:tcW w:w="1084" w:type="dxa"/>
            <w:shd w:val="clear" w:color="auto" w:fill="8ED2ED"/>
          </w:tcPr>
          <w:p w14:paraId="25B31A87" w14:textId="77777777" w:rsidR="001E3564" w:rsidRPr="002A7964" w:rsidRDefault="002F5345">
            <w:pPr>
              <w:pStyle w:val="TableParagraph"/>
              <w:spacing w:before="51"/>
              <w:ind w:left="33"/>
              <w:jc w:val="left"/>
              <w:rPr>
                <w:sz w:val="16"/>
              </w:rPr>
            </w:pPr>
            <w:r w:rsidRPr="001A436D">
              <w:rPr>
                <w:color w:val="344449"/>
                <w:sz w:val="16"/>
                <w:rPrChange w:id="3109" w:author="Vannieuwenhuyze Jorre" w:date="2025-03-27T14:21:00Z" w16du:dateUtc="2025-03-27T13:21:00Z">
                  <w:rPr>
                    <w:color w:val="344449"/>
                    <w:spacing w:val="-2"/>
                    <w:sz w:val="16"/>
                  </w:rPr>
                </w:rPrChange>
              </w:rPr>
              <w:t>Gewest</w:t>
            </w:r>
          </w:p>
        </w:tc>
        <w:tc>
          <w:tcPr>
            <w:tcW w:w="969" w:type="dxa"/>
            <w:shd w:val="clear" w:color="auto" w:fill="8ED2ED"/>
          </w:tcPr>
          <w:p w14:paraId="25B31A88" w14:textId="77777777" w:rsidR="001E3564" w:rsidRPr="002A7964" w:rsidRDefault="002F5345">
            <w:pPr>
              <w:pStyle w:val="TableParagraph"/>
              <w:spacing w:before="51"/>
              <w:ind w:left="561"/>
              <w:jc w:val="left"/>
              <w:rPr>
                <w:sz w:val="16"/>
              </w:rPr>
            </w:pPr>
            <w:r w:rsidRPr="001A436D">
              <w:rPr>
                <w:color w:val="344449"/>
                <w:sz w:val="16"/>
                <w:rPrChange w:id="3110" w:author="Vannieuwenhuyze Jorre" w:date="2025-03-27T14:21:00Z" w16du:dateUtc="2025-03-27T13:21:00Z">
                  <w:rPr>
                    <w:color w:val="344449"/>
                    <w:spacing w:val="-2"/>
                    <w:sz w:val="16"/>
                  </w:rPr>
                </w:rPrChange>
              </w:rPr>
              <w:t>Prov.</w:t>
            </w:r>
          </w:p>
        </w:tc>
        <w:tc>
          <w:tcPr>
            <w:tcW w:w="1651" w:type="dxa"/>
            <w:shd w:val="clear" w:color="auto" w:fill="8ED2ED"/>
          </w:tcPr>
          <w:p w14:paraId="25B31A89" w14:textId="77777777" w:rsidR="001E3564" w:rsidRPr="002A7964" w:rsidRDefault="002F5345">
            <w:pPr>
              <w:pStyle w:val="TableParagraph"/>
              <w:spacing w:before="51"/>
              <w:ind w:left="43"/>
              <w:jc w:val="left"/>
              <w:rPr>
                <w:sz w:val="16"/>
              </w:rPr>
            </w:pPr>
            <w:r w:rsidRPr="001A436D">
              <w:rPr>
                <w:color w:val="344449"/>
                <w:sz w:val="16"/>
                <w:rPrChange w:id="3111" w:author="Vannieuwenhuyze Jorre" w:date="2025-03-27T14:21:00Z" w16du:dateUtc="2025-03-27T13:21:00Z">
                  <w:rPr>
                    <w:color w:val="344449"/>
                    <w:spacing w:val="-2"/>
                    <w:sz w:val="16"/>
                  </w:rPr>
                </w:rPrChange>
              </w:rPr>
              <w:t>Antwerpen</w:t>
            </w:r>
          </w:p>
        </w:tc>
        <w:tc>
          <w:tcPr>
            <w:tcW w:w="1373" w:type="dxa"/>
            <w:tcBorders>
              <w:right w:val="single" w:sz="4" w:space="0" w:color="4A6C79"/>
            </w:tcBorders>
          </w:tcPr>
          <w:p w14:paraId="25B31A8A" w14:textId="77777777" w:rsidR="001E3564" w:rsidRPr="002A7964" w:rsidRDefault="002F5345">
            <w:pPr>
              <w:pStyle w:val="TableParagraph"/>
              <w:spacing w:before="51"/>
              <w:ind w:left="13"/>
              <w:rPr>
                <w:sz w:val="16"/>
              </w:rPr>
            </w:pPr>
            <w:r w:rsidRPr="001A436D">
              <w:rPr>
                <w:color w:val="344449"/>
                <w:sz w:val="16"/>
                <w:rPrChange w:id="3112" w:author="Vannieuwenhuyze Jorre" w:date="2025-03-27T14:21:00Z" w16du:dateUtc="2025-03-27T13:21:00Z">
                  <w:rPr>
                    <w:color w:val="344449"/>
                    <w:spacing w:val="-6"/>
                    <w:sz w:val="16"/>
                  </w:rPr>
                </w:rPrChange>
              </w:rPr>
              <w:t>13</w:t>
            </w:r>
            <w:r w:rsidRPr="001A436D">
              <w:rPr>
                <w:color w:val="344449"/>
                <w:sz w:val="16"/>
                <w:rPrChange w:id="3113" w:author="Vannieuwenhuyze Jorre" w:date="2025-03-27T14:21:00Z" w16du:dateUtc="2025-03-27T13:21:00Z">
                  <w:rPr>
                    <w:color w:val="344449"/>
                    <w:spacing w:val="-15"/>
                    <w:sz w:val="16"/>
                  </w:rPr>
                </w:rPrChange>
              </w:rPr>
              <w:t xml:space="preserve"> </w:t>
            </w:r>
            <w:r w:rsidRPr="001A436D">
              <w:rPr>
                <w:color w:val="344449"/>
                <w:sz w:val="16"/>
                <w:rPrChange w:id="3114" w:author="Vannieuwenhuyze Jorre" w:date="2025-03-27T14:21:00Z" w16du:dateUtc="2025-03-27T13:21:00Z">
                  <w:rPr>
                    <w:color w:val="344449"/>
                    <w:spacing w:val="-5"/>
                    <w:sz w:val="16"/>
                  </w:rPr>
                </w:rPrChange>
              </w:rPr>
              <w:t>266</w:t>
            </w:r>
          </w:p>
        </w:tc>
      </w:tr>
      <w:tr w:rsidR="001E3564" w:rsidRPr="002A7964" w14:paraId="25B31A92" w14:textId="77777777">
        <w:trPr>
          <w:trHeight w:val="268"/>
        </w:trPr>
        <w:tc>
          <w:tcPr>
            <w:tcW w:w="1876" w:type="dxa"/>
            <w:tcBorders>
              <w:left w:val="single" w:sz="4" w:space="0" w:color="4A6C79"/>
            </w:tcBorders>
            <w:shd w:val="clear" w:color="auto" w:fill="8ED2ED"/>
          </w:tcPr>
          <w:p w14:paraId="25B31A8C" w14:textId="77777777" w:rsidR="001E3564" w:rsidRPr="002A7964" w:rsidRDefault="002F5345">
            <w:pPr>
              <w:pStyle w:val="TableParagraph"/>
              <w:spacing w:before="51"/>
              <w:ind w:left="122"/>
              <w:jc w:val="left"/>
              <w:rPr>
                <w:sz w:val="16"/>
              </w:rPr>
            </w:pPr>
            <w:r w:rsidRPr="001A436D">
              <w:rPr>
                <w:color w:val="344449"/>
                <w:sz w:val="16"/>
                <w:rPrChange w:id="3115" w:author="Vannieuwenhuyze Jorre" w:date="2025-03-27T14:21:00Z" w16du:dateUtc="2025-03-27T13:21:00Z">
                  <w:rPr>
                    <w:color w:val="344449"/>
                    <w:spacing w:val="-4"/>
                    <w:sz w:val="16"/>
                  </w:rPr>
                </w:rPrChange>
              </w:rPr>
              <w:t>Boom</w:t>
            </w:r>
          </w:p>
        </w:tc>
        <w:tc>
          <w:tcPr>
            <w:tcW w:w="974" w:type="dxa"/>
            <w:shd w:val="clear" w:color="auto" w:fill="8ED2ED"/>
          </w:tcPr>
          <w:p w14:paraId="25B31A8D" w14:textId="77777777" w:rsidR="001E3564" w:rsidRPr="002A7964" w:rsidRDefault="002F5345">
            <w:pPr>
              <w:pStyle w:val="TableParagraph"/>
              <w:spacing w:before="51"/>
              <w:ind w:left="435"/>
              <w:jc w:val="left"/>
              <w:rPr>
                <w:sz w:val="16"/>
              </w:rPr>
            </w:pPr>
            <w:r w:rsidRPr="001A436D">
              <w:rPr>
                <w:color w:val="344449"/>
                <w:sz w:val="16"/>
                <w:rPrChange w:id="3116" w:author="Vannieuwenhuyze Jorre" w:date="2025-03-27T14:21:00Z" w16du:dateUtc="2025-03-27T13:21:00Z">
                  <w:rPr>
                    <w:color w:val="344449"/>
                    <w:spacing w:val="-2"/>
                    <w:sz w:val="16"/>
                  </w:rPr>
                </w:rPrChange>
              </w:rPr>
              <w:t>Vlaams</w:t>
            </w:r>
          </w:p>
        </w:tc>
        <w:tc>
          <w:tcPr>
            <w:tcW w:w="1084" w:type="dxa"/>
            <w:shd w:val="clear" w:color="auto" w:fill="8ED2ED"/>
          </w:tcPr>
          <w:p w14:paraId="25B31A8E" w14:textId="77777777" w:rsidR="001E3564" w:rsidRPr="002A7964" w:rsidRDefault="002F5345">
            <w:pPr>
              <w:pStyle w:val="TableParagraph"/>
              <w:spacing w:before="51"/>
              <w:ind w:left="33"/>
              <w:jc w:val="left"/>
              <w:rPr>
                <w:sz w:val="16"/>
              </w:rPr>
            </w:pPr>
            <w:r w:rsidRPr="001A436D">
              <w:rPr>
                <w:color w:val="344449"/>
                <w:sz w:val="16"/>
                <w:rPrChange w:id="3117" w:author="Vannieuwenhuyze Jorre" w:date="2025-03-27T14:21:00Z" w16du:dateUtc="2025-03-27T13:21:00Z">
                  <w:rPr>
                    <w:color w:val="344449"/>
                    <w:spacing w:val="-2"/>
                    <w:sz w:val="16"/>
                  </w:rPr>
                </w:rPrChange>
              </w:rPr>
              <w:t>Gewest</w:t>
            </w:r>
          </w:p>
        </w:tc>
        <w:tc>
          <w:tcPr>
            <w:tcW w:w="969" w:type="dxa"/>
            <w:shd w:val="clear" w:color="auto" w:fill="8ED2ED"/>
          </w:tcPr>
          <w:p w14:paraId="25B31A8F" w14:textId="77777777" w:rsidR="001E3564" w:rsidRPr="002A7964" w:rsidRDefault="002F5345">
            <w:pPr>
              <w:pStyle w:val="TableParagraph"/>
              <w:spacing w:before="51"/>
              <w:ind w:left="561"/>
              <w:jc w:val="left"/>
              <w:rPr>
                <w:sz w:val="16"/>
              </w:rPr>
            </w:pPr>
            <w:r w:rsidRPr="001A436D">
              <w:rPr>
                <w:color w:val="344449"/>
                <w:sz w:val="16"/>
                <w:rPrChange w:id="3118" w:author="Vannieuwenhuyze Jorre" w:date="2025-03-27T14:21:00Z" w16du:dateUtc="2025-03-27T13:21:00Z">
                  <w:rPr>
                    <w:color w:val="344449"/>
                    <w:spacing w:val="-2"/>
                    <w:sz w:val="16"/>
                  </w:rPr>
                </w:rPrChange>
              </w:rPr>
              <w:t>Prov.</w:t>
            </w:r>
          </w:p>
        </w:tc>
        <w:tc>
          <w:tcPr>
            <w:tcW w:w="1651" w:type="dxa"/>
            <w:shd w:val="clear" w:color="auto" w:fill="8ED2ED"/>
          </w:tcPr>
          <w:p w14:paraId="25B31A90" w14:textId="77777777" w:rsidR="001E3564" w:rsidRPr="002A7964" w:rsidRDefault="002F5345">
            <w:pPr>
              <w:pStyle w:val="TableParagraph"/>
              <w:spacing w:before="51"/>
              <w:ind w:left="43"/>
              <w:jc w:val="left"/>
              <w:rPr>
                <w:sz w:val="16"/>
              </w:rPr>
            </w:pPr>
            <w:r w:rsidRPr="001A436D">
              <w:rPr>
                <w:color w:val="344449"/>
                <w:sz w:val="16"/>
                <w:rPrChange w:id="3119" w:author="Vannieuwenhuyze Jorre" w:date="2025-03-27T14:21:00Z" w16du:dateUtc="2025-03-27T13:21:00Z">
                  <w:rPr>
                    <w:color w:val="344449"/>
                    <w:spacing w:val="-2"/>
                    <w:sz w:val="16"/>
                  </w:rPr>
                </w:rPrChange>
              </w:rPr>
              <w:t>Antwerpen</w:t>
            </w:r>
          </w:p>
        </w:tc>
        <w:tc>
          <w:tcPr>
            <w:tcW w:w="1373" w:type="dxa"/>
            <w:tcBorders>
              <w:right w:val="single" w:sz="4" w:space="0" w:color="4A6C79"/>
            </w:tcBorders>
          </w:tcPr>
          <w:p w14:paraId="25B31A91" w14:textId="77777777" w:rsidR="001E3564" w:rsidRPr="002A7964" w:rsidRDefault="002F5345">
            <w:pPr>
              <w:pStyle w:val="TableParagraph"/>
              <w:spacing w:before="51"/>
              <w:ind w:left="13"/>
              <w:rPr>
                <w:sz w:val="16"/>
              </w:rPr>
            </w:pPr>
            <w:r w:rsidRPr="001A436D">
              <w:rPr>
                <w:color w:val="344449"/>
                <w:sz w:val="16"/>
                <w:rPrChange w:id="3120" w:author="Vannieuwenhuyze Jorre" w:date="2025-03-27T14:21:00Z" w16du:dateUtc="2025-03-27T13:21:00Z">
                  <w:rPr>
                    <w:color w:val="344449"/>
                    <w:spacing w:val="-6"/>
                    <w:sz w:val="16"/>
                  </w:rPr>
                </w:rPrChange>
              </w:rPr>
              <w:t>18</w:t>
            </w:r>
            <w:r w:rsidRPr="001A436D">
              <w:rPr>
                <w:color w:val="344449"/>
                <w:sz w:val="16"/>
                <w:rPrChange w:id="3121" w:author="Vannieuwenhuyze Jorre" w:date="2025-03-27T14:21:00Z" w16du:dateUtc="2025-03-27T13:21:00Z">
                  <w:rPr>
                    <w:color w:val="344449"/>
                    <w:spacing w:val="-15"/>
                    <w:sz w:val="16"/>
                  </w:rPr>
                </w:rPrChange>
              </w:rPr>
              <w:t xml:space="preserve"> </w:t>
            </w:r>
            <w:r w:rsidRPr="001A436D">
              <w:rPr>
                <w:color w:val="344449"/>
                <w:sz w:val="16"/>
                <w:rPrChange w:id="3122" w:author="Vannieuwenhuyze Jorre" w:date="2025-03-27T14:21:00Z" w16du:dateUtc="2025-03-27T13:21:00Z">
                  <w:rPr>
                    <w:color w:val="344449"/>
                    <w:spacing w:val="-5"/>
                    <w:sz w:val="16"/>
                  </w:rPr>
                </w:rPrChange>
              </w:rPr>
              <w:t>244</w:t>
            </w:r>
          </w:p>
        </w:tc>
      </w:tr>
      <w:tr w:rsidR="001E3564" w:rsidRPr="002A7964" w14:paraId="25B31A99" w14:textId="77777777">
        <w:trPr>
          <w:trHeight w:val="268"/>
        </w:trPr>
        <w:tc>
          <w:tcPr>
            <w:tcW w:w="1876" w:type="dxa"/>
            <w:tcBorders>
              <w:left w:val="single" w:sz="4" w:space="0" w:color="4A6C79"/>
            </w:tcBorders>
            <w:shd w:val="clear" w:color="auto" w:fill="8ED2ED"/>
          </w:tcPr>
          <w:p w14:paraId="25B31A93" w14:textId="77777777" w:rsidR="001E3564" w:rsidRPr="002A7964" w:rsidRDefault="002F5345">
            <w:pPr>
              <w:pStyle w:val="TableParagraph"/>
              <w:spacing w:before="51"/>
              <w:ind w:left="122"/>
              <w:jc w:val="left"/>
              <w:rPr>
                <w:sz w:val="16"/>
              </w:rPr>
            </w:pPr>
            <w:r w:rsidRPr="001A436D">
              <w:rPr>
                <w:color w:val="344449"/>
                <w:sz w:val="16"/>
                <w:rPrChange w:id="3123" w:author="Vannieuwenhuyze Jorre" w:date="2025-03-27T14:21:00Z" w16du:dateUtc="2025-03-27T13:21:00Z">
                  <w:rPr>
                    <w:color w:val="344449"/>
                    <w:spacing w:val="-2"/>
                    <w:sz w:val="16"/>
                  </w:rPr>
                </w:rPrChange>
              </w:rPr>
              <w:t>Borsbeek</w:t>
            </w:r>
          </w:p>
        </w:tc>
        <w:tc>
          <w:tcPr>
            <w:tcW w:w="974" w:type="dxa"/>
            <w:shd w:val="clear" w:color="auto" w:fill="8ED2ED"/>
          </w:tcPr>
          <w:p w14:paraId="25B31A94" w14:textId="77777777" w:rsidR="001E3564" w:rsidRPr="002A7964" w:rsidRDefault="002F5345">
            <w:pPr>
              <w:pStyle w:val="TableParagraph"/>
              <w:spacing w:before="51"/>
              <w:ind w:left="435"/>
              <w:jc w:val="left"/>
              <w:rPr>
                <w:sz w:val="16"/>
              </w:rPr>
            </w:pPr>
            <w:r w:rsidRPr="001A436D">
              <w:rPr>
                <w:color w:val="344449"/>
                <w:sz w:val="16"/>
                <w:rPrChange w:id="3124" w:author="Vannieuwenhuyze Jorre" w:date="2025-03-27T14:21:00Z" w16du:dateUtc="2025-03-27T13:21:00Z">
                  <w:rPr>
                    <w:color w:val="344449"/>
                    <w:spacing w:val="-2"/>
                    <w:sz w:val="16"/>
                  </w:rPr>
                </w:rPrChange>
              </w:rPr>
              <w:t>Vlaams</w:t>
            </w:r>
          </w:p>
        </w:tc>
        <w:tc>
          <w:tcPr>
            <w:tcW w:w="1084" w:type="dxa"/>
            <w:shd w:val="clear" w:color="auto" w:fill="8ED2ED"/>
          </w:tcPr>
          <w:p w14:paraId="25B31A95" w14:textId="77777777" w:rsidR="001E3564" w:rsidRPr="002A7964" w:rsidRDefault="002F5345">
            <w:pPr>
              <w:pStyle w:val="TableParagraph"/>
              <w:spacing w:before="51"/>
              <w:ind w:left="33"/>
              <w:jc w:val="left"/>
              <w:rPr>
                <w:sz w:val="16"/>
              </w:rPr>
            </w:pPr>
            <w:r w:rsidRPr="001A436D">
              <w:rPr>
                <w:color w:val="344449"/>
                <w:sz w:val="16"/>
                <w:rPrChange w:id="3125" w:author="Vannieuwenhuyze Jorre" w:date="2025-03-27T14:21:00Z" w16du:dateUtc="2025-03-27T13:21:00Z">
                  <w:rPr>
                    <w:color w:val="344449"/>
                    <w:spacing w:val="-2"/>
                    <w:sz w:val="16"/>
                  </w:rPr>
                </w:rPrChange>
              </w:rPr>
              <w:t>Gewest</w:t>
            </w:r>
          </w:p>
        </w:tc>
        <w:tc>
          <w:tcPr>
            <w:tcW w:w="969" w:type="dxa"/>
            <w:shd w:val="clear" w:color="auto" w:fill="8ED2ED"/>
          </w:tcPr>
          <w:p w14:paraId="25B31A96" w14:textId="77777777" w:rsidR="001E3564" w:rsidRPr="002A7964" w:rsidRDefault="002F5345">
            <w:pPr>
              <w:pStyle w:val="TableParagraph"/>
              <w:spacing w:before="51"/>
              <w:ind w:left="561"/>
              <w:jc w:val="left"/>
              <w:rPr>
                <w:sz w:val="16"/>
              </w:rPr>
            </w:pPr>
            <w:r w:rsidRPr="001A436D">
              <w:rPr>
                <w:color w:val="344449"/>
                <w:sz w:val="16"/>
                <w:rPrChange w:id="3126" w:author="Vannieuwenhuyze Jorre" w:date="2025-03-27T14:21:00Z" w16du:dateUtc="2025-03-27T13:21:00Z">
                  <w:rPr>
                    <w:color w:val="344449"/>
                    <w:spacing w:val="-2"/>
                    <w:sz w:val="16"/>
                  </w:rPr>
                </w:rPrChange>
              </w:rPr>
              <w:t>Prov.</w:t>
            </w:r>
          </w:p>
        </w:tc>
        <w:tc>
          <w:tcPr>
            <w:tcW w:w="1651" w:type="dxa"/>
            <w:shd w:val="clear" w:color="auto" w:fill="8ED2ED"/>
          </w:tcPr>
          <w:p w14:paraId="25B31A97" w14:textId="77777777" w:rsidR="001E3564" w:rsidRPr="002A7964" w:rsidRDefault="002F5345">
            <w:pPr>
              <w:pStyle w:val="TableParagraph"/>
              <w:spacing w:before="51"/>
              <w:ind w:left="43"/>
              <w:jc w:val="left"/>
              <w:rPr>
                <w:sz w:val="16"/>
              </w:rPr>
            </w:pPr>
            <w:r w:rsidRPr="001A436D">
              <w:rPr>
                <w:color w:val="344449"/>
                <w:sz w:val="16"/>
                <w:rPrChange w:id="3127" w:author="Vannieuwenhuyze Jorre" w:date="2025-03-27T14:21:00Z" w16du:dateUtc="2025-03-27T13:21:00Z">
                  <w:rPr>
                    <w:color w:val="344449"/>
                    <w:spacing w:val="-2"/>
                    <w:sz w:val="16"/>
                  </w:rPr>
                </w:rPrChange>
              </w:rPr>
              <w:t>Antwerpen</w:t>
            </w:r>
          </w:p>
        </w:tc>
        <w:tc>
          <w:tcPr>
            <w:tcW w:w="1373" w:type="dxa"/>
            <w:tcBorders>
              <w:right w:val="single" w:sz="4" w:space="0" w:color="4A6C79"/>
            </w:tcBorders>
          </w:tcPr>
          <w:p w14:paraId="25B31A98" w14:textId="77777777" w:rsidR="001E3564" w:rsidRPr="002A7964" w:rsidRDefault="002F5345">
            <w:pPr>
              <w:pStyle w:val="TableParagraph"/>
              <w:spacing w:before="51"/>
              <w:ind w:left="13"/>
              <w:rPr>
                <w:sz w:val="16"/>
              </w:rPr>
            </w:pPr>
            <w:r w:rsidRPr="001A436D">
              <w:rPr>
                <w:color w:val="344449"/>
                <w:sz w:val="16"/>
                <w:rPrChange w:id="3128" w:author="Vannieuwenhuyze Jorre" w:date="2025-03-27T14:21:00Z" w16du:dateUtc="2025-03-27T13:21:00Z">
                  <w:rPr>
                    <w:color w:val="344449"/>
                    <w:spacing w:val="-6"/>
                    <w:sz w:val="16"/>
                  </w:rPr>
                </w:rPrChange>
              </w:rPr>
              <w:t>10</w:t>
            </w:r>
            <w:r w:rsidRPr="001A436D">
              <w:rPr>
                <w:color w:val="344449"/>
                <w:sz w:val="16"/>
                <w:rPrChange w:id="3129" w:author="Vannieuwenhuyze Jorre" w:date="2025-03-27T14:21:00Z" w16du:dateUtc="2025-03-27T13:21:00Z">
                  <w:rPr>
                    <w:color w:val="344449"/>
                    <w:spacing w:val="-15"/>
                    <w:sz w:val="16"/>
                  </w:rPr>
                </w:rPrChange>
              </w:rPr>
              <w:t xml:space="preserve"> </w:t>
            </w:r>
            <w:r w:rsidRPr="001A436D">
              <w:rPr>
                <w:color w:val="344449"/>
                <w:sz w:val="16"/>
                <w:rPrChange w:id="3130" w:author="Vannieuwenhuyze Jorre" w:date="2025-03-27T14:21:00Z" w16du:dateUtc="2025-03-27T13:21:00Z">
                  <w:rPr>
                    <w:color w:val="344449"/>
                    <w:spacing w:val="-5"/>
                    <w:sz w:val="16"/>
                  </w:rPr>
                </w:rPrChange>
              </w:rPr>
              <w:t>854</w:t>
            </w:r>
          </w:p>
        </w:tc>
      </w:tr>
      <w:tr w:rsidR="001E3564" w:rsidRPr="002A7964" w14:paraId="25B31AA0" w14:textId="77777777">
        <w:trPr>
          <w:trHeight w:val="297"/>
        </w:trPr>
        <w:tc>
          <w:tcPr>
            <w:tcW w:w="1876" w:type="dxa"/>
            <w:tcBorders>
              <w:left w:val="single" w:sz="4" w:space="0" w:color="4A6C79"/>
              <w:bottom w:val="single" w:sz="4" w:space="0" w:color="4A6C79"/>
            </w:tcBorders>
            <w:shd w:val="clear" w:color="auto" w:fill="8ED2ED"/>
          </w:tcPr>
          <w:p w14:paraId="25B31A9A" w14:textId="77777777" w:rsidR="001E3564" w:rsidRPr="002A7964" w:rsidRDefault="002F5345">
            <w:pPr>
              <w:pStyle w:val="TableParagraph"/>
              <w:spacing w:before="51"/>
              <w:ind w:left="122"/>
              <w:jc w:val="left"/>
              <w:rPr>
                <w:sz w:val="16"/>
              </w:rPr>
            </w:pPr>
            <w:r w:rsidRPr="001A436D">
              <w:rPr>
                <w:color w:val="344449"/>
                <w:w w:val="75"/>
                <w:sz w:val="16"/>
                <w:rPrChange w:id="3131" w:author="Vannieuwenhuyze Jorre" w:date="2025-03-27T14:21:00Z" w16du:dateUtc="2025-03-27T13:21:00Z">
                  <w:rPr>
                    <w:color w:val="344449"/>
                    <w:spacing w:val="-10"/>
                    <w:w w:val="75"/>
                    <w:sz w:val="16"/>
                  </w:rPr>
                </w:rPrChange>
              </w:rPr>
              <w:t>…</w:t>
            </w:r>
          </w:p>
        </w:tc>
        <w:tc>
          <w:tcPr>
            <w:tcW w:w="974" w:type="dxa"/>
            <w:tcBorders>
              <w:bottom w:val="single" w:sz="4" w:space="0" w:color="4A6C79"/>
            </w:tcBorders>
            <w:shd w:val="clear" w:color="auto" w:fill="8ED2ED"/>
          </w:tcPr>
          <w:p w14:paraId="25B31A9B" w14:textId="77777777" w:rsidR="001E3564" w:rsidRPr="002A7964" w:rsidRDefault="002F5345">
            <w:pPr>
              <w:pStyle w:val="TableParagraph"/>
              <w:spacing w:before="51"/>
              <w:ind w:left="435"/>
              <w:jc w:val="left"/>
              <w:rPr>
                <w:sz w:val="16"/>
              </w:rPr>
            </w:pPr>
            <w:r w:rsidRPr="001A436D">
              <w:rPr>
                <w:color w:val="344449"/>
                <w:w w:val="75"/>
                <w:sz w:val="16"/>
                <w:rPrChange w:id="3132" w:author="Vannieuwenhuyze Jorre" w:date="2025-03-27T14:21:00Z" w16du:dateUtc="2025-03-27T13:21:00Z">
                  <w:rPr>
                    <w:color w:val="344449"/>
                    <w:spacing w:val="-10"/>
                    <w:w w:val="75"/>
                    <w:sz w:val="16"/>
                  </w:rPr>
                </w:rPrChange>
              </w:rPr>
              <w:t>…</w:t>
            </w:r>
          </w:p>
        </w:tc>
        <w:tc>
          <w:tcPr>
            <w:tcW w:w="1084" w:type="dxa"/>
            <w:tcBorders>
              <w:bottom w:val="single" w:sz="4" w:space="0" w:color="4A6C79"/>
            </w:tcBorders>
            <w:shd w:val="clear" w:color="auto" w:fill="8ED2ED"/>
          </w:tcPr>
          <w:p w14:paraId="25B31A9C" w14:textId="77777777" w:rsidR="001E3564" w:rsidRPr="002A7964" w:rsidRDefault="001E3564">
            <w:pPr>
              <w:pStyle w:val="TableParagraph"/>
              <w:spacing w:before="0"/>
              <w:jc w:val="left"/>
              <w:rPr>
                <w:rFonts w:ascii="Times New Roman"/>
                <w:sz w:val="14"/>
              </w:rPr>
            </w:pPr>
          </w:p>
        </w:tc>
        <w:tc>
          <w:tcPr>
            <w:tcW w:w="969" w:type="dxa"/>
            <w:tcBorders>
              <w:bottom w:val="single" w:sz="4" w:space="0" w:color="4A6C79"/>
            </w:tcBorders>
            <w:shd w:val="clear" w:color="auto" w:fill="8ED2ED"/>
          </w:tcPr>
          <w:p w14:paraId="25B31A9D" w14:textId="77777777" w:rsidR="001E3564" w:rsidRPr="002A7964" w:rsidRDefault="002F5345">
            <w:pPr>
              <w:pStyle w:val="TableParagraph"/>
              <w:spacing w:before="51"/>
              <w:ind w:left="561"/>
              <w:jc w:val="left"/>
              <w:rPr>
                <w:sz w:val="16"/>
              </w:rPr>
            </w:pPr>
            <w:r w:rsidRPr="001A436D">
              <w:rPr>
                <w:color w:val="344449"/>
                <w:w w:val="75"/>
                <w:sz w:val="16"/>
                <w:rPrChange w:id="3133" w:author="Vannieuwenhuyze Jorre" w:date="2025-03-27T14:21:00Z" w16du:dateUtc="2025-03-27T13:21:00Z">
                  <w:rPr>
                    <w:color w:val="344449"/>
                    <w:spacing w:val="-10"/>
                    <w:w w:val="75"/>
                    <w:sz w:val="16"/>
                  </w:rPr>
                </w:rPrChange>
              </w:rPr>
              <w:t>…</w:t>
            </w:r>
          </w:p>
        </w:tc>
        <w:tc>
          <w:tcPr>
            <w:tcW w:w="1651" w:type="dxa"/>
            <w:tcBorders>
              <w:bottom w:val="single" w:sz="4" w:space="0" w:color="4A6C79"/>
            </w:tcBorders>
            <w:shd w:val="clear" w:color="auto" w:fill="8ED2ED"/>
          </w:tcPr>
          <w:p w14:paraId="25B31A9E" w14:textId="77777777" w:rsidR="001E3564" w:rsidRPr="002A7964" w:rsidRDefault="001E3564">
            <w:pPr>
              <w:pStyle w:val="TableParagraph"/>
              <w:spacing w:before="0"/>
              <w:jc w:val="left"/>
              <w:rPr>
                <w:rFonts w:ascii="Times New Roman"/>
                <w:sz w:val="14"/>
              </w:rPr>
            </w:pPr>
          </w:p>
        </w:tc>
        <w:tc>
          <w:tcPr>
            <w:tcW w:w="1373" w:type="dxa"/>
            <w:tcBorders>
              <w:bottom w:val="single" w:sz="4" w:space="0" w:color="4A6C79"/>
              <w:right w:val="single" w:sz="4" w:space="0" w:color="4A6C79"/>
            </w:tcBorders>
          </w:tcPr>
          <w:p w14:paraId="25B31A9F" w14:textId="77777777" w:rsidR="001E3564" w:rsidRPr="002A7964" w:rsidRDefault="002F5345">
            <w:pPr>
              <w:pStyle w:val="TableParagraph"/>
              <w:spacing w:before="51"/>
              <w:ind w:left="13"/>
              <w:rPr>
                <w:sz w:val="16"/>
              </w:rPr>
            </w:pPr>
            <w:r w:rsidRPr="001A436D">
              <w:rPr>
                <w:color w:val="344449"/>
                <w:w w:val="75"/>
                <w:sz w:val="16"/>
                <w:rPrChange w:id="3134" w:author="Vannieuwenhuyze Jorre" w:date="2025-03-27T14:21:00Z" w16du:dateUtc="2025-03-27T13:21:00Z">
                  <w:rPr>
                    <w:color w:val="344449"/>
                    <w:spacing w:val="-10"/>
                    <w:w w:val="75"/>
                    <w:sz w:val="16"/>
                  </w:rPr>
                </w:rPrChange>
              </w:rPr>
              <w:t>…</w:t>
            </w:r>
          </w:p>
        </w:tc>
      </w:tr>
    </w:tbl>
    <w:p w14:paraId="25B31AA1" w14:textId="77777777" w:rsidR="001E3564" w:rsidRPr="002A7964" w:rsidRDefault="001E3564">
      <w:pPr>
        <w:pStyle w:val="TableParagraph"/>
        <w:rPr>
          <w:sz w:val="16"/>
        </w:rPr>
        <w:sectPr w:rsidR="001E3564" w:rsidRPr="002A7964">
          <w:type w:val="continuous"/>
          <w:pgSz w:w="11910" w:h="16840"/>
          <w:pgMar w:top="0" w:right="850" w:bottom="0" w:left="1275" w:header="0" w:footer="1480" w:gutter="0"/>
          <w:cols w:space="708"/>
        </w:sectPr>
      </w:pPr>
    </w:p>
    <w:p w14:paraId="25B31AA2" w14:textId="77777777" w:rsidR="001E3564" w:rsidRPr="002A7964" w:rsidRDefault="002F5345">
      <w:pPr>
        <w:pStyle w:val="BodyText"/>
        <w:tabs>
          <w:tab w:val="left" w:pos="1930"/>
        </w:tabs>
        <w:spacing w:before="59" w:line="237" w:lineRule="auto"/>
        <w:ind w:left="1042" w:right="1131" w:hanging="334"/>
      </w:pPr>
      <w:bookmarkStart w:id="3135" w:name="Versies_van_statistiekreeksen"/>
      <w:bookmarkEnd w:id="3135"/>
      <w:r w:rsidRPr="002A7964">
        <w:rPr>
          <w:i/>
          <w:color w:val="70A2B8"/>
        </w:rPr>
        <w:lastRenderedPageBreak/>
        <w:t>Richtlijn 2.</w:t>
      </w:r>
      <w:r w:rsidRPr="002A7964">
        <w:rPr>
          <w:i/>
          <w:color w:val="70A2B8"/>
        </w:rPr>
        <w:tab/>
      </w:r>
      <w:commentRangeStart w:id="3136"/>
      <w:commentRangeStart w:id="3137"/>
      <w:r w:rsidRPr="002A7964">
        <w:rPr>
          <w:color w:val="344449"/>
        </w:rPr>
        <w:t>Cijfers</w:t>
      </w:r>
      <w:r w:rsidRPr="001A436D">
        <w:rPr>
          <w:color w:val="344449"/>
          <w:rPrChange w:id="3138" w:author="Vannieuwenhuyze Jorre" w:date="2025-03-27T14:21:00Z" w16du:dateUtc="2025-03-27T13:21:00Z">
            <w:rPr>
              <w:color w:val="344449"/>
              <w:spacing w:val="-7"/>
            </w:rPr>
          </w:rPrChange>
        </w:rPr>
        <w:t xml:space="preserve"> </w:t>
      </w:r>
      <w:r w:rsidRPr="002A7964">
        <w:rPr>
          <w:color w:val="344449"/>
        </w:rPr>
        <w:t>die</w:t>
      </w:r>
      <w:r w:rsidRPr="001A436D">
        <w:rPr>
          <w:color w:val="344449"/>
          <w:rPrChange w:id="3139" w:author="Vannieuwenhuyze Jorre" w:date="2025-03-27T14:21:00Z" w16du:dateUtc="2025-03-27T13:21:00Z">
            <w:rPr>
              <w:color w:val="344449"/>
              <w:spacing w:val="-7"/>
            </w:rPr>
          </w:rPrChange>
        </w:rPr>
        <w:t xml:space="preserve"> </w:t>
      </w:r>
      <w:r w:rsidRPr="002A7964">
        <w:rPr>
          <w:color w:val="344449"/>
        </w:rPr>
        <w:t>alleen</w:t>
      </w:r>
      <w:r w:rsidRPr="001A436D">
        <w:rPr>
          <w:color w:val="344449"/>
          <w:rPrChange w:id="3140" w:author="Vannieuwenhuyze Jorre" w:date="2025-03-27T14:21:00Z" w16du:dateUtc="2025-03-27T13:21:00Z">
            <w:rPr>
              <w:color w:val="344449"/>
              <w:spacing w:val="-7"/>
            </w:rPr>
          </w:rPrChange>
        </w:rPr>
        <w:t xml:space="preserve"> </w:t>
      </w:r>
      <w:r w:rsidRPr="002A7964">
        <w:rPr>
          <w:color w:val="344449"/>
        </w:rPr>
        <w:t>verschillen</w:t>
      </w:r>
      <w:r w:rsidRPr="001A436D">
        <w:rPr>
          <w:color w:val="344449"/>
          <w:rPrChange w:id="3141" w:author="Vannieuwenhuyze Jorre" w:date="2025-03-27T14:21:00Z" w16du:dateUtc="2025-03-27T13:21:00Z">
            <w:rPr>
              <w:color w:val="344449"/>
              <w:spacing w:val="-7"/>
            </w:rPr>
          </w:rPrChange>
        </w:rPr>
        <w:t xml:space="preserve"> </w:t>
      </w:r>
      <w:r w:rsidRPr="002A7964">
        <w:rPr>
          <w:color w:val="344449"/>
        </w:rPr>
        <w:t>in</w:t>
      </w:r>
      <w:r w:rsidRPr="001A436D">
        <w:rPr>
          <w:color w:val="344449"/>
          <w:rPrChange w:id="3142" w:author="Vannieuwenhuyze Jorre" w:date="2025-03-27T14:21:00Z" w16du:dateUtc="2025-03-27T13:21:00Z">
            <w:rPr>
              <w:color w:val="344449"/>
              <w:spacing w:val="-7"/>
            </w:rPr>
          </w:rPrChange>
        </w:rPr>
        <w:t xml:space="preserve"> </w:t>
      </w:r>
      <w:r w:rsidRPr="002A7964">
        <w:rPr>
          <w:color w:val="344449"/>
        </w:rPr>
        <w:t>tijdsperiode</w:t>
      </w:r>
      <w:r w:rsidRPr="001A436D">
        <w:rPr>
          <w:color w:val="344449"/>
          <w:rPrChange w:id="3143" w:author="Vannieuwenhuyze Jorre" w:date="2025-03-27T14:21:00Z" w16du:dateUtc="2025-03-27T13:21:00Z">
            <w:rPr>
              <w:color w:val="344449"/>
              <w:spacing w:val="-7"/>
            </w:rPr>
          </w:rPrChange>
        </w:rPr>
        <w:t xml:space="preserve"> </w:t>
      </w:r>
      <w:r w:rsidRPr="002A7964">
        <w:rPr>
          <w:color w:val="344449"/>
        </w:rPr>
        <w:t>worden</w:t>
      </w:r>
      <w:r w:rsidRPr="001A436D">
        <w:rPr>
          <w:color w:val="344449"/>
          <w:rPrChange w:id="3144" w:author="Vannieuwenhuyze Jorre" w:date="2025-03-27T14:21:00Z" w16du:dateUtc="2025-03-27T13:21:00Z">
            <w:rPr>
              <w:color w:val="344449"/>
              <w:spacing w:val="-7"/>
            </w:rPr>
          </w:rPrChange>
        </w:rPr>
        <w:t xml:space="preserve"> </w:t>
      </w:r>
      <w:r w:rsidRPr="002A7964">
        <w:rPr>
          <w:color w:val="344449"/>
        </w:rPr>
        <w:t>samengevoegd</w:t>
      </w:r>
      <w:r w:rsidRPr="001A436D">
        <w:rPr>
          <w:color w:val="344449"/>
          <w:rPrChange w:id="3145" w:author="Vannieuwenhuyze Jorre" w:date="2025-03-27T14:21:00Z" w16du:dateUtc="2025-03-27T13:21:00Z">
            <w:rPr>
              <w:color w:val="344449"/>
              <w:spacing w:val="-7"/>
            </w:rPr>
          </w:rPrChange>
        </w:rPr>
        <w:t xml:space="preserve"> </w:t>
      </w:r>
      <w:r w:rsidRPr="002A7964">
        <w:rPr>
          <w:color w:val="344449"/>
        </w:rPr>
        <w:t>in één statistiekreeks, met de tijdsperiode als dimensie.</w:t>
      </w:r>
      <w:commentRangeEnd w:id="3136"/>
      <w:r w:rsidR="00432F4D" w:rsidRPr="002A7964">
        <w:rPr>
          <w:rStyle w:val="CommentReference"/>
        </w:rPr>
        <w:commentReference w:id="3136"/>
      </w:r>
      <w:commentRangeEnd w:id="3137"/>
      <w:r w:rsidR="00AF389A" w:rsidRPr="002A7964">
        <w:rPr>
          <w:rStyle w:val="CommentReference"/>
        </w:rPr>
        <w:commentReference w:id="3137"/>
      </w:r>
    </w:p>
    <w:p w14:paraId="25B31AA3" w14:textId="77777777" w:rsidR="001E3564" w:rsidRPr="002A7964" w:rsidRDefault="002F5345">
      <w:pPr>
        <w:pStyle w:val="BodyText"/>
        <w:spacing w:before="8"/>
        <w:rPr>
          <w:sz w:val="11"/>
        </w:rPr>
      </w:pPr>
      <w:r w:rsidRPr="002A7964">
        <w:rPr>
          <w:noProof/>
          <w:sz w:val="11"/>
        </w:rPr>
        <mc:AlternateContent>
          <mc:Choice Requires="wpg">
            <w:drawing>
              <wp:anchor distT="0" distB="0" distL="0" distR="0" simplePos="0" relativeHeight="251658253" behindDoc="1" locked="0" layoutInCell="1" allowOverlap="1" wp14:anchorId="25B31B3C" wp14:editId="25B31B3D">
                <wp:simplePos x="0" y="0"/>
                <wp:positionH relativeFrom="page">
                  <wp:posOffset>1471510</wp:posOffset>
                </wp:positionH>
                <wp:positionV relativeFrom="paragraph">
                  <wp:posOffset>105731</wp:posOffset>
                </wp:positionV>
                <wp:extent cx="4829175" cy="85788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857885"/>
                          <a:chOff x="0" y="0"/>
                          <a:chExt cx="4829175" cy="857885"/>
                        </a:xfrm>
                      </wpg:grpSpPr>
                      <wps:wsp>
                        <wps:cNvPr id="60" name="Graphic 60"/>
                        <wps:cNvSpPr/>
                        <wps:spPr>
                          <a:xfrm>
                            <a:off x="0" y="0"/>
                            <a:ext cx="4829175" cy="857885"/>
                          </a:xfrm>
                          <a:custGeom>
                            <a:avLst/>
                            <a:gdLst/>
                            <a:ahLst/>
                            <a:cxnLst/>
                            <a:rect l="l" t="t" r="r" b="b"/>
                            <a:pathLst>
                              <a:path w="4829175" h="857885">
                                <a:moveTo>
                                  <a:pt x="4804511" y="0"/>
                                </a:moveTo>
                                <a:lnTo>
                                  <a:pt x="24039" y="0"/>
                                </a:lnTo>
                                <a:lnTo>
                                  <a:pt x="14682" y="1889"/>
                                </a:lnTo>
                                <a:lnTo>
                                  <a:pt x="7041" y="7041"/>
                                </a:lnTo>
                                <a:lnTo>
                                  <a:pt x="1889" y="14682"/>
                                </a:lnTo>
                                <a:lnTo>
                                  <a:pt x="0" y="24040"/>
                                </a:lnTo>
                                <a:lnTo>
                                  <a:pt x="0" y="833804"/>
                                </a:lnTo>
                                <a:lnTo>
                                  <a:pt x="1889" y="843161"/>
                                </a:lnTo>
                                <a:lnTo>
                                  <a:pt x="7041" y="850802"/>
                                </a:lnTo>
                                <a:lnTo>
                                  <a:pt x="14682" y="855954"/>
                                </a:lnTo>
                                <a:lnTo>
                                  <a:pt x="24039" y="857843"/>
                                </a:lnTo>
                                <a:lnTo>
                                  <a:pt x="4804511" y="857843"/>
                                </a:lnTo>
                                <a:lnTo>
                                  <a:pt x="4813869" y="855954"/>
                                </a:lnTo>
                                <a:lnTo>
                                  <a:pt x="4821510" y="850802"/>
                                </a:lnTo>
                                <a:lnTo>
                                  <a:pt x="4826662" y="843161"/>
                                </a:lnTo>
                                <a:lnTo>
                                  <a:pt x="4828552" y="833804"/>
                                </a:lnTo>
                                <a:lnTo>
                                  <a:pt x="4828552" y="24040"/>
                                </a:lnTo>
                                <a:lnTo>
                                  <a:pt x="4826662" y="14682"/>
                                </a:lnTo>
                                <a:lnTo>
                                  <a:pt x="4821510" y="7041"/>
                                </a:lnTo>
                                <a:lnTo>
                                  <a:pt x="4813869" y="1889"/>
                                </a:lnTo>
                                <a:lnTo>
                                  <a:pt x="4804511" y="0"/>
                                </a:lnTo>
                                <a:close/>
                              </a:path>
                            </a:pathLst>
                          </a:custGeom>
                          <a:solidFill>
                            <a:srgbClr val="989898"/>
                          </a:solidFill>
                        </wps:spPr>
                        <wps:bodyPr wrap="square" lIns="0" tIns="0" rIns="0" bIns="0" rtlCol="0">
                          <a:prstTxWarp prst="textNoShape">
                            <a:avLst/>
                          </a:prstTxWarp>
                          <a:noAutofit/>
                        </wps:bodyPr>
                      </wps:wsp>
                      <wps:wsp>
                        <wps:cNvPr id="61" name="Graphic 61"/>
                        <wps:cNvSpPr/>
                        <wps:spPr>
                          <a:xfrm>
                            <a:off x="28800" y="11387"/>
                            <a:ext cx="4788535" cy="835660"/>
                          </a:xfrm>
                          <a:custGeom>
                            <a:avLst/>
                            <a:gdLst/>
                            <a:ahLst/>
                            <a:cxnLst/>
                            <a:rect l="l" t="t" r="r" b="b"/>
                            <a:pathLst>
                              <a:path w="4788535" h="835660">
                                <a:moveTo>
                                  <a:pt x="4782699" y="0"/>
                                </a:moveTo>
                                <a:lnTo>
                                  <a:pt x="5664" y="0"/>
                                </a:lnTo>
                                <a:lnTo>
                                  <a:pt x="0" y="5664"/>
                                </a:lnTo>
                                <a:lnTo>
                                  <a:pt x="0" y="822416"/>
                                </a:lnTo>
                                <a:lnTo>
                                  <a:pt x="0" y="829404"/>
                                </a:lnTo>
                                <a:lnTo>
                                  <a:pt x="5664" y="835069"/>
                                </a:lnTo>
                                <a:lnTo>
                                  <a:pt x="4782699" y="835069"/>
                                </a:lnTo>
                                <a:lnTo>
                                  <a:pt x="4788364" y="829404"/>
                                </a:lnTo>
                                <a:lnTo>
                                  <a:pt x="4788364" y="5664"/>
                                </a:lnTo>
                                <a:lnTo>
                                  <a:pt x="4782699" y="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15" cstate="print"/>
                          <a:stretch>
                            <a:fillRect/>
                          </a:stretch>
                        </pic:blipFill>
                        <pic:spPr>
                          <a:xfrm>
                            <a:off x="130022" y="146604"/>
                            <a:ext cx="180000" cy="206896"/>
                          </a:xfrm>
                          <a:prstGeom prst="rect">
                            <a:avLst/>
                          </a:prstGeom>
                        </pic:spPr>
                      </pic:pic>
                      <wps:wsp>
                        <wps:cNvPr id="63" name="Textbox 63"/>
                        <wps:cNvSpPr txBox="1"/>
                        <wps:spPr>
                          <a:xfrm>
                            <a:off x="28800" y="11387"/>
                            <a:ext cx="4788535" cy="835660"/>
                          </a:xfrm>
                          <a:prstGeom prst="rect">
                            <a:avLst/>
                          </a:prstGeom>
                        </wps:spPr>
                        <wps:txbx>
                          <w:txbxContent>
                            <w:p w14:paraId="25B31BFA" w14:textId="34323CE4" w:rsidR="001E3564" w:rsidRDefault="002F5345">
                              <w:pPr>
                                <w:spacing w:before="162" w:line="235" w:lineRule="auto"/>
                                <w:ind w:left="612" w:right="321"/>
                                <w:jc w:val="both"/>
                                <w:rPr>
                                  <w:i/>
                                  <w:sz w:val="20"/>
                                </w:rPr>
                              </w:pPr>
                              <w:r>
                                <w:rPr>
                                  <w:i/>
                                  <w:color w:val="344449"/>
                                  <w:sz w:val="20"/>
                                </w:rPr>
                                <w:t>De</w:t>
                              </w:r>
                              <w:r>
                                <w:rPr>
                                  <w:i/>
                                  <w:color w:val="344449"/>
                                  <w:spacing w:val="-12"/>
                                  <w:sz w:val="20"/>
                                </w:rPr>
                                <w:t xml:space="preserve"> </w:t>
                              </w:r>
                              <w:r>
                                <w:rPr>
                                  <w:i/>
                                  <w:color w:val="344449"/>
                                  <w:sz w:val="20"/>
                                </w:rPr>
                                <w:t>keuze</w:t>
                              </w:r>
                              <w:r>
                                <w:rPr>
                                  <w:i/>
                                  <w:color w:val="344449"/>
                                  <w:spacing w:val="-11"/>
                                  <w:sz w:val="20"/>
                                </w:rPr>
                                <w:t xml:space="preserve"> </w:t>
                              </w:r>
                              <w:r>
                                <w:rPr>
                                  <w:i/>
                                  <w:color w:val="344449"/>
                                  <w:sz w:val="20"/>
                                </w:rPr>
                                <w:t>om</w:t>
                              </w:r>
                              <w:r>
                                <w:rPr>
                                  <w:i/>
                                  <w:color w:val="344449"/>
                                  <w:spacing w:val="-11"/>
                                  <w:sz w:val="20"/>
                                </w:rPr>
                                <w:t xml:space="preserve"> </w:t>
                              </w:r>
                              <w:r>
                                <w:rPr>
                                  <w:i/>
                                  <w:color w:val="344449"/>
                                  <w:sz w:val="20"/>
                                </w:rPr>
                                <w:t>tijdsperiodes</w:t>
                              </w:r>
                              <w:r>
                                <w:rPr>
                                  <w:i/>
                                  <w:color w:val="344449"/>
                                  <w:spacing w:val="-12"/>
                                  <w:sz w:val="20"/>
                                </w:rPr>
                                <w:t xml:space="preserve"> </w:t>
                              </w:r>
                              <w:r>
                                <w:rPr>
                                  <w:i/>
                                  <w:color w:val="344449"/>
                                  <w:sz w:val="20"/>
                                </w:rPr>
                                <w:t>als</w:t>
                              </w:r>
                              <w:r>
                                <w:rPr>
                                  <w:i/>
                                  <w:color w:val="344449"/>
                                  <w:spacing w:val="-11"/>
                                  <w:sz w:val="20"/>
                                </w:rPr>
                                <w:t xml:space="preserve"> </w:t>
                              </w:r>
                              <w:r>
                                <w:rPr>
                                  <w:i/>
                                  <w:color w:val="344449"/>
                                  <w:sz w:val="20"/>
                                </w:rPr>
                                <w:t>dimensie</w:t>
                              </w:r>
                              <w:r>
                                <w:rPr>
                                  <w:i/>
                                  <w:color w:val="344449"/>
                                  <w:spacing w:val="-11"/>
                                  <w:sz w:val="20"/>
                                </w:rPr>
                                <w:t xml:space="preserve"> </w:t>
                              </w:r>
                              <w:r>
                                <w:rPr>
                                  <w:i/>
                                  <w:color w:val="344449"/>
                                  <w:sz w:val="20"/>
                                </w:rPr>
                                <w:t>te</w:t>
                              </w:r>
                              <w:r>
                                <w:rPr>
                                  <w:i/>
                                  <w:color w:val="344449"/>
                                  <w:spacing w:val="-12"/>
                                  <w:sz w:val="20"/>
                                </w:rPr>
                                <w:t xml:space="preserve"> </w:t>
                              </w:r>
                              <w:r>
                                <w:rPr>
                                  <w:i/>
                                  <w:color w:val="344449"/>
                                  <w:sz w:val="20"/>
                                </w:rPr>
                                <w:t>behandelen,</w:t>
                              </w:r>
                              <w:r>
                                <w:rPr>
                                  <w:i/>
                                  <w:color w:val="344449"/>
                                  <w:spacing w:val="-10"/>
                                  <w:sz w:val="20"/>
                                </w:rPr>
                                <w:t xml:space="preserve"> </w:t>
                              </w:r>
                              <w:r>
                                <w:rPr>
                                  <w:i/>
                                  <w:color w:val="344449"/>
                                  <w:sz w:val="20"/>
                                </w:rPr>
                                <w:t>betekent</w:t>
                              </w:r>
                              <w:r>
                                <w:rPr>
                                  <w:i/>
                                  <w:color w:val="344449"/>
                                  <w:spacing w:val="-11"/>
                                  <w:sz w:val="20"/>
                                </w:rPr>
                                <w:t xml:space="preserve"> </w:t>
                              </w:r>
                              <w:r>
                                <w:rPr>
                                  <w:i/>
                                  <w:color w:val="344449"/>
                                  <w:sz w:val="20"/>
                                </w:rPr>
                                <w:t>niet</w:t>
                              </w:r>
                              <w:r>
                                <w:rPr>
                                  <w:i/>
                                  <w:color w:val="344449"/>
                                  <w:spacing w:val="-12"/>
                                  <w:sz w:val="20"/>
                                </w:rPr>
                                <w:t xml:space="preserve"> </w:t>
                              </w:r>
                              <w:r>
                                <w:rPr>
                                  <w:i/>
                                  <w:color w:val="344449"/>
                                  <w:sz w:val="20"/>
                                </w:rPr>
                                <w:t>dat</w:t>
                              </w:r>
                              <w:r>
                                <w:rPr>
                                  <w:i/>
                                  <w:color w:val="344449"/>
                                  <w:spacing w:val="-11"/>
                                  <w:sz w:val="20"/>
                                </w:rPr>
                                <w:t xml:space="preserve"> </w:t>
                              </w:r>
                              <w:r>
                                <w:rPr>
                                  <w:i/>
                                  <w:color w:val="344449"/>
                                  <w:sz w:val="20"/>
                                </w:rPr>
                                <w:t>alle</w:t>
                              </w:r>
                              <w:r>
                                <w:rPr>
                                  <w:i/>
                                  <w:color w:val="344449"/>
                                  <w:spacing w:val="-11"/>
                                  <w:sz w:val="20"/>
                                </w:rPr>
                                <w:t xml:space="preserve"> </w:t>
                              </w:r>
                              <w:r>
                                <w:rPr>
                                  <w:i/>
                                  <w:color w:val="344449"/>
                                  <w:sz w:val="20"/>
                                </w:rPr>
                                <w:t>cijfers steeds</w:t>
                              </w:r>
                              <w:r>
                                <w:rPr>
                                  <w:i/>
                                  <w:color w:val="344449"/>
                                  <w:spacing w:val="-6"/>
                                  <w:sz w:val="20"/>
                                </w:rPr>
                                <w:t xml:space="preserve"> </w:t>
                              </w:r>
                              <w:r>
                                <w:rPr>
                                  <w:i/>
                                  <w:color w:val="344449"/>
                                  <w:sz w:val="20"/>
                                </w:rPr>
                                <w:t>in</w:t>
                              </w:r>
                              <w:r>
                                <w:rPr>
                                  <w:i/>
                                  <w:color w:val="344449"/>
                                  <w:spacing w:val="-6"/>
                                  <w:sz w:val="20"/>
                                </w:rPr>
                                <w:t xml:space="preserve"> </w:t>
                              </w:r>
                              <w:r>
                                <w:rPr>
                                  <w:i/>
                                  <w:color w:val="344449"/>
                                  <w:sz w:val="20"/>
                                </w:rPr>
                                <w:t>één</w:t>
                              </w:r>
                              <w:r>
                                <w:rPr>
                                  <w:i/>
                                  <w:color w:val="344449"/>
                                  <w:spacing w:val="-6"/>
                                  <w:sz w:val="20"/>
                                </w:rPr>
                                <w:t xml:space="preserve"> </w:t>
                              </w:r>
                              <w:r>
                                <w:rPr>
                                  <w:i/>
                                  <w:color w:val="344449"/>
                                  <w:sz w:val="20"/>
                                </w:rPr>
                                <w:t>dataset</w:t>
                              </w:r>
                              <w:r>
                                <w:rPr>
                                  <w:i/>
                                  <w:color w:val="344449"/>
                                  <w:spacing w:val="-6"/>
                                  <w:sz w:val="20"/>
                                </w:rPr>
                                <w:t xml:space="preserve"> </w:t>
                              </w:r>
                              <w:r>
                                <w:rPr>
                                  <w:i/>
                                  <w:color w:val="344449"/>
                                  <w:sz w:val="20"/>
                                </w:rPr>
                                <w:t>opgeslagen</w:t>
                              </w:r>
                              <w:r>
                                <w:rPr>
                                  <w:i/>
                                  <w:color w:val="344449"/>
                                  <w:spacing w:val="-6"/>
                                  <w:sz w:val="20"/>
                                </w:rPr>
                                <w:t xml:space="preserve"> </w:t>
                              </w:r>
                              <w:r>
                                <w:rPr>
                                  <w:i/>
                                  <w:color w:val="344449"/>
                                  <w:sz w:val="20"/>
                                </w:rPr>
                                <w:t>moeten</w:t>
                              </w:r>
                              <w:r>
                                <w:rPr>
                                  <w:i/>
                                  <w:color w:val="344449"/>
                                  <w:spacing w:val="-6"/>
                                  <w:sz w:val="20"/>
                                </w:rPr>
                                <w:t xml:space="preserve"> </w:t>
                              </w:r>
                              <w:r>
                                <w:rPr>
                                  <w:i/>
                                  <w:color w:val="344449"/>
                                  <w:sz w:val="20"/>
                                </w:rPr>
                                <w:t>worden. Zo</w:t>
                              </w:r>
                              <w:r>
                                <w:rPr>
                                  <w:i/>
                                  <w:color w:val="344449"/>
                                  <w:spacing w:val="-6"/>
                                  <w:sz w:val="20"/>
                                </w:rPr>
                                <w:t xml:space="preserve"> </w:t>
                              </w:r>
                              <w:r>
                                <w:rPr>
                                  <w:i/>
                                  <w:color w:val="344449"/>
                                  <w:sz w:val="20"/>
                                </w:rPr>
                                <w:t>is</w:t>
                              </w:r>
                              <w:r>
                                <w:rPr>
                                  <w:i/>
                                  <w:color w:val="344449"/>
                                  <w:spacing w:val="-6"/>
                                  <w:sz w:val="20"/>
                                </w:rPr>
                                <w:t xml:space="preserve"> </w:t>
                              </w:r>
                              <w:r>
                                <w:rPr>
                                  <w:i/>
                                  <w:color w:val="344449"/>
                                  <w:sz w:val="20"/>
                                </w:rPr>
                                <w:t>het</w:t>
                              </w:r>
                              <w:r>
                                <w:rPr>
                                  <w:i/>
                                  <w:color w:val="344449"/>
                                  <w:spacing w:val="-6"/>
                                  <w:sz w:val="20"/>
                                </w:rPr>
                                <w:t xml:space="preserve"> </w:t>
                              </w:r>
                              <w:r>
                                <w:rPr>
                                  <w:i/>
                                  <w:color w:val="344449"/>
                                  <w:sz w:val="20"/>
                                </w:rPr>
                                <w:t>op</w:t>
                              </w:r>
                              <w:r>
                                <w:rPr>
                                  <w:i/>
                                  <w:color w:val="344449"/>
                                  <w:spacing w:val="-6"/>
                                  <w:sz w:val="20"/>
                                </w:rPr>
                                <w:t xml:space="preserve"> </w:t>
                              </w:r>
                              <w:r>
                                <w:rPr>
                                  <w:i/>
                                  <w:color w:val="344449"/>
                                  <w:sz w:val="20"/>
                                </w:rPr>
                                <w:t>een</w:t>
                              </w:r>
                              <w:r>
                                <w:rPr>
                                  <w:i/>
                                  <w:color w:val="344449"/>
                                  <w:spacing w:val="-6"/>
                                  <w:sz w:val="20"/>
                                </w:rPr>
                                <w:t xml:space="preserve"> </w:t>
                              </w:r>
                              <w:r>
                                <w:rPr>
                                  <w:i/>
                                  <w:color w:val="344449"/>
                                  <w:sz w:val="20"/>
                                </w:rPr>
                                <w:t>file</w:t>
                              </w:r>
                              <w:r>
                                <w:rPr>
                                  <w:i/>
                                  <w:color w:val="344449"/>
                                  <w:spacing w:val="-5"/>
                                  <w:sz w:val="20"/>
                                </w:rPr>
                                <w:t xml:space="preserve"> </w:t>
                              </w:r>
                              <w:r>
                                <w:rPr>
                                  <w:i/>
                                  <w:color w:val="344449"/>
                                  <w:sz w:val="20"/>
                                </w:rPr>
                                <w:t>server</w:t>
                              </w:r>
                              <w:r>
                                <w:rPr>
                                  <w:i/>
                                  <w:color w:val="344449"/>
                                  <w:spacing w:val="-6"/>
                                  <w:sz w:val="20"/>
                                </w:rPr>
                                <w:t xml:space="preserve"> </w:t>
                              </w:r>
                              <w:r>
                                <w:rPr>
                                  <w:i/>
                                  <w:color w:val="344449"/>
                                  <w:sz w:val="20"/>
                                </w:rPr>
                                <w:t>han</w:t>
                              </w:r>
                              <w:del w:id="3146" w:author="Vannieuwenhuyze Jorre" w:date="2025-02-20T15:33:00Z" w16du:dateUtc="2025-02-20T14:33:00Z">
                                <w:r w:rsidDel="000E2C99">
                                  <w:rPr>
                                    <w:i/>
                                    <w:color w:val="344449"/>
                                    <w:sz w:val="20"/>
                                  </w:rPr>
                                  <w:delText xml:space="preserve">‐ </w:delText>
                                </w:r>
                              </w:del>
                              <w:r>
                                <w:rPr>
                                  <w:i/>
                                  <w:color w:val="344449"/>
                                  <w:sz w:val="20"/>
                                </w:rPr>
                                <w:t>diger</w:t>
                              </w:r>
                              <w:r>
                                <w:rPr>
                                  <w:i/>
                                  <w:color w:val="344449"/>
                                  <w:spacing w:val="-12"/>
                                  <w:sz w:val="20"/>
                                </w:rPr>
                                <w:t xml:space="preserve"> </w:t>
                              </w:r>
                              <w:r>
                                <w:rPr>
                                  <w:i/>
                                  <w:color w:val="344449"/>
                                  <w:sz w:val="20"/>
                                </w:rPr>
                                <w:t>datasets</w:t>
                              </w:r>
                              <w:r>
                                <w:rPr>
                                  <w:i/>
                                  <w:color w:val="344449"/>
                                  <w:spacing w:val="-11"/>
                                  <w:sz w:val="20"/>
                                </w:rPr>
                                <w:t xml:space="preserve"> </w:t>
                              </w:r>
                              <w:r>
                                <w:rPr>
                                  <w:i/>
                                  <w:color w:val="344449"/>
                                  <w:sz w:val="20"/>
                                </w:rPr>
                                <w:t>per</w:t>
                              </w:r>
                              <w:r>
                                <w:rPr>
                                  <w:i/>
                                  <w:color w:val="344449"/>
                                  <w:spacing w:val="-11"/>
                                  <w:sz w:val="20"/>
                                </w:rPr>
                                <w:t xml:space="preserve"> </w:t>
                              </w:r>
                              <w:r>
                                <w:rPr>
                                  <w:i/>
                                  <w:color w:val="344449"/>
                                  <w:sz w:val="20"/>
                                </w:rPr>
                                <w:t>jaar</w:t>
                              </w:r>
                              <w:r>
                                <w:rPr>
                                  <w:i/>
                                  <w:color w:val="344449"/>
                                  <w:spacing w:val="-12"/>
                                  <w:sz w:val="20"/>
                                </w:rPr>
                                <w:t xml:space="preserve"> </w:t>
                              </w:r>
                              <w:r>
                                <w:rPr>
                                  <w:i/>
                                  <w:color w:val="344449"/>
                                  <w:sz w:val="20"/>
                                </w:rPr>
                                <w:t>te</w:t>
                              </w:r>
                              <w:r>
                                <w:rPr>
                                  <w:i/>
                                  <w:color w:val="344449"/>
                                  <w:spacing w:val="-11"/>
                                  <w:sz w:val="20"/>
                                </w:rPr>
                                <w:t xml:space="preserve"> </w:t>
                              </w:r>
                              <w:r>
                                <w:rPr>
                                  <w:i/>
                                  <w:color w:val="344449"/>
                                  <w:sz w:val="20"/>
                                </w:rPr>
                                <w:t>bewaren,</w:t>
                              </w:r>
                              <w:r>
                                <w:rPr>
                                  <w:i/>
                                  <w:color w:val="344449"/>
                                  <w:spacing w:val="-11"/>
                                  <w:sz w:val="20"/>
                                </w:rPr>
                                <w:t xml:space="preserve"> </w:t>
                              </w:r>
                              <w:r>
                                <w:rPr>
                                  <w:i/>
                                  <w:color w:val="344449"/>
                                  <w:sz w:val="20"/>
                                </w:rPr>
                                <w:t>terwijl</w:t>
                              </w:r>
                              <w:r>
                                <w:rPr>
                                  <w:i/>
                                  <w:color w:val="344449"/>
                                  <w:spacing w:val="-12"/>
                                  <w:sz w:val="20"/>
                                </w:rPr>
                                <w:t xml:space="preserve"> </w:t>
                              </w:r>
                              <w:r>
                                <w:rPr>
                                  <w:i/>
                                  <w:color w:val="344449"/>
                                  <w:sz w:val="20"/>
                                </w:rPr>
                                <w:t>deze</w:t>
                              </w:r>
                              <w:r>
                                <w:rPr>
                                  <w:i/>
                                  <w:color w:val="344449"/>
                                  <w:spacing w:val="-11"/>
                                  <w:sz w:val="20"/>
                                </w:rPr>
                                <w:t xml:space="preserve"> </w:t>
                              </w:r>
                              <w:r>
                                <w:rPr>
                                  <w:i/>
                                  <w:color w:val="344449"/>
                                  <w:sz w:val="20"/>
                                </w:rPr>
                                <w:t>datasets</w:t>
                              </w:r>
                              <w:r>
                                <w:rPr>
                                  <w:i/>
                                  <w:color w:val="344449"/>
                                  <w:spacing w:val="-11"/>
                                  <w:sz w:val="20"/>
                                </w:rPr>
                                <w:t xml:space="preserve"> </w:t>
                              </w:r>
                              <w:r>
                                <w:rPr>
                                  <w:i/>
                                  <w:color w:val="344449"/>
                                  <w:sz w:val="20"/>
                                </w:rPr>
                                <w:t>toch</w:t>
                              </w:r>
                              <w:r>
                                <w:rPr>
                                  <w:i/>
                                  <w:color w:val="344449"/>
                                  <w:spacing w:val="-12"/>
                                  <w:sz w:val="20"/>
                                </w:rPr>
                                <w:t xml:space="preserve"> </w:t>
                              </w:r>
                              <w:r>
                                <w:rPr>
                                  <w:i/>
                                  <w:color w:val="344449"/>
                                  <w:sz w:val="20"/>
                                </w:rPr>
                                <w:t>statistieken</w:t>
                              </w:r>
                              <w:r>
                                <w:rPr>
                                  <w:i/>
                                  <w:color w:val="344449"/>
                                  <w:spacing w:val="-11"/>
                                  <w:sz w:val="20"/>
                                </w:rPr>
                                <w:t xml:space="preserve"> </w:t>
                              </w:r>
                              <w:r>
                                <w:rPr>
                                  <w:i/>
                                  <w:color w:val="344449"/>
                                  <w:sz w:val="20"/>
                                </w:rPr>
                                <w:t>bevatten uit dezelfde statistiekreeks.</w:t>
                              </w:r>
                            </w:p>
                          </w:txbxContent>
                        </wps:txbx>
                        <wps:bodyPr wrap="square" lIns="0" tIns="0" rIns="0" bIns="0" rtlCol="0">
                          <a:noAutofit/>
                        </wps:bodyPr>
                      </wps:wsp>
                    </wpg:wgp>
                  </a:graphicData>
                </a:graphic>
              </wp:anchor>
            </w:drawing>
          </mc:Choice>
          <mc:Fallback>
            <w:pict>
              <v:group w14:anchorId="25B31B3C" id="Group 59" o:spid="_x0000_s1071" style="position:absolute;margin-left:115.85pt;margin-top:8.35pt;width:380.25pt;height:67.55pt;z-index:-251658227;mso-wrap-distance-left:0;mso-wrap-distance-right:0;mso-position-horizontal-relative:page;mso-position-vertical-relative:text" coordsize="48291,8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">
                <v:shape id="Graphic 60" o:spid="_x0000_s1072" style="position:absolute;width:48291;height:8578;visibility:visible;mso-wrap-style:square;v-text-anchor:top" coordsize="4829175,857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" path="m4804511,l24039,,14682,1889,7041,7041,1889,14682,,24040,,833804r1889,9357l7041,850802r7641,5152l24039,857843r4780472,l4813869,855954r7641,-5152l4826662,843161r1890,-9357l4828552,24040r-1890,-9358l4821510,7041r-7641,-5152l4804511,xe" fillcolor="#989898" stroked="f">
                  <v:path arrowok="t"/>
                </v:shape>
                <v:shape id="Graphic 61" o:spid="_x0000_s1073" style="position:absolute;left:288;top:113;width:47885;height:8357;visibility:visible;mso-wrap-style:square;v-text-anchor:top" coordsize="4788535,83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" path="m4782699,l5664,,,5664,,822416r,6988l5664,835069r4777035,l4788364,829404r,-823740l4782699,xe" fillcolor="#e5e5e5" stroked="f">
                  <v:path arrowok="t"/>
                </v:shape>
                <v:shape id="Image 62" o:spid="_x0000_s1074" type="#_x0000_t75" style="position:absolute;left:1300;top:1466;width:1800;height:2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">
                  <v:imagedata r:id="rId16" o:title=""/>
                </v:shape>
                <v:shape id="Textbox 63" o:spid="_x0000_s1075" type="#_x0000_t202" style="position:absolute;left:288;top:113;width:47885;height:8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5B31BFA" w14:textId="34323CE4" w:rsidR="001E3564" w:rsidRDefault="002F5345">
                        <w:pPr>
                          <w:spacing w:before="162" w:line="235" w:lineRule="auto"/>
                          <w:ind w:left="612" w:right="321"/>
                          <w:jc w:val="both"/>
                          <w:rPr>
                            <w:i/>
                            <w:sz w:val="20"/>
                          </w:rPr>
                        </w:pPr>
                        <w:r>
                          <w:rPr>
                            <w:i/>
                            <w:color w:val="344449"/>
                            <w:sz w:val="20"/>
                          </w:rPr>
                          <w:t>De</w:t>
                        </w:r>
                        <w:r>
                          <w:rPr>
                            <w:i/>
                            <w:color w:val="344449"/>
                            <w:spacing w:val="-12"/>
                            <w:sz w:val="20"/>
                          </w:rPr>
                          <w:t xml:space="preserve"> </w:t>
                        </w:r>
                        <w:r>
                          <w:rPr>
                            <w:i/>
                            <w:color w:val="344449"/>
                            <w:sz w:val="20"/>
                          </w:rPr>
                          <w:t>keuze</w:t>
                        </w:r>
                        <w:r>
                          <w:rPr>
                            <w:i/>
                            <w:color w:val="344449"/>
                            <w:spacing w:val="-11"/>
                            <w:sz w:val="20"/>
                          </w:rPr>
                          <w:t xml:space="preserve"> </w:t>
                        </w:r>
                        <w:r>
                          <w:rPr>
                            <w:i/>
                            <w:color w:val="344449"/>
                            <w:sz w:val="20"/>
                          </w:rPr>
                          <w:t>om</w:t>
                        </w:r>
                        <w:r>
                          <w:rPr>
                            <w:i/>
                            <w:color w:val="344449"/>
                            <w:spacing w:val="-11"/>
                            <w:sz w:val="20"/>
                          </w:rPr>
                          <w:t xml:space="preserve"> </w:t>
                        </w:r>
                        <w:r>
                          <w:rPr>
                            <w:i/>
                            <w:color w:val="344449"/>
                            <w:sz w:val="20"/>
                          </w:rPr>
                          <w:t>tijdsperiodes</w:t>
                        </w:r>
                        <w:r>
                          <w:rPr>
                            <w:i/>
                            <w:color w:val="344449"/>
                            <w:spacing w:val="-12"/>
                            <w:sz w:val="20"/>
                          </w:rPr>
                          <w:t xml:space="preserve"> </w:t>
                        </w:r>
                        <w:r>
                          <w:rPr>
                            <w:i/>
                            <w:color w:val="344449"/>
                            <w:sz w:val="20"/>
                          </w:rPr>
                          <w:t>als</w:t>
                        </w:r>
                        <w:r>
                          <w:rPr>
                            <w:i/>
                            <w:color w:val="344449"/>
                            <w:spacing w:val="-11"/>
                            <w:sz w:val="20"/>
                          </w:rPr>
                          <w:t xml:space="preserve"> </w:t>
                        </w:r>
                        <w:r>
                          <w:rPr>
                            <w:i/>
                            <w:color w:val="344449"/>
                            <w:sz w:val="20"/>
                          </w:rPr>
                          <w:t>dimensie</w:t>
                        </w:r>
                        <w:r>
                          <w:rPr>
                            <w:i/>
                            <w:color w:val="344449"/>
                            <w:spacing w:val="-11"/>
                            <w:sz w:val="20"/>
                          </w:rPr>
                          <w:t xml:space="preserve"> </w:t>
                        </w:r>
                        <w:r>
                          <w:rPr>
                            <w:i/>
                            <w:color w:val="344449"/>
                            <w:sz w:val="20"/>
                          </w:rPr>
                          <w:t>te</w:t>
                        </w:r>
                        <w:r>
                          <w:rPr>
                            <w:i/>
                            <w:color w:val="344449"/>
                            <w:spacing w:val="-12"/>
                            <w:sz w:val="20"/>
                          </w:rPr>
                          <w:t xml:space="preserve"> </w:t>
                        </w:r>
                        <w:r>
                          <w:rPr>
                            <w:i/>
                            <w:color w:val="344449"/>
                            <w:sz w:val="20"/>
                          </w:rPr>
                          <w:t>behandelen,</w:t>
                        </w:r>
                        <w:r>
                          <w:rPr>
                            <w:i/>
                            <w:color w:val="344449"/>
                            <w:spacing w:val="-10"/>
                            <w:sz w:val="20"/>
                          </w:rPr>
                          <w:t xml:space="preserve"> </w:t>
                        </w:r>
                        <w:r>
                          <w:rPr>
                            <w:i/>
                            <w:color w:val="344449"/>
                            <w:sz w:val="20"/>
                          </w:rPr>
                          <w:t>betekent</w:t>
                        </w:r>
                        <w:r>
                          <w:rPr>
                            <w:i/>
                            <w:color w:val="344449"/>
                            <w:spacing w:val="-11"/>
                            <w:sz w:val="20"/>
                          </w:rPr>
                          <w:t xml:space="preserve"> </w:t>
                        </w:r>
                        <w:r>
                          <w:rPr>
                            <w:i/>
                            <w:color w:val="344449"/>
                            <w:sz w:val="20"/>
                          </w:rPr>
                          <w:t>niet</w:t>
                        </w:r>
                        <w:r>
                          <w:rPr>
                            <w:i/>
                            <w:color w:val="344449"/>
                            <w:spacing w:val="-12"/>
                            <w:sz w:val="20"/>
                          </w:rPr>
                          <w:t xml:space="preserve"> </w:t>
                        </w:r>
                        <w:r>
                          <w:rPr>
                            <w:i/>
                            <w:color w:val="344449"/>
                            <w:sz w:val="20"/>
                          </w:rPr>
                          <w:t>dat</w:t>
                        </w:r>
                        <w:r>
                          <w:rPr>
                            <w:i/>
                            <w:color w:val="344449"/>
                            <w:spacing w:val="-11"/>
                            <w:sz w:val="20"/>
                          </w:rPr>
                          <w:t xml:space="preserve"> </w:t>
                        </w:r>
                        <w:r>
                          <w:rPr>
                            <w:i/>
                            <w:color w:val="344449"/>
                            <w:sz w:val="20"/>
                          </w:rPr>
                          <w:t>alle</w:t>
                        </w:r>
                        <w:r>
                          <w:rPr>
                            <w:i/>
                            <w:color w:val="344449"/>
                            <w:spacing w:val="-11"/>
                            <w:sz w:val="20"/>
                          </w:rPr>
                          <w:t xml:space="preserve"> </w:t>
                        </w:r>
                        <w:r>
                          <w:rPr>
                            <w:i/>
                            <w:color w:val="344449"/>
                            <w:sz w:val="20"/>
                          </w:rPr>
                          <w:t>cijfers steeds</w:t>
                        </w:r>
                        <w:r>
                          <w:rPr>
                            <w:i/>
                            <w:color w:val="344449"/>
                            <w:spacing w:val="-6"/>
                            <w:sz w:val="20"/>
                          </w:rPr>
                          <w:t xml:space="preserve"> </w:t>
                        </w:r>
                        <w:r>
                          <w:rPr>
                            <w:i/>
                            <w:color w:val="344449"/>
                            <w:sz w:val="20"/>
                          </w:rPr>
                          <w:t>in</w:t>
                        </w:r>
                        <w:r>
                          <w:rPr>
                            <w:i/>
                            <w:color w:val="344449"/>
                            <w:spacing w:val="-6"/>
                            <w:sz w:val="20"/>
                          </w:rPr>
                          <w:t xml:space="preserve"> </w:t>
                        </w:r>
                        <w:r>
                          <w:rPr>
                            <w:i/>
                            <w:color w:val="344449"/>
                            <w:sz w:val="20"/>
                          </w:rPr>
                          <w:t>één</w:t>
                        </w:r>
                        <w:r>
                          <w:rPr>
                            <w:i/>
                            <w:color w:val="344449"/>
                            <w:spacing w:val="-6"/>
                            <w:sz w:val="20"/>
                          </w:rPr>
                          <w:t xml:space="preserve"> </w:t>
                        </w:r>
                        <w:r>
                          <w:rPr>
                            <w:i/>
                            <w:color w:val="344449"/>
                            <w:sz w:val="20"/>
                          </w:rPr>
                          <w:t>dataset</w:t>
                        </w:r>
                        <w:r>
                          <w:rPr>
                            <w:i/>
                            <w:color w:val="344449"/>
                            <w:spacing w:val="-6"/>
                            <w:sz w:val="20"/>
                          </w:rPr>
                          <w:t xml:space="preserve"> </w:t>
                        </w:r>
                        <w:r>
                          <w:rPr>
                            <w:i/>
                            <w:color w:val="344449"/>
                            <w:sz w:val="20"/>
                          </w:rPr>
                          <w:t>opgeslagen</w:t>
                        </w:r>
                        <w:r>
                          <w:rPr>
                            <w:i/>
                            <w:color w:val="344449"/>
                            <w:spacing w:val="-6"/>
                            <w:sz w:val="20"/>
                          </w:rPr>
                          <w:t xml:space="preserve"> </w:t>
                        </w:r>
                        <w:r>
                          <w:rPr>
                            <w:i/>
                            <w:color w:val="344449"/>
                            <w:sz w:val="20"/>
                          </w:rPr>
                          <w:t>moeten</w:t>
                        </w:r>
                        <w:r>
                          <w:rPr>
                            <w:i/>
                            <w:color w:val="344449"/>
                            <w:spacing w:val="-6"/>
                            <w:sz w:val="20"/>
                          </w:rPr>
                          <w:t xml:space="preserve"> </w:t>
                        </w:r>
                        <w:r>
                          <w:rPr>
                            <w:i/>
                            <w:color w:val="344449"/>
                            <w:sz w:val="20"/>
                          </w:rPr>
                          <w:t>worden. Zo</w:t>
                        </w:r>
                        <w:r>
                          <w:rPr>
                            <w:i/>
                            <w:color w:val="344449"/>
                            <w:spacing w:val="-6"/>
                            <w:sz w:val="20"/>
                          </w:rPr>
                          <w:t xml:space="preserve"> </w:t>
                        </w:r>
                        <w:r>
                          <w:rPr>
                            <w:i/>
                            <w:color w:val="344449"/>
                            <w:sz w:val="20"/>
                          </w:rPr>
                          <w:t>is</w:t>
                        </w:r>
                        <w:r>
                          <w:rPr>
                            <w:i/>
                            <w:color w:val="344449"/>
                            <w:spacing w:val="-6"/>
                            <w:sz w:val="20"/>
                          </w:rPr>
                          <w:t xml:space="preserve"> </w:t>
                        </w:r>
                        <w:r>
                          <w:rPr>
                            <w:i/>
                            <w:color w:val="344449"/>
                            <w:sz w:val="20"/>
                          </w:rPr>
                          <w:t>het</w:t>
                        </w:r>
                        <w:r>
                          <w:rPr>
                            <w:i/>
                            <w:color w:val="344449"/>
                            <w:spacing w:val="-6"/>
                            <w:sz w:val="20"/>
                          </w:rPr>
                          <w:t xml:space="preserve"> </w:t>
                        </w:r>
                        <w:r>
                          <w:rPr>
                            <w:i/>
                            <w:color w:val="344449"/>
                            <w:sz w:val="20"/>
                          </w:rPr>
                          <w:t>op</w:t>
                        </w:r>
                        <w:r>
                          <w:rPr>
                            <w:i/>
                            <w:color w:val="344449"/>
                            <w:spacing w:val="-6"/>
                            <w:sz w:val="20"/>
                          </w:rPr>
                          <w:t xml:space="preserve"> </w:t>
                        </w:r>
                        <w:r>
                          <w:rPr>
                            <w:i/>
                            <w:color w:val="344449"/>
                            <w:sz w:val="20"/>
                          </w:rPr>
                          <w:t>een</w:t>
                        </w:r>
                        <w:r>
                          <w:rPr>
                            <w:i/>
                            <w:color w:val="344449"/>
                            <w:spacing w:val="-6"/>
                            <w:sz w:val="20"/>
                          </w:rPr>
                          <w:t xml:space="preserve"> </w:t>
                        </w:r>
                        <w:r>
                          <w:rPr>
                            <w:i/>
                            <w:color w:val="344449"/>
                            <w:sz w:val="20"/>
                          </w:rPr>
                          <w:t>file</w:t>
                        </w:r>
                        <w:r>
                          <w:rPr>
                            <w:i/>
                            <w:color w:val="344449"/>
                            <w:spacing w:val="-5"/>
                            <w:sz w:val="20"/>
                          </w:rPr>
                          <w:t xml:space="preserve"> </w:t>
                        </w:r>
                        <w:r>
                          <w:rPr>
                            <w:i/>
                            <w:color w:val="344449"/>
                            <w:sz w:val="20"/>
                          </w:rPr>
                          <w:t>server</w:t>
                        </w:r>
                        <w:r>
                          <w:rPr>
                            <w:i/>
                            <w:color w:val="344449"/>
                            <w:spacing w:val="-6"/>
                            <w:sz w:val="20"/>
                          </w:rPr>
                          <w:t xml:space="preserve"> </w:t>
                        </w:r>
                        <w:r>
                          <w:rPr>
                            <w:i/>
                            <w:color w:val="344449"/>
                            <w:sz w:val="20"/>
                          </w:rPr>
                          <w:t>han</w:t>
                        </w:r>
                        <w:del w:id="3147" w:author="Vannieuwenhuyze Jorre" w:date="2025-02-20T15:33:00Z" w16du:dateUtc="2025-02-20T14:33:00Z">
                          <w:r w:rsidDel="000E2C99">
                            <w:rPr>
                              <w:i/>
                              <w:color w:val="344449"/>
                              <w:sz w:val="20"/>
                            </w:rPr>
                            <w:delText xml:space="preserve">‐ </w:delText>
                          </w:r>
                        </w:del>
                        <w:r>
                          <w:rPr>
                            <w:i/>
                            <w:color w:val="344449"/>
                            <w:sz w:val="20"/>
                          </w:rPr>
                          <w:t>diger</w:t>
                        </w:r>
                        <w:r>
                          <w:rPr>
                            <w:i/>
                            <w:color w:val="344449"/>
                            <w:spacing w:val="-12"/>
                            <w:sz w:val="20"/>
                          </w:rPr>
                          <w:t xml:space="preserve"> </w:t>
                        </w:r>
                        <w:r>
                          <w:rPr>
                            <w:i/>
                            <w:color w:val="344449"/>
                            <w:sz w:val="20"/>
                          </w:rPr>
                          <w:t>datasets</w:t>
                        </w:r>
                        <w:r>
                          <w:rPr>
                            <w:i/>
                            <w:color w:val="344449"/>
                            <w:spacing w:val="-11"/>
                            <w:sz w:val="20"/>
                          </w:rPr>
                          <w:t xml:space="preserve"> </w:t>
                        </w:r>
                        <w:r>
                          <w:rPr>
                            <w:i/>
                            <w:color w:val="344449"/>
                            <w:sz w:val="20"/>
                          </w:rPr>
                          <w:t>per</w:t>
                        </w:r>
                        <w:r>
                          <w:rPr>
                            <w:i/>
                            <w:color w:val="344449"/>
                            <w:spacing w:val="-11"/>
                            <w:sz w:val="20"/>
                          </w:rPr>
                          <w:t xml:space="preserve"> </w:t>
                        </w:r>
                        <w:r>
                          <w:rPr>
                            <w:i/>
                            <w:color w:val="344449"/>
                            <w:sz w:val="20"/>
                          </w:rPr>
                          <w:t>jaar</w:t>
                        </w:r>
                        <w:r>
                          <w:rPr>
                            <w:i/>
                            <w:color w:val="344449"/>
                            <w:spacing w:val="-12"/>
                            <w:sz w:val="20"/>
                          </w:rPr>
                          <w:t xml:space="preserve"> </w:t>
                        </w:r>
                        <w:r>
                          <w:rPr>
                            <w:i/>
                            <w:color w:val="344449"/>
                            <w:sz w:val="20"/>
                          </w:rPr>
                          <w:t>te</w:t>
                        </w:r>
                        <w:r>
                          <w:rPr>
                            <w:i/>
                            <w:color w:val="344449"/>
                            <w:spacing w:val="-11"/>
                            <w:sz w:val="20"/>
                          </w:rPr>
                          <w:t xml:space="preserve"> </w:t>
                        </w:r>
                        <w:r>
                          <w:rPr>
                            <w:i/>
                            <w:color w:val="344449"/>
                            <w:sz w:val="20"/>
                          </w:rPr>
                          <w:t>bewaren,</w:t>
                        </w:r>
                        <w:r>
                          <w:rPr>
                            <w:i/>
                            <w:color w:val="344449"/>
                            <w:spacing w:val="-11"/>
                            <w:sz w:val="20"/>
                          </w:rPr>
                          <w:t xml:space="preserve"> </w:t>
                        </w:r>
                        <w:r>
                          <w:rPr>
                            <w:i/>
                            <w:color w:val="344449"/>
                            <w:sz w:val="20"/>
                          </w:rPr>
                          <w:t>terwijl</w:t>
                        </w:r>
                        <w:r>
                          <w:rPr>
                            <w:i/>
                            <w:color w:val="344449"/>
                            <w:spacing w:val="-12"/>
                            <w:sz w:val="20"/>
                          </w:rPr>
                          <w:t xml:space="preserve"> </w:t>
                        </w:r>
                        <w:r>
                          <w:rPr>
                            <w:i/>
                            <w:color w:val="344449"/>
                            <w:sz w:val="20"/>
                          </w:rPr>
                          <w:t>deze</w:t>
                        </w:r>
                        <w:r>
                          <w:rPr>
                            <w:i/>
                            <w:color w:val="344449"/>
                            <w:spacing w:val="-11"/>
                            <w:sz w:val="20"/>
                          </w:rPr>
                          <w:t xml:space="preserve"> </w:t>
                        </w:r>
                        <w:r>
                          <w:rPr>
                            <w:i/>
                            <w:color w:val="344449"/>
                            <w:sz w:val="20"/>
                          </w:rPr>
                          <w:t>datasets</w:t>
                        </w:r>
                        <w:r>
                          <w:rPr>
                            <w:i/>
                            <w:color w:val="344449"/>
                            <w:spacing w:val="-11"/>
                            <w:sz w:val="20"/>
                          </w:rPr>
                          <w:t xml:space="preserve"> </w:t>
                        </w:r>
                        <w:r>
                          <w:rPr>
                            <w:i/>
                            <w:color w:val="344449"/>
                            <w:sz w:val="20"/>
                          </w:rPr>
                          <w:t>toch</w:t>
                        </w:r>
                        <w:r>
                          <w:rPr>
                            <w:i/>
                            <w:color w:val="344449"/>
                            <w:spacing w:val="-12"/>
                            <w:sz w:val="20"/>
                          </w:rPr>
                          <w:t xml:space="preserve"> </w:t>
                        </w:r>
                        <w:r>
                          <w:rPr>
                            <w:i/>
                            <w:color w:val="344449"/>
                            <w:sz w:val="20"/>
                          </w:rPr>
                          <w:t>statistieken</w:t>
                        </w:r>
                        <w:r>
                          <w:rPr>
                            <w:i/>
                            <w:color w:val="344449"/>
                            <w:spacing w:val="-11"/>
                            <w:sz w:val="20"/>
                          </w:rPr>
                          <w:t xml:space="preserve"> </w:t>
                        </w:r>
                        <w:r>
                          <w:rPr>
                            <w:i/>
                            <w:color w:val="344449"/>
                            <w:sz w:val="20"/>
                          </w:rPr>
                          <w:t>bevatten uit dezelfde statistiekreeks.</w:t>
                        </w:r>
                      </w:p>
                    </w:txbxContent>
                  </v:textbox>
                </v:shape>
                <w10:wrap type="topAndBottom" anchorx="page"/>
              </v:group>
            </w:pict>
          </mc:Fallback>
        </mc:AlternateContent>
      </w:r>
    </w:p>
    <w:p w14:paraId="25B31AA4" w14:textId="25337A26" w:rsidR="001E3564" w:rsidRPr="002A7964" w:rsidRDefault="002F5345">
      <w:pPr>
        <w:pStyle w:val="BodyText"/>
        <w:spacing w:before="120" w:line="237" w:lineRule="auto"/>
        <w:ind w:left="1042" w:right="1130" w:hanging="334"/>
        <w:jc w:val="both"/>
      </w:pPr>
      <w:r w:rsidRPr="002A7964">
        <w:rPr>
          <w:i/>
          <w:color w:val="70A2B8"/>
        </w:rPr>
        <w:t>Richtlijn</w:t>
      </w:r>
      <w:r w:rsidRPr="001A436D">
        <w:rPr>
          <w:i/>
          <w:color w:val="70A2B8"/>
          <w:rPrChange w:id="3148" w:author="Vannieuwenhuyze Jorre" w:date="2025-03-27T14:21:00Z" w16du:dateUtc="2025-03-27T13:21:00Z">
            <w:rPr>
              <w:i/>
              <w:color w:val="70A2B8"/>
              <w:spacing w:val="-14"/>
            </w:rPr>
          </w:rPrChange>
        </w:rPr>
        <w:t xml:space="preserve"> </w:t>
      </w:r>
      <w:r w:rsidRPr="002A7964">
        <w:rPr>
          <w:i/>
          <w:color w:val="70A2B8"/>
        </w:rPr>
        <w:t>3.</w:t>
      </w:r>
      <w:r w:rsidRPr="001A436D">
        <w:rPr>
          <w:i/>
          <w:color w:val="70A2B8"/>
          <w:w w:val="150"/>
          <w:rPrChange w:id="3149" w:author="Vannieuwenhuyze Jorre" w:date="2025-03-27T14:21:00Z" w16du:dateUtc="2025-03-27T13:21:00Z">
            <w:rPr>
              <w:i/>
              <w:color w:val="70A2B8"/>
              <w:spacing w:val="74"/>
              <w:w w:val="150"/>
            </w:rPr>
          </w:rPrChange>
        </w:rPr>
        <w:t xml:space="preserve"> </w:t>
      </w:r>
      <w:del w:id="3150" w:author="Vannieuwenhuyze Jorre" w:date="2025-02-20T15:34:00Z" w16du:dateUtc="2025-02-20T14:34:00Z">
        <w:r w:rsidRPr="002A7964" w:rsidDel="004D7CDA">
          <w:rPr>
            <w:color w:val="344449"/>
          </w:rPr>
          <w:delText>Combineer</w:delText>
        </w:r>
        <w:r w:rsidRPr="001A436D" w:rsidDel="004D7CDA">
          <w:rPr>
            <w:color w:val="344449"/>
            <w:rPrChange w:id="3151" w:author="Vannieuwenhuyze Jorre" w:date="2025-03-27T14:21:00Z" w16du:dateUtc="2025-03-27T13:21:00Z">
              <w:rPr>
                <w:color w:val="344449"/>
                <w:spacing w:val="-14"/>
              </w:rPr>
            </w:rPrChange>
          </w:rPr>
          <w:delText xml:space="preserve"> </w:delText>
        </w:r>
        <w:r w:rsidRPr="002A7964" w:rsidDel="004D7CDA">
          <w:rPr>
            <w:color w:val="344449"/>
          </w:rPr>
          <w:delText>c</w:delText>
        </w:r>
      </w:del>
      <w:ins w:id="3152" w:author="Vannieuwenhuyze Jorre" w:date="2025-02-20T15:34:00Z" w16du:dateUtc="2025-02-20T14:34:00Z">
        <w:r w:rsidR="004D7CDA" w:rsidRPr="002A7964">
          <w:rPr>
            <w:color w:val="344449"/>
          </w:rPr>
          <w:t>C</w:t>
        </w:r>
      </w:ins>
      <w:r w:rsidRPr="002A7964">
        <w:rPr>
          <w:color w:val="344449"/>
        </w:rPr>
        <w:t>ijfers</w:t>
      </w:r>
      <w:r w:rsidRPr="001A436D">
        <w:rPr>
          <w:color w:val="344449"/>
          <w:rPrChange w:id="3153" w:author="Vannieuwenhuyze Jorre" w:date="2025-03-27T14:21:00Z" w16du:dateUtc="2025-03-27T13:21:00Z">
            <w:rPr>
              <w:color w:val="344449"/>
              <w:spacing w:val="-14"/>
            </w:rPr>
          </w:rPrChange>
        </w:rPr>
        <w:t xml:space="preserve"> </w:t>
      </w:r>
      <w:r w:rsidRPr="002A7964">
        <w:rPr>
          <w:color w:val="344449"/>
        </w:rPr>
        <w:t>die</w:t>
      </w:r>
      <w:r w:rsidRPr="001A436D">
        <w:rPr>
          <w:color w:val="344449"/>
          <w:rPrChange w:id="3154" w:author="Vannieuwenhuyze Jorre" w:date="2025-03-27T14:21:00Z" w16du:dateUtc="2025-03-27T13:21:00Z">
            <w:rPr>
              <w:color w:val="344449"/>
              <w:spacing w:val="-13"/>
            </w:rPr>
          </w:rPrChange>
        </w:rPr>
        <w:t xml:space="preserve"> </w:t>
      </w:r>
      <w:r w:rsidRPr="002A7964">
        <w:rPr>
          <w:color w:val="344449"/>
        </w:rPr>
        <w:t>op</w:t>
      </w:r>
      <w:r w:rsidRPr="001A436D">
        <w:rPr>
          <w:color w:val="344449"/>
          <w:rPrChange w:id="3155" w:author="Vannieuwenhuyze Jorre" w:date="2025-03-27T14:21:00Z" w16du:dateUtc="2025-03-27T13:21:00Z">
            <w:rPr>
              <w:color w:val="344449"/>
              <w:spacing w:val="-14"/>
            </w:rPr>
          </w:rPrChange>
        </w:rPr>
        <w:t xml:space="preserve"> </w:t>
      </w:r>
      <w:r w:rsidRPr="002A7964">
        <w:rPr>
          <w:color w:val="344449"/>
        </w:rPr>
        <w:t>dezelfde</w:t>
      </w:r>
      <w:r w:rsidRPr="001A436D">
        <w:rPr>
          <w:color w:val="344449"/>
          <w:rPrChange w:id="3156" w:author="Vannieuwenhuyze Jorre" w:date="2025-03-27T14:21:00Z" w16du:dateUtc="2025-03-27T13:21:00Z">
            <w:rPr>
              <w:color w:val="344449"/>
              <w:spacing w:val="-13"/>
            </w:rPr>
          </w:rPrChange>
        </w:rPr>
        <w:t xml:space="preserve"> </w:t>
      </w:r>
      <w:r w:rsidRPr="002A7964">
        <w:rPr>
          <w:color w:val="344449"/>
        </w:rPr>
        <w:t>manier</w:t>
      </w:r>
      <w:r w:rsidRPr="001A436D">
        <w:rPr>
          <w:color w:val="344449"/>
          <w:rPrChange w:id="3157" w:author="Vannieuwenhuyze Jorre" w:date="2025-03-27T14:21:00Z" w16du:dateUtc="2025-03-27T13:21:00Z">
            <w:rPr>
              <w:color w:val="344449"/>
              <w:spacing w:val="-14"/>
            </w:rPr>
          </w:rPrChange>
        </w:rPr>
        <w:t xml:space="preserve"> </w:t>
      </w:r>
      <w:del w:id="3158" w:author="Vannieuwenhuyze Jorre" w:date="2025-02-21T16:13:00Z" w16du:dateUtc="2025-02-21T15:13:00Z">
        <w:r w:rsidRPr="002A7964" w:rsidDel="001C718F">
          <w:rPr>
            <w:color w:val="344449"/>
          </w:rPr>
          <w:delText>zijn</w:delText>
        </w:r>
        <w:r w:rsidRPr="001A436D" w:rsidDel="001C718F">
          <w:rPr>
            <w:color w:val="344449"/>
            <w:rPrChange w:id="3159" w:author="Vannieuwenhuyze Jorre" w:date="2025-03-27T14:21:00Z" w16du:dateUtc="2025-03-27T13:21:00Z">
              <w:rPr>
                <w:color w:val="344449"/>
                <w:spacing w:val="-13"/>
              </w:rPr>
            </w:rPrChange>
          </w:rPr>
          <w:delText xml:space="preserve"> </w:delText>
        </w:r>
      </w:del>
      <w:ins w:id="3160" w:author="Vannieuwenhuyze Jorre" w:date="2025-02-21T16:13:00Z" w16du:dateUtc="2025-02-21T15:13:00Z">
        <w:r w:rsidR="001C718F" w:rsidRPr="002A7964">
          <w:rPr>
            <w:color w:val="344449"/>
          </w:rPr>
          <w:t>worden</w:t>
        </w:r>
        <w:r w:rsidR="001C718F" w:rsidRPr="001A436D">
          <w:rPr>
            <w:color w:val="344449"/>
            <w:rPrChange w:id="3161" w:author="Vannieuwenhuyze Jorre" w:date="2025-03-27T14:21:00Z" w16du:dateUtc="2025-03-27T13:21:00Z">
              <w:rPr>
                <w:color w:val="344449"/>
                <w:spacing w:val="-13"/>
              </w:rPr>
            </w:rPrChange>
          </w:rPr>
          <w:t xml:space="preserve"> </w:t>
        </w:r>
      </w:ins>
      <w:r w:rsidRPr="002A7964">
        <w:rPr>
          <w:color w:val="344449"/>
        </w:rPr>
        <w:t>berekend</w:t>
      </w:r>
      <w:r w:rsidRPr="001A436D">
        <w:rPr>
          <w:color w:val="344449"/>
          <w:rPrChange w:id="3162" w:author="Vannieuwenhuyze Jorre" w:date="2025-03-27T14:21:00Z" w16du:dateUtc="2025-03-27T13:21:00Z">
            <w:rPr>
              <w:color w:val="344449"/>
              <w:spacing w:val="-14"/>
            </w:rPr>
          </w:rPrChange>
        </w:rPr>
        <w:t xml:space="preserve"> </w:t>
      </w:r>
      <w:r w:rsidRPr="002A7964">
        <w:rPr>
          <w:color w:val="344449"/>
        </w:rPr>
        <w:t>en</w:t>
      </w:r>
      <w:r w:rsidRPr="001A436D">
        <w:rPr>
          <w:color w:val="344449"/>
          <w:rPrChange w:id="3163" w:author="Vannieuwenhuyze Jorre" w:date="2025-03-27T14:21:00Z" w16du:dateUtc="2025-03-27T13:21:00Z">
            <w:rPr>
              <w:color w:val="344449"/>
              <w:spacing w:val="-14"/>
            </w:rPr>
          </w:rPrChange>
        </w:rPr>
        <w:t xml:space="preserve"> </w:t>
      </w:r>
      <w:r w:rsidRPr="002A7964">
        <w:rPr>
          <w:color w:val="344449"/>
        </w:rPr>
        <w:t>uit</w:t>
      </w:r>
      <w:r w:rsidRPr="001A436D">
        <w:rPr>
          <w:color w:val="344449"/>
          <w:rPrChange w:id="3164" w:author="Vannieuwenhuyze Jorre" w:date="2025-03-27T14:21:00Z" w16du:dateUtc="2025-03-27T13:21:00Z">
            <w:rPr>
              <w:color w:val="344449"/>
              <w:spacing w:val="-13"/>
            </w:rPr>
          </w:rPrChange>
        </w:rPr>
        <w:t xml:space="preserve"> </w:t>
      </w:r>
      <w:r w:rsidRPr="002A7964">
        <w:rPr>
          <w:color w:val="344449"/>
        </w:rPr>
        <w:t>dezelfde bron</w:t>
      </w:r>
      <w:del w:id="3165" w:author="Vannieuwenhuyze Jorre" w:date="2025-02-21T16:13:00Z" w16du:dateUtc="2025-02-21T15:13:00Z">
        <w:r w:rsidRPr="002A7964" w:rsidDel="0030347C">
          <w:rPr>
            <w:color w:val="344449"/>
          </w:rPr>
          <w:delText xml:space="preserve"> komen</w:delText>
        </w:r>
      </w:del>
      <w:r w:rsidRPr="002A7964">
        <w:rPr>
          <w:color w:val="344449"/>
        </w:rPr>
        <w:t xml:space="preserve"> </w:t>
      </w:r>
      <w:ins w:id="3166" w:author="Vannieuwenhuyze Jorre" w:date="2025-02-20T15:34:00Z" w16du:dateUtc="2025-02-20T14:34:00Z">
        <w:r w:rsidR="004D7CDA" w:rsidRPr="002A7964">
          <w:rPr>
            <w:color w:val="344449"/>
          </w:rPr>
          <w:t xml:space="preserve">worden </w:t>
        </w:r>
      </w:ins>
      <w:ins w:id="3167" w:author="Vannieuwenhuyze Jorre" w:date="2025-02-21T16:13:00Z" w16du:dateUtc="2025-02-21T15:13:00Z">
        <w:r w:rsidR="0030347C" w:rsidRPr="002A7964">
          <w:rPr>
            <w:color w:val="344449"/>
          </w:rPr>
          <w:t>afgeleid</w:t>
        </w:r>
      </w:ins>
      <w:ins w:id="3168" w:author="Vannieuwenhuyze Jorre" w:date="2025-02-21T16:14:00Z" w16du:dateUtc="2025-02-21T15:14:00Z">
        <w:r w:rsidR="0030347C" w:rsidRPr="002A7964">
          <w:rPr>
            <w:color w:val="344449"/>
          </w:rPr>
          <w:t>, worden</w:t>
        </w:r>
      </w:ins>
      <w:ins w:id="3169" w:author="Vannieuwenhuyze Jorre" w:date="2025-02-21T16:13:00Z" w16du:dateUtc="2025-02-21T15:13:00Z">
        <w:r w:rsidR="0030347C" w:rsidRPr="002A7964">
          <w:rPr>
            <w:color w:val="344449"/>
          </w:rPr>
          <w:t xml:space="preserve"> </w:t>
        </w:r>
      </w:ins>
      <w:ins w:id="3170" w:author="Vannieuwenhuyze Jorre" w:date="2025-02-20T15:34:00Z" w16du:dateUtc="2025-02-20T14:34:00Z">
        <w:r w:rsidR="004D7CDA" w:rsidRPr="002A7964">
          <w:rPr>
            <w:color w:val="344449"/>
          </w:rPr>
          <w:t xml:space="preserve">zoveel mogelijk gecombineerd </w:t>
        </w:r>
      </w:ins>
      <w:r w:rsidRPr="002A7964">
        <w:rPr>
          <w:color w:val="344449"/>
        </w:rPr>
        <w:t>in één reeks. Dit vereenvoudigt de verwerking en documentatie.</w:t>
      </w:r>
    </w:p>
    <w:p w14:paraId="25B31AA5" w14:textId="2D8389B3" w:rsidR="001E3564" w:rsidRPr="002A7964" w:rsidRDefault="002F5345" w:rsidP="5F5817D8">
      <w:pPr>
        <w:pStyle w:val="BodyText"/>
        <w:spacing w:before="142" w:line="237" w:lineRule="auto"/>
        <w:ind w:left="1042" w:right="1129" w:hanging="334"/>
        <w:jc w:val="both"/>
        <w:rPr>
          <w:color w:val="344449"/>
        </w:rPr>
      </w:pPr>
      <w:r w:rsidRPr="4FF31174">
        <w:rPr>
          <w:i/>
          <w:iCs/>
          <w:color w:val="70A2B8"/>
        </w:rPr>
        <w:t xml:space="preserve">Richtlijn 4. </w:t>
      </w:r>
      <w:commentRangeStart w:id="3171"/>
      <w:r w:rsidRPr="4FF31174">
        <w:rPr>
          <w:color w:val="344449"/>
        </w:rPr>
        <w:t>Statistische</w:t>
      </w:r>
      <w:commentRangeEnd w:id="3171"/>
      <w:r>
        <w:rPr>
          <w:rStyle w:val="CommentReference"/>
        </w:rPr>
        <w:commentReference w:id="3171"/>
      </w:r>
      <w:r w:rsidRPr="4FF31174">
        <w:rPr>
          <w:color w:val="344449"/>
        </w:rPr>
        <w:t xml:space="preserve"> parameters zoals frequenties en gemiddelden worden zo veel mogelijk opgesplitst in aparte reeksen. Dit vergemakke</w:t>
      </w:r>
      <w:del w:id="3172" w:author="Noppe Jo" w:date="2025-01-20T10:51:00Z">
        <w:r w:rsidRPr="4FF31174" w:rsidDel="002F5345">
          <w:rPr>
            <w:color w:val="344449"/>
          </w:rPr>
          <w:delText>r</w:delText>
        </w:r>
      </w:del>
      <w:r w:rsidRPr="4FF31174">
        <w:rPr>
          <w:color w:val="344449"/>
        </w:rPr>
        <w:t>lijkt de beschrij</w:t>
      </w:r>
      <w:del w:id="3173" w:author="Vannieuwenhuyze Jorre" w:date="2025-02-20T16:07:00Z">
        <w:r w:rsidRPr="4FF31174" w:rsidDel="002F5345">
          <w:rPr>
            <w:color w:val="344449"/>
          </w:rPr>
          <w:delText xml:space="preserve">‐ </w:delText>
        </w:r>
      </w:del>
      <w:r w:rsidRPr="4FF31174">
        <w:rPr>
          <w:color w:val="344449"/>
        </w:rPr>
        <w:t xml:space="preserve">ving van de statistiekreeks. Parameters die op een natuurlijke manier bij elkaar horen, vormen een uitzondering en worden wel </w:t>
      </w:r>
      <w:ins w:id="3174" w:author="Vannieuwenhuyze Jorre" w:date="2025-02-20T16:08:00Z">
        <w:r w:rsidR="003321B6" w:rsidRPr="4FF31174">
          <w:rPr>
            <w:color w:val="344449"/>
          </w:rPr>
          <w:t xml:space="preserve">zo veel mogelijk </w:t>
        </w:r>
      </w:ins>
      <w:r w:rsidRPr="4FF31174">
        <w:rPr>
          <w:color w:val="344449"/>
        </w:rPr>
        <w:t>gecombineerd in dezelfde sta</w:t>
      </w:r>
      <w:del w:id="3175" w:author="Vannieuwenhuyze Jorre" w:date="2025-02-20T16:08:00Z">
        <w:r w:rsidRPr="4FF31174" w:rsidDel="002F5345">
          <w:rPr>
            <w:color w:val="344449"/>
          </w:rPr>
          <w:delText xml:space="preserve">‐ </w:delText>
        </w:r>
      </w:del>
      <w:r w:rsidRPr="4FF31174">
        <w:rPr>
          <w:color w:val="344449"/>
        </w:rPr>
        <w:t>tistiekreeks:</w:t>
      </w:r>
    </w:p>
    <w:p w14:paraId="25B31AA6" w14:textId="337D1850" w:rsidR="001E3564" w:rsidRPr="002A7964" w:rsidRDefault="002F5345">
      <w:pPr>
        <w:pStyle w:val="ListParagraph"/>
        <w:numPr>
          <w:ilvl w:val="1"/>
          <w:numId w:val="3"/>
        </w:numPr>
        <w:tabs>
          <w:tab w:val="left" w:pos="1706"/>
          <w:tab w:val="left" w:pos="1708"/>
        </w:tabs>
        <w:spacing w:before="139" w:line="237" w:lineRule="auto"/>
        <w:ind w:right="1131"/>
        <w:jc w:val="both"/>
        <w:rPr>
          <w:sz w:val="24"/>
        </w:rPr>
      </w:pPr>
      <w:r w:rsidRPr="002A7964">
        <w:rPr>
          <w:color w:val="344449"/>
          <w:sz w:val="24"/>
        </w:rPr>
        <w:t>Proporties/percentages berekend op frequenties uit één enkele stati</w:t>
      </w:r>
      <w:del w:id="3176" w:author="Vannieuwenhuyze Jorre" w:date="2025-02-20T16:08:00Z" w16du:dateUtc="2025-02-20T15:08:00Z">
        <w:r w:rsidRPr="002A7964" w:rsidDel="003321B6">
          <w:rPr>
            <w:color w:val="344449"/>
            <w:sz w:val="24"/>
          </w:rPr>
          <w:delText xml:space="preserve">‐ </w:delText>
        </w:r>
      </w:del>
      <w:r w:rsidRPr="002A7964">
        <w:rPr>
          <w:color w:val="344449"/>
          <w:sz w:val="24"/>
        </w:rPr>
        <w:t>stiekreeks, worden ook aan deze statistiekreeks toegevoegd.</w:t>
      </w:r>
    </w:p>
    <w:p w14:paraId="25B31AA7" w14:textId="20B59E28" w:rsidR="001E3564" w:rsidRPr="002A7964" w:rsidRDefault="002F5345">
      <w:pPr>
        <w:pStyle w:val="ListParagraph"/>
        <w:numPr>
          <w:ilvl w:val="1"/>
          <w:numId w:val="3"/>
        </w:numPr>
        <w:tabs>
          <w:tab w:val="left" w:pos="1706"/>
          <w:tab w:val="left" w:pos="1708"/>
        </w:tabs>
        <w:spacing w:before="142" w:line="237" w:lineRule="auto"/>
        <w:ind w:right="1131"/>
        <w:jc w:val="both"/>
        <w:rPr>
          <w:sz w:val="24"/>
        </w:rPr>
      </w:pPr>
      <w:commentRangeStart w:id="3177"/>
      <w:commentRangeStart w:id="3178"/>
      <w:r w:rsidRPr="002A7964">
        <w:rPr>
          <w:color w:val="344449"/>
          <w:sz w:val="24"/>
        </w:rPr>
        <w:t>Inferentiële statistieken zoals de onder‐ en bovengrens van betrouw</w:t>
      </w:r>
      <w:del w:id="3179" w:author="Vannieuwenhuyze Jorre" w:date="2025-02-21T16:17:00Z" w16du:dateUtc="2025-02-21T15:17:00Z">
        <w:r w:rsidRPr="002A7964" w:rsidDel="00324F33">
          <w:rPr>
            <w:color w:val="344449"/>
            <w:sz w:val="24"/>
          </w:rPr>
          <w:delText xml:space="preserve">‐ </w:delText>
        </w:r>
      </w:del>
      <w:r w:rsidRPr="002A7964">
        <w:rPr>
          <w:color w:val="344449"/>
          <w:sz w:val="24"/>
        </w:rPr>
        <w:t xml:space="preserve">baarheidsintervallen, standaardfouten of </w:t>
      </w:r>
      <w:r w:rsidRPr="002A7964">
        <w:rPr>
          <w:rFonts w:ascii="Times New Roman" w:hAnsi="Times New Roman"/>
          <w:i/>
          <w:color w:val="344449"/>
          <w:sz w:val="24"/>
        </w:rPr>
        <w:t>p</w:t>
      </w:r>
      <w:r w:rsidRPr="002A7964">
        <w:rPr>
          <w:color w:val="344449"/>
          <w:sz w:val="24"/>
        </w:rPr>
        <w:t>‐waarden worden toege</w:t>
      </w:r>
      <w:del w:id="3180" w:author="Vannieuwenhuyze Jorre" w:date="2025-02-20T16:08:00Z" w16du:dateUtc="2025-02-20T15:08:00Z">
        <w:r w:rsidRPr="002A7964" w:rsidDel="003321B6">
          <w:rPr>
            <w:color w:val="344449"/>
            <w:sz w:val="24"/>
          </w:rPr>
          <w:delText xml:space="preserve">‐ </w:delText>
        </w:r>
      </w:del>
      <w:r w:rsidRPr="002A7964">
        <w:rPr>
          <w:color w:val="344449"/>
          <w:sz w:val="24"/>
        </w:rPr>
        <w:t>voegd aan de statistiekreeks met de bijhorende puntschattingen.</w:t>
      </w:r>
      <w:commentRangeEnd w:id="3177"/>
      <w:r w:rsidR="00E1713C" w:rsidRPr="002A7964">
        <w:rPr>
          <w:rStyle w:val="CommentReference"/>
        </w:rPr>
        <w:commentReference w:id="3177"/>
      </w:r>
      <w:commentRangeEnd w:id="3178"/>
      <w:r w:rsidR="000563D6" w:rsidRPr="002A7964">
        <w:rPr>
          <w:rStyle w:val="CommentReference"/>
        </w:rPr>
        <w:commentReference w:id="3178"/>
      </w:r>
    </w:p>
    <w:p w14:paraId="25B31AA8" w14:textId="77777777" w:rsidR="001E3564" w:rsidRPr="002A7964" w:rsidRDefault="002F5345">
      <w:pPr>
        <w:pStyle w:val="BodyText"/>
        <w:spacing w:before="7"/>
        <w:rPr>
          <w:sz w:val="11"/>
        </w:rPr>
      </w:pPr>
      <w:r w:rsidRPr="002A7964">
        <w:rPr>
          <w:noProof/>
          <w:sz w:val="11"/>
        </w:rPr>
        <mc:AlternateContent>
          <mc:Choice Requires="wpg">
            <w:drawing>
              <wp:anchor distT="0" distB="0" distL="0" distR="0" simplePos="0" relativeHeight="251658254" behindDoc="1" locked="0" layoutInCell="1" allowOverlap="1" wp14:anchorId="25B31B3E" wp14:editId="25B31B3F">
                <wp:simplePos x="0" y="0"/>
                <wp:positionH relativeFrom="page">
                  <wp:posOffset>1471510</wp:posOffset>
                </wp:positionH>
                <wp:positionV relativeFrom="paragraph">
                  <wp:posOffset>105282</wp:posOffset>
                </wp:positionV>
                <wp:extent cx="4829175" cy="858519"/>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9175" cy="858519"/>
                          <a:chOff x="0" y="0"/>
                          <a:chExt cx="4829175" cy="858519"/>
                        </a:xfrm>
                      </wpg:grpSpPr>
                      <wps:wsp>
                        <wps:cNvPr id="65" name="Graphic 65"/>
                        <wps:cNvSpPr/>
                        <wps:spPr>
                          <a:xfrm>
                            <a:off x="0" y="0"/>
                            <a:ext cx="4829175" cy="858519"/>
                          </a:xfrm>
                          <a:custGeom>
                            <a:avLst/>
                            <a:gdLst/>
                            <a:ahLst/>
                            <a:cxnLst/>
                            <a:rect l="l" t="t" r="r" b="b"/>
                            <a:pathLst>
                              <a:path w="4829175" h="858519">
                                <a:moveTo>
                                  <a:pt x="4804511" y="0"/>
                                </a:moveTo>
                                <a:lnTo>
                                  <a:pt x="24039" y="0"/>
                                </a:lnTo>
                                <a:lnTo>
                                  <a:pt x="14682" y="1889"/>
                                </a:lnTo>
                                <a:lnTo>
                                  <a:pt x="7041" y="7041"/>
                                </a:lnTo>
                                <a:lnTo>
                                  <a:pt x="1889" y="14682"/>
                                </a:lnTo>
                                <a:lnTo>
                                  <a:pt x="0" y="24040"/>
                                </a:lnTo>
                                <a:lnTo>
                                  <a:pt x="0" y="833865"/>
                                </a:lnTo>
                                <a:lnTo>
                                  <a:pt x="1889" y="843223"/>
                                </a:lnTo>
                                <a:lnTo>
                                  <a:pt x="7041" y="850864"/>
                                </a:lnTo>
                                <a:lnTo>
                                  <a:pt x="14682" y="856016"/>
                                </a:lnTo>
                                <a:lnTo>
                                  <a:pt x="24039" y="857905"/>
                                </a:lnTo>
                                <a:lnTo>
                                  <a:pt x="4804511" y="857905"/>
                                </a:lnTo>
                                <a:lnTo>
                                  <a:pt x="4813869" y="856016"/>
                                </a:lnTo>
                                <a:lnTo>
                                  <a:pt x="4821510" y="850864"/>
                                </a:lnTo>
                                <a:lnTo>
                                  <a:pt x="4826662" y="843223"/>
                                </a:lnTo>
                                <a:lnTo>
                                  <a:pt x="4828552" y="833865"/>
                                </a:lnTo>
                                <a:lnTo>
                                  <a:pt x="4828552" y="24040"/>
                                </a:lnTo>
                                <a:lnTo>
                                  <a:pt x="4826662" y="14682"/>
                                </a:lnTo>
                                <a:lnTo>
                                  <a:pt x="4821510" y="7041"/>
                                </a:lnTo>
                                <a:lnTo>
                                  <a:pt x="4813869" y="1889"/>
                                </a:lnTo>
                                <a:lnTo>
                                  <a:pt x="4804511" y="0"/>
                                </a:lnTo>
                                <a:close/>
                              </a:path>
                            </a:pathLst>
                          </a:custGeom>
                          <a:solidFill>
                            <a:srgbClr val="989898"/>
                          </a:solidFill>
                        </wps:spPr>
                        <wps:bodyPr wrap="square" lIns="0" tIns="0" rIns="0" bIns="0" rtlCol="0">
                          <a:prstTxWarp prst="textNoShape">
                            <a:avLst/>
                          </a:prstTxWarp>
                          <a:noAutofit/>
                        </wps:bodyPr>
                      </wps:wsp>
                      <wps:wsp>
                        <wps:cNvPr id="66" name="Graphic 66"/>
                        <wps:cNvSpPr/>
                        <wps:spPr>
                          <a:xfrm>
                            <a:off x="28800" y="11387"/>
                            <a:ext cx="4788535" cy="835660"/>
                          </a:xfrm>
                          <a:custGeom>
                            <a:avLst/>
                            <a:gdLst/>
                            <a:ahLst/>
                            <a:cxnLst/>
                            <a:rect l="l" t="t" r="r" b="b"/>
                            <a:pathLst>
                              <a:path w="4788535" h="835660">
                                <a:moveTo>
                                  <a:pt x="4782699" y="0"/>
                                </a:moveTo>
                                <a:lnTo>
                                  <a:pt x="5664" y="0"/>
                                </a:lnTo>
                                <a:lnTo>
                                  <a:pt x="0" y="5664"/>
                                </a:lnTo>
                                <a:lnTo>
                                  <a:pt x="0" y="822478"/>
                                </a:lnTo>
                                <a:lnTo>
                                  <a:pt x="0" y="829466"/>
                                </a:lnTo>
                                <a:lnTo>
                                  <a:pt x="5664" y="835131"/>
                                </a:lnTo>
                                <a:lnTo>
                                  <a:pt x="4782699" y="835131"/>
                                </a:lnTo>
                                <a:lnTo>
                                  <a:pt x="4788364" y="829466"/>
                                </a:lnTo>
                                <a:lnTo>
                                  <a:pt x="4788364" y="5664"/>
                                </a:lnTo>
                                <a:lnTo>
                                  <a:pt x="4782699" y="0"/>
                                </a:lnTo>
                                <a:close/>
                              </a:path>
                            </a:pathLst>
                          </a:custGeom>
                          <a:solidFill>
                            <a:srgbClr val="E5E5E5"/>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15" cstate="print"/>
                          <a:stretch>
                            <a:fillRect/>
                          </a:stretch>
                        </pic:blipFill>
                        <pic:spPr>
                          <a:xfrm>
                            <a:off x="130022" y="146615"/>
                            <a:ext cx="180000" cy="206896"/>
                          </a:xfrm>
                          <a:prstGeom prst="rect">
                            <a:avLst/>
                          </a:prstGeom>
                        </pic:spPr>
                      </pic:pic>
                      <wps:wsp>
                        <wps:cNvPr id="68" name="Textbox 68"/>
                        <wps:cNvSpPr txBox="1"/>
                        <wps:spPr>
                          <a:xfrm>
                            <a:off x="28800" y="11387"/>
                            <a:ext cx="4788535" cy="835660"/>
                          </a:xfrm>
                          <a:prstGeom prst="rect">
                            <a:avLst/>
                          </a:prstGeom>
                        </wps:spPr>
                        <wps:txbx>
                          <w:txbxContent>
                            <w:p w14:paraId="25B31BFB" w14:textId="3C11C1D2" w:rsidR="001E3564" w:rsidRDefault="002F5345">
                              <w:pPr>
                                <w:spacing w:before="162" w:line="235" w:lineRule="auto"/>
                                <w:ind w:left="612" w:right="321"/>
                                <w:jc w:val="both"/>
                                <w:rPr>
                                  <w:i/>
                                  <w:sz w:val="20"/>
                                </w:rPr>
                              </w:pPr>
                              <w:r>
                                <w:rPr>
                                  <w:i/>
                                  <w:color w:val="344449"/>
                                  <w:sz w:val="20"/>
                                </w:rPr>
                                <w:t>Percentages</w:t>
                              </w:r>
                              <w:r>
                                <w:rPr>
                                  <w:i/>
                                  <w:color w:val="344449"/>
                                  <w:spacing w:val="-5"/>
                                  <w:sz w:val="20"/>
                                </w:rPr>
                                <w:t xml:space="preserve"> </w:t>
                              </w:r>
                              <w:r>
                                <w:rPr>
                                  <w:i/>
                                  <w:color w:val="344449"/>
                                  <w:sz w:val="20"/>
                                </w:rPr>
                                <w:t>kunnen</w:t>
                              </w:r>
                              <w:r>
                                <w:rPr>
                                  <w:i/>
                                  <w:color w:val="344449"/>
                                  <w:spacing w:val="-4"/>
                                  <w:sz w:val="20"/>
                                </w:rPr>
                                <w:t xml:space="preserve"> </w:t>
                              </w:r>
                              <w:r>
                                <w:rPr>
                                  <w:i/>
                                  <w:color w:val="344449"/>
                                  <w:sz w:val="20"/>
                                </w:rPr>
                                <w:t>op</w:t>
                              </w:r>
                              <w:r>
                                <w:rPr>
                                  <w:i/>
                                  <w:color w:val="344449"/>
                                  <w:spacing w:val="-4"/>
                                  <w:sz w:val="20"/>
                                </w:rPr>
                                <w:t xml:space="preserve"> </w:t>
                              </w:r>
                              <w:r>
                                <w:rPr>
                                  <w:i/>
                                  <w:color w:val="344449"/>
                                  <w:sz w:val="20"/>
                                </w:rPr>
                                <w:t>verschillende</w:t>
                              </w:r>
                              <w:r>
                                <w:rPr>
                                  <w:i/>
                                  <w:color w:val="344449"/>
                                  <w:spacing w:val="-4"/>
                                  <w:sz w:val="20"/>
                                </w:rPr>
                                <w:t xml:space="preserve"> </w:t>
                              </w:r>
                              <w:r>
                                <w:rPr>
                                  <w:i/>
                                  <w:color w:val="344449"/>
                                  <w:sz w:val="20"/>
                                </w:rPr>
                                <w:t>manieren</w:t>
                              </w:r>
                              <w:r>
                                <w:rPr>
                                  <w:i/>
                                  <w:color w:val="344449"/>
                                  <w:spacing w:val="-4"/>
                                  <w:sz w:val="20"/>
                                </w:rPr>
                                <w:t xml:space="preserve"> </w:t>
                              </w:r>
                              <w:r>
                                <w:rPr>
                                  <w:i/>
                                  <w:color w:val="344449"/>
                                  <w:sz w:val="20"/>
                                </w:rPr>
                                <w:t>worden</w:t>
                              </w:r>
                              <w:r>
                                <w:rPr>
                                  <w:i/>
                                  <w:color w:val="344449"/>
                                  <w:spacing w:val="-4"/>
                                  <w:sz w:val="20"/>
                                </w:rPr>
                                <w:t xml:space="preserve"> </w:t>
                              </w:r>
                              <w:r>
                                <w:rPr>
                                  <w:i/>
                                  <w:color w:val="344449"/>
                                  <w:sz w:val="20"/>
                                </w:rPr>
                                <w:t>gedefinieerd.</w:t>
                              </w:r>
                              <w:r>
                                <w:rPr>
                                  <w:i/>
                                  <w:color w:val="344449"/>
                                  <w:spacing w:val="16"/>
                                  <w:sz w:val="20"/>
                                </w:rPr>
                                <w:t xml:space="preserve"> </w:t>
                              </w:r>
                              <w:r>
                                <w:rPr>
                                  <w:i/>
                                  <w:color w:val="344449"/>
                                  <w:sz w:val="20"/>
                                </w:rPr>
                                <w:t>Dit</w:t>
                              </w:r>
                              <w:r>
                                <w:rPr>
                                  <w:i/>
                                  <w:color w:val="344449"/>
                                  <w:spacing w:val="-4"/>
                                  <w:sz w:val="20"/>
                                </w:rPr>
                                <w:t xml:space="preserve"> </w:t>
                              </w:r>
                              <w:r>
                                <w:rPr>
                                  <w:i/>
                                  <w:color w:val="344449"/>
                                  <w:sz w:val="20"/>
                                </w:rPr>
                                <w:t>moet</w:t>
                              </w:r>
                              <w:r>
                                <w:rPr>
                                  <w:i/>
                                  <w:color w:val="344449"/>
                                  <w:spacing w:val="-4"/>
                                  <w:sz w:val="20"/>
                                </w:rPr>
                                <w:t xml:space="preserve"> </w:t>
                              </w:r>
                              <w:r>
                                <w:rPr>
                                  <w:i/>
                                  <w:color w:val="344449"/>
                                  <w:sz w:val="20"/>
                                </w:rPr>
                                <w:t>al</w:t>
                              </w:r>
                              <w:del w:id="3181" w:author="Vannieuwenhuyze Jorre" w:date="2025-02-20T16:08:00Z" w16du:dateUtc="2025-02-20T15:08:00Z">
                                <w:r w:rsidDel="003321B6">
                                  <w:rPr>
                                    <w:i/>
                                    <w:color w:val="344449"/>
                                    <w:sz w:val="20"/>
                                  </w:rPr>
                                  <w:delText xml:space="preserve">‐ </w:delText>
                                </w:r>
                              </w:del>
                              <w:r>
                                <w:rPr>
                                  <w:i/>
                                  <w:color w:val="344449"/>
                                  <w:sz w:val="20"/>
                                </w:rPr>
                                <w:t>tijd duidelijk worden omschreven in de operationele definitie en de parameterdi</w:t>
                              </w:r>
                              <w:del w:id="3182" w:author="Vannieuwenhuyze Jorre" w:date="2025-02-20T16:08:00Z" w16du:dateUtc="2025-02-20T15:08:00Z">
                                <w:r w:rsidDel="003321B6">
                                  <w:rPr>
                                    <w:i/>
                                    <w:color w:val="344449"/>
                                    <w:sz w:val="20"/>
                                  </w:rPr>
                                  <w:delText xml:space="preserve">‐ </w:delText>
                                </w:r>
                              </w:del>
                              <w:r>
                                <w:rPr>
                                  <w:i/>
                                  <w:color w:val="344449"/>
                                  <w:sz w:val="20"/>
                                </w:rPr>
                                <w:t>mensie (bijv.</w:t>
                              </w:r>
                              <w:r>
                                <w:rPr>
                                  <w:i/>
                                  <w:color w:val="344449"/>
                                  <w:spacing w:val="38"/>
                                  <w:sz w:val="20"/>
                                </w:rPr>
                                <w:t xml:space="preserve"> </w:t>
                              </w:r>
                              <w:r>
                                <w:rPr>
                                  <w:i/>
                                  <w:color w:val="344449"/>
                                  <w:sz w:val="20"/>
                                </w:rPr>
                                <w:t>het percentage mannen in gemeente X is niet hetzelfde als het per</w:t>
                              </w:r>
                              <w:del w:id="3183" w:author="Vannieuwenhuyze Jorre" w:date="2025-02-20T16:09:00Z" w16du:dateUtc="2025-02-20T15:09:00Z">
                                <w:r w:rsidDel="005217C2">
                                  <w:rPr>
                                    <w:i/>
                                    <w:color w:val="344449"/>
                                    <w:sz w:val="20"/>
                                  </w:rPr>
                                  <w:delText xml:space="preserve">‐ </w:delText>
                                </w:r>
                              </w:del>
                              <w:r>
                                <w:rPr>
                                  <w:i/>
                                  <w:color w:val="344449"/>
                                  <w:sz w:val="20"/>
                                </w:rPr>
                                <w:t>centage Vlaamse mannen die in gemeente X wonen).</w:t>
                              </w:r>
                            </w:p>
                          </w:txbxContent>
                        </wps:txbx>
                        <wps:bodyPr wrap="square" lIns="0" tIns="0" rIns="0" bIns="0" rtlCol="0">
                          <a:noAutofit/>
                        </wps:bodyPr>
                      </wps:wsp>
                    </wpg:wgp>
                  </a:graphicData>
                </a:graphic>
              </wp:anchor>
            </w:drawing>
          </mc:Choice>
          <mc:Fallback>
            <w:pict>
              <v:group w14:anchorId="25B31B3E" id="Group 64" o:spid="_x0000_s1076" style="position:absolute;margin-left:115.85pt;margin-top:8.3pt;width:380.25pt;height:67.6pt;z-index:-251658226;mso-wrap-distance-left:0;mso-wrap-distance-right:0;mso-position-horizontal-relative:page;mso-position-vertical-relative:text" coordsize="48291,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">
                <v:shape id="Graphic 65" o:spid="_x0000_s1077" style="position:absolute;width:48291;height:8585;visibility:visible;mso-wrap-style:square;v-text-anchor:top" coordsize="4829175,85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" path="m4804511,l24039,,14682,1889,7041,7041,1889,14682,,24040,,833865r1889,9358l7041,850864r7641,5152l24039,857905r4780472,l4813869,856016r7641,-5152l4826662,843223r1890,-9358l4828552,24040r-1890,-9358l4821510,7041r-7641,-5152l4804511,xe" fillcolor="#989898" stroked="f">
                  <v:path arrowok="t"/>
                </v:shape>
                <v:shape id="Graphic 66" o:spid="_x0000_s1078" style="position:absolute;left:288;top:113;width:47885;height:8357;visibility:visible;mso-wrap-style:square;v-text-anchor:top" coordsize="4788535,83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" path="m4782699,l5664,,,5664,,822478r,6988l5664,835131r4777035,l4788364,829466r,-823802l4782699,xe" fillcolor="#e5e5e5" stroked="f">
                  <v:path arrowok="t"/>
                </v:shape>
                <v:shape id="Image 67" o:spid="_x0000_s1079" type="#_x0000_t75" style="position:absolute;left:1300;top:1466;width:1800;height:2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">
                  <v:imagedata r:id="rId16" o:title=""/>
                </v:shape>
                <v:shape id="Textbox 68" o:spid="_x0000_s1080" type="#_x0000_t202" style="position:absolute;left:288;top:113;width:47885;height:8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5B31BFB" w14:textId="3C11C1D2" w:rsidR="001E3564" w:rsidRDefault="002F5345">
                        <w:pPr>
                          <w:spacing w:before="162" w:line="235" w:lineRule="auto"/>
                          <w:ind w:left="612" w:right="321"/>
                          <w:jc w:val="both"/>
                          <w:rPr>
                            <w:i/>
                            <w:sz w:val="20"/>
                          </w:rPr>
                        </w:pPr>
                        <w:r>
                          <w:rPr>
                            <w:i/>
                            <w:color w:val="344449"/>
                            <w:sz w:val="20"/>
                          </w:rPr>
                          <w:t>Percentages</w:t>
                        </w:r>
                        <w:r>
                          <w:rPr>
                            <w:i/>
                            <w:color w:val="344449"/>
                            <w:spacing w:val="-5"/>
                            <w:sz w:val="20"/>
                          </w:rPr>
                          <w:t xml:space="preserve"> </w:t>
                        </w:r>
                        <w:r>
                          <w:rPr>
                            <w:i/>
                            <w:color w:val="344449"/>
                            <w:sz w:val="20"/>
                          </w:rPr>
                          <w:t>kunnen</w:t>
                        </w:r>
                        <w:r>
                          <w:rPr>
                            <w:i/>
                            <w:color w:val="344449"/>
                            <w:spacing w:val="-4"/>
                            <w:sz w:val="20"/>
                          </w:rPr>
                          <w:t xml:space="preserve"> </w:t>
                        </w:r>
                        <w:r>
                          <w:rPr>
                            <w:i/>
                            <w:color w:val="344449"/>
                            <w:sz w:val="20"/>
                          </w:rPr>
                          <w:t>op</w:t>
                        </w:r>
                        <w:r>
                          <w:rPr>
                            <w:i/>
                            <w:color w:val="344449"/>
                            <w:spacing w:val="-4"/>
                            <w:sz w:val="20"/>
                          </w:rPr>
                          <w:t xml:space="preserve"> </w:t>
                        </w:r>
                        <w:r>
                          <w:rPr>
                            <w:i/>
                            <w:color w:val="344449"/>
                            <w:sz w:val="20"/>
                          </w:rPr>
                          <w:t>verschillende</w:t>
                        </w:r>
                        <w:r>
                          <w:rPr>
                            <w:i/>
                            <w:color w:val="344449"/>
                            <w:spacing w:val="-4"/>
                            <w:sz w:val="20"/>
                          </w:rPr>
                          <w:t xml:space="preserve"> </w:t>
                        </w:r>
                        <w:r>
                          <w:rPr>
                            <w:i/>
                            <w:color w:val="344449"/>
                            <w:sz w:val="20"/>
                          </w:rPr>
                          <w:t>manieren</w:t>
                        </w:r>
                        <w:r>
                          <w:rPr>
                            <w:i/>
                            <w:color w:val="344449"/>
                            <w:spacing w:val="-4"/>
                            <w:sz w:val="20"/>
                          </w:rPr>
                          <w:t xml:space="preserve"> </w:t>
                        </w:r>
                        <w:r>
                          <w:rPr>
                            <w:i/>
                            <w:color w:val="344449"/>
                            <w:sz w:val="20"/>
                          </w:rPr>
                          <w:t>worden</w:t>
                        </w:r>
                        <w:r>
                          <w:rPr>
                            <w:i/>
                            <w:color w:val="344449"/>
                            <w:spacing w:val="-4"/>
                            <w:sz w:val="20"/>
                          </w:rPr>
                          <w:t xml:space="preserve"> </w:t>
                        </w:r>
                        <w:r>
                          <w:rPr>
                            <w:i/>
                            <w:color w:val="344449"/>
                            <w:sz w:val="20"/>
                          </w:rPr>
                          <w:t>gedefinieerd.</w:t>
                        </w:r>
                        <w:r>
                          <w:rPr>
                            <w:i/>
                            <w:color w:val="344449"/>
                            <w:spacing w:val="16"/>
                            <w:sz w:val="20"/>
                          </w:rPr>
                          <w:t xml:space="preserve"> </w:t>
                        </w:r>
                        <w:r>
                          <w:rPr>
                            <w:i/>
                            <w:color w:val="344449"/>
                            <w:sz w:val="20"/>
                          </w:rPr>
                          <w:t>Dit</w:t>
                        </w:r>
                        <w:r>
                          <w:rPr>
                            <w:i/>
                            <w:color w:val="344449"/>
                            <w:spacing w:val="-4"/>
                            <w:sz w:val="20"/>
                          </w:rPr>
                          <w:t xml:space="preserve"> </w:t>
                        </w:r>
                        <w:r>
                          <w:rPr>
                            <w:i/>
                            <w:color w:val="344449"/>
                            <w:sz w:val="20"/>
                          </w:rPr>
                          <w:t>moet</w:t>
                        </w:r>
                        <w:r>
                          <w:rPr>
                            <w:i/>
                            <w:color w:val="344449"/>
                            <w:spacing w:val="-4"/>
                            <w:sz w:val="20"/>
                          </w:rPr>
                          <w:t xml:space="preserve"> </w:t>
                        </w:r>
                        <w:r>
                          <w:rPr>
                            <w:i/>
                            <w:color w:val="344449"/>
                            <w:sz w:val="20"/>
                          </w:rPr>
                          <w:t>al</w:t>
                        </w:r>
                        <w:del w:id="3184" w:author="Vannieuwenhuyze Jorre" w:date="2025-02-20T16:08:00Z" w16du:dateUtc="2025-02-20T15:08:00Z">
                          <w:r w:rsidDel="003321B6">
                            <w:rPr>
                              <w:i/>
                              <w:color w:val="344449"/>
                              <w:sz w:val="20"/>
                            </w:rPr>
                            <w:delText xml:space="preserve">‐ </w:delText>
                          </w:r>
                        </w:del>
                        <w:r>
                          <w:rPr>
                            <w:i/>
                            <w:color w:val="344449"/>
                            <w:sz w:val="20"/>
                          </w:rPr>
                          <w:t>tijd duidelijk worden omschreven in de operationele definitie en de parameterdi</w:t>
                        </w:r>
                        <w:del w:id="3185" w:author="Vannieuwenhuyze Jorre" w:date="2025-02-20T16:08:00Z" w16du:dateUtc="2025-02-20T15:08:00Z">
                          <w:r w:rsidDel="003321B6">
                            <w:rPr>
                              <w:i/>
                              <w:color w:val="344449"/>
                              <w:sz w:val="20"/>
                            </w:rPr>
                            <w:delText xml:space="preserve">‐ </w:delText>
                          </w:r>
                        </w:del>
                        <w:r>
                          <w:rPr>
                            <w:i/>
                            <w:color w:val="344449"/>
                            <w:sz w:val="20"/>
                          </w:rPr>
                          <w:t>mensie (bijv.</w:t>
                        </w:r>
                        <w:r>
                          <w:rPr>
                            <w:i/>
                            <w:color w:val="344449"/>
                            <w:spacing w:val="38"/>
                            <w:sz w:val="20"/>
                          </w:rPr>
                          <w:t xml:space="preserve"> </w:t>
                        </w:r>
                        <w:r>
                          <w:rPr>
                            <w:i/>
                            <w:color w:val="344449"/>
                            <w:sz w:val="20"/>
                          </w:rPr>
                          <w:t>het percentage mannen in gemeente X is niet hetzelfde als het per</w:t>
                        </w:r>
                        <w:del w:id="3186" w:author="Vannieuwenhuyze Jorre" w:date="2025-02-20T16:09:00Z" w16du:dateUtc="2025-02-20T15:09:00Z">
                          <w:r w:rsidDel="005217C2">
                            <w:rPr>
                              <w:i/>
                              <w:color w:val="344449"/>
                              <w:sz w:val="20"/>
                            </w:rPr>
                            <w:delText xml:space="preserve">‐ </w:delText>
                          </w:r>
                        </w:del>
                        <w:r>
                          <w:rPr>
                            <w:i/>
                            <w:color w:val="344449"/>
                            <w:sz w:val="20"/>
                          </w:rPr>
                          <w:t>centage Vlaamse mannen die in gemeente X wonen).</w:t>
                        </w:r>
                      </w:p>
                    </w:txbxContent>
                  </v:textbox>
                </v:shape>
                <w10:wrap type="topAndBottom" anchorx="page"/>
              </v:group>
            </w:pict>
          </mc:Fallback>
        </mc:AlternateContent>
      </w:r>
    </w:p>
    <w:p w14:paraId="25B31AA9" w14:textId="5011F316" w:rsidR="001E3564" w:rsidRPr="002A7964" w:rsidRDefault="002F5345">
      <w:pPr>
        <w:pStyle w:val="BodyText"/>
        <w:spacing w:before="120" w:line="237" w:lineRule="auto"/>
        <w:ind w:left="1042" w:right="1129" w:hanging="334"/>
        <w:jc w:val="both"/>
      </w:pPr>
      <w:r w:rsidRPr="002A7964">
        <w:rPr>
          <w:i/>
          <w:color w:val="70A2B8"/>
        </w:rPr>
        <w:t>Richtlijn</w:t>
      </w:r>
      <w:r w:rsidRPr="001A436D">
        <w:rPr>
          <w:i/>
          <w:color w:val="70A2B8"/>
          <w:rPrChange w:id="3187" w:author="Vannieuwenhuyze Jorre" w:date="2025-03-27T14:21:00Z" w16du:dateUtc="2025-03-27T13:21:00Z">
            <w:rPr>
              <w:i/>
              <w:color w:val="70A2B8"/>
              <w:spacing w:val="-9"/>
            </w:rPr>
          </w:rPrChange>
        </w:rPr>
        <w:t xml:space="preserve"> </w:t>
      </w:r>
      <w:r w:rsidRPr="002A7964">
        <w:rPr>
          <w:i/>
          <w:color w:val="70A2B8"/>
        </w:rPr>
        <w:t>5.</w:t>
      </w:r>
      <w:r w:rsidRPr="001A436D">
        <w:rPr>
          <w:i/>
          <w:color w:val="70A2B8"/>
          <w:rPrChange w:id="3188" w:author="Vannieuwenhuyze Jorre" w:date="2025-03-27T14:21:00Z" w16du:dateUtc="2025-03-27T13:21:00Z">
            <w:rPr>
              <w:i/>
              <w:color w:val="70A2B8"/>
              <w:spacing w:val="80"/>
            </w:rPr>
          </w:rPrChange>
        </w:rPr>
        <w:t xml:space="preserve"> </w:t>
      </w:r>
      <w:del w:id="3189" w:author="Vannieuwenhuyze Jorre" w:date="2025-02-21T16:15:00Z" w16du:dateUtc="2025-02-21T15:15:00Z">
        <w:r w:rsidRPr="002A7964" w:rsidDel="005900FF">
          <w:rPr>
            <w:color w:val="344449"/>
          </w:rPr>
          <w:delText>Ontwerp</w:delText>
        </w:r>
        <w:r w:rsidRPr="001A436D" w:rsidDel="005900FF">
          <w:rPr>
            <w:color w:val="344449"/>
            <w:rPrChange w:id="3190" w:author="Vannieuwenhuyze Jorre" w:date="2025-03-27T14:21:00Z" w16du:dateUtc="2025-03-27T13:21:00Z">
              <w:rPr>
                <w:color w:val="344449"/>
                <w:spacing w:val="-9"/>
              </w:rPr>
            </w:rPrChange>
          </w:rPr>
          <w:delText xml:space="preserve"> </w:delText>
        </w:r>
      </w:del>
      <w:ins w:id="3191" w:author="Vannieuwenhuyze Jorre" w:date="2025-02-21T16:15:00Z" w16du:dateUtc="2025-02-21T15:15:00Z">
        <w:r w:rsidR="005900FF" w:rsidRPr="002A7964">
          <w:rPr>
            <w:color w:val="344449"/>
          </w:rPr>
          <w:t>Binnen een</w:t>
        </w:r>
        <w:r w:rsidR="005900FF" w:rsidRPr="001A436D">
          <w:rPr>
            <w:color w:val="344449"/>
            <w:rPrChange w:id="3192" w:author="Vannieuwenhuyze Jorre" w:date="2025-03-27T14:21:00Z" w16du:dateUtc="2025-03-27T13:21:00Z">
              <w:rPr>
                <w:color w:val="344449"/>
                <w:spacing w:val="-9"/>
              </w:rPr>
            </w:rPrChange>
          </w:rPr>
          <w:t xml:space="preserve"> </w:t>
        </w:r>
      </w:ins>
      <w:r w:rsidRPr="002A7964">
        <w:rPr>
          <w:color w:val="344449"/>
        </w:rPr>
        <w:t>statistiekreeks</w:t>
      </w:r>
      <w:del w:id="3193" w:author="Vannieuwenhuyze Jorre" w:date="2025-02-21T16:15:00Z" w16du:dateUtc="2025-02-21T15:15:00Z">
        <w:r w:rsidRPr="002A7964" w:rsidDel="005900FF">
          <w:rPr>
            <w:color w:val="344449"/>
          </w:rPr>
          <w:delText>en</w:delText>
        </w:r>
      </w:del>
      <w:r w:rsidRPr="001A436D">
        <w:rPr>
          <w:color w:val="344449"/>
          <w:rPrChange w:id="3194" w:author="Vannieuwenhuyze Jorre" w:date="2025-03-27T14:21:00Z" w16du:dateUtc="2025-03-27T13:21:00Z">
            <w:rPr>
              <w:color w:val="344449"/>
              <w:spacing w:val="-9"/>
            </w:rPr>
          </w:rPrChange>
        </w:rPr>
        <w:t xml:space="preserve"> </w:t>
      </w:r>
      <w:del w:id="3195" w:author="Vannieuwenhuyze Jorre" w:date="2025-02-21T16:15:00Z" w16du:dateUtc="2025-02-21T15:15:00Z">
        <w:r w:rsidRPr="002A7964" w:rsidDel="005900FF">
          <w:rPr>
            <w:color w:val="344449"/>
          </w:rPr>
          <w:delText>waarin</w:delText>
        </w:r>
      </w:del>
      <w:ins w:id="3196" w:author="Vannieuwenhuyze Jorre" w:date="2025-02-21T16:15:00Z" w16du:dateUtc="2025-02-21T15:15:00Z">
        <w:r w:rsidR="005900FF" w:rsidRPr="002A7964">
          <w:rPr>
            <w:color w:val="344449"/>
          </w:rPr>
          <w:t>worden de verschillende</w:t>
        </w:r>
      </w:ins>
      <w:r w:rsidRPr="001A436D">
        <w:rPr>
          <w:color w:val="344449"/>
          <w:rPrChange w:id="3197" w:author="Vannieuwenhuyze Jorre" w:date="2025-03-27T14:21:00Z" w16du:dateUtc="2025-03-27T13:21:00Z">
            <w:rPr>
              <w:color w:val="344449"/>
              <w:spacing w:val="-9"/>
            </w:rPr>
          </w:rPrChange>
        </w:rPr>
        <w:t xml:space="preserve"> </w:t>
      </w:r>
      <w:r w:rsidRPr="002A7964">
        <w:rPr>
          <w:color w:val="344449"/>
        </w:rPr>
        <w:t>dimensies</w:t>
      </w:r>
      <w:r w:rsidRPr="001A436D">
        <w:rPr>
          <w:color w:val="344449"/>
          <w:rPrChange w:id="3198" w:author="Vannieuwenhuyze Jorre" w:date="2025-03-27T14:21:00Z" w16du:dateUtc="2025-03-27T13:21:00Z">
            <w:rPr>
              <w:color w:val="344449"/>
              <w:spacing w:val="-8"/>
            </w:rPr>
          </w:rPrChange>
        </w:rPr>
        <w:t xml:space="preserve"> </w:t>
      </w:r>
      <w:ins w:id="3199" w:author="Vannieuwenhuyze Jorre" w:date="2025-02-21T16:17:00Z" w16du:dateUtc="2025-02-21T15:17:00Z">
        <w:r w:rsidR="005C5EF6" w:rsidRPr="001A436D">
          <w:rPr>
            <w:color w:val="344449"/>
            <w:rPrChange w:id="3200" w:author="Vannieuwenhuyze Jorre" w:date="2025-03-27T14:21:00Z" w16du:dateUtc="2025-03-27T13:21:00Z">
              <w:rPr>
                <w:color w:val="344449"/>
                <w:spacing w:val="-8"/>
              </w:rPr>
            </w:rPrChange>
          </w:rPr>
          <w:t xml:space="preserve">zo goed mogelijk </w:t>
        </w:r>
      </w:ins>
      <w:del w:id="3201" w:author="Vannieuwenhuyze Jorre" w:date="2025-02-21T16:16:00Z" w16du:dateUtc="2025-02-21T15:16:00Z">
        <w:r w:rsidRPr="002A7964" w:rsidDel="005C5EF6">
          <w:rPr>
            <w:color w:val="344449"/>
          </w:rPr>
          <w:delText>zo</w:delText>
        </w:r>
        <w:r w:rsidRPr="001A436D" w:rsidDel="005C5EF6">
          <w:rPr>
            <w:color w:val="344449"/>
            <w:rPrChange w:id="3202" w:author="Vannieuwenhuyze Jorre" w:date="2025-03-27T14:21:00Z" w16du:dateUtc="2025-03-27T13:21:00Z">
              <w:rPr>
                <w:color w:val="344449"/>
                <w:spacing w:val="-9"/>
              </w:rPr>
            </w:rPrChange>
          </w:rPr>
          <w:delText xml:space="preserve"> </w:delText>
        </w:r>
      </w:del>
      <w:ins w:id="3203" w:author="Vannieuwenhuyze Jorre" w:date="2025-02-21T16:16:00Z" w16du:dateUtc="2025-02-21T15:16:00Z">
        <w:r w:rsidR="005C5EF6" w:rsidRPr="002A7964">
          <w:rPr>
            <w:color w:val="344449"/>
          </w:rPr>
          <w:t>volledig</w:t>
        </w:r>
      </w:ins>
      <w:del w:id="3204" w:author="Vannieuwenhuyze Jorre" w:date="2025-02-21T16:15:00Z" w16du:dateUtc="2025-02-21T15:15:00Z">
        <w:r w:rsidRPr="002A7964" w:rsidDel="005900FF">
          <w:rPr>
            <w:color w:val="344449"/>
          </w:rPr>
          <w:delText>goed</w:delText>
        </w:r>
        <w:r w:rsidRPr="001A436D" w:rsidDel="00582AA8">
          <w:rPr>
            <w:color w:val="344449"/>
            <w:rPrChange w:id="3205" w:author="Vannieuwenhuyze Jorre" w:date="2025-03-27T14:21:00Z" w16du:dateUtc="2025-03-27T13:21:00Z">
              <w:rPr>
                <w:color w:val="344449"/>
                <w:spacing w:val="-9"/>
              </w:rPr>
            </w:rPrChange>
          </w:rPr>
          <w:delText xml:space="preserve"> </w:delText>
        </w:r>
        <w:r w:rsidRPr="002A7964" w:rsidDel="00582AA8">
          <w:rPr>
            <w:color w:val="344449"/>
          </w:rPr>
          <w:delText>als</w:delText>
        </w:r>
        <w:r w:rsidRPr="001A436D" w:rsidDel="00582AA8">
          <w:rPr>
            <w:color w:val="344449"/>
            <w:rPrChange w:id="3206" w:author="Vannieuwenhuyze Jorre" w:date="2025-03-27T14:21:00Z" w16du:dateUtc="2025-03-27T13:21:00Z">
              <w:rPr>
                <w:color w:val="344449"/>
                <w:spacing w:val="-8"/>
              </w:rPr>
            </w:rPrChange>
          </w:rPr>
          <w:delText xml:space="preserve"> </w:delText>
        </w:r>
        <w:r w:rsidRPr="002A7964" w:rsidDel="00582AA8">
          <w:rPr>
            <w:color w:val="344449"/>
          </w:rPr>
          <w:delText>volledig</w:delText>
        </w:r>
        <w:r w:rsidRPr="001A436D" w:rsidDel="00582AA8">
          <w:rPr>
            <w:color w:val="344449"/>
            <w:rPrChange w:id="3207" w:author="Vannieuwenhuyze Jorre" w:date="2025-03-27T14:21:00Z" w16du:dateUtc="2025-03-27T13:21:00Z">
              <w:rPr>
                <w:color w:val="344449"/>
                <w:spacing w:val="-9"/>
              </w:rPr>
            </w:rPrChange>
          </w:rPr>
          <w:delText xml:space="preserve"> </w:delText>
        </w:r>
        <w:r w:rsidRPr="002A7964" w:rsidDel="00582AA8">
          <w:rPr>
            <w:color w:val="344449"/>
          </w:rPr>
          <w:delText>wor‐ den</w:delText>
        </w:r>
      </w:del>
      <w:del w:id="3208" w:author="Vannieuwenhuyze Jorre" w:date="2025-02-21T16:16:00Z" w16du:dateUtc="2025-02-21T15:16:00Z">
        <w:r w:rsidRPr="001A436D" w:rsidDel="005C5EF6">
          <w:rPr>
            <w:color w:val="344449"/>
            <w:rPrChange w:id="3209" w:author="Vannieuwenhuyze Jorre" w:date="2025-03-27T14:21:00Z" w16du:dateUtc="2025-03-27T13:21:00Z">
              <w:rPr>
                <w:color w:val="344449"/>
                <w:spacing w:val="-14"/>
              </w:rPr>
            </w:rPrChange>
          </w:rPr>
          <w:delText xml:space="preserve"> </w:delText>
        </w:r>
      </w:del>
      <w:ins w:id="3210" w:author="Vannieuwenhuyze Jorre" w:date="2025-02-21T16:16:00Z" w16du:dateUtc="2025-02-21T15:16:00Z">
        <w:r w:rsidR="005C5EF6" w:rsidRPr="001A436D">
          <w:rPr>
            <w:color w:val="344449"/>
            <w:rPrChange w:id="3211" w:author="Vannieuwenhuyze Jorre" w:date="2025-03-27T14:21:00Z" w16du:dateUtc="2025-03-27T13:21:00Z">
              <w:rPr>
                <w:color w:val="344449"/>
                <w:spacing w:val="-14"/>
              </w:rPr>
            </w:rPrChange>
          </w:rPr>
          <w:t xml:space="preserve"> met e</w:t>
        </w:r>
      </w:ins>
      <w:ins w:id="3212" w:author="Vannieuwenhuyze Jorre" w:date="2025-02-21T16:17:00Z" w16du:dateUtc="2025-02-21T15:17:00Z">
        <w:r w:rsidR="005C5EF6" w:rsidRPr="001A436D">
          <w:rPr>
            <w:color w:val="344449"/>
            <w:rPrChange w:id="3213" w:author="Vannieuwenhuyze Jorre" w:date="2025-03-27T14:21:00Z" w16du:dateUtc="2025-03-27T13:21:00Z">
              <w:rPr>
                <w:color w:val="344449"/>
                <w:spacing w:val="-14"/>
              </w:rPr>
            </w:rPrChange>
          </w:rPr>
          <w:t xml:space="preserve">lkaar </w:t>
        </w:r>
      </w:ins>
      <w:r w:rsidRPr="002A7964">
        <w:rPr>
          <w:color w:val="344449"/>
        </w:rPr>
        <w:t>gekruist.</w:t>
      </w:r>
      <w:r w:rsidRPr="001A436D">
        <w:rPr>
          <w:color w:val="344449"/>
          <w:rPrChange w:id="3214" w:author="Vannieuwenhuyze Jorre" w:date="2025-03-27T14:21:00Z" w16du:dateUtc="2025-03-27T13:21:00Z">
            <w:rPr>
              <w:color w:val="344449"/>
              <w:spacing w:val="-14"/>
            </w:rPr>
          </w:rPrChange>
        </w:rPr>
        <w:t xml:space="preserve"> </w:t>
      </w:r>
      <w:r w:rsidRPr="002A7964">
        <w:rPr>
          <w:color w:val="344449"/>
        </w:rPr>
        <w:t>Als</w:t>
      </w:r>
      <w:r w:rsidRPr="001A436D">
        <w:rPr>
          <w:color w:val="344449"/>
          <w:rPrChange w:id="3215" w:author="Vannieuwenhuyze Jorre" w:date="2025-03-27T14:21:00Z" w16du:dateUtc="2025-03-27T13:21:00Z">
            <w:rPr>
              <w:color w:val="344449"/>
              <w:spacing w:val="-13"/>
            </w:rPr>
          </w:rPrChange>
        </w:rPr>
        <w:t xml:space="preserve"> </w:t>
      </w:r>
      <w:r w:rsidRPr="002A7964">
        <w:rPr>
          <w:color w:val="344449"/>
        </w:rPr>
        <w:t>dit</w:t>
      </w:r>
      <w:r w:rsidRPr="001A436D">
        <w:rPr>
          <w:color w:val="344449"/>
          <w:rPrChange w:id="3216" w:author="Vannieuwenhuyze Jorre" w:date="2025-03-27T14:21:00Z" w16du:dateUtc="2025-03-27T13:21:00Z">
            <w:rPr>
              <w:color w:val="344449"/>
              <w:spacing w:val="-14"/>
            </w:rPr>
          </w:rPrChange>
        </w:rPr>
        <w:t xml:space="preserve"> </w:t>
      </w:r>
      <w:r w:rsidRPr="002A7964">
        <w:rPr>
          <w:color w:val="344449"/>
        </w:rPr>
        <w:t>niet</w:t>
      </w:r>
      <w:r w:rsidRPr="001A436D">
        <w:rPr>
          <w:color w:val="344449"/>
          <w:rPrChange w:id="3217" w:author="Vannieuwenhuyze Jorre" w:date="2025-03-27T14:21:00Z" w16du:dateUtc="2025-03-27T13:21:00Z">
            <w:rPr>
              <w:color w:val="344449"/>
              <w:spacing w:val="-13"/>
            </w:rPr>
          </w:rPrChange>
        </w:rPr>
        <w:t xml:space="preserve"> </w:t>
      </w:r>
      <w:r w:rsidRPr="002A7964">
        <w:rPr>
          <w:color w:val="344449"/>
        </w:rPr>
        <w:t>mogelijk</w:t>
      </w:r>
      <w:r w:rsidRPr="001A436D">
        <w:rPr>
          <w:color w:val="344449"/>
          <w:rPrChange w:id="3218" w:author="Vannieuwenhuyze Jorre" w:date="2025-03-27T14:21:00Z" w16du:dateUtc="2025-03-27T13:21:00Z">
            <w:rPr>
              <w:color w:val="344449"/>
              <w:spacing w:val="-14"/>
            </w:rPr>
          </w:rPrChange>
        </w:rPr>
        <w:t xml:space="preserve"> </w:t>
      </w:r>
      <w:ins w:id="3219" w:author="Vannieuwenhuyze Jorre" w:date="2025-02-21T16:17:00Z" w16du:dateUtc="2025-02-21T15:17:00Z">
        <w:r w:rsidR="005C5EF6" w:rsidRPr="001A436D">
          <w:rPr>
            <w:color w:val="344449"/>
            <w:rPrChange w:id="3220" w:author="Vannieuwenhuyze Jorre" w:date="2025-03-27T14:21:00Z" w16du:dateUtc="2025-03-27T13:21:00Z">
              <w:rPr>
                <w:color w:val="344449"/>
                <w:spacing w:val="-14"/>
              </w:rPr>
            </w:rPrChange>
          </w:rPr>
          <w:t xml:space="preserve">of wenselijk </w:t>
        </w:r>
      </w:ins>
      <w:r w:rsidRPr="002A7964">
        <w:rPr>
          <w:color w:val="344449"/>
        </w:rPr>
        <w:t>is,</w:t>
      </w:r>
      <w:r w:rsidRPr="001A436D">
        <w:rPr>
          <w:color w:val="344449"/>
          <w:rPrChange w:id="3221" w:author="Vannieuwenhuyze Jorre" w:date="2025-03-27T14:21:00Z" w16du:dateUtc="2025-03-27T13:21:00Z">
            <w:rPr>
              <w:color w:val="344449"/>
              <w:spacing w:val="-13"/>
            </w:rPr>
          </w:rPrChange>
        </w:rPr>
        <w:t xml:space="preserve"> </w:t>
      </w:r>
      <w:r w:rsidRPr="002A7964">
        <w:rPr>
          <w:color w:val="344449"/>
        </w:rPr>
        <w:t>kunnen</w:t>
      </w:r>
      <w:r w:rsidRPr="001A436D">
        <w:rPr>
          <w:color w:val="344449"/>
          <w:rPrChange w:id="3222" w:author="Vannieuwenhuyze Jorre" w:date="2025-03-27T14:21:00Z" w16du:dateUtc="2025-03-27T13:21:00Z">
            <w:rPr>
              <w:color w:val="344449"/>
              <w:spacing w:val="-14"/>
            </w:rPr>
          </w:rPrChange>
        </w:rPr>
        <w:t xml:space="preserve"> </w:t>
      </w:r>
      <w:r w:rsidRPr="002A7964">
        <w:rPr>
          <w:color w:val="344449"/>
        </w:rPr>
        <w:t>dimensies</w:t>
      </w:r>
      <w:r w:rsidRPr="001A436D">
        <w:rPr>
          <w:color w:val="344449"/>
          <w:rPrChange w:id="3223" w:author="Vannieuwenhuyze Jorre" w:date="2025-03-27T14:21:00Z" w16du:dateUtc="2025-03-27T13:21:00Z">
            <w:rPr>
              <w:color w:val="344449"/>
              <w:spacing w:val="-14"/>
            </w:rPr>
          </w:rPrChange>
        </w:rPr>
        <w:t xml:space="preserve"> </w:t>
      </w:r>
      <w:r w:rsidRPr="002A7964">
        <w:rPr>
          <w:color w:val="344449"/>
        </w:rPr>
        <w:t>worden</w:t>
      </w:r>
      <w:r w:rsidRPr="001A436D">
        <w:rPr>
          <w:color w:val="344449"/>
          <w:rPrChange w:id="3224" w:author="Vannieuwenhuyze Jorre" w:date="2025-03-27T14:21:00Z" w16du:dateUtc="2025-03-27T13:21:00Z">
            <w:rPr>
              <w:color w:val="344449"/>
              <w:spacing w:val="-13"/>
            </w:rPr>
          </w:rPrChange>
        </w:rPr>
        <w:t xml:space="preserve"> </w:t>
      </w:r>
      <w:r w:rsidRPr="002A7964">
        <w:rPr>
          <w:color w:val="344449"/>
        </w:rPr>
        <w:t xml:space="preserve">samengevoegd, </w:t>
      </w:r>
      <w:r w:rsidRPr="001A436D">
        <w:rPr>
          <w:color w:val="344449"/>
          <w:rPrChange w:id="3225" w:author="Vannieuwenhuyze Jorre" w:date="2025-03-27T14:21:00Z" w16du:dateUtc="2025-03-27T13:21:00Z">
            <w:rPr>
              <w:color w:val="344449"/>
              <w:spacing w:val="-2"/>
            </w:rPr>
          </w:rPrChange>
        </w:rPr>
        <w:t>bijvoorbeeld</w:t>
      </w:r>
      <w:r w:rsidRPr="001A436D">
        <w:rPr>
          <w:color w:val="344449"/>
          <w:rPrChange w:id="3226" w:author="Vannieuwenhuyze Jorre" w:date="2025-03-27T14:21:00Z" w16du:dateUtc="2025-03-27T13:21:00Z">
            <w:rPr>
              <w:color w:val="344449"/>
              <w:spacing w:val="-9"/>
            </w:rPr>
          </w:rPrChange>
        </w:rPr>
        <w:t xml:space="preserve"> </w:t>
      </w:r>
      <w:r w:rsidRPr="001A436D">
        <w:rPr>
          <w:color w:val="344449"/>
          <w:rPrChange w:id="3227" w:author="Vannieuwenhuyze Jorre" w:date="2025-03-27T14:21:00Z" w16du:dateUtc="2025-03-27T13:21:00Z">
            <w:rPr>
              <w:color w:val="344449"/>
              <w:spacing w:val="-2"/>
            </w:rPr>
          </w:rPrChange>
        </w:rPr>
        <w:t>een</w:t>
      </w:r>
      <w:r w:rsidRPr="001A436D">
        <w:rPr>
          <w:color w:val="344449"/>
          <w:rPrChange w:id="3228" w:author="Vannieuwenhuyze Jorre" w:date="2025-03-27T14:21:00Z" w16du:dateUtc="2025-03-27T13:21:00Z">
            <w:rPr>
              <w:color w:val="344449"/>
              <w:spacing w:val="-9"/>
            </w:rPr>
          </w:rPrChange>
        </w:rPr>
        <w:t xml:space="preserve"> </w:t>
      </w:r>
      <w:r w:rsidRPr="001A436D">
        <w:rPr>
          <w:color w:val="344449"/>
          <w:rPrChange w:id="3229" w:author="Vannieuwenhuyze Jorre" w:date="2025-03-27T14:21:00Z" w16du:dateUtc="2025-03-27T13:21:00Z">
            <w:rPr>
              <w:color w:val="344449"/>
              <w:spacing w:val="-2"/>
            </w:rPr>
          </w:rPrChange>
        </w:rPr>
        <w:t>dimensie</w:t>
      </w:r>
      <w:r w:rsidRPr="001A436D">
        <w:rPr>
          <w:color w:val="344449"/>
          <w:rPrChange w:id="3230" w:author="Vannieuwenhuyze Jorre" w:date="2025-03-27T14:21:00Z" w16du:dateUtc="2025-03-27T13:21:00Z">
            <w:rPr>
              <w:color w:val="344449"/>
              <w:spacing w:val="-9"/>
            </w:rPr>
          </w:rPrChange>
        </w:rPr>
        <w:t xml:space="preserve"> </w:t>
      </w:r>
      <w:r w:rsidRPr="001A436D">
        <w:rPr>
          <w:color w:val="344449"/>
          <w:rPrChange w:id="3231" w:author="Vannieuwenhuyze Jorre" w:date="2025-03-27T14:21:00Z" w16du:dateUtc="2025-03-27T13:21:00Z">
            <w:rPr>
              <w:color w:val="344449"/>
              <w:spacing w:val="-2"/>
            </w:rPr>
          </w:rPrChange>
        </w:rPr>
        <w:t>‘bevolkingsgroep’</w:t>
      </w:r>
      <w:r w:rsidRPr="001A436D">
        <w:rPr>
          <w:color w:val="344449"/>
          <w:rPrChange w:id="3232" w:author="Vannieuwenhuyze Jorre" w:date="2025-03-27T14:21:00Z" w16du:dateUtc="2025-03-27T13:21:00Z">
            <w:rPr>
              <w:color w:val="344449"/>
              <w:spacing w:val="-9"/>
            </w:rPr>
          </w:rPrChange>
        </w:rPr>
        <w:t xml:space="preserve"> </w:t>
      </w:r>
      <w:r w:rsidRPr="001A436D">
        <w:rPr>
          <w:color w:val="344449"/>
          <w:rPrChange w:id="3233" w:author="Vannieuwenhuyze Jorre" w:date="2025-03-27T14:21:00Z" w16du:dateUtc="2025-03-27T13:21:00Z">
            <w:rPr>
              <w:color w:val="344449"/>
              <w:spacing w:val="-2"/>
            </w:rPr>
          </w:rPrChange>
        </w:rPr>
        <w:t>in</w:t>
      </w:r>
      <w:r w:rsidRPr="001A436D">
        <w:rPr>
          <w:color w:val="344449"/>
          <w:rPrChange w:id="3234" w:author="Vannieuwenhuyze Jorre" w:date="2025-03-27T14:21:00Z" w16du:dateUtc="2025-03-27T13:21:00Z">
            <w:rPr>
              <w:color w:val="344449"/>
              <w:spacing w:val="-9"/>
            </w:rPr>
          </w:rPrChange>
        </w:rPr>
        <w:t xml:space="preserve"> </w:t>
      </w:r>
      <w:r w:rsidRPr="001A436D">
        <w:rPr>
          <w:color w:val="344449"/>
          <w:rPrChange w:id="3235" w:author="Vannieuwenhuyze Jorre" w:date="2025-03-27T14:21:00Z" w16du:dateUtc="2025-03-27T13:21:00Z">
            <w:rPr>
              <w:color w:val="344449"/>
              <w:spacing w:val="-2"/>
            </w:rPr>
          </w:rPrChange>
        </w:rPr>
        <w:t>plaats</w:t>
      </w:r>
      <w:r w:rsidRPr="001A436D">
        <w:rPr>
          <w:color w:val="344449"/>
          <w:rPrChange w:id="3236" w:author="Vannieuwenhuyze Jorre" w:date="2025-03-27T14:21:00Z" w16du:dateUtc="2025-03-27T13:21:00Z">
            <w:rPr>
              <w:color w:val="344449"/>
              <w:spacing w:val="-10"/>
            </w:rPr>
          </w:rPrChange>
        </w:rPr>
        <w:t xml:space="preserve"> </w:t>
      </w:r>
      <w:r w:rsidRPr="001A436D">
        <w:rPr>
          <w:color w:val="344449"/>
          <w:rPrChange w:id="3237" w:author="Vannieuwenhuyze Jorre" w:date="2025-03-27T14:21:00Z" w16du:dateUtc="2025-03-27T13:21:00Z">
            <w:rPr>
              <w:color w:val="344449"/>
              <w:spacing w:val="-2"/>
            </w:rPr>
          </w:rPrChange>
        </w:rPr>
        <w:t>van</w:t>
      </w:r>
      <w:r w:rsidRPr="001A436D">
        <w:rPr>
          <w:color w:val="344449"/>
          <w:rPrChange w:id="3238" w:author="Vannieuwenhuyze Jorre" w:date="2025-03-27T14:21:00Z" w16du:dateUtc="2025-03-27T13:21:00Z">
            <w:rPr>
              <w:color w:val="344449"/>
              <w:spacing w:val="-10"/>
            </w:rPr>
          </w:rPrChange>
        </w:rPr>
        <w:t xml:space="preserve"> </w:t>
      </w:r>
      <w:r w:rsidRPr="001A436D">
        <w:rPr>
          <w:color w:val="344449"/>
          <w:rPrChange w:id="3239" w:author="Vannieuwenhuyze Jorre" w:date="2025-03-27T14:21:00Z" w16du:dateUtc="2025-03-27T13:21:00Z">
            <w:rPr>
              <w:color w:val="344449"/>
              <w:spacing w:val="-2"/>
            </w:rPr>
          </w:rPrChange>
        </w:rPr>
        <w:t>aparte</w:t>
      </w:r>
      <w:r w:rsidRPr="001A436D">
        <w:rPr>
          <w:color w:val="344449"/>
          <w:rPrChange w:id="3240" w:author="Vannieuwenhuyze Jorre" w:date="2025-03-27T14:21:00Z" w16du:dateUtc="2025-03-27T13:21:00Z">
            <w:rPr>
              <w:color w:val="344449"/>
              <w:spacing w:val="-9"/>
            </w:rPr>
          </w:rPrChange>
        </w:rPr>
        <w:t xml:space="preserve"> </w:t>
      </w:r>
      <w:r w:rsidRPr="001A436D">
        <w:rPr>
          <w:color w:val="344449"/>
          <w:rPrChange w:id="3241" w:author="Vannieuwenhuyze Jorre" w:date="2025-03-27T14:21:00Z" w16du:dateUtc="2025-03-27T13:21:00Z">
            <w:rPr>
              <w:color w:val="344449"/>
              <w:spacing w:val="-2"/>
            </w:rPr>
          </w:rPrChange>
        </w:rPr>
        <w:t>dimensies</w:t>
      </w:r>
      <w:r w:rsidRPr="001A436D">
        <w:rPr>
          <w:color w:val="344449"/>
          <w:rPrChange w:id="3242" w:author="Vannieuwenhuyze Jorre" w:date="2025-03-27T14:21:00Z" w16du:dateUtc="2025-03-27T13:21:00Z">
            <w:rPr>
              <w:color w:val="344449"/>
              <w:spacing w:val="-9"/>
            </w:rPr>
          </w:rPrChange>
        </w:rPr>
        <w:t xml:space="preserve"> </w:t>
      </w:r>
      <w:r w:rsidRPr="001A436D">
        <w:rPr>
          <w:color w:val="344449"/>
          <w:rPrChange w:id="3243" w:author="Vannieuwenhuyze Jorre" w:date="2025-03-27T14:21:00Z" w16du:dateUtc="2025-03-27T13:21:00Z">
            <w:rPr>
              <w:color w:val="344449"/>
              <w:spacing w:val="-2"/>
            </w:rPr>
          </w:rPrChange>
        </w:rPr>
        <w:t>‘ge</w:t>
      </w:r>
      <w:del w:id="3244" w:author="Vannieuwenhuyze Jorre" w:date="2025-02-21T16:15:00Z" w16du:dateUtc="2025-02-21T15:15:00Z">
        <w:r w:rsidRPr="001A436D" w:rsidDel="00582AA8">
          <w:rPr>
            <w:color w:val="344449"/>
            <w:rPrChange w:id="3245" w:author="Vannieuwenhuyze Jorre" w:date="2025-03-27T14:21:00Z" w16du:dateUtc="2025-03-27T13:21:00Z">
              <w:rPr>
                <w:color w:val="344449"/>
                <w:spacing w:val="-2"/>
              </w:rPr>
            </w:rPrChange>
          </w:rPr>
          <w:delText xml:space="preserve">‐ </w:delText>
        </w:r>
      </w:del>
      <w:r w:rsidRPr="002A7964">
        <w:rPr>
          <w:color w:val="344449"/>
        </w:rPr>
        <w:t>slacht’,</w:t>
      </w:r>
      <w:r w:rsidRPr="001A436D">
        <w:rPr>
          <w:color w:val="344449"/>
          <w:rPrChange w:id="3246" w:author="Vannieuwenhuyze Jorre" w:date="2025-03-27T14:21:00Z" w16du:dateUtc="2025-03-27T13:21:00Z">
            <w:rPr>
              <w:color w:val="344449"/>
              <w:spacing w:val="-14"/>
            </w:rPr>
          </w:rPrChange>
        </w:rPr>
        <w:t xml:space="preserve"> </w:t>
      </w:r>
      <w:r w:rsidRPr="002A7964">
        <w:rPr>
          <w:color w:val="344449"/>
        </w:rPr>
        <w:t>‘leeftijd’</w:t>
      </w:r>
      <w:r w:rsidRPr="001A436D">
        <w:rPr>
          <w:color w:val="344449"/>
          <w:rPrChange w:id="3247" w:author="Vannieuwenhuyze Jorre" w:date="2025-03-27T14:21:00Z" w16du:dateUtc="2025-03-27T13:21:00Z">
            <w:rPr>
              <w:color w:val="344449"/>
              <w:spacing w:val="-14"/>
            </w:rPr>
          </w:rPrChange>
        </w:rPr>
        <w:t xml:space="preserve"> </w:t>
      </w:r>
      <w:r w:rsidRPr="002A7964">
        <w:rPr>
          <w:color w:val="344449"/>
        </w:rPr>
        <w:t>en</w:t>
      </w:r>
      <w:r w:rsidRPr="001A436D">
        <w:rPr>
          <w:color w:val="344449"/>
          <w:rPrChange w:id="3248" w:author="Vannieuwenhuyze Jorre" w:date="2025-03-27T14:21:00Z" w16du:dateUtc="2025-03-27T13:21:00Z">
            <w:rPr>
              <w:color w:val="344449"/>
              <w:spacing w:val="-13"/>
            </w:rPr>
          </w:rPrChange>
        </w:rPr>
        <w:t xml:space="preserve"> </w:t>
      </w:r>
      <w:r w:rsidRPr="002A7964">
        <w:rPr>
          <w:color w:val="344449"/>
        </w:rPr>
        <w:t>‘nationaliteit’</w:t>
      </w:r>
      <w:ins w:id="3249" w:author="Vannieuwenhuyze Jorre" w:date="2025-02-21T16:15:00Z" w16du:dateUtc="2025-02-21T15:15:00Z">
        <w:r w:rsidR="00582AA8" w:rsidRPr="002A7964">
          <w:rPr>
            <w:color w:val="344449"/>
          </w:rPr>
          <w:t xml:space="preserve"> als deze dimensies niet wor</w:t>
        </w:r>
      </w:ins>
      <w:ins w:id="3250" w:author="Vannieuwenhuyze Jorre" w:date="2025-02-21T16:16:00Z" w16du:dateUtc="2025-02-21T15:16:00Z">
        <w:r w:rsidR="00582AA8" w:rsidRPr="002A7964">
          <w:rPr>
            <w:color w:val="344449"/>
          </w:rPr>
          <w:t>den gekruist</w:t>
        </w:r>
      </w:ins>
      <w:r w:rsidRPr="002A7964">
        <w:rPr>
          <w:color w:val="344449"/>
        </w:rPr>
        <w:t>.</w:t>
      </w:r>
      <w:r w:rsidRPr="001A436D">
        <w:rPr>
          <w:color w:val="344449"/>
          <w:rPrChange w:id="3251" w:author="Vannieuwenhuyze Jorre" w:date="2025-03-27T14:21:00Z" w16du:dateUtc="2025-03-27T13:21:00Z">
            <w:rPr>
              <w:color w:val="344449"/>
              <w:spacing w:val="-14"/>
            </w:rPr>
          </w:rPrChange>
        </w:rPr>
        <w:t xml:space="preserve"> </w:t>
      </w:r>
      <w:del w:id="3252" w:author="Vannieuwenhuyze Jorre" w:date="2025-02-21T16:16:00Z" w16du:dateUtc="2025-02-21T15:16:00Z">
        <w:r w:rsidRPr="002A7964" w:rsidDel="004A7BE2">
          <w:rPr>
            <w:color w:val="344449"/>
          </w:rPr>
          <w:delText>Anders</w:delText>
        </w:r>
        <w:r w:rsidRPr="001A436D" w:rsidDel="004A7BE2">
          <w:rPr>
            <w:color w:val="344449"/>
            <w:rPrChange w:id="3253" w:author="Vannieuwenhuyze Jorre" w:date="2025-03-27T14:21:00Z" w16du:dateUtc="2025-03-27T13:21:00Z">
              <w:rPr>
                <w:color w:val="344449"/>
                <w:spacing w:val="-13"/>
              </w:rPr>
            </w:rPrChange>
          </w:rPr>
          <w:delText xml:space="preserve"> </w:delText>
        </w:r>
        <w:r w:rsidRPr="002A7964" w:rsidDel="004A7BE2">
          <w:rPr>
            <w:color w:val="344449"/>
          </w:rPr>
          <w:delText>is</w:delText>
        </w:r>
        <w:r w:rsidRPr="001A436D" w:rsidDel="004A7BE2">
          <w:rPr>
            <w:color w:val="344449"/>
            <w:rPrChange w:id="3254" w:author="Vannieuwenhuyze Jorre" w:date="2025-03-27T14:21:00Z" w16du:dateUtc="2025-03-27T13:21:00Z">
              <w:rPr>
                <w:color w:val="344449"/>
                <w:spacing w:val="-14"/>
              </w:rPr>
            </w:rPrChange>
          </w:rPr>
          <w:delText xml:space="preserve"> </w:delText>
        </w:r>
        <w:r w:rsidRPr="002A7964" w:rsidDel="004A7BE2">
          <w:rPr>
            <w:color w:val="344449"/>
          </w:rPr>
          <w:delText>het</w:delText>
        </w:r>
        <w:r w:rsidRPr="001A436D" w:rsidDel="004A7BE2">
          <w:rPr>
            <w:color w:val="344449"/>
            <w:rPrChange w:id="3255" w:author="Vannieuwenhuyze Jorre" w:date="2025-03-27T14:21:00Z" w16du:dateUtc="2025-03-27T13:21:00Z">
              <w:rPr>
                <w:color w:val="344449"/>
                <w:spacing w:val="-13"/>
              </w:rPr>
            </w:rPrChange>
          </w:rPr>
          <w:delText xml:space="preserve"> </w:delText>
        </w:r>
        <w:r w:rsidRPr="002A7964" w:rsidDel="004A7BE2">
          <w:rPr>
            <w:color w:val="344449"/>
          </w:rPr>
          <w:delText>eleganter</w:delText>
        </w:r>
        <w:r w:rsidRPr="001A436D" w:rsidDel="004A7BE2">
          <w:rPr>
            <w:color w:val="344449"/>
            <w:rPrChange w:id="3256" w:author="Vannieuwenhuyze Jorre" w:date="2025-03-27T14:21:00Z" w16du:dateUtc="2025-03-27T13:21:00Z">
              <w:rPr>
                <w:color w:val="344449"/>
                <w:spacing w:val="-14"/>
              </w:rPr>
            </w:rPrChange>
          </w:rPr>
          <w:delText xml:space="preserve"> </w:delText>
        </w:r>
        <w:r w:rsidRPr="002A7964" w:rsidDel="004A7BE2">
          <w:rPr>
            <w:color w:val="344449"/>
          </w:rPr>
          <w:delText>om</w:delText>
        </w:r>
        <w:r w:rsidRPr="001A436D" w:rsidDel="004A7BE2">
          <w:rPr>
            <w:color w:val="344449"/>
            <w:rPrChange w:id="3257" w:author="Vannieuwenhuyze Jorre" w:date="2025-03-27T14:21:00Z" w16du:dateUtc="2025-03-27T13:21:00Z">
              <w:rPr>
                <w:color w:val="344449"/>
                <w:spacing w:val="-14"/>
              </w:rPr>
            </w:rPrChange>
          </w:rPr>
          <w:delText xml:space="preserve"> </w:delText>
        </w:r>
        <w:r w:rsidRPr="002A7964" w:rsidDel="004A7BE2">
          <w:rPr>
            <w:color w:val="344449"/>
          </w:rPr>
          <w:delText>de</w:delText>
        </w:r>
        <w:r w:rsidRPr="001A436D" w:rsidDel="004A7BE2">
          <w:rPr>
            <w:color w:val="344449"/>
            <w:rPrChange w:id="3258" w:author="Vannieuwenhuyze Jorre" w:date="2025-03-27T14:21:00Z" w16du:dateUtc="2025-03-27T13:21:00Z">
              <w:rPr>
                <w:color w:val="344449"/>
                <w:spacing w:val="-13"/>
              </w:rPr>
            </w:rPrChange>
          </w:rPr>
          <w:delText xml:space="preserve"> </w:delText>
        </w:r>
        <w:r w:rsidRPr="002A7964" w:rsidDel="004A7BE2">
          <w:rPr>
            <w:color w:val="344449"/>
          </w:rPr>
          <w:delText>statistiekreeks te splitsen in twee aparte reeksen.</w:delText>
        </w:r>
      </w:del>
    </w:p>
    <w:p w14:paraId="25B31AAA" w14:textId="0F55A82F" w:rsidR="001E3564" w:rsidRPr="002A7964" w:rsidRDefault="002F5345">
      <w:pPr>
        <w:pStyle w:val="BodyText"/>
        <w:spacing w:before="139" w:line="237" w:lineRule="auto"/>
        <w:ind w:left="1042" w:right="1130" w:hanging="334"/>
        <w:jc w:val="both"/>
      </w:pPr>
      <w:r w:rsidRPr="4FF31174">
        <w:rPr>
          <w:i/>
          <w:iCs/>
          <w:color w:val="70A2B8"/>
        </w:rPr>
        <w:t xml:space="preserve">Richtlijn 6. </w:t>
      </w:r>
      <w:r w:rsidRPr="4FF31174">
        <w:rPr>
          <w:color w:val="344449"/>
        </w:rPr>
        <w:t xml:space="preserve">Cijfers </w:t>
      </w:r>
      <w:commentRangeStart w:id="3259"/>
      <w:r w:rsidRPr="4FF31174">
        <w:rPr>
          <w:color w:val="344449"/>
        </w:rPr>
        <w:t>die</w:t>
      </w:r>
      <w:commentRangeEnd w:id="3259"/>
      <w:r>
        <w:rPr>
          <w:rStyle w:val="CommentReference"/>
        </w:rPr>
        <w:commentReference w:id="3259"/>
      </w:r>
      <w:r w:rsidRPr="4FF31174">
        <w:rPr>
          <w:color w:val="344449"/>
        </w:rPr>
        <w:t xml:space="preserve"> gebaseerd zijn op meerdere basisreeksen afgeleid uit ver</w:t>
      </w:r>
      <w:del w:id="3260" w:author="Vannieuwenhuyze Jorre" w:date="2025-02-21T16:17:00Z">
        <w:r w:rsidRPr="4FF31174" w:rsidDel="002F5345">
          <w:rPr>
            <w:color w:val="344449"/>
          </w:rPr>
          <w:delText xml:space="preserve">‐ </w:delText>
        </w:r>
      </w:del>
      <w:r w:rsidRPr="4FF31174">
        <w:rPr>
          <w:color w:val="344449"/>
        </w:rPr>
        <w:t>schillende databronnen, zoals bevolkingsdichtheid (gebaseerd op inwonersaan</w:t>
      </w:r>
      <w:del w:id="3261" w:author="Vannieuwenhuyze Jorre" w:date="2025-02-21T16:17:00Z">
        <w:r w:rsidRPr="4FF31174" w:rsidDel="002F5345">
          <w:rPr>
            <w:color w:val="344449"/>
          </w:rPr>
          <w:delText xml:space="preserve">‐ </w:delText>
        </w:r>
      </w:del>
      <w:r w:rsidRPr="4FF31174">
        <w:rPr>
          <w:color w:val="344449"/>
        </w:rPr>
        <w:t>tallen en geografische oppervlakten), worden altijd in aparte reeksen onderge</w:t>
      </w:r>
      <w:del w:id="3262" w:author="Vannieuwenhuyze Jorre" w:date="2025-02-21T16:17:00Z">
        <w:r w:rsidRPr="4FF31174" w:rsidDel="002F5345">
          <w:rPr>
            <w:color w:val="344449"/>
          </w:rPr>
          <w:delText xml:space="preserve">‐ </w:delText>
        </w:r>
      </w:del>
      <w:r w:rsidRPr="4FF31174">
        <w:rPr>
          <w:color w:val="344449"/>
        </w:rPr>
        <w:t>bracht. Dit bevordert overzichtelijkheid en documentatie.</w:t>
      </w:r>
    </w:p>
    <w:p w14:paraId="25B31AAB" w14:textId="0FDD8558" w:rsidR="001E3564" w:rsidRPr="002A7964" w:rsidRDefault="002F5345">
      <w:pPr>
        <w:pStyle w:val="BodyText"/>
        <w:spacing w:before="140" w:line="237" w:lineRule="auto"/>
        <w:ind w:left="1042" w:right="1129" w:hanging="334"/>
        <w:jc w:val="both"/>
      </w:pPr>
      <w:r w:rsidRPr="4FF31174">
        <w:rPr>
          <w:i/>
          <w:iCs/>
          <w:color w:val="70A2B8"/>
        </w:rPr>
        <w:t xml:space="preserve">Richtlijn 7. </w:t>
      </w:r>
      <w:commentRangeStart w:id="3263"/>
      <w:commentRangeStart w:id="3264"/>
      <w:r w:rsidRPr="4FF31174">
        <w:rPr>
          <w:color w:val="344449"/>
        </w:rPr>
        <w:t xml:space="preserve">Alle concepten worden verzameld in een centrale </w:t>
      </w:r>
      <w:commentRangeStart w:id="3265"/>
      <w:r w:rsidRPr="4FF31174">
        <w:rPr>
          <w:color w:val="344449"/>
        </w:rPr>
        <w:t>conceptenlijst</w:t>
      </w:r>
      <w:commentRangeEnd w:id="3265"/>
      <w:r>
        <w:rPr>
          <w:rStyle w:val="CommentReference"/>
        </w:rPr>
        <w:commentReference w:id="3265"/>
      </w:r>
      <w:r w:rsidRPr="4FF31174">
        <w:rPr>
          <w:color w:val="344449"/>
        </w:rPr>
        <w:t xml:space="preserve"> die wordt beheerd door </w:t>
      </w:r>
      <w:del w:id="3266" w:author="Vannieuwenhuyze Jorre" w:date="2025-02-21T16:18:00Z">
        <w:r w:rsidRPr="4FF31174" w:rsidDel="002F5345">
          <w:rPr>
            <w:color w:val="344449"/>
          </w:rPr>
          <w:delText xml:space="preserve">enkele </w:delText>
        </w:r>
      </w:del>
      <w:ins w:id="3267" w:author="Vannieuwenhuyze Jorre" w:date="2025-02-21T16:18:00Z">
        <w:r w:rsidR="00747F34" w:rsidRPr="4FF31174">
          <w:rPr>
            <w:color w:val="344449"/>
          </w:rPr>
          <w:t xml:space="preserve">een toegewezen team van </w:t>
        </w:r>
      </w:ins>
      <w:r w:rsidRPr="4FF31174">
        <w:rPr>
          <w:color w:val="344449"/>
        </w:rPr>
        <w:t>collega’s verantwoordelijk voor het datamodel. Bij elk concept wordt ook een codelijst voorzien die alle mogelijke waarden op het concept bevat.</w:t>
      </w:r>
      <w:commentRangeEnd w:id="3263"/>
      <w:r>
        <w:rPr>
          <w:rStyle w:val="CommentReference"/>
        </w:rPr>
        <w:commentReference w:id="3263"/>
      </w:r>
      <w:commentRangeEnd w:id="3264"/>
      <w:r>
        <w:rPr>
          <w:rStyle w:val="CommentReference"/>
        </w:rPr>
        <w:commentReference w:id="3264"/>
      </w:r>
    </w:p>
    <w:p w14:paraId="25B31AAC" w14:textId="77777777" w:rsidR="001E3564" w:rsidRPr="002A7964" w:rsidRDefault="001E3564">
      <w:pPr>
        <w:pStyle w:val="BodyText"/>
        <w:spacing w:line="237" w:lineRule="auto"/>
        <w:jc w:val="both"/>
        <w:sectPr w:rsidR="001E3564" w:rsidRPr="002A7964">
          <w:pgSz w:w="11910" w:h="16840"/>
          <w:pgMar w:top="1920" w:right="850" w:bottom="1680" w:left="1275" w:header="0" w:footer="1480" w:gutter="0"/>
          <w:cols w:space="708"/>
        </w:sectPr>
      </w:pPr>
    </w:p>
    <w:p w14:paraId="25B31AAD" w14:textId="77777777" w:rsidR="001E3564" w:rsidRPr="002A7964" w:rsidRDefault="002F5345">
      <w:pPr>
        <w:pStyle w:val="Heading2"/>
        <w:numPr>
          <w:ilvl w:val="1"/>
          <w:numId w:val="7"/>
        </w:numPr>
        <w:tabs>
          <w:tab w:val="left" w:pos="1345"/>
        </w:tabs>
        <w:spacing w:before="31"/>
        <w:ind w:hanging="636"/>
      </w:pPr>
      <w:r w:rsidRPr="002A7964">
        <w:rPr>
          <w:color w:val="70A2B8"/>
        </w:rPr>
        <w:lastRenderedPageBreak/>
        <w:t>VERSIES</w:t>
      </w:r>
      <w:r w:rsidRPr="001A436D">
        <w:rPr>
          <w:color w:val="70A2B8"/>
          <w:rPrChange w:id="3268" w:author="Vannieuwenhuyze Jorre" w:date="2025-03-27T14:21:00Z" w16du:dateUtc="2025-03-27T13:21:00Z">
            <w:rPr>
              <w:color w:val="70A2B8"/>
              <w:spacing w:val="4"/>
            </w:rPr>
          </w:rPrChange>
        </w:rPr>
        <w:t xml:space="preserve"> </w:t>
      </w:r>
      <w:r w:rsidRPr="002A7964">
        <w:rPr>
          <w:color w:val="70A2B8"/>
        </w:rPr>
        <w:t>VAN</w:t>
      </w:r>
      <w:r w:rsidRPr="001A436D">
        <w:rPr>
          <w:color w:val="70A2B8"/>
          <w:rPrChange w:id="3269" w:author="Vannieuwenhuyze Jorre" w:date="2025-03-27T14:21:00Z" w16du:dateUtc="2025-03-27T13:21:00Z">
            <w:rPr>
              <w:color w:val="70A2B8"/>
              <w:spacing w:val="5"/>
            </w:rPr>
          </w:rPrChange>
        </w:rPr>
        <w:t xml:space="preserve"> </w:t>
      </w:r>
      <w:r w:rsidRPr="001A436D">
        <w:rPr>
          <w:color w:val="70A2B8"/>
          <w:rPrChange w:id="3270" w:author="Vannieuwenhuyze Jorre" w:date="2025-03-27T14:21:00Z" w16du:dateUtc="2025-03-27T13:21:00Z">
            <w:rPr>
              <w:color w:val="70A2B8"/>
              <w:spacing w:val="-2"/>
            </w:rPr>
          </w:rPrChange>
        </w:rPr>
        <w:t>STATISTIEKREEKSEN</w:t>
      </w:r>
    </w:p>
    <w:p w14:paraId="25B31AAE" w14:textId="77777777" w:rsidR="001E3564" w:rsidRPr="002A7964" w:rsidRDefault="002F5345">
      <w:pPr>
        <w:pStyle w:val="BodyText"/>
        <w:spacing w:before="151"/>
        <w:ind w:left="709"/>
        <w:jc w:val="both"/>
      </w:pPr>
      <w:r w:rsidRPr="001A436D">
        <w:rPr>
          <w:color w:val="344449"/>
          <w:rPrChange w:id="3271" w:author="Vannieuwenhuyze Jorre" w:date="2025-03-27T14:21:00Z" w16du:dateUtc="2025-03-27T13:21:00Z">
            <w:rPr>
              <w:color w:val="344449"/>
              <w:spacing w:val="-2"/>
            </w:rPr>
          </w:rPrChange>
        </w:rPr>
        <w:t>Statistiekreeksen kunnen</w:t>
      </w:r>
      <w:r w:rsidRPr="001A436D">
        <w:rPr>
          <w:color w:val="344449"/>
          <w:rPrChange w:id="3272" w:author="Vannieuwenhuyze Jorre" w:date="2025-03-27T14:21:00Z" w16du:dateUtc="2025-03-27T13:21:00Z">
            <w:rPr>
              <w:color w:val="344449"/>
              <w:spacing w:val="-1"/>
            </w:rPr>
          </w:rPrChange>
        </w:rPr>
        <w:t xml:space="preserve"> </w:t>
      </w:r>
      <w:r w:rsidRPr="001A436D">
        <w:rPr>
          <w:color w:val="344449"/>
          <w:rPrChange w:id="3273" w:author="Vannieuwenhuyze Jorre" w:date="2025-03-27T14:21:00Z" w16du:dateUtc="2025-03-27T13:21:00Z">
            <w:rPr>
              <w:color w:val="344449"/>
              <w:spacing w:val="-2"/>
            </w:rPr>
          </w:rPrChange>
        </w:rPr>
        <w:t>doorheen</w:t>
      </w:r>
      <w:r w:rsidRPr="001A436D">
        <w:rPr>
          <w:color w:val="344449"/>
          <w:rPrChange w:id="3274" w:author="Vannieuwenhuyze Jorre" w:date="2025-03-27T14:21:00Z" w16du:dateUtc="2025-03-27T13:21:00Z">
            <w:rPr>
              <w:color w:val="344449"/>
              <w:spacing w:val="-1"/>
            </w:rPr>
          </w:rPrChange>
        </w:rPr>
        <w:t xml:space="preserve"> </w:t>
      </w:r>
      <w:r w:rsidRPr="001A436D">
        <w:rPr>
          <w:color w:val="344449"/>
          <w:rPrChange w:id="3275" w:author="Vannieuwenhuyze Jorre" w:date="2025-03-27T14:21:00Z" w16du:dateUtc="2025-03-27T13:21:00Z">
            <w:rPr>
              <w:color w:val="344449"/>
              <w:spacing w:val="-2"/>
            </w:rPr>
          </w:rPrChange>
        </w:rPr>
        <w:t>de</w:t>
      </w:r>
      <w:r w:rsidRPr="001A436D">
        <w:rPr>
          <w:color w:val="344449"/>
          <w:rPrChange w:id="3276" w:author="Vannieuwenhuyze Jorre" w:date="2025-03-27T14:21:00Z" w16du:dateUtc="2025-03-27T13:21:00Z">
            <w:rPr>
              <w:color w:val="344449"/>
              <w:spacing w:val="-1"/>
            </w:rPr>
          </w:rPrChange>
        </w:rPr>
        <w:t xml:space="preserve"> </w:t>
      </w:r>
      <w:r w:rsidRPr="001A436D">
        <w:rPr>
          <w:color w:val="344449"/>
          <w:rPrChange w:id="3277" w:author="Vannieuwenhuyze Jorre" w:date="2025-03-27T14:21:00Z" w16du:dateUtc="2025-03-27T13:21:00Z">
            <w:rPr>
              <w:color w:val="344449"/>
              <w:spacing w:val="-2"/>
            </w:rPr>
          </w:rPrChange>
        </w:rPr>
        <w:t>tijd veranderen</w:t>
      </w:r>
      <w:r w:rsidRPr="001A436D">
        <w:rPr>
          <w:color w:val="344449"/>
          <w:rPrChange w:id="3278" w:author="Vannieuwenhuyze Jorre" w:date="2025-03-27T14:21:00Z" w16du:dateUtc="2025-03-27T13:21:00Z">
            <w:rPr>
              <w:color w:val="344449"/>
              <w:spacing w:val="-1"/>
            </w:rPr>
          </w:rPrChange>
        </w:rPr>
        <w:t xml:space="preserve"> </w:t>
      </w:r>
      <w:r w:rsidRPr="001A436D">
        <w:rPr>
          <w:color w:val="344449"/>
          <w:rPrChange w:id="3279" w:author="Vannieuwenhuyze Jorre" w:date="2025-03-27T14:21:00Z" w16du:dateUtc="2025-03-27T13:21:00Z">
            <w:rPr>
              <w:color w:val="344449"/>
              <w:spacing w:val="-2"/>
            </w:rPr>
          </w:rPrChange>
        </w:rPr>
        <w:t>om</w:t>
      </w:r>
      <w:r w:rsidRPr="001A436D">
        <w:rPr>
          <w:color w:val="344449"/>
          <w:rPrChange w:id="3280" w:author="Vannieuwenhuyze Jorre" w:date="2025-03-27T14:21:00Z" w16du:dateUtc="2025-03-27T13:21:00Z">
            <w:rPr>
              <w:color w:val="344449"/>
              <w:spacing w:val="-1"/>
            </w:rPr>
          </w:rPrChange>
        </w:rPr>
        <w:t xml:space="preserve"> </w:t>
      </w:r>
      <w:r w:rsidRPr="001A436D">
        <w:rPr>
          <w:color w:val="344449"/>
          <w:rPrChange w:id="3281" w:author="Vannieuwenhuyze Jorre" w:date="2025-03-27T14:21:00Z" w16du:dateUtc="2025-03-27T13:21:00Z">
            <w:rPr>
              <w:color w:val="344449"/>
              <w:spacing w:val="-2"/>
            </w:rPr>
          </w:rPrChange>
        </w:rPr>
        <w:t>verschillende</w:t>
      </w:r>
      <w:r w:rsidRPr="001A436D">
        <w:rPr>
          <w:color w:val="344449"/>
          <w:rPrChange w:id="3282" w:author="Vannieuwenhuyze Jorre" w:date="2025-03-27T14:21:00Z" w16du:dateUtc="2025-03-27T13:21:00Z">
            <w:rPr>
              <w:color w:val="344449"/>
              <w:spacing w:val="-1"/>
            </w:rPr>
          </w:rPrChange>
        </w:rPr>
        <w:t xml:space="preserve"> </w:t>
      </w:r>
      <w:r w:rsidRPr="001A436D">
        <w:rPr>
          <w:color w:val="344449"/>
          <w:rPrChange w:id="3283" w:author="Vannieuwenhuyze Jorre" w:date="2025-03-27T14:21:00Z" w16du:dateUtc="2025-03-27T13:21:00Z">
            <w:rPr>
              <w:color w:val="344449"/>
              <w:spacing w:val="-2"/>
            </w:rPr>
          </w:rPrChange>
        </w:rPr>
        <w:t>redenen:</w:t>
      </w:r>
    </w:p>
    <w:p w14:paraId="25B31AAF" w14:textId="575A8284" w:rsidR="001E3564" w:rsidRPr="002A7964" w:rsidRDefault="002F5345">
      <w:pPr>
        <w:pStyle w:val="ListParagraph"/>
        <w:numPr>
          <w:ilvl w:val="2"/>
          <w:numId w:val="7"/>
        </w:numPr>
        <w:tabs>
          <w:tab w:val="left" w:pos="1373"/>
          <w:tab w:val="left" w:pos="1375"/>
        </w:tabs>
        <w:spacing w:before="143" w:line="237" w:lineRule="auto"/>
        <w:ind w:right="1129"/>
        <w:jc w:val="both"/>
        <w:rPr>
          <w:sz w:val="24"/>
        </w:rPr>
      </w:pPr>
      <w:r w:rsidRPr="001A436D">
        <w:rPr>
          <w:color w:val="344449"/>
          <w:sz w:val="24"/>
          <w:rPrChange w:id="3284" w:author="Vannieuwenhuyze Jorre" w:date="2025-03-27T14:21:00Z" w16du:dateUtc="2025-03-27T13:21:00Z">
            <w:rPr>
              <w:color w:val="344449"/>
              <w:spacing w:val="-2"/>
              <w:sz w:val="24"/>
            </w:rPr>
          </w:rPrChange>
        </w:rPr>
        <w:t>De</w:t>
      </w:r>
      <w:r w:rsidRPr="001A436D">
        <w:rPr>
          <w:color w:val="344449"/>
          <w:sz w:val="24"/>
          <w:rPrChange w:id="3285" w:author="Vannieuwenhuyze Jorre" w:date="2025-03-27T14:21:00Z" w16du:dateUtc="2025-03-27T13:21:00Z">
            <w:rPr>
              <w:color w:val="344449"/>
              <w:spacing w:val="-5"/>
              <w:sz w:val="24"/>
            </w:rPr>
          </w:rPrChange>
        </w:rPr>
        <w:t xml:space="preserve"> </w:t>
      </w:r>
      <w:r w:rsidRPr="001A436D">
        <w:rPr>
          <w:color w:val="344449"/>
          <w:sz w:val="24"/>
          <w:rPrChange w:id="3286" w:author="Vannieuwenhuyze Jorre" w:date="2025-03-27T14:21:00Z" w16du:dateUtc="2025-03-27T13:21:00Z">
            <w:rPr>
              <w:color w:val="344449"/>
              <w:spacing w:val="-2"/>
              <w:sz w:val="24"/>
            </w:rPr>
          </w:rPrChange>
        </w:rPr>
        <w:t>operationele</w:t>
      </w:r>
      <w:r w:rsidRPr="001A436D">
        <w:rPr>
          <w:color w:val="344449"/>
          <w:sz w:val="24"/>
          <w:rPrChange w:id="3287" w:author="Vannieuwenhuyze Jorre" w:date="2025-03-27T14:21:00Z" w16du:dateUtc="2025-03-27T13:21:00Z">
            <w:rPr>
              <w:color w:val="344449"/>
              <w:spacing w:val="-5"/>
              <w:sz w:val="24"/>
            </w:rPr>
          </w:rPrChange>
        </w:rPr>
        <w:t xml:space="preserve"> </w:t>
      </w:r>
      <w:r w:rsidRPr="001A436D">
        <w:rPr>
          <w:color w:val="344449"/>
          <w:sz w:val="24"/>
          <w:rPrChange w:id="3288" w:author="Vannieuwenhuyze Jorre" w:date="2025-03-27T14:21:00Z" w16du:dateUtc="2025-03-27T13:21:00Z">
            <w:rPr>
              <w:color w:val="344449"/>
              <w:spacing w:val="-2"/>
              <w:sz w:val="24"/>
            </w:rPr>
          </w:rPrChange>
        </w:rPr>
        <w:t>definitie</w:t>
      </w:r>
      <w:r w:rsidRPr="001A436D">
        <w:rPr>
          <w:color w:val="344449"/>
          <w:sz w:val="24"/>
          <w:rPrChange w:id="3289" w:author="Vannieuwenhuyze Jorre" w:date="2025-03-27T14:21:00Z" w16du:dateUtc="2025-03-27T13:21:00Z">
            <w:rPr>
              <w:color w:val="344449"/>
              <w:spacing w:val="-7"/>
              <w:sz w:val="24"/>
            </w:rPr>
          </w:rPrChange>
        </w:rPr>
        <w:t xml:space="preserve"> </w:t>
      </w:r>
      <w:r w:rsidRPr="001A436D">
        <w:rPr>
          <w:color w:val="344449"/>
          <w:sz w:val="24"/>
          <w:rPrChange w:id="3290" w:author="Vannieuwenhuyze Jorre" w:date="2025-03-27T14:21:00Z" w16du:dateUtc="2025-03-27T13:21:00Z">
            <w:rPr>
              <w:color w:val="344449"/>
              <w:spacing w:val="-2"/>
              <w:sz w:val="24"/>
            </w:rPr>
          </w:rPrChange>
        </w:rPr>
        <w:t>van</w:t>
      </w:r>
      <w:r w:rsidRPr="001A436D">
        <w:rPr>
          <w:color w:val="344449"/>
          <w:sz w:val="24"/>
          <w:rPrChange w:id="3291" w:author="Vannieuwenhuyze Jorre" w:date="2025-03-27T14:21:00Z" w16du:dateUtc="2025-03-27T13:21:00Z">
            <w:rPr>
              <w:color w:val="344449"/>
              <w:spacing w:val="-7"/>
              <w:sz w:val="24"/>
            </w:rPr>
          </w:rPrChange>
        </w:rPr>
        <w:t xml:space="preserve"> </w:t>
      </w:r>
      <w:r w:rsidRPr="001A436D">
        <w:rPr>
          <w:color w:val="344449"/>
          <w:sz w:val="24"/>
          <w:rPrChange w:id="3292" w:author="Vannieuwenhuyze Jorre" w:date="2025-03-27T14:21:00Z" w16du:dateUtc="2025-03-27T13:21:00Z">
            <w:rPr>
              <w:color w:val="344449"/>
              <w:spacing w:val="-2"/>
              <w:sz w:val="24"/>
            </w:rPr>
          </w:rPrChange>
        </w:rPr>
        <w:t>een</w:t>
      </w:r>
      <w:r w:rsidRPr="001A436D">
        <w:rPr>
          <w:color w:val="344449"/>
          <w:sz w:val="24"/>
          <w:rPrChange w:id="3293" w:author="Vannieuwenhuyze Jorre" w:date="2025-03-27T14:21:00Z" w16du:dateUtc="2025-03-27T13:21:00Z">
            <w:rPr>
              <w:color w:val="344449"/>
              <w:spacing w:val="-7"/>
              <w:sz w:val="24"/>
            </w:rPr>
          </w:rPrChange>
        </w:rPr>
        <w:t xml:space="preserve"> </w:t>
      </w:r>
      <w:r w:rsidRPr="001A436D">
        <w:rPr>
          <w:color w:val="344449"/>
          <w:sz w:val="24"/>
          <w:rPrChange w:id="3294" w:author="Vannieuwenhuyze Jorre" w:date="2025-03-27T14:21:00Z" w16du:dateUtc="2025-03-27T13:21:00Z">
            <w:rPr>
              <w:color w:val="344449"/>
              <w:spacing w:val="-2"/>
              <w:sz w:val="24"/>
            </w:rPr>
          </w:rPrChange>
        </w:rPr>
        <w:t>statistiekreeks</w:t>
      </w:r>
      <w:r w:rsidRPr="001A436D">
        <w:rPr>
          <w:color w:val="344449"/>
          <w:sz w:val="24"/>
          <w:rPrChange w:id="3295" w:author="Vannieuwenhuyze Jorre" w:date="2025-03-27T14:21:00Z" w16du:dateUtc="2025-03-27T13:21:00Z">
            <w:rPr>
              <w:color w:val="344449"/>
              <w:spacing w:val="-7"/>
              <w:sz w:val="24"/>
            </w:rPr>
          </w:rPrChange>
        </w:rPr>
        <w:t xml:space="preserve"> </w:t>
      </w:r>
      <w:r w:rsidRPr="001A436D">
        <w:rPr>
          <w:color w:val="344449"/>
          <w:sz w:val="24"/>
          <w:rPrChange w:id="3296" w:author="Vannieuwenhuyze Jorre" w:date="2025-03-27T14:21:00Z" w16du:dateUtc="2025-03-27T13:21:00Z">
            <w:rPr>
              <w:color w:val="344449"/>
              <w:spacing w:val="-2"/>
              <w:sz w:val="24"/>
            </w:rPr>
          </w:rPrChange>
        </w:rPr>
        <w:t>wordt</w:t>
      </w:r>
      <w:r w:rsidRPr="001A436D">
        <w:rPr>
          <w:color w:val="344449"/>
          <w:sz w:val="24"/>
          <w:rPrChange w:id="3297" w:author="Vannieuwenhuyze Jorre" w:date="2025-03-27T14:21:00Z" w16du:dateUtc="2025-03-27T13:21:00Z">
            <w:rPr>
              <w:color w:val="344449"/>
              <w:spacing w:val="-7"/>
              <w:sz w:val="24"/>
            </w:rPr>
          </w:rPrChange>
        </w:rPr>
        <w:t xml:space="preserve"> </w:t>
      </w:r>
      <w:r w:rsidRPr="001A436D">
        <w:rPr>
          <w:color w:val="344449"/>
          <w:sz w:val="24"/>
          <w:rPrChange w:id="3298" w:author="Vannieuwenhuyze Jorre" w:date="2025-03-27T14:21:00Z" w16du:dateUtc="2025-03-27T13:21:00Z">
            <w:rPr>
              <w:color w:val="344449"/>
              <w:spacing w:val="-2"/>
              <w:sz w:val="24"/>
            </w:rPr>
          </w:rPrChange>
        </w:rPr>
        <w:t>aangepast</w:t>
      </w:r>
      <w:r w:rsidRPr="001A436D">
        <w:rPr>
          <w:color w:val="344449"/>
          <w:sz w:val="24"/>
          <w:rPrChange w:id="3299" w:author="Vannieuwenhuyze Jorre" w:date="2025-03-27T14:21:00Z" w16du:dateUtc="2025-03-27T13:21:00Z">
            <w:rPr>
              <w:color w:val="344449"/>
              <w:spacing w:val="-7"/>
              <w:sz w:val="24"/>
            </w:rPr>
          </w:rPrChange>
        </w:rPr>
        <w:t xml:space="preserve"> </w:t>
      </w:r>
      <w:r w:rsidRPr="001A436D">
        <w:rPr>
          <w:color w:val="344449"/>
          <w:sz w:val="24"/>
          <w:rPrChange w:id="3300" w:author="Vannieuwenhuyze Jorre" w:date="2025-03-27T14:21:00Z" w16du:dateUtc="2025-03-27T13:21:00Z">
            <w:rPr>
              <w:color w:val="344449"/>
              <w:spacing w:val="-2"/>
              <w:sz w:val="24"/>
            </w:rPr>
          </w:rPrChange>
        </w:rPr>
        <w:t>omdat</w:t>
      </w:r>
      <w:r w:rsidRPr="001A436D">
        <w:rPr>
          <w:color w:val="344449"/>
          <w:sz w:val="24"/>
          <w:rPrChange w:id="3301" w:author="Vannieuwenhuyze Jorre" w:date="2025-03-27T14:21:00Z" w16du:dateUtc="2025-03-27T13:21:00Z">
            <w:rPr>
              <w:color w:val="344449"/>
              <w:spacing w:val="-7"/>
              <w:sz w:val="24"/>
            </w:rPr>
          </w:rPrChange>
        </w:rPr>
        <w:t xml:space="preserve"> </w:t>
      </w:r>
      <w:r w:rsidRPr="001A436D">
        <w:rPr>
          <w:color w:val="344449"/>
          <w:sz w:val="24"/>
          <w:rPrChange w:id="3302" w:author="Vannieuwenhuyze Jorre" w:date="2025-03-27T14:21:00Z" w16du:dateUtc="2025-03-27T13:21:00Z">
            <w:rPr>
              <w:color w:val="344449"/>
              <w:spacing w:val="-2"/>
              <w:sz w:val="24"/>
            </w:rPr>
          </w:rPrChange>
        </w:rPr>
        <w:t>di</w:t>
      </w:r>
      <w:del w:id="3303" w:author="Vannieuwenhuyze Jorre" w:date="2025-02-21T16:19:00Z" w16du:dateUtc="2025-02-21T15:19:00Z">
        <w:r w:rsidRPr="001A436D" w:rsidDel="005D5839">
          <w:rPr>
            <w:color w:val="344449"/>
            <w:sz w:val="24"/>
            <w:rPrChange w:id="3304" w:author="Vannieuwenhuyze Jorre" w:date="2025-03-27T14:21:00Z" w16du:dateUtc="2025-03-27T13:21:00Z">
              <w:rPr>
                <w:color w:val="344449"/>
                <w:spacing w:val="-2"/>
                <w:sz w:val="24"/>
              </w:rPr>
            </w:rPrChange>
          </w:rPr>
          <w:delText xml:space="preserve">‐ </w:delText>
        </w:r>
      </w:del>
      <w:r w:rsidRPr="002A7964">
        <w:rPr>
          <w:color w:val="344449"/>
          <w:sz w:val="24"/>
        </w:rPr>
        <w:t>mensies</w:t>
      </w:r>
      <w:r w:rsidRPr="001A436D">
        <w:rPr>
          <w:color w:val="344449"/>
          <w:sz w:val="24"/>
          <w:rPrChange w:id="3305" w:author="Vannieuwenhuyze Jorre" w:date="2025-03-27T14:21:00Z" w16du:dateUtc="2025-03-27T13:21:00Z">
            <w:rPr>
              <w:color w:val="344449"/>
              <w:spacing w:val="-14"/>
              <w:sz w:val="24"/>
            </w:rPr>
          </w:rPrChange>
        </w:rPr>
        <w:t xml:space="preserve"> </w:t>
      </w:r>
      <w:r w:rsidRPr="002A7964">
        <w:rPr>
          <w:color w:val="344449"/>
          <w:sz w:val="24"/>
        </w:rPr>
        <w:t>veranderen,</w:t>
      </w:r>
      <w:r w:rsidRPr="001A436D">
        <w:rPr>
          <w:color w:val="344449"/>
          <w:sz w:val="24"/>
          <w:rPrChange w:id="3306" w:author="Vannieuwenhuyze Jorre" w:date="2025-03-27T14:21:00Z" w16du:dateUtc="2025-03-27T13:21:00Z">
            <w:rPr>
              <w:color w:val="344449"/>
              <w:spacing w:val="-14"/>
              <w:sz w:val="24"/>
            </w:rPr>
          </w:rPrChange>
        </w:rPr>
        <w:t xml:space="preserve"> </w:t>
      </w:r>
      <w:r w:rsidRPr="002A7964">
        <w:rPr>
          <w:color w:val="344449"/>
          <w:sz w:val="24"/>
        </w:rPr>
        <w:t>bijvoorbeeld</w:t>
      </w:r>
      <w:r w:rsidRPr="001A436D">
        <w:rPr>
          <w:color w:val="344449"/>
          <w:sz w:val="24"/>
          <w:rPrChange w:id="3307" w:author="Vannieuwenhuyze Jorre" w:date="2025-03-27T14:21:00Z" w16du:dateUtc="2025-03-27T13:21:00Z">
            <w:rPr>
              <w:color w:val="344449"/>
              <w:spacing w:val="-13"/>
              <w:sz w:val="24"/>
            </w:rPr>
          </w:rPrChange>
        </w:rPr>
        <w:t xml:space="preserve"> </w:t>
      </w:r>
      <w:r w:rsidRPr="002A7964">
        <w:rPr>
          <w:color w:val="344449"/>
          <w:sz w:val="24"/>
        </w:rPr>
        <w:t>de</w:t>
      </w:r>
      <w:r w:rsidRPr="001A436D">
        <w:rPr>
          <w:color w:val="344449"/>
          <w:sz w:val="24"/>
          <w:rPrChange w:id="3308" w:author="Vannieuwenhuyze Jorre" w:date="2025-03-27T14:21:00Z" w16du:dateUtc="2025-03-27T13:21:00Z">
            <w:rPr>
              <w:color w:val="344449"/>
              <w:spacing w:val="-14"/>
              <w:sz w:val="24"/>
            </w:rPr>
          </w:rPrChange>
        </w:rPr>
        <w:t xml:space="preserve"> </w:t>
      </w:r>
      <w:r w:rsidRPr="002A7964">
        <w:rPr>
          <w:color w:val="344449"/>
          <w:sz w:val="24"/>
        </w:rPr>
        <w:t>gemeente</w:t>
      </w:r>
      <w:ins w:id="3309" w:author="Vannieuwenhuyze Jorre" w:date="2025-02-21T16:19:00Z" w16du:dateUtc="2025-02-21T15:19:00Z">
        <w:r w:rsidR="005D5839" w:rsidRPr="002A7964">
          <w:rPr>
            <w:color w:val="344449"/>
            <w:sz w:val="24"/>
          </w:rPr>
          <w:t>-</w:t>
        </w:r>
      </w:ins>
      <w:r w:rsidRPr="002A7964">
        <w:rPr>
          <w:color w:val="344449"/>
          <w:sz w:val="24"/>
        </w:rPr>
        <w:t>indeling</w:t>
      </w:r>
      <w:r w:rsidRPr="001A436D">
        <w:rPr>
          <w:color w:val="344449"/>
          <w:sz w:val="24"/>
          <w:rPrChange w:id="3310" w:author="Vannieuwenhuyze Jorre" w:date="2025-03-27T14:21:00Z" w16du:dateUtc="2025-03-27T13:21:00Z">
            <w:rPr>
              <w:color w:val="344449"/>
              <w:spacing w:val="-13"/>
              <w:sz w:val="24"/>
            </w:rPr>
          </w:rPrChange>
        </w:rPr>
        <w:t xml:space="preserve"> </w:t>
      </w:r>
      <w:r w:rsidRPr="002A7964">
        <w:rPr>
          <w:color w:val="344449"/>
          <w:sz w:val="24"/>
        </w:rPr>
        <w:t>verandert</w:t>
      </w:r>
      <w:r w:rsidRPr="001A436D">
        <w:rPr>
          <w:color w:val="344449"/>
          <w:sz w:val="24"/>
          <w:rPrChange w:id="3311" w:author="Vannieuwenhuyze Jorre" w:date="2025-03-27T14:21:00Z" w16du:dateUtc="2025-03-27T13:21:00Z">
            <w:rPr>
              <w:color w:val="344449"/>
              <w:spacing w:val="-14"/>
              <w:sz w:val="24"/>
            </w:rPr>
          </w:rPrChange>
        </w:rPr>
        <w:t xml:space="preserve"> </w:t>
      </w:r>
      <w:r w:rsidRPr="002A7964">
        <w:rPr>
          <w:color w:val="344449"/>
          <w:sz w:val="24"/>
        </w:rPr>
        <w:t>door</w:t>
      </w:r>
      <w:r w:rsidRPr="001A436D">
        <w:rPr>
          <w:color w:val="344449"/>
          <w:sz w:val="24"/>
          <w:rPrChange w:id="3312" w:author="Vannieuwenhuyze Jorre" w:date="2025-03-27T14:21:00Z" w16du:dateUtc="2025-03-27T13:21:00Z">
            <w:rPr>
              <w:color w:val="344449"/>
              <w:spacing w:val="-13"/>
              <w:sz w:val="24"/>
            </w:rPr>
          </w:rPrChange>
        </w:rPr>
        <w:t xml:space="preserve"> </w:t>
      </w:r>
      <w:r w:rsidRPr="002A7964">
        <w:rPr>
          <w:color w:val="344449"/>
          <w:sz w:val="24"/>
        </w:rPr>
        <w:t>ge</w:t>
      </w:r>
      <w:del w:id="3313" w:author="Vannieuwenhuyze Jorre" w:date="2025-02-21T16:19:00Z" w16du:dateUtc="2025-02-21T15:19:00Z">
        <w:r w:rsidRPr="002A7964" w:rsidDel="005D5839">
          <w:rPr>
            <w:color w:val="344449"/>
            <w:sz w:val="24"/>
          </w:rPr>
          <w:delText xml:space="preserve">‐ </w:delText>
        </w:r>
      </w:del>
      <w:r w:rsidRPr="001A436D">
        <w:rPr>
          <w:color w:val="344449"/>
          <w:sz w:val="24"/>
          <w:rPrChange w:id="3314" w:author="Vannieuwenhuyze Jorre" w:date="2025-03-27T14:21:00Z" w16du:dateUtc="2025-03-27T13:21:00Z">
            <w:rPr>
              <w:color w:val="344449"/>
              <w:spacing w:val="-2"/>
              <w:sz w:val="24"/>
            </w:rPr>
          </w:rPrChange>
        </w:rPr>
        <w:t>meentefusies.</w:t>
      </w:r>
    </w:p>
    <w:p w14:paraId="25B31AB0" w14:textId="2D4AF16E" w:rsidR="001E3564" w:rsidRPr="002A7964" w:rsidRDefault="002F5345">
      <w:pPr>
        <w:pStyle w:val="ListParagraph"/>
        <w:numPr>
          <w:ilvl w:val="2"/>
          <w:numId w:val="7"/>
        </w:numPr>
        <w:tabs>
          <w:tab w:val="left" w:pos="1373"/>
          <w:tab w:val="left" w:pos="1375"/>
        </w:tabs>
        <w:spacing w:before="141" w:line="237" w:lineRule="auto"/>
        <w:ind w:right="1129"/>
        <w:jc w:val="both"/>
        <w:rPr>
          <w:sz w:val="24"/>
        </w:rPr>
      </w:pPr>
      <w:r w:rsidRPr="002A7964">
        <w:rPr>
          <w:color w:val="344449"/>
          <w:sz w:val="24"/>
        </w:rPr>
        <w:t>De</w:t>
      </w:r>
      <w:r w:rsidRPr="001A436D">
        <w:rPr>
          <w:color w:val="344449"/>
          <w:sz w:val="24"/>
          <w:rPrChange w:id="3315" w:author="Vannieuwenhuyze Jorre" w:date="2025-03-27T14:21:00Z" w16du:dateUtc="2025-03-27T13:21:00Z">
            <w:rPr>
              <w:color w:val="344449"/>
              <w:spacing w:val="-12"/>
              <w:sz w:val="24"/>
            </w:rPr>
          </w:rPrChange>
        </w:rPr>
        <w:t xml:space="preserve"> </w:t>
      </w:r>
      <w:r w:rsidRPr="002A7964">
        <w:rPr>
          <w:color w:val="344449"/>
          <w:sz w:val="24"/>
        </w:rPr>
        <w:t>operationele</w:t>
      </w:r>
      <w:r w:rsidRPr="001A436D">
        <w:rPr>
          <w:color w:val="344449"/>
          <w:sz w:val="24"/>
          <w:rPrChange w:id="3316" w:author="Vannieuwenhuyze Jorre" w:date="2025-03-27T14:21:00Z" w16du:dateUtc="2025-03-27T13:21:00Z">
            <w:rPr>
              <w:color w:val="344449"/>
              <w:spacing w:val="-12"/>
              <w:sz w:val="24"/>
            </w:rPr>
          </w:rPrChange>
        </w:rPr>
        <w:t xml:space="preserve"> </w:t>
      </w:r>
      <w:r w:rsidRPr="002A7964">
        <w:rPr>
          <w:color w:val="344449"/>
          <w:sz w:val="24"/>
        </w:rPr>
        <w:t>definitie</w:t>
      </w:r>
      <w:r w:rsidRPr="001A436D">
        <w:rPr>
          <w:color w:val="344449"/>
          <w:sz w:val="24"/>
          <w:rPrChange w:id="3317" w:author="Vannieuwenhuyze Jorre" w:date="2025-03-27T14:21:00Z" w16du:dateUtc="2025-03-27T13:21:00Z">
            <w:rPr>
              <w:color w:val="344449"/>
              <w:spacing w:val="-12"/>
              <w:sz w:val="24"/>
            </w:rPr>
          </w:rPrChange>
        </w:rPr>
        <w:t xml:space="preserve"> </w:t>
      </w:r>
      <w:r w:rsidRPr="002A7964">
        <w:rPr>
          <w:color w:val="344449"/>
          <w:sz w:val="24"/>
        </w:rPr>
        <w:t>wordt</w:t>
      </w:r>
      <w:r w:rsidRPr="001A436D">
        <w:rPr>
          <w:color w:val="344449"/>
          <w:sz w:val="24"/>
          <w:rPrChange w:id="3318" w:author="Vannieuwenhuyze Jorre" w:date="2025-03-27T14:21:00Z" w16du:dateUtc="2025-03-27T13:21:00Z">
            <w:rPr>
              <w:color w:val="344449"/>
              <w:spacing w:val="-12"/>
              <w:sz w:val="24"/>
            </w:rPr>
          </w:rPrChange>
        </w:rPr>
        <w:t xml:space="preserve"> </w:t>
      </w:r>
      <w:r w:rsidRPr="002A7964">
        <w:rPr>
          <w:color w:val="344449"/>
          <w:sz w:val="24"/>
        </w:rPr>
        <w:t>aangepast</w:t>
      </w:r>
      <w:r w:rsidRPr="001A436D">
        <w:rPr>
          <w:color w:val="344449"/>
          <w:sz w:val="24"/>
          <w:rPrChange w:id="3319" w:author="Vannieuwenhuyze Jorre" w:date="2025-03-27T14:21:00Z" w16du:dateUtc="2025-03-27T13:21:00Z">
            <w:rPr>
              <w:color w:val="344449"/>
              <w:spacing w:val="-12"/>
              <w:sz w:val="24"/>
            </w:rPr>
          </w:rPrChange>
        </w:rPr>
        <w:t xml:space="preserve"> </w:t>
      </w:r>
      <w:r w:rsidRPr="002A7964">
        <w:rPr>
          <w:color w:val="344449"/>
          <w:sz w:val="24"/>
        </w:rPr>
        <w:t>in</w:t>
      </w:r>
      <w:r w:rsidRPr="001A436D">
        <w:rPr>
          <w:color w:val="344449"/>
          <w:sz w:val="24"/>
          <w:rPrChange w:id="3320" w:author="Vannieuwenhuyze Jorre" w:date="2025-03-27T14:21:00Z" w16du:dateUtc="2025-03-27T13:21:00Z">
            <w:rPr>
              <w:color w:val="344449"/>
              <w:spacing w:val="-12"/>
              <w:sz w:val="24"/>
            </w:rPr>
          </w:rPrChange>
        </w:rPr>
        <w:t xml:space="preserve"> </w:t>
      </w:r>
      <w:r w:rsidRPr="002A7964">
        <w:rPr>
          <w:color w:val="344449"/>
          <w:sz w:val="24"/>
        </w:rPr>
        <w:t>lijn</w:t>
      </w:r>
      <w:r w:rsidRPr="001A436D">
        <w:rPr>
          <w:color w:val="344449"/>
          <w:sz w:val="24"/>
          <w:rPrChange w:id="3321" w:author="Vannieuwenhuyze Jorre" w:date="2025-03-27T14:21:00Z" w16du:dateUtc="2025-03-27T13:21:00Z">
            <w:rPr>
              <w:color w:val="344449"/>
              <w:spacing w:val="-12"/>
              <w:sz w:val="24"/>
            </w:rPr>
          </w:rPrChange>
        </w:rPr>
        <w:t xml:space="preserve"> </w:t>
      </w:r>
      <w:r w:rsidRPr="002A7964">
        <w:rPr>
          <w:color w:val="344449"/>
          <w:sz w:val="24"/>
        </w:rPr>
        <w:t>met</w:t>
      </w:r>
      <w:r w:rsidRPr="001A436D">
        <w:rPr>
          <w:color w:val="344449"/>
          <w:sz w:val="24"/>
          <w:rPrChange w:id="3322" w:author="Vannieuwenhuyze Jorre" w:date="2025-03-27T14:21:00Z" w16du:dateUtc="2025-03-27T13:21:00Z">
            <w:rPr>
              <w:color w:val="344449"/>
              <w:spacing w:val="-12"/>
              <w:sz w:val="24"/>
            </w:rPr>
          </w:rPrChange>
        </w:rPr>
        <w:t xml:space="preserve"> </w:t>
      </w:r>
      <w:r w:rsidRPr="002A7964">
        <w:rPr>
          <w:color w:val="344449"/>
          <w:sz w:val="24"/>
        </w:rPr>
        <w:t>nieuwe</w:t>
      </w:r>
      <w:r w:rsidRPr="001A436D">
        <w:rPr>
          <w:color w:val="344449"/>
          <w:sz w:val="24"/>
          <w:rPrChange w:id="3323" w:author="Vannieuwenhuyze Jorre" w:date="2025-03-27T14:21:00Z" w16du:dateUtc="2025-03-27T13:21:00Z">
            <w:rPr>
              <w:color w:val="344449"/>
              <w:spacing w:val="-12"/>
              <w:sz w:val="24"/>
            </w:rPr>
          </w:rPrChange>
        </w:rPr>
        <w:t xml:space="preserve"> </w:t>
      </w:r>
      <w:r w:rsidRPr="002A7964">
        <w:rPr>
          <w:color w:val="344449"/>
          <w:sz w:val="24"/>
        </w:rPr>
        <w:t>gebruikersbe</w:t>
      </w:r>
      <w:del w:id="3324" w:author="Vannieuwenhuyze Jorre" w:date="2025-02-21T16:19:00Z" w16du:dateUtc="2025-02-21T15:19:00Z">
        <w:r w:rsidRPr="002A7964" w:rsidDel="005D5839">
          <w:rPr>
            <w:color w:val="344449"/>
            <w:sz w:val="24"/>
          </w:rPr>
          <w:delText xml:space="preserve">‐ </w:delText>
        </w:r>
      </w:del>
      <w:r w:rsidRPr="001A436D">
        <w:rPr>
          <w:color w:val="344449"/>
          <w:sz w:val="24"/>
          <w:rPrChange w:id="3325" w:author="Vannieuwenhuyze Jorre" w:date="2025-03-27T14:21:00Z" w16du:dateUtc="2025-03-27T13:21:00Z">
            <w:rPr>
              <w:color w:val="344449"/>
              <w:spacing w:val="-2"/>
              <w:sz w:val="24"/>
            </w:rPr>
          </w:rPrChange>
        </w:rPr>
        <w:t>hoeften.</w:t>
      </w:r>
    </w:p>
    <w:p w14:paraId="25B31AB1" w14:textId="77777777" w:rsidR="001E3564" w:rsidRPr="002A7964" w:rsidRDefault="002F5345">
      <w:pPr>
        <w:pStyle w:val="ListParagraph"/>
        <w:numPr>
          <w:ilvl w:val="2"/>
          <w:numId w:val="7"/>
        </w:numPr>
        <w:tabs>
          <w:tab w:val="left" w:pos="1373"/>
          <w:tab w:val="left" w:pos="1375"/>
        </w:tabs>
        <w:spacing w:before="142" w:line="237" w:lineRule="auto"/>
        <w:ind w:right="1130"/>
        <w:jc w:val="both"/>
        <w:rPr>
          <w:sz w:val="24"/>
        </w:rPr>
      </w:pPr>
      <w:r w:rsidRPr="002A7964">
        <w:rPr>
          <w:color w:val="344449"/>
          <w:sz w:val="24"/>
        </w:rPr>
        <w:t xml:space="preserve">Er werd een fout ontdekt in de berekening van cijfers en deze fout wordt </w:t>
      </w:r>
      <w:r w:rsidRPr="001A436D">
        <w:rPr>
          <w:color w:val="344449"/>
          <w:sz w:val="24"/>
          <w:rPrChange w:id="3326" w:author="Vannieuwenhuyze Jorre" w:date="2025-03-27T14:21:00Z" w16du:dateUtc="2025-03-27T13:21:00Z">
            <w:rPr>
              <w:color w:val="344449"/>
              <w:spacing w:val="-2"/>
              <w:sz w:val="24"/>
            </w:rPr>
          </w:rPrChange>
        </w:rPr>
        <w:t>gecorrigeerd.</w:t>
      </w:r>
    </w:p>
    <w:p w14:paraId="25B31AB2" w14:textId="39D66EDB" w:rsidR="001E3564" w:rsidRPr="002A7964" w:rsidRDefault="002F5345">
      <w:pPr>
        <w:pStyle w:val="BodyText"/>
        <w:spacing w:before="143" w:line="237" w:lineRule="auto"/>
        <w:ind w:left="709" w:right="1128"/>
        <w:jc w:val="both"/>
      </w:pPr>
      <w:r w:rsidRPr="002A7964">
        <w:rPr>
          <w:color w:val="344449"/>
        </w:rPr>
        <w:t>Omdat we verwacht worden elk gepubliceerd cijfer beschikbaar te houden, creë</w:t>
      </w:r>
      <w:del w:id="3327" w:author="Vannieuwenhuyze Jorre" w:date="2025-02-21T16:19:00Z" w16du:dateUtc="2025-02-21T15:19:00Z">
        <w:r w:rsidRPr="002A7964" w:rsidDel="005D5839">
          <w:rPr>
            <w:color w:val="344449"/>
          </w:rPr>
          <w:delText xml:space="preserve">‐ </w:delText>
        </w:r>
      </w:del>
      <w:r w:rsidRPr="002A7964">
        <w:rPr>
          <w:color w:val="344449"/>
        </w:rPr>
        <w:t>ren</w:t>
      </w:r>
      <w:r w:rsidRPr="001A436D">
        <w:rPr>
          <w:color w:val="344449"/>
          <w:rPrChange w:id="3328" w:author="Vannieuwenhuyze Jorre" w:date="2025-03-27T14:21:00Z" w16du:dateUtc="2025-03-27T13:21:00Z">
            <w:rPr>
              <w:color w:val="344449"/>
              <w:spacing w:val="-9"/>
            </w:rPr>
          </w:rPrChange>
        </w:rPr>
        <w:t xml:space="preserve"> </w:t>
      </w:r>
      <w:r w:rsidRPr="002A7964">
        <w:rPr>
          <w:color w:val="344449"/>
        </w:rPr>
        <w:t>we</w:t>
      </w:r>
      <w:r w:rsidRPr="001A436D">
        <w:rPr>
          <w:color w:val="344449"/>
          <w:rPrChange w:id="3329" w:author="Vannieuwenhuyze Jorre" w:date="2025-03-27T14:21:00Z" w16du:dateUtc="2025-03-27T13:21:00Z">
            <w:rPr>
              <w:color w:val="344449"/>
              <w:spacing w:val="-9"/>
            </w:rPr>
          </w:rPrChange>
        </w:rPr>
        <w:t xml:space="preserve"> </w:t>
      </w:r>
      <w:r w:rsidRPr="002A7964">
        <w:rPr>
          <w:color w:val="344449"/>
        </w:rPr>
        <w:t>in</w:t>
      </w:r>
      <w:r w:rsidRPr="001A436D">
        <w:rPr>
          <w:color w:val="344449"/>
          <w:rPrChange w:id="3330" w:author="Vannieuwenhuyze Jorre" w:date="2025-03-27T14:21:00Z" w16du:dateUtc="2025-03-27T13:21:00Z">
            <w:rPr>
              <w:color w:val="344449"/>
              <w:spacing w:val="-9"/>
            </w:rPr>
          </w:rPrChange>
        </w:rPr>
        <w:t xml:space="preserve"> </w:t>
      </w:r>
      <w:r w:rsidRPr="002A7964">
        <w:rPr>
          <w:color w:val="344449"/>
        </w:rPr>
        <w:t>elk</w:t>
      </w:r>
      <w:r w:rsidRPr="001A436D">
        <w:rPr>
          <w:color w:val="344449"/>
          <w:rPrChange w:id="3331" w:author="Vannieuwenhuyze Jorre" w:date="2025-03-27T14:21:00Z" w16du:dateUtc="2025-03-27T13:21:00Z">
            <w:rPr>
              <w:color w:val="344449"/>
              <w:spacing w:val="-9"/>
            </w:rPr>
          </w:rPrChange>
        </w:rPr>
        <w:t xml:space="preserve"> </w:t>
      </w:r>
      <w:r w:rsidRPr="002A7964">
        <w:rPr>
          <w:color w:val="344449"/>
        </w:rPr>
        <w:t>van</w:t>
      </w:r>
      <w:r w:rsidRPr="001A436D">
        <w:rPr>
          <w:color w:val="344449"/>
          <w:rPrChange w:id="3332" w:author="Vannieuwenhuyze Jorre" w:date="2025-03-27T14:21:00Z" w16du:dateUtc="2025-03-27T13:21:00Z">
            <w:rPr>
              <w:color w:val="344449"/>
              <w:spacing w:val="-9"/>
            </w:rPr>
          </w:rPrChange>
        </w:rPr>
        <w:t xml:space="preserve"> </w:t>
      </w:r>
      <w:r w:rsidRPr="002A7964">
        <w:rPr>
          <w:color w:val="344449"/>
        </w:rPr>
        <w:t>bovenstaande</w:t>
      </w:r>
      <w:r w:rsidRPr="001A436D">
        <w:rPr>
          <w:color w:val="344449"/>
          <w:rPrChange w:id="3333" w:author="Vannieuwenhuyze Jorre" w:date="2025-03-27T14:21:00Z" w16du:dateUtc="2025-03-27T13:21:00Z">
            <w:rPr>
              <w:color w:val="344449"/>
              <w:spacing w:val="-9"/>
            </w:rPr>
          </w:rPrChange>
        </w:rPr>
        <w:t xml:space="preserve"> </w:t>
      </w:r>
      <w:r w:rsidRPr="002A7964">
        <w:rPr>
          <w:color w:val="344449"/>
        </w:rPr>
        <w:t>situaties</w:t>
      </w:r>
      <w:r w:rsidRPr="001A436D">
        <w:rPr>
          <w:color w:val="344449"/>
          <w:rPrChange w:id="3334" w:author="Vannieuwenhuyze Jorre" w:date="2025-03-27T14:21:00Z" w16du:dateUtc="2025-03-27T13:21:00Z">
            <w:rPr>
              <w:color w:val="344449"/>
              <w:spacing w:val="-9"/>
            </w:rPr>
          </w:rPrChange>
        </w:rPr>
        <w:t xml:space="preserve"> </w:t>
      </w:r>
      <w:r w:rsidRPr="002A7964">
        <w:rPr>
          <w:color w:val="344449"/>
        </w:rPr>
        <w:t>een</w:t>
      </w:r>
      <w:r w:rsidRPr="001A436D">
        <w:rPr>
          <w:color w:val="344449"/>
          <w:rPrChange w:id="3335" w:author="Vannieuwenhuyze Jorre" w:date="2025-03-27T14:21:00Z" w16du:dateUtc="2025-03-27T13:21:00Z">
            <w:rPr>
              <w:color w:val="344449"/>
              <w:spacing w:val="-9"/>
            </w:rPr>
          </w:rPrChange>
        </w:rPr>
        <w:t xml:space="preserve"> </w:t>
      </w:r>
      <w:r w:rsidRPr="002A7964">
        <w:rPr>
          <w:color w:val="344449"/>
        </w:rPr>
        <w:t>nieuwe</w:t>
      </w:r>
      <w:r w:rsidRPr="001A436D">
        <w:rPr>
          <w:color w:val="344449"/>
          <w:rPrChange w:id="3336" w:author="Vannieuwenhuyze Jorre" w:date="2025-03-27T14:21:00Z" w16du:dateUtc="2025-03-27T13:21:00Z">
            <w:rPr>
              <w:color w:val="344449"/>
              <w:spacing w:val="-9"/>
            </w:rPr>
          </w:rPrChange>
        </w:rPr>
        <w:t xml:space="preserve"> </w:t>
      </w:r>
      <w:r w:rsidRPr="002A7964">
        <w:rPr>
          <w:color w:val="344449"/>
        </w:rPr>
        <w:t>versie</w:t>
      </w:r>
      <w:r w:rsidRPr="001A436D">
        <w:rPr>
          <w:color w:val="344449"/>
          <w:rPrChange w:id="3337" w:author="Vannieuwenhuyze Jorre" w:date="2025-03-27T14:21:00Z" w16du:dateUtc="2025-03-27T13:21:00Z">
            <w:rPr>
              <w:color w:val="344449"/>
              <w:spacing w:val="-9"/>
            </w:rPr>
          </w:rPrChange>
        </w:rPr>
        <w:t xml:space="preserve"> </w:t>
      </w:r>
      <w:r w:rsidRPr="002A7964">
        <w:rPr>
          <w:color w:val="344449"/>
        </w:rPr>
        <w:t>van</w:t>
      </w:r>
      <w:r w:rsidRPr="001A436D">
        <w:rPr>
          <w:color w:val="344449"/>
          <w:rPrChange w:id="3338" w:author="Vannieuwenhuyze Jorre" w:date="2025-03-27T14:21:00Z" w16du:dateUtc="2025-03-27T13:21:00Z">
            <w:rPr>
              <w:color w:val="344449"/>
              <w:spacing w:val="-9"/>
            </w:rPr>
          </w:rPrChange>
        </w:rPr>
        <w:t xml:space="preserve"> </w:t>
      </w:r>
      <w:r w:rsidRPr="002A7964">
        <w:rPr>
          <w:color w:val="344449"/>
        </w:rPr>
        <w:t>de</w:t>
      </w:r>
      <w:r w:rsidRPr="001A436D">
        <w:rPr>
          <w:color w:val="344449"/>
          <w:rPrChange w:id="3339" w:author="Vannieuwenhuyze Jorre" w:date="2025-03-27T14:21:00Z" w16du:dateUtc="2025-03-27T13:21:00Z">
            <w:rPr>
              <w:color w:val="344449"/>
              <w:spacing w:val="-9"/>
            </w:rPr>
          </w:rPrChange>
        </w:rPr>
        <w:t xml:space="preserve"> </w:t>
      </w:r>
      <w:r w:rsidRPr="002A7964">
        <w:rPr>
          <w:color w:val="344449"/>
        </w:rPr>
        <w:t>statistiekreeks. Deze</w:t>
      </w:r>
      <w:r w:rsidRPr="001A436D">
        <w:rPr>
          <w:color w:val="344449"/>
          <w:rPrChange w:id="3340" w:author="Vannieuwenhuyze Jorre" w:date="2025-03-27T14:21:00Z" w16du:dateUtc="2025-03-27T13:21:00Z">
            <w:rPr>
              <w:color w:val="344449"/>
              <w:spacing w:val="-6"/>
            </w:rPr>
          </w:rPrChange>
        </w:rPr>
        <w:t xml:space="preserve"> </w:t>
      </w:r>
      <w:r w:rsidRPr="002A7964">
        <w:rPr>
          <w:color w:val="344449"/>
        </w:rPr>
        <w:t>versie</w:t>
      </w:r>
      <w:r w:rsidRPr="001A436D">
        <w:rPr>
          <w:color w:val="344449"/>
          <w:rPrChange w:id="3341" w:author="Vannieuwenhuyze Jorre" w:date="2025-03-27T14:21:00Z" w16du:dateUtc="2025-03-27T13:21:00Z">
            <w:rPr>
              <w:color w:val="344449"/>
              <w:spacing w:val="-6"/>
            </w:rPr>
          </w:rPrChange>
        </w:rPr>
        <w:t xml:space="preserve"> </w:t>
      </w:r>
      <w:r w:rsidRPr="002A7964">
        <w:rPr>
          <w:color w:val="344449"/>
        </w:rPr>
        <w:t>duiden</w:t>
      </w:r>
      <w:r w:rsidRPr="001A436D">
        <w:rPr>
          <w:color w:val="344449"/>
          <w:rPrChange w:id="3342" w:author="Vannieuwenhuyze Jorre" w:date="2025-03-27T14:21:00Z" w16du:dateUtc="2025-03-27T13:21:00Z">
            <w:rPr>
              <w:color w:val="344449"/>
              <w:spacing w:val="-6"/>
            </w:rPr>
          </w:rPrChange>
        </w:rPr>
        <w:t xml:space="preserve"> </w:t>
      </w:r>
      <w:r w:rsidRPr="002A7964">
        <w:rPr>
          <w:color w:val="344449"/>
        </w:rPr>
        <w:t>we</w:t>
      </w:r>
      <w:r w:rsidRPr="001A436D">
        <w:rPr>
          <w:color w:val="344449"/>
          <w:rPrChange w:id="3343" w:author="Vannieuwenhuyze Jorre" w:date="2025-03-27T14:21:00Z" w16du:dateUtc="2025-03-27T13:21:00Z">
            <w:rPr>
              <w:color w:val="344449"/>
              <w:spacing w:val="-6"/>
            </w:rPr>
          </w:rPrChange>
        </w:rPr>
        <w:t xml:space="preserve"> </w:t>
      </w:r>
      <w:r w:rsidRPr="002A7964">
        <w:rPr>
          <w:color w:val="344449"/>
        </w:rPr>
        <w:t>aan</w:t>
      </w:r>
      <w:r w:rsidRPr="001A436D">
        <w:rPr>
          <w:color w:val="344449"/>
          <w:rPrChange w:id="3344" w:author="Vannieuwenhuyze Jorre" w:date="2025-03-27T14:21:00Z" w16du:dateUtc="2025-03-27T13:21:00Z">
            <w:rPr>
              <w:color w:val="344449"/>
              <w:spacing w:val="-6"/>
            </w:rPr>
          </w:rPrChange>
        </w:rPr>
        <w:t xml:space="preserve"> </w:t>
      </w:r>
      <w:r w:rsidRPr="002A7964">
        <w:rPr>
          <w:color w:val="344449"/>
        </w:rPr>
        <w:t>door</w:t>
      </w:r>
      <w:r w:rsidRPr="001A436D">
        <w:rPr>
          <w:color w:val="344449"/>
          <w:rPrChange w:id="3345" w:author="Vannieuwenhuyze Jorre" w:date="2025-03-27T14:21:00Z" w16du:dateUtc="2025-03-27T13:21:00Z">
            <w:rPr>
              <w:color w:val="344449"/>
              <w:spacing w:val="-6"/>
            </w:rPr>
          </w:rPrChange>
        </w:rPr>
        <w:t xml:space="preserve"> </w:t>
      </w:r>
      <w:r w:rsidRPr="002A7964">
        <w:rPr>
          <w:color w:val="344449"/>
        </w:rPr>
        <w:t>een</w:t>
      </w:r>
      <w:r w:rsidRPr="001A436D">
        <w:rPr>
          <w:color w:val="344449"/>
          <w:rPrChange w:id="3346" w:author="Vannieuwenhuyze Jorre" w:date="2025-03-27T14:21:00Z" w16du:dateUtc="2025-03-27T13:21:00Z">
            <w:rPr>
              <w:color w:val="344449"/>
              <w:spacing w:val="-6"/>
            </w:rPr>
          </w:rPrChange>
        </w:rPr>
        <w:t xml:space="preserve"> </w:t>
      </w:r>
      <w:r w:rsidRPr="002A7964">
        <w:rPr>
          <w:color w:val="344449"/>
        </w:rPr>
        <w:t>versienummer</w:t>
      </w:r>
      <w:r w:rsidRPr="001A436D">
        <w:rPr>
          <w:color w:val="344449"/>
          <w:rPrChange w:id="3347" w:author="Vannieuwenhuyze Jorre" w:date="2025-03-27T14:21:00Z" w16du:dateUtc="2025-03-27T13:21:00Z">
            <w:rPr>
              <w:color w:val="344449"/>
              <w:spacing w:val="-6"/>
            </w:rPr>
          </w:rPrChange>
        </w:rPr>
        <w:t xml:space="preserve"> </w:t>
      </w:r>
      <w:r w:rsidRPr="002A7964">
        <w:rPr>
          <w:color w:val="344449"/>
        </w:rPr>
        <w:t>terwijl</w:t>
      </w:r>
      <w:r w:rsidRPr="001A436D">
        <w:rPr>
          <w:color w:val="344449"/>
          <w:rPrChange w:id="3348" w:author="Vannieuwenhuyze Jorre" w:date="2025-03-27T14:21:00Z" w16du:dateUtc="2025-03-27T13:21:00Z">
            <w:rPr>
              <w:color w:val="344449"/>
              <w:spacing w:val="-6"/>
            </w:rPr>
          </w:rPrChange>
        </w:rPr>
        <w:t xml:space="preserve"> </w:t>
      </w:r>
      <w:r w:rsidRPr="002A7964">
        <w:rPr>
          <w:color w:val="344449"/>
        </w:rPr>
        <w:t>de</w:t>
      </w:r>
      <w:r w:rsidRPr="001A436D">
        <w:rPr>
          <w:color w:val="344449"/>
          <w:rPrChange w:id="3349" w:author="Vannieuwenhuyze Jorre" w:date="2025-03-27T14:21:00Z" w16du:dateUtc="2025-03-27T13:21:00Z">
            <w:rPr>
              <w:color w:val="344449"/>
              <w:spacing w:val="-6"/>
            </w:rPr>
          </w:rPrChange>
        </w:rPr>
        <w:t xml:space="preserve"> </w:t>
      </w:r>
      <w:r w:rsidRPr="002A7964">
        <w:rPr>
          <w:color w:val="344449"/>
        </w:rPr>
        <w:t>cijfers</w:t>
      </w:r>
      <w:r w:rsidRPr="001A436D">
        <w:rPr>
          <w:color w:val="344449"/>
          <w:rPrChange w:id="3350" w:author="Vannieuwenhuyze Jorre" w:date="2025-03-27T14:21:00Z" w16du:dateUtc="2025-03-27T13:21:00Z">
            <w:rPr>
              <w:color w:val="344449"/>
              <w:spacing w:val="-6"/>
            </w:rPr>
          </w:rPrChange>
        </w:rPr>
        <w:t xml:space="preserve"> </w:t>
      </w:r>
      <w:r w:rsidRPr="002A7964">
        <w:rPr>
          <w:color w:val="344449"/>
        </w:rPr>
        <w:t>en</w:t>
      </w:r>
      <w:r w:rsidRPr="001A436D">
        <w:rPr>
          <w:color w:val="344449"/>
          <w:rPrChange w:id="3351" w:author="Vannieuwenhuyze Jorre" w:date="2025-03-27T14:21:00Z" w16du:dateUtc="2025-03-27T13:21:00Z">
            <w:rPr>
              <w:color w:val="344449"/>
              <w:spacing w:val="-6"/>
            </w:rPr>
          </w:rPrChange>
        </w:rPr>
        <w:t xml:space="preserve"> </w:t>
      </w:r>
      <w:r w:rsidRPr="002A7964">
        <w:rPr>
          <w:color w:val="344449"/>
        </w:rPr>
        <w:t>documen</w:t>
      </w:r>
      <w:del w:id="3352" w:author="Vannieuwenhuyze Jorre" w:date="2025-02-21T16:20:00Z" w16du:dateUtc="2025-02-21T15:20:00Z">
        <w:r w:rsidRPr="002A7964" w:rsidDel="005D5839">
          <w:rPr>
            <w:color w:val="344449"/>
          </w:rPr>
          <w:delText xml:space="preserve">‐ </w:delText>
        </w:r>
      </w:del>
      <w:r w:rsidRPr="002A7964">
        <w:rPr>
          <w:color w:val="344449"/>
        </w:rPr>
        <w:t>tatie van de oude versie bewaard blijven.</w:t>
      </w:r>
      <w:r w:rsidRPr="001A436D">
        <w:rPr>
          <w:color w:val="344449"/>
          <w:rPrChange w:id="3353" w:author="Vannieuwenhuyze Jorre" w:date="2025-03-27T14:21:00Z" w16du:dateUtc="2025-03-27T13:21:00Z">
            <w:rPr>
              <w:color w:val="344449"/>
              <w:spacing w:val="40"/>
            </w:rPr>
          </w:rPrChange>
        </w:rPr>
        <w:t xml:space="preserve"> </w:t>
      </w:r>
      <w:r w:rsidRPr="002A7964">
        <w:rPr>
          <w:color w:val="344449"/>
        </w:rPr>
        <w:t>In het geval van een berekeningsfout voegen we een disclaimer toe aan de documentatie van de oude versie met uit</w:t>
      </w:r>
      <w:del w:id="3354" w:author="Vannieuwenhuyze Jorre" w:date="2025-02-21T16:20:00Z" w16du:dateUtc="2025-02-21T15:20:00Z">
        <w:r w:rsidRPr="002A7964" w:rsidDel="005D5839">
          <w:rPr>
            <w:color w:val="344449"/>
          </w:rPr>
          <w:delText xml:space="preserve">‐ </w:delText>
        </w:r>
      </w:del>
      <w:r w:rsidRPr="002A7964">
        <w:rPr>
          <w:color w:val="344449"/>
        </w:rPr>
        <w:t>leg</w:t>
      </w:r>
      <w:r w:rsidRPr="001A436D">
        <w:rPr>
          <w:color w:val="344449"/>
          <w:rPrChange w:id="3355" w:author="Vannieuwenhuyze Jorre" w:date="2025-03-27T14:21:00Z" w16du:dateUtc="2025-03-27T13:21:00Z">
            <w:rPr>
              <w:color w:val="344449"/>
              <w:spacing w:val="-3"/>
            </w:rPr>
          </w:rPrChange>
        </w:rPr>
        <w:t xml:space="preserve"> </w:t>
      </w:r>
      <w:r w:rsidRPr="002A7964">
        <w:rPr>
          <w:color w:val="344449"/>
        </w:rPr>
        <w:t>over</w:t>
      </w:r>
      <w:r w:rsidRPr="001A436D">
        <w:rPr>
          <w:color w:val="344449"/>
          <w:rPrChange w:id="3356" w:author="Vannieuwenhuyze Jorre" w:date="2025-03-27T14:21:00Z" w16du:dateUtc="2025-03-27T13:21:00Z">
            <w:rPr>
              <w:color w:val="344449"/>
              <w:spacing w:val="-3"/>
            </w:rPr>
          </w:rPrChange>
        </w:rPr>
        <w:t xml:space="preserve"> </w:t>
      </w:r>
      <w:r w:rsidRPr="002A7964">
        <w:rPr>
          <w:color w:val="344449"/>
        </w:rPr>
        <w:t>deze</w:t>
      </w:r>
      <w:r w:rsidRPr="001A436D">
        <w:rPr>
          <w:color w:val="344449"/>
          <w:rPrChange w:id="3357" w:author="Vannieuwenhuyze Jorre" w:date="2025-03-27T14:21:00Z" w16du:dateUtc="2025-03-27T13:21:00Z">
            <w:rPr>
              <w:color w:val="344449"/>
              <w:spacing w:val="-3"/>
            </w:rPr>
          </w:rPrChange>
        </w:rPr>
        <w:t xml:space="preserve"> </w:t>
      </w:r>
      <w:r w:rsidRPr="002A7964">
        <w:rPr>
          <w:color w:val="344449"/>
        </w:rPr>
        <w:t>fout.</w:t>
      </w:r>
      <w:r w:rsidRPr="001A436D">
        <w:rPr>
          <w:color w:val="344449"/>
          <w:rPrChange w:id="3358" w:author="Vannieuwenhuyze Jorre" w:date="2025-03-27T14:21:00Z" w16du:dateUtc="2025-03-27T13:21:00Z">
            <w:rPr>
              <w:color w:val="344449"/>
              <w:spacing w:val="22"/>
            </w:rPr>
          </w:rPrChange>
        </w:rPr>
        <w:t xml:space="preserve"> </w:t>
      </w:r>
      <w:r w:rsidRPr="002A7964">
        <w:rPr>
          <w:color w:val="344449"/>
        </w:rPr>
        <w:t>Bij</w:t>
      </w:r>
      <w:r w:rsidRPr="001A436D">
        <w:rPr>
          <w:color w:val="344449"/>
          <w:rPrChange w:id="3359" w:author="Vannieuwenhuyze Jorre" w:date="2025-03-27T14:21:00Z" w16du:dateUtc="2025-03-27T13:21:00Z">
            <w:rPr>
              <w:color w:val="344449"/>
              <w:spacing w:val="-3"/>
            </w:rPr>
          </w:rPrChange>
        </w:rPr>
        <w:t xml:space="preserve"> </w:t>
      </w:r>
      <w:r w:rsidRPr="002A7964">
        <w:rPr>
          <w:color w:val="344449"/>
        </w:rPr>
        <w:t>wijzigende</w:t>
      </w:r>
      <w:r w:rsidRPr="001A436D">
        <w:rPr>
          <w:color w:val="344449"/>
          <w:rPrChange w:id="3360" w:author="Vannieuwenhuyze Jorre" w:date="2025-03-27T14:21:00Z" w16du:dateUtc="2025-03-27T13:21:00Z">
            <w:rPr>
              <w:color w:val="344449"/>
              <w:spacing w:val="-3"/>
            </w:rPr>
          </w:rPrChange>
        </w:rPr>
        <w:t xml:space="preserve"> </w:t>
      </w:r>
      <w:r w:rsidRPr="002A7964">
        <w:rPr>
          <w:color w:val="344449"/>
        </w:rPr>
        <w:t>definities,</w:t>
      </w:r>
      <w:r w:rsidRPr="001A436D">
        <w:rPr>
          <w:color w:val="344449"/>
          <w:rPrChange w:id="3361" w:author="Vannieuwenhuyze Jorre" w:date="2025-03-27T14:21:00Z" w16du:dateUtc="2025-03-27T13:21:00Z">
            <w:rPr>
              <w:color w:val="344449"/>
              <w:spacing w:val="-3"/>
            </w:rPr>
          </w:rPrChange>
        </w:rPr>
        <w:t xml:space="preserve"> </w:t>
      </w:r>
      <w:r w:rsidRPr="002A7964">
        <w:rPr>
          <w:color w:val="344449"/>
        </w:rPr>
        <w:t>documenteren</w:t>
      </w:r>
      <w:r w:rsidRPr="001A436D">
        <w:rPr>
          <w:color w:val="344449"/>
          <w:rPrChange w:id="3362" w:author="Vannieuwenhuyze Jorre" w:date="2025-03-27T14:21:00Z" w16du:dateUtc="2025-03-27T13:21:00Z">
            <w:rPr>
              <w:color w:val="344449"/>
              <w:spacing w:val="-4"/>
            </w:rPr>
          </w:rPrChange>
        </w:rPr>
        <w:t xml:space="preserve"> </w:t>
      </w:r>
      <w:r w:rsidRPr="002A7964">
        <w:rPr>
          <w:color w:val="344449"/>
        </w:rPr>
        <w:t>we</w:t>
      </w:r>
      <w:r w:rsidRPr="001A436D">
        <w:rPr>
          <w:color w:val="344449"/>
          <w:rPrChange w:id="3363" w:author="Vannieuwenhuyze Jorre" w:date="2025-03-27T14:21:00Z" w16du:dateUtc="2025-03-27T13:21:00Z">
            <w:rPr>
              <w:color w:val="344449"/>
              <w:spacing w:val="-3"/>
            </w:rPr>
          </w:rPrChange>
        </w:rPr>
        <w:t xml:space="preserve"> </w:t>
      </w:r>
      <w:r w:rsidRPr="002A7964">
        <w:rPr>
          <w:color w:val="344449"/>
        </w:rPr>
        <w:t>eveneens</w:t>
      </w:r>
      <w:r w:rsidRPr="001A436D">
        <w:rPr>
          <w:color w:val="344449"/>
          <w:rPrChange w:id="3364" w:author="Vannieuwenhuyze Jorre" w:date="2025-03-27T14:21:00Z" w16du:dateUtc="2025-03-27T13:21:00Z">
            <w:rPr>
              <w:color w:val="344449"/>
              <w:spacing w:val="-4"/>
            </w:rPr>
          </w:rPrChange>
        </w:rPr>
        <w:t xml:space="preserve"> </w:t>
      </w:r>
      <w:r w:rsidRPr="002A7964">
        <w:rPr>
          <w:color w:val="344449"/>
        </w:rPr>
        <w:t>waarom deze</w:t>
      </w:r>
      <w:r w:rsidRPr="001A436D">
        <w:rPr>
          <w:color w:val="344449"/>
          <w:rPrChange w:id="3365" w:author="Vannieuwenhuyze Jorre" w:date="2025-03-27T14:21:00Z" w16du:dateUtc="2025-03-27T13:21:00Z">
            <w:rPr>
              <w:color w:val="344449"/>
              <w:spacing w:val="-6"/>
            </w:rPr>
          </w:rPrChange>
        </w:rPr>
        <w:t xml:space="preserve"> </w:t>
      </w:r>
      <w:r w:rsidRPr="002A7964">
        <w:rPr>
          <w:color w:val="344449"/>
        </w:rPr>
        <w:t>wijziging</w:t>
      </w:r>
      <w:r w:rsidRPr="001A436D">
        <w:rPr>
          <w:color w:val="344449"/>
          <w:rPrChange w:id="3366" w:author="Vannieuwenhuyze Jorre" w:date="2025-03-27T14:21:00Z" w16du:dateUtc="2025-03-27T13:21:00Z">
            <w:rPr>
              <w:color w:val="344449"/>
              <w:spacing w:val="-7"/>
            </w:rPr>
          </w:rPrChange>
        </w:rPr>
        <w:t xml:space="preserve"> </w:t>
      </w:r>
      <w:r w:rsidRPr="002A7964">
        <w:rPr>
          <w:color w:val="344449"/>
        </w:rPr>
        <w:t>nodig</w:t>
      </w:r>
      <w:r w:rsidRPr="001A436D">
        <w:rPr>
          <w:color w:val="344449"/>
          <w:rPrChange w:id="3367" w:author="Vannieuwenhuyze Jorre" w:date="2025-03-27T14:21:00Z" w16du:dateUtc="2025-03-27T13:21:00Z">
            <w:rPr>
              <w:color w:val="344449"/>
              <w:spacing w:val="-6"/>
            </w:rPr>
          </w:rPrChange>
        </w:rPr>
        <w:t xml:space="preserve"> </w:t>
      </w:r>
      <w:r w:rsidRPr="002A7964">
        <w:rPr>
          <w:color w:val="344449"/>
        </w:rPr>
        <w:t>was.</w:t>
      </w:r>
      <w:r w:rsidRPr="001A436D">
        <w:rPr>
          <w:color w:val="344449"/>
          <w:rPrChange w:id="3368" w:author="Vannieuwenhuyze Jorre" w:date="2025-03-27T14:21:00Z" w16du:dateUtc="2025-03-27T13:21:00Z">
            <w:rPr>
              <w:color w:val="344449"/>
              <w:spacing w:val="14"/>
            </w:rPr>
          </w:rPrChange>
        </w:rPr>
        <w:t xml:space="preserve"> </w:t>
      </w:r>
      <w:r w:rsidRPr="002A7964">
        <w:rPr>
          <w:color w:val="344449"/>
        </w:rPr>
        <w:t>Bij</w:t>
      </w:r>
      <w:r w:rsidRPr="001A436D">
        <w:rPr>
          <w:color w:val="344449"/>
          <w:rPrChange w:id="3369" w:author="Vannieuwenhuyze Jorre" w:date="2025-03-27T14:21:00Z" w16du:dateUtc="2025-03-27T13:21:00Z">
            <w:rPr>
              <w:color w:val="344449"/>
              <w:spacing w:val="-7"/>
            </w:rPr>
          </w:rPrChange>
        </w:rPr>
        <w:t xml:space="preserve"> </w:t>
      </w:r>
      <w:r w:rsidRPr="002A7964">
        <w:rPr>
          <w:color w:val="344449"/>
        </w:rPr>
        <w:t>een</w:t>
      </w:r>
      <w:r w:rsidRPr="001A436D">
        <w:rPr>
          <w:color w:val="344449"/>
          <w:rPrChange w:id="3370" w:author="Vannieuwenhuyze Jorre" w:date="2025-03-27T14:21:00Z" w16du:dateUtc="2025-03-27T13:21:00Z">
            <w:rPr>
              <w:color w:val="344449"/>
              <w:spacing w:val="-6"/>
            </w:rPr>
          </w:rPrChange>
        </w:rPr>
        <w:t xml:space="preserve"> </w:t>
      </w:r>
      <w:r w:rsidRPr="002A7964">
        <w:rPr>
          <w:color w:val="344449"/>
        </w:rPr>
        <w:t>nieuwe</w:t>
      </w:r>
      <w:r w:rsidRPr="001A436D">
        <w:rPr>
          <w:color w:val="344449"/>
          <w:rPrChange w:id="3371" w:author="Vannieuwenhuyze Jorre" w:date="2025-03-27T14:21:00Z" w16du:dateUtc="2025-03-27T13:21:00Z">
            <w:rPr>
              <w:color w:val="344449"/>
              <w:spacing w:val="-7"/>
            </w:rPr>
          </w:rPrChange>
        </w:rPr>
        <w:t xml:space="preserve"> </w:t>
      </w:r>
      <w:r w:rsidRPr="002A7964">
        <w:rPr>
          <w:color w:val="344449"/>
        </w:rPr>
        <w:t>versie</w:t>
      </w:r>
      <w:r w:rsidRPr="001A436D">
        <w:rPr>
          <w:color w:val="344449"/>
          <w:rPrChange w:id="3372" w:author="Vannieuwenhuyze Jorre" w:date="2025-03-27T14:21:00Z" w16du:dateUtc="2025-03-27T13:21:00Z">
            <w:rPr>
              <w:color w:val="344449"/>
              <w:spacing w:val="-7"/>
            </w:rPr>
          </w:rPrChange>
        </w:rPr>
        <w:t xml:space="preserve"> </w:t>
      </w:r>
      <w:r w:rsidRPr="002A7964">
        <w:rPr>
          <w:color w:val="344449"/>
        </w:rPr>
        <w:t>van</w:t>
      </w:r>
      <w:r w:rsidRPr="001A436D">
        <w:rPr>
          <w:color w:val="344449"/>
          <w:rPrChange w:id="3373" w:author="Vannieuwenhuyze Jorre" w:date="2025-03-27T14:21:00Z" w16du:dateUtc="2025-03-27T13:21:00Z">
            <w:rPr>
              <w:color w:val="344449"/>
              <w:spacing w:val="-7"/>
            </w:rPr>
          </w:rPrChange>
        </w:rPr>
        <w:t xml:space="preserve"> </w:t>
      </w:r>
      <w:r w:rsidRPr="002A7964">
        <w:rPr>
          <w:color w:val="344449"/>
        </w:rPr>
        <w:t>een</w:t>
      </w:r>
      <w:r w:rsidRPr="001A436D">
        <w:rPr>
          <w:color w:val="344449"/>
          <w:rPrChange w:id="3374" w:author="Vannieuwenhuyze Jorre" w:date="2025-03-27T14:21:00Z" w16du:dateUtc="2025-03-27T13:21:00Z">
            <w:rPr>
              <w:color w:val="344449"/>
              <w:spacing w:val="-6"/>
            </w:rPr>
          </w:rPrChange>
        </w:rPr>
        <w:t xml:space="preserve"> </w:t>
      </w:r>
      <w:r w:rsidRPr="002A7964">
        <w:rPr>
          <w:color w:val="344449"/>
        </w:rPr>
        <w:t>statistiekreeks</w:t>
      </w:r>
      <w:r w:rsidRPr="001A436D">
        <w:rPr>
          <w:color w:val="344449"/>
          <w:rPrChange w:id="3375" w:author="Vannieuwenhuyze Jorre" w:date="2025-03-27T14:21:00Z" w16du:dateUtc="2025-03-27T13:21:00Z">
            <w:rPr>
              <w:color w:val="344449"/>
              <w:spacing w:val="-7"/>
            </w:rPr>
          </w:rPrChange>
        </w:rPr>
        <w:t xml:space="preserve"> </w:t>
      </w:r>
      <w:r w:rsidRPr="002A7964">
        <w:rPr>
          <w:color w:val="344449"/>
        </w:rPr>
        <w:t>publiceren we</w:t>
      </w:r>
      <w:r w:rsidRPr="001A436D">
        <w:rPr>
          <w:color w:val="344449"/>
          <w:rPrChange w:id="3376" w:author="Vannieuwenhuyze Jorre" w:date="2025-03-27T14:21:00Z" w16du:dateUtc="2025-03-27T13:21:00Z">
            <w:rPr>
              <w:color w:val="344449"/>
              <w:spacing w:val="-14"/>
            </w:rPr>
          </w:rPrChange>
        </w:rPr>
        <w:t xml:space="preserve"> </w:t>
      </w:r>
      <w:r w:rsidRPr="002A7964">
        <w:rPr>
          <w:color w:val="344449"/>
        </w:rPr>
        <w:t>cijferreeksen</w:t>
      </w:r>
      <w:r w:rsidRPr="001A436D">
        <w:rPr>
          <w:color w:val="344449"/>
          <w:rPrChange w:id="3377" w:author="Vannieuwenhuyze Jorre" w:date="2025-03-27T14:21:00Z" w16du:dateUtc="2025-03-27T13:21:00Z">
            <w:rPr>
              <w:color w:val="344449"/>
              <w:spacing w:val="-14"/>
            </w:rPr>
          </w:rPrChange>
        </w:rPr>
        <w:t xml:space="preserve"> </w:t>
      </w:r>
      <w:r w:rsidRPr="002A7964">
        <w:rPr>
          <w:color w:val="344449"/>
        </w:rPr>
        <w:t>ook</w:t>
      </w:r>
      <w:r w:rsidRPr="001A436D">
        <w:rPr>
          <w:color w:val="344449"/>
          <w:rPrChange w:id="3378" w:author="Vannieuwenhuyze Jorre" w:date="2025-03-27T14:21:00Z" w16du:dateUtc="2025-03-27T13:21:00Z">
            <w:rPr>
              <w:color w:val="344449"/>
              <w:spacing w:val="-13"/>
            </w:rPr>
          </w:rPrChange>
        </w:rPr>
        <w:t xml:space="preserve"> </w:t>
      </w:r>
      <w:r w:rsidRPr="002A7964">
        <w:rPr>
          <w:color w:val="344449"/>
        </w:rPr>
        <w:t>retrospectief</w:t>
      </w:r>
      <w:r w:rsidRPr="001A436D">
        <w:rPr>
          <w:color w:val="344449"/>
          <w:rPrChange w:id="3379" w:author="Vannieuwenhuyze Jorre" w:date="2025-03-27T14:21:00Z" w16du:dateUtc="2025-03-27T13:21:00Z">
            <w:rPr>
              <w:color w:val="344449"/>
              <w:spacing w:val="-13"/>
            </w:rPr>
          </w:rPrChange>
        </w:rPr>
        <w:t xml:space="preserve"> </w:t>
      </w:r>
      <w:r w:rsidRPr="002A7964">
        <w:rPr>
          <w:color w:val="344449"/>
        </w:rPr>
        <w:t>indien</w:t>
      </w:r>
      <w:r w:rsidRPr="001A436D">
        <w:rPr>
          <w:color w:val="344449"/>
          <w:rPrChange w:id="3380" w:author="Vannieuwenhuyze Jorre" w:date="2025-03-27T14:21:00Z" w16du:dateUtc="2025-03-27T13:21:00Z">
            <w:rPr>
              <w:color w:val="344449"/>
              <w:spacing w:val="-13"/>
            </w:rPr>
          </w:rPrChange>
        </w:rPr>
        <w:t xml:space="preserve"> </w:t>
      </w:r>
      <w:r w:rsidRPr="002A7964">
        <w:rPr>
          <w:color w:val="344449"/>
        </w:rPr>
        <w:t>dat</w:t>
      </w:r>
      <w:r w:rsidRPr="001A436D">
        <w:rPr>
          <w:color w:val="344449"/>
          <w:rPrChange w:id="3381" w:author="Vannieuwenhuyze Jorre" w:date="2025-03-27T14:21:00Z" w16du:dateUtc="2025-03-27T13:21:00Z">
            <w:rPr>
              <w:color w:val="344449"/>
              <w:spacing w:val="-14"/>
            </w:rPr>
          </w:rPrChange>
        </w:rPr>
        <w:t xml:space="preserve"> </w:t>
      </w:r>
      <w:r w:rsidRPr="002A7964">
        <w:rPr>
          <w:color w:val="344449"/>
        </w:rPr>
        <w:t>mogelijk</w:t>
      </w:r>
      <w:r w:rsidRPr="001A436D">
        <w:rPr>
          <w:color w:val="344449"/>
          <w:rPrChange w:id="3382" w:author="Vannieuwenhuyze Jorre" w:date="2025-03-27T14:21:00Z" w16du:dateUtc="2025-03-27T13:21:00Z">
            <w:rPr>
              <w:color w:val="344449"/>
              <w:spacing w:val="-13"/>
            </w:rPr>
          </w:rPrChange>
        </w:rPr>
        <w:t xml:space="preserve"> </w:t>
      </w:r>
      <w:r w:rsidRPr="002A7964">
        <w:rPr>
          <w:color w:val="344449"/>
        </w:rPr>
        <w:t>is</w:t>
      </w:r>
      <w:r w:rsidRPr="001A436D">
        <w:rPr>
          <w:color w:val="344449"/>
          <w:rPrChange w:id="3383" w:author="Vannieuwenhuyze Jorre" w:date="2025-03-27T14:21:00Z" w16du:dateUtc="2025-03-27T13:21:00Z">
            <w:rPr>
              <w:color w:val="344449"/>
              <w:spacing w:val="-13"/>
            </w:rPr>
          </w:rPrChange>
        </w:rPr>
        <w:t xml:space="preserve"> </w:t>
      </w:r>
      <w:r w:rsidRPr="002A7964">
        <w:rPr>
          <w:color w:val="344449"/>
        </w:rPr>
        <w:t>en</w:t>
      </w:r>
      <w:r w:rsidRPr="001A436D">
        <w:rPr>
          <w:color w:val="344449"/>
          <w:rPrChange w:id="3384" w:author="Vannieuwenhuyze Jorre" w:date="2025-03-27T14:21:00Z" w16du:dateUtc="2025-03-27T13:21:00Z">
            <w:rPr>
              <w:color w:val="344449"/>
              <w:spacing w:val="-13"/>
            </w:rPr>
          </w:rPrChange>
        </w:rPr>
        <w:t xml:space="preserve"> </w:t>
      </w:r>
      <w:r w:rsidRPr="002A7964">
        <w:rPr>
          <w:color w:val="344449"/>
        </w:rPr>
        <w:t>gewenst</w:t>
      </w:r>
      <w:r w:rsidRPr="001A436D">
        <w:rPr>
          <w:color w:val="344449"/>
          <w:rPrChange w:id="3385" w:author="Vannieuwenhuyze Jorre" w:date="2025-03-27T14:21:00Z" w16du:dateUtc="2025-03-27T13:21:00Z">
            <w:rPr>
              <w:color w:val="344449"/>
              <w:spacing w:val="-14"/>
            </w:rPr>
          </w:rPrChange>
        </w:rPr>
        <w:t xml:space="preserve"> </w:t>
      </w:r>
      <w:r w:rsidRPr="002A7964">
        <w:rPr>
          <w:color w:val="344449"/>
        </w:rPr>
        <w:t>wordt</w:t>
      </w:r>
      <w:r w:rsidRPr="001A436D">
        <w:rPr>
          <w:color w:val="344449"/>
          <w:rPrChange w:id="3386" w:author="Vannieuwenhuyze Jorre" w:date="2025-03-27T14:21:00Z" w16du:dateUtc="2025-03-27T13:21:00Z">
            <w:rPr>
              <w:color w:val="344449"/>
              <w:spacing w:val="-13"/>
            </w:rPr>
          </w:rPrChange>
        </w:rPr>
        <w:t xml:space="preserve"> </w:t>
      </w:r>
      <w:r w:rsidRPr="002A7964">
        <w:rPr>
          <w:color w:val="344449"/>
        </w:rPr>
        <w:t>geacht.</w:t>
      </w:r>
    </w:p>
    <w:p w14:paraId="25B31AB3" w14:textId="77777777" w:rsidR="001E3564" w:rsidRPr="002A7964" w:rsidRDefault="001E3564">
      <w:pPr>
        <w:pStyle w:val="BodyText"/>
      </w:pPr>
    </w:p>
    <w:p w14:paraId="25B31AB4" w14:textId="77777777" w:rsidR="001E3564" w:rsidRPr="002A7964" w:rsidRDefault="001E3564">
      <w:pPr>
        <w:pStyle w:val="BodyText"/>
        <w:spacing w:before="84"/>
      </w:pPr>
    </w:p>
    <w:p w14:paraId="25B31AB5" w14:textId="77777777" w:rsidR="001E3564" w:rsidRPr="002A7964" w:rsidRDefault="002F5345">
      <w:pPr>
        <w:pStyle w:val="Heading2"/>
        <w:numPr>
          <w:ilvl w:val="1"/>
          <w:numId w:val="7"/>
        </w:numPr>
        <w:tabs>
          <w:tab w:val="left" w:pos="1345"/>
        </w:tabs>
        <w:ind w:hanging="636"/>
      </w:pPr>
      <w:bookmarkStart w:id="3387" w:name="Samengevat"/>
      <w:bookmarkEnd w:id="3387"/>
      <w:r w:rsidRPr="001A436D">
        <w:rPr>
          <w:color w:val="70A2B8"/>
          <w:rPrChange w:id="3388" w:author="Vannieuwenhuyze Jorre" w:date="2025-03-27T14:21:00Z" w16du:dateUtc="2025-03-27T13:21:00Z">
            <w:rPr>
              <w:color w:val="70A2B8"/>
              <w:spacing w:val="-2"/>
            </w:rPr>
          </w:rPrChange>
        </w:rPr>
        <w:t>SAMENGEVAT</w:t>
      </w:r>
    </w:p>
    <w:p w14:paraId="25B31AB6" w14:textId="5884F07C" w:rsidR="001E3564" w:rsidRPr="002A7964" w:rsidRDefault="002F5345">
      <w:pPr>
        <w:pStyle w:val="BodyText"/>
        <w:spacing w:before="154" w:line="237" w:lineRule="auto"/>
        <w:ind w:left="709" w:right="1128"/>
        <w:jc w:val="both"/>
      </w:pPr>
      <w:r w:rsidRPr="001A436D">
        <w:rPr>
          <w:color w:val="344449"/>
          <w:rPrChange w:id="3389" w:author="Vannieuwenhuyze Jorre" w:date="2025-03-27T14:21:00Z" w16du:dateUtc="2025-03-27T13:21:00Z">
            <w:rPr>
              <w:color w:val="344449"/>
              <w:spacing w:val="-2"/>
            </w:rPr>
          </w:rPrChange>
        </w:rPr>
        <w:t>Samengevat,</w:t>
      </w:r>
      <w:r w:rsidRPr="001A436D">
        <w:rPr>
          <w:color w:val="344449"/>
          <w:rPrChange w:id="3390" w:author="Vannieuwenhuyze Jorre" w:date="2025-03-27T14:21:00Z" w16du:dateUtc="2025-03-27T13:21:00Z">
            <w:rPr>
              <w:color w:val="344449"/>
              <w:spacing w:val="-5"/>
            </w:rPr>
          </w:rPrChange>
        </w:rPr>
        <w:t xml:space="preserve"> </w:t>
      </w:r>
      <w:r w:rsidRPr="001A436D">
        <w:rPr>
          <w:color w:val="344449"/>
          <w:rPrChange w:id="3391" w:author="Vannieuwenhuyze Jorre" w:date="2025-03-27T14:21:00Z" w16du:dateUtc="2025-03-27T13:21:00Z">
            <w:rPr>
              <w:color w:val="344449"/>
              <w:spacing w:val="-2"/>
            </w:rPr>
          </w:rPrChange>
        </w:rPr>
        <w:t>een</w:t>
      </w:r>
      <w:r w:rsidRPr="001A436D">
        <w:rPr>
          <w:color w:val="344449"/>
          <w:rPrChange w:id="3392" w:author="Vannieuwenhuyze Jorre" w:date="2025-03-27T14:21:00Z" w16du:dateUtc="2025-03-27T13:21:00Z">
            <w:rPr>
              <w:color w:val="344449"/>
              <w:spacing w:val="-6"/>
            </w:rPr>
          </w:rPrChange>
        </w:rPr>
        <w:t xml:space="preserve"> </w:t>
      </w:r>
      <w:r w:rsidRPr="001A436D">
        <w:rPr>
          <w:color w:val="344449"/>
          <w:rPrChange w:id="3393" w:author="Vannieuwenhuyze Jorre" w:date="2025-03-27T14:21:00Z" w16du:dateUtc="2025-03-27T13:21:00Z">
            <w:rPr>
              <w:color w:val="344449"/>
              <w:spacing w:val="-2"/>
            </w:rPr>
          </w:rPrChange>
        </w:rPr>
        <w:t>statistiekreeks</w:t>
      </w:r>
      <w:r w:rsidRPr="001A436D">
        <w:rPr>
          <w:color w:val="344449"/>
          <w:rPrChange w:id="3394" w:author="Vannieuwenhuyze Jorre" w:date="2025-03-27T14:21:00Z" w16du:dateUtc="2025-03-27T13:21:00Z">
            <w:rPr>
              <w:color w:val="344449"/>
              <w:spacing w:val="-7"/>
            </w:rPr>
          </w:rPrChange>
        </w:rPr>
        <w:t xml:space="preserve"> </w:t>
      </w:r>
      <w:r w:rsidRPr="001A436D">
        <w:rPr>
          <w:color w:val="344449"/>
          <w:rPrChange w:id="3395" w:author="Vannieuwenhuyze Jorre" w:date="2025-03-27T14:21:00Z" w16du:dateUtc="2025-03-27T13:21:00Z">
            <w:rPr>
              <w:color w:val="344449"/>
              <w:spacing w:val="-2"/>
            </w:rPr>
          </w:rPrChange>
        </w:rPr>
        <w:t>is</w:t>
      </w:r>
      <w:r w:rsidRPr="001A436D">
        <w:rPr>
          <w:color w:val="344449"/>
          <w:rPrChange w:id="3396" w:author="Vannieuwenhuyze Jorre" w:date="2025-03-27T14:21:00Z" w16du:dateUtc="2025-03-27T13:21:00Z">
            <w:rPr>
              <w:color w:val="344449"/>
              <w:spacing w:val="-6"/>
            </w:rPr>
          </w:rPrChange>
        </w:rPr>
        <w:t xml:space="preserve"> </w:t>
      </w:r>
      <w:r w:rsidRPr="001A436D">
        <w:rPr>
          <w:color w:val="344449"/>
          <w:rPrChange w:id="3397" w:author="Vannieuwenhuyze Jorre" w:date="2025-03-27T14:21:00Z" w16du:dateUtc="2025-03-27T13:21:00Z">
            <w:rPr>
              <w:color w:val="344449"/>
              <w:spacing w:val="-2"/>
            </w:rPr>
          </w:rPrChange>
        </w:rPr>
        <w:t>een</w:t>
      </w:r>
      <w:r w:rsidRPr="001A436D">
        <w:rPr>
          <w:color w:val="344449"/>
          <w:rPrChange w:id="3398" w:author="Vannieuwenhuyze Jorre" w:date="2025-03-27T14:21:00Z" w16du:dateUtc="2025-03-27T13:21:00Z">
            <w:rPr>
              <w:color w:val="344449"/>
              <w:spacing w:val="-6"/>
            </w:rPr>
          </w:rPrChange>
        </w:rPr>
        <w:t xml:space="preserve"> </w:t>
      </w:r>
      <w:r w:rsidRPr="001A436D">
        <w:rPr>
          <w:color w:val="344449"/>
          <w:rPrChange w:id="3399" w:author="Vannieuwenhuyze Jorre" w:date="2025-03-27T14:21:00Z" w16du:dateUtc="2025-03-27T13:21:00Z">
            <w:rPr>
              <w:color w:val="344449"/>
              <w:spacing w:val="-2"/>
            </w:rPr>
          </w:rPrChange>
        </w:rPr>
        <w:t>reeks</w:t>
      </w:r>
      <w:r w:rsidRPr="001A436D">
        <w:rPr>
          <w:color w:val="344449"/>
          <w:rPrChange w:id="3400" w:author="Vannieuwenhuyze Jorre" w:date="2025-03-27T14:21:00Z" w16du:dateUtc="2025-03-27T13:21:00Z">
            <w:rPr>
              <w:color w:val="344449"/>
              <w:spacing w:val="-6"/>
            </w:rPr>
          </w:rPrChange>
        </w:rPr>
        <w:t xml:space="preserve"> </w:t>
      </w:r>
      <w:r w:rsidRPr="001A436D">
        <w:rPr>
          <w:color w:val="344449"/>
          <w:rPrChange w:id="3401" w:author="Vannieuwenhuyze Jorre" w:date="2025-03-27T14:21:00Z" w16du:dateUtc="2025-03-27T13:21:00Z">
            <w:rPr>
              <w:color w:val="344449"/>
              <w:spacing w:val="-2"/>
            </w:rPr>
          </w:rPrChange>
        </w:rPr>
        <w:t>van</w:t>
      </w:r>
      <w:r w:rsidRPr="001A436D">
        <w:rPr>
          <w:color w:val="344449"/>
          <w:rPrChange w:id="3402" w:author="Vannieuwenhuyze Jorre" w:date="2025-03-27T14:21:00Z" w16du:dateUtc="2025-03-27T13:21:00Z">
            <w:rPr>
              <w:color w:val="344449"/>
              <w:spacing w:val="-6"/>
            </w:rPr>
          </w:rPrChange>
        </w:rPr>
        <w:t xml:space="preserve"> </w:t>
      </w:r>
      <w:r w:rsidRPr="001A436D">
        <w:rPr>
          <w:color w:val="344449"/>
          <w:rPrChange w:id="3403" w:author="Vannieuwenhuyze Jorre" w:date="2025-03-27T14:21:00Z" w16du:dateUtc="2025-03-27T13:21:00Z">
            <w:rPr>
              <w:color w:val="344449"/>
              <w:spacing w:val="-2"/>
            </w:rPr>
          </w:rPrChange>
        </w:rPr>
        <w:t>statistieken</w:t>
      </w:r>
      <w:r w:rsidRPr="001A436D">
        <w:rPr>
          <w:color w:val="344449"/>
          <w:rPrChange w:id="3404" w:author="Vannieuwenhuyze Jorre" w:date="2025-03-27T14:21:00Z" w16du:dateUtc="2025-03-27T13:21:00Z">
            <w:rPr>
              <w:color w:val="344449"/>
              <w:spacing w:val="-7"/>
            </w:rPr>
          </w:rPrChange>
        </w:rPr>
        <w:t xml:space="preserve"> </w:t>
      </w:r>
      <w:r w:rsidRPr="001A436D">
        <w:rPr>
          <w:color w:val="344449"/>
          <w:rPrChange w:id="3405" w:author="Vannieuwenhuyze Jorre" w:date="2025-03-27T14:21:00Z" w16du:dateUtc="2025-03-27T13:21:00Z">
            <w:rPr>
              <w:color w:val="344449"/>
              <w:spacing w:val="-2"/>
            </w:rPr>
          </w:rPrChange>
        </w:rPr>
        <w:t>waarbij</w:t>
      </w:r>
      <w:r w:rsidRPr="001A436D">
        <w:rPr>
          <w:color w:val="344449"/>
          <w:rPrChange w:id="3406" w:author="Vannieuwenhuyze Jorre" w:date="2025-03-27T14:21:00Z" w16du:dateUtc="2025-03-27T13:21:00Z">
            <w:rPr>
              <w:color w:val="344449"/>
              <w:spacing w:val="-6"/>
            </w:rPr>
          </w:rPrChange>
        </w:rPr>
        <w:t xml:space="preserve"> </w:t>
      </w:r>
      <w:r w:rsidRPr="001A436D">
        <w:rPr>
          <w:color w:val="344449"/>
          <w:rPrChange w:id="3407" w:author="Vannieuwenhuyze Jorre" w:date="2025-03-27T14:21:00Z" w16du:dateUtc="2025-03-27T13:21:00Z">
            <w:rPr>
              <w:color w:val="344449"/>
              <w:spacing w:val="-2"/>
            </w:rPr>
          </w:rPrChange>
        </w:rPr>
        <w:t>gebruikersbe</w:t>
      </w:r>
      <w:del w:id="3408" w:author="Vannieuwenhuyze Jorre" w:date="2025-02-21T16:20:00Z" w16du:dateUtc="2025-02-21T15:20:00Z">
        <w:r w:rsidRPr="001A436D" w:rsidDel="00650E17">
          <w:rPr>
            <w:color w:val="344449"/>
            <w:rPrChange w:id="3409" w:author="Vannieuwenhuyze Jorre" w:date="2025-03-27T14:21:00Z" w16du:dateUtc="2025-03-27T13:21:00Z">
              <w:rPr>
                <w:color w:val="344449"/>
                <w:spacing w:val="-2"/>
              </w:rPr>
            </w:rPrChange>
          </w:rPr>
          <w:delText xml:space="preserve">‐ </w:delText>
        </w:r>
      </w:del>
      <w:r w:rsidRPr="002A7964">
        <w:rPr>
          <w:color w:val="344449"/>
        </w:rPr>
        <w:t>hoeften,</w:t>
      </w:r>
      <w:r w:rsidRPr="001A436D">
        <w:rPr>
          <w:color w:val="344449"/>
          <w:rPrChange w:id="3410" w:author="Vannieuwenhuyze Jorre" w:date="2025-03-27T14:21:00Z" w16du:dateUtc="2025-03-27T13:21:00Z">
            <w:rPr>
              <w:color w:val="344449"/>
              <w:spacing w:val="-13"/>
            </w:rPr>
          </w:rPrChange>
        </w:rPr>
        <w:t xml:space="preserve"> </w:t>
      </w:r>
      <w:r w:rsidRPr="002A7964">
        <w:rPr>
          <w:color w:val="344449"/>
        </w:rPr>
        <w:t>conceptuele</w:t>
      </w:r>
      <w:r w:rsidRPr="001A436D">
        <w:rPr>
          <w:color w:val="344449"/>
          <w:rPrChange w:id="3411" w:author="Vannieuwenhuyze Jorre" w:date="2025-03-27T14:21:00Z" w16du:dateUtc="2025-03-27T13:21:00Z">
            <w:rPr>
              <w:color w:val="344449"/>
              <w:spacing w:val="-13"/>
            </w:rPr>
          </w:rPrChange>
        </w:rPr>
        <w:t xml:space="preserve"> </w:t>
      </w:r>
      <w:r w:rsidRPr="002A7964">
        <w:rPr>
          <w:color w:val="344449"/>
        </w:rPr>
        <w:t>en</w:t>
      </w:r>
      <w:r w:rsidRPr="001A436D">
        <w:rPr>
          <w:color w:val="344449"/>
          <w:rPrChange w:id="3412" w:author="Vannieuwenhuyze Jorre" w:date="2025-03-27T14:21:00Z" w16du:dateUtc="2025-03-27T13:21:00Z">
            <w:rPr>
              <w:color w:val="344449"/>
              <w:spacing w:val="-13"/>
            </w:rPr>
          </w:rPrChange>
        </w:rPr>
        <w:t xml:space="preserve"> </w:t>
      </w:r>
      <w:r w:rsidRPr="002A7964">
        <w:rPr>
          <w:color w:val="344449"/>
        </w:rPr>
        <w:t>operationele</w:t>
      </w:r>
      <w:r w:rsidRPr="001A436D">
        <w:rPr>
          <w:color w:val="344449"/>
          <w:rPrChange w:id="3413" w:author="Vannieuwenhuyze Jorre" w:date="2025-03-27T14:21:00Z" w16du:dateUtc="2025-03-27T13:21:00Z">
            <w:rPr>
              <w:color w:val="344449"/>
              <w:spacing w:val="-13"/>
            </w:rPr>
          </w:rPrChange>
        </w:rPr>
        <w:t xml:space="preserve"> </w:t>
      </w:r>
      <w:r w:rsidRPr="002A7964">
        <w:rPr>
          <w:color w:val="344449"/>
        </w:rPr>
        <w:t>definities</w:t>
      </w:r>
      <w:r w:rsidRPr="001A436D">
        <w:rPr>
          <w:color w:val="344449"/>
          <w:rPrChange w:id="3414" w:author="Vannieuwenhuyze Jorre" w:date="2025-03-27T14:21:00Z" w16du:dateUtc="2025-03-27T13:21:00Z">
            <w:rPr>
              <w:color w:val="344449"/>
              <w:spacing w:val="-13"/>
            </w:rPr>
          </w:rPrChange>
        </w:rPr>
        <w:t xml:space="preserve"> </w:t>
      </w:r>
      <w:r w:rsidRPr="002A7964">
        <w:rPr>
          <w:color w:val="344449"/>
        </w:rPr>
        <w:t>overlappen. Elke</w:t>
      </w:r>
      <w:r w:rsidRPr="001A436D">
        <w:rPr>
          <w:color w:val="344449"/>
          <w:rPrChange w:id="3415" w:author="Vannieuwenhuyze Jorre" w:date="2025-03-27T14:21:00Z" w16du:dateUtc="2025-03-27T13:21:00Z">
            <w:rPr>
              <w:color w:val="344449"/>
              <w:spacing w:val="-13"/>
            </w:rPr>
          </w:rPrChange>
        </w:rPr>
        <w:t xml:space="preserve"> </w:t>
      </w:r>
      <w:r w:rsidRPr="002A7964">
        <w:rPr>
          <w:color w:val="344449"/>
        </w:rPr>
        <w:t>statistiekreeks</w:t>
      </w:r>
      <w:r w:rsidRPr="001A436D">
        <w:rPr>
          <w:color w:val="344449"/>
          <w:rPrChange w:id="3416" w:author="Vannieuwenhuyze Jorre" w:date="2025-03-27T14:21:00Z" w16du:dateUtc="2025-03-27T13:21:00Z">
            <w:rPr>
              <w:color w:val="344449"/>
              <w:spacing w:val="-13"/>
            </w:rPr>
          </w:rPrChange>
        </w:rPr>
        <w:t xml:space="preserve"> </w:t>
      </w:r>
      <w:r w:rsidRPr="002A7964">
        <w:rPr>
          <w:color w:val="344449"/>
        </w:rPr>
        <w:t>is nauwkeurig</w:t>
      </w:r>
      <w:r w:rsidRPr="001A436D">
        <w:rPr>
          <w:color w:val="344449"/>
          <w:rPrChange w:id="3417" w:author="Vannieuwenhuyze Jorre" w:date="2025-03-27T14:21:00Z" w16du:dateUtc="2025-03-27T13:21:00Z">
            <w:rPr>
              <w:color w:val="344449"/>
              <w:spacing w:val="-14"/>
            </w:rPr>
          </w:rPrChange>
        </w:rPr>
        <w:t xml:space="preserve"> </w:t>
      </w:r>
      <w:r w:rsidRPr="002A7964">
        <w:rPr>
          <w:color w:val="344449"/>
        </w:rPr>
        <w:t>gedefinieerd</w:t>
      </w:r>
      <w:r w:rsidRPr="001A436D">
        <w:rPr>
          <w:color w:val="344449"/>
          <w:rPrChange w:id="3418" w:author="Vannieuwenhuyze Jorre" w:date="2025-03-27T14:21:00Z" w16du:dateUtc="2025-03-27T13:21:00Z">
            <w:rPr>
              <w:color w:val="344449"/>
              <w:spacing w:val="-14"/>
            </w:rPr>
          </w:rPrChange>
        </w:rPr>
        <w:t xml:space="preserve"> </w:t>
      </w:r>
      <w:r w:rsidRPr="002A7964">
        <w:rPr>
          <w:color w:val="344449"/>
        </w:rPr>
        <w:t>via</w:t>
      </w:r>
      <w:r w:rsidRPr="001A436D">
        <w:rPr>
          <w:color w:val="344449"/>
          <w:rPrChange w:id="3419" w:author="Vannieuwenhuyze Jorre" w:date="2025-03-27T14:21:00Z" w16du:dateUtc="2025-03-27T13:21:00Z">
            <w:rPr>
              <w:color w:val="344449"/>
              <w:spacing w:val="-13"/>
            </w:rPr>
          </w:rPrChange>
        </w:rPr>
        <w:t xml:space="preserve"> </w:t>
      </w:r>
      <w:r w:rsidRPr="002A7964">
        <w:rPr>
          <w:color w:val="344449"/>
        </w:rPr>
        <w:t>haar</w:t>
      </w:r>
      <w:r w:rsidRPr="001A436D">
        <w:rPr>
          <w:color w:val="344449"/>
          <w:rPrChange w:id="3420" w:author="Vannieuwenhuyze Jorre" w:date="2025-03-27T14:21:00Z" w16du:dateUtc="2025-03-27T13:21:00Z">
            <w:rPr>
              <w:color w:val="344449"/>
              <w:spacing w:val="-14"/>
            </w:rPr>
          </w:rPrChange>
        </w:rPr>
        <w:t xml:space="preserve"> </w:t>
      </w:r>
      <w:r w:rsidRPr="002A7964">
        <w:rPr>
          <w:color w:val="344449"/>
        </w:rPr>
        <w:t>operationele</w:t>
      </w:r>
      <w:r w:rsidRPr="001A436D">
        <w:rPr>
          <w:color w:val="344449"/>
          <w:rPrChange w:id="3421" w:author="Vannieuwenhuyze Jorre" w:date="2025-03-27T14:21:00Z" w16du:dateUtc="2025-03-27T13:21:00Z">
            <w:rPr>
              <w:color w:val="344449"/>
              <w:spacing w:val="-13"/>
            </w:rPr>
          </w:rPrChange>
        </w:rPr>
        <w:t xml:space="preserve"> </w:t>
      </w:r>
      <w:r w:rsidRPr="002A7964">
        <w:rPr>
          <w:color w:val="344449"/>
        </w:rPr>
        <w:t>definitie.</w:t>
      </w:r>
      <w:r w:rsidRPr="001A436D">
        <w:rPr>
          <w:color w:val="344449"/>
          <w:rPrChange w:id="3422" w:author="Vannieuwenhuyze Jorre" w:date="2025-03-27T14:21:00Z" w16du:dateUtc="2025-03-27T13:21:00Z">
            <w:rPr>
              <w:color w:val="344449"/>
              <w:spacing w:val="-14"/>
            </w:rPr>
          </w:rPrChange>
        </w:rPr>
        <w:t xml:space="preserve"> </w:t>
      </w:r>
      <w:r w:rsidRPr="002A7964">
        <w:rPr>
          <w:color w:val="344449"/>
        </w:rPr>
        <w:t>Deze</w:t>
      </w:r>
      <w:r w:rsidRPr="001A436D">
        <w:rPr>
          <w:color w:val="344449"/>
          <w:rPrChange w:id="3423" w:author="Vannieuwenhuyze Jorre" w:date="2025-03-27T14:21:00Z" w16du:dateUtc="2025-03-27T13:21:00Z">
            <w:rPr>
              <w:color w:val="344449"/>
              <w:spacing w:val="-13"/>
            </w:rPr>
          </w:rPrChange>
        </w:rPr>
        <w:t xml:space="preserve"> </w:t>
      </w:r>
      <w:r w:rsidRPr="002A7964">
        <w:rPr>
          <w:color w:val="344449"/>
        </w:rPr>
        <w:t>operationele</w:t>
      </w:r>
      <w:r w:rsidRPr="001A436D">
        <w:rPr>
          <w:color w:val="344449"/>
          <w:rPrChange w:id="3424" w:author="Vannieuwenhuyze Jorre" w:date="2025-03-27T14:21:00Z" w16du:dateUtc="2025-03-27T13:21:00Z">
            <w:rPr>
              <w:color w:val="344449"/>
              <w:spacing w:val="-14"/>
            </w:rPr>
          </w:rPrChange>
        </w:rPr>
        <w:t xml:space="preserve"> </w:t>
      </w:r>
      <w:r w:rsidRPr="002A7964">
        <w:rPr>
          <w:color w:val="344449"/>
        </w:rPr>
        <w:t>defini</w:t>
      </w:r>
      <w:del w:id="3425" w:author="Vannieuwenhuyze Jorre" w:date="2025-02-21T16:21:00Z" w16du:dateUtc="2025-02-21T15:21:00Z">
        <w:r w:rsidRPr="002A7964" w:rsidDel="006C2854">
          <w:rPr>
            <w:color w:val="344449"/>
          </w:rPr>
          <w:delText xml:space="preserve">‐ </w:delText>
        </w:r>
      </w:del>
      <w:r w:rsidRPr="001A436D">
        <w:rPr>
          <w:color w:val="344449"/>
          <w:rPrChange w:id="3426" w:author="Vannieuwenhuyze Jorre" w:date="2025-03-27T14:21:00Z" w16du:dateUtc="2025-03-27T13:21:00Z">
            <w:rPr>
              <w:color w:val="344449"/>
              <w:spacing w:val="-2"/>
            </w:rPr>
          </w:rPrChange>
        </w:rPr>
        <w:t>tie</w:t>
      </w:r>
      <w:r w:rsidRPr="001A436D">
        <w:rPr>
          <w:color w:val="344449"/>
          <w:rPrChange w:id="3427" w:author="Vannieuwenhuyze Jorre" w:date="2025-03-27T14:21:00Z" w16du:dateUtc="2025-03-27T13:21:00Z">
            <w:rPr>
              <w:color w:val="344449"/>
              <w:spacing w:val="-3"/>
            </w:rPr>
          </w:rPrChange>
        </w:rPr>
        <w:t xml:space="preserve"> </w:t>
      </w:r>
      <w:r w:rsidRPr="001A436D">
        <w:rPr>
          <w:color w:val="344449"/>
          <w:rPrChange w:id="3428" w:author="Vannieuwenhuyze Jorre" w:date="2025-03-27T14:21:00Z" w16du:dateUtc="2025-03-27T13:21:00Z">
            <w:rPr>
              <w:color w:val="344449"/>
              <w:spacing w:val="-2"/>
            </w:rPr>
          </w:rPrChange>
        </w:rPr>
        <w:t>vertelt</w:t>
      </w:r>
      <w:r w:rsidRPr="001A436D">
        <w:rPr>
          <w:color w:val="344449"/>
          <w:rPrChange w:id="3429" w:author="Vannieuwenhuyze Jorre" w:date="2025-03-27T14:21:00Z" w16du:dateUtc="2025-03-27T13:21:00Z">
            <w:rPr>
              <w:color w:val="344449"/>
              <w:spacing w:val="-4"/>
            </w:rPr>
          </w:rPrChange>
        </w:rPr>
        <w:t xml:space="preserve"> </w:t>
      </w:r>
      <w:r w:rsidRPr="001A436D">
        <w:rPr>
          <w:color w:val="344449"/>
          <w:rPrChange w:id="3430" w:author="Vannieuwenhuyze Jorre" w:date="2025-03-27T14:21:00Z" w16du:dateUtc="2025-03-27T13:21:00Z">
            <w:rPr>
              <w:color w:val="344449"/>
              <w:spacing w:val="-2"/>
            </w:rPr>
          </w:rPrChange>
        </w:rPr>
        <w:t>exact</w:t>
      </w:r>
      <w:r w:rsidRPr="001A436D">
        <w:rPr>
          <w:color w:val="344449"/>
          <w:rPrChange w:id="3431" w:author="Vannieuwenhuyze Jorre" w:date="2025-03-27T14:21:00Z" w16du:dateUtc="2025-03-27T13:21:00Z">
            <w:rPr>
              <w:color w:val="344449"/>
              <w:spacing w:val="-4"/>
            </w:rPr>
          </w:rPrChange>
        </w:rPr>
        <w:t xml:space="preserve"> </w:t>
      </w:r>
      <w:r w:rsidRPr="001A436D">
        <w:rPr>
          <w:color w:val="344449"/>
          <w:rPrChange w:id="3432" w:author="Vannieuwenhuyze Jorre" w:date="2025-03-27T14:21:00Z" w16du:dateUtc="2025-03-27T13:21:00Z">
            <w:rPr>
              <w:color w:val="344449"/>
              <w:spacing w:val="-2"/>
            </w:rPr>
          </w:rPrChange>
        </w:rPr>
        <w:t>hoeveel</w:t>
      </w:r>
      <w:r w:rsidRPr="001A436D">
        <w:rPr>
          <w:color w:val="344449"/>
          <w:rPrChange w:id="3433" w:author="Vannieuwenhuyze Jorre" w:date="2025-03-27T14:21:00Z" w16du:dateUtc="2025-03-27T13:21:00Z">
            <w:rPr>
              <w:color w:val="344449"/>
              <w:spacing w:val="-4"/>
            </w:rPr>
          </w:rPrChange>
        </w:rPr>
        <w:t xml:space="preserve"> </w:t>
      </w:r>
      <w:r w:rsidRPr="001A436D">
        <w:rPr>
          <w:color w:val="344449"/>
          <w:rPrChange w:id="3434" w:author="Vannieuwenhuyze Jorre" w:date="2025-03-27T14:21:00Z" w16du:dateUtc="2025-03-27T13:21:00Z">
            <w:rPr>
              <w:color w:val="344449"/>
              <w:spacing w:val="-2"/>
            </w:rPr>
          </w:rPrChange>
        </w:rPr>
        <w:t>cijfers</w:t>
      </w:r>
      <w:r w:rsidRPr="001A436D">
        <w:rPr>
          <w:color w:val="344449"/>
          <w:rPrChange w:id="3435" w:author="Vannieuwenhuyze Jorre" w:date="2025-03-27T14:21:00Z" w16du:dateUtc="2025-03-27T13:21:00Z">
            <w:rPr>
              <w:color w:val="344449"/>
              <w:spacing w:val="-4"/>
            </w:rPr>
          </w:rPrChange>
        </w:rPr>
        <w:t xml:space="preserve"> </w:t>
      </w:r>
      <w:r w:rsidRPr="001A436D">
        <w:rPr>
          <w:color w:val="344449"/>
          <w:rPrChange w:id="3436" w:author="Vannieuwenhuyze Jorre" w:date="2025-03-27T14:21:00Z" w16du:dateUtc="2025-03-27T13:21:00Z">
            <w:rPr>
              <w:color w:val="344449"/>
              <w:spacing w:val="-2"/>
            </w:rPr>
          </w:rPrChange>
        </w:rPr>
        <w:t>de</w:t>
      </w:r>
      <w:r w:rsidRPr="001A436D">
        <w:rPr>
          <w:color w:val="344449"/>
          <w:rPrChange w:id="3437" w:author="Vannieuwenhuyze Jorre" w:date="2025-03-27T14:21:00Z" w16du:dateUtc="2025-03-27T13:21:00Z">
            <w:rPr>
              <w:color w:val="344449"/>
              <w:spacing w:val="-3"/>
            </w:rPr>
          </w:rPrChange>
        </w:rPr>
        <w:t xml:space="preserve"> </w:t>
      </w:r>
      <w:r w:rsidRPr="001A436D">
        <w:rPr>
          <w:color w:val="344449"/>
          <w:rPrChange w:id="3438" w:author="Vannieuwenhuyze Jorre" w:date="2025-03-27T14:21:00Z" w16du:dateUtc="2025-03-27T13:21:00Z">
            <w:rPr>
              <w:color w:val="344449"/>
              <w:spacing w:val="-2"/>
            </w:rPr>
          </w:rPrChange>
        </w:rPr>
        <w:t>statistiekreeks</w:t>
      </w:r>
      <w:r w:rsidRPr="001A436D">
        <w:rPr>
          <w:color w:val="344449"/>
          <w:rPrChange w:id="3439" w:author="Vannieuwenhuyze Jorre" w:date="2025-03-27T14:21:00Z" w16du:dateUtc="2025-03-27T13:21:00Z">
            <w:rPr>
              <w:color w:val="344449"/>
              <w:spacing w:val="-4"/>
            </w:rPr>
          </w:rPrChange>
        </w:rPr>
        <w:t xml:space="preserve"> </w:t>
      </w:r>
      <w:r w:rsidRPr="001A436D">
        <w:rPr>
          <w:color w:val="344449"/>
          <w:rPrChange w:id="3440" w:author="Vannieuwenhuyze Jorre" w:date="2025-03-27T14:21:00Z" w16du:dateUtc="2025-03-27T13:21:00Z">
            <w:rPr>
              <w:color w:val="344449"/>
              <w:spacing w:val="-2"/>
            </w:rPr>
          </w:rPrChange>
        </w:rPr>
        <w:t>bevat,</w:t>
      </w:r>
      <w:r w:rsidRPr="001A436D">
        <w:rPr>
          <w:color w:val="344449"/>
          <w:rPrChange w:id="3441" w:author="Vannieuwenhuyze Jorre" w:date="2025-03-27T14:21:00Z" w16du:dateUtc="2025-03-27T13:21:00Z">
            <w:rPr>
              <w:color w:val="344449"/>
              <w:spacing w:val="-3"/>
            </w:rPr>
          </w:rPrChange>
        </w:rPr>
        <w:t xml:space="preserve"> </w:t>
      </w:r>
      <w:r w:rsidRPr="001A436D">
        <w:rPr>
          <w:color w:val="344449"/>
          <w:rPrChange w:id="3442" w:author="Vannieuwenhuyze Jorre" w:date="2025-03-27T14:21:00Z" w16du:dateUtc="2025-03-27T13:21:00Z">
            <w:rPr>
              <w:color w:val="344449"/>
              <w:spacing w:val="-2"/>
            </w:rPr>
          </w:rPrChange>
        </w:rPr>
        <w:t>wat</w:t>
      </w:r>
      <w:r w:rsidRPr="001A436D">
        <w:rPr>
          <w:color w:val="344449"/>
          <w:rPrChange w:id="3443" w:author="Vannieuwenhuyze Jorre" w:date="2025-03-27T14:21:00Z" w16du:dateUtc="2025-03-27T13:21:00Z">
            <w:rPr>
              <w:color w:val="344449"/>
              <w:spacing w:val="-4"/>
            </w:rPr>
          </w:rPrChange>
        </w:rPr>
        <w:t xml:space="preserve"> </w:t>
      </w:r>
      <w:r w:rsidRPr="001A436D">
        <w:rPr>
          <w:color w:val="344449"/>
          <w:rPrChange w:id="3444" w:author="Vannieuwenhuyze Jorre" w:date="2025-03-27T14:21:00Z" w16du:dateUtc="2025-03-27T13:21:00Z">
            <w:rPr>
              <w:color w:val="344449"/>
              <w:spacing w:val="-2"/>
            </w:rPr>
          </w:rPrChange>
        </w:rPr>
        <w:t>deze</w:t>
      </w:r>
      <w:r w:rsidRPr="001A436D">
        <w:rPr>
          <w:color w:val="344449"/>
          <w:rPrChange w:id="3445" w:author="Vannieuwenhuyze Jorre" w:date="2025-03-27T14:21:00Z" w16du:dateUtc="2025-03-27T13:21:00Z">
            <w:rPr>
              <w:color w:val="344449"/>
              <w:spacing w:val="-4"/>
            </w:rPr>
          </w:rPrChange>
        </w:rPr>
        <w:t xml:space="preserve"> </w:t>
      </w:r>
      <w:r w:rsidRPr="001A436D">
        <w:rPr>
          <w:color w:val="344449"/>
          <w:rPrChange w:id="3446" w:author="Vannieuwenhuyze Jorre" w:date="2025-03-27T14:21:00Z" w16du:dateUtc="2025-03-27T13:21:00Z">
            <w:rPr>
              <w:color w:val="344449"/>
              <w:spacing w:val="-2"/>
            </w:rPr>
          </w:rPrChange>
        </w:rPr>
        <w:t>cijfers</w:t>
      </w:r>
      <w:r w:rsidRPr="001A436D">
        <w:rPr>
          <w:color w:val="344449"/>
          <w:rPrChange w:id="3447" w:author="Vannieuwenhuyze Jorre" w:date="2025-03-27T14:21:00Z" w16du:dateUtc="2025-03-27T13:21:00Z">
            <w:rPr>
              <w:color w:val="344449"/>
              <w:spacing w:val="-4"/>
            </w:rPr>
          </w:rPrChange>
        </w:rPr>
        <w:t xml:space="preserve"> </w:t>
      </w:r>
      <w:r w:rsidRPr="001A436D">
        <w:rPr>
          <w:color w:val="344449"/>
          <w:rPrChange w:id="3448" w:author="Vannieuwenhuyze Jorre" w:date="2025-03-27T14:21:00Z" w16du:dateUtc="2025-03-27T13:21:00Z">
            <w:rPr>
              <w:color w:val="344449"/>
              <w:spacing w:val="-2"/>
            </w:rPr>
          </w:rPrChange>
        </w:rPr>
        <w:t xml:space="preserve">betekenen </w:t>
      </w:r>
      <w:r w:rsidRPr="002A7964">
        <w:rPr>
          <w:color w:val="344449"/>
        </w:rPr>
        <w:t>en hoe de cijfers werden bekomen.</w:t>
      </w:r>
      <w:r w:rsidRPr="001A436D">
        <w:rPr>
          <w:color w:val="344449"/>
          <w:rPrChange w:id="3449" w:author="Vannieuwenhuyze Jorre" w:date="2025-03-27T14:21:00Z" w16du:dateUtc="2025-03-27T13:21:00Z">
            <w:rPr>
              <w:color w:val="344449"/>
              <w:spacing w:val="40"/>
            </w:rPr>
          </w:rPrChange>
        </w:rPr>
        <w:t xml:space="preserve"> </w:t>
      </w:r>
      <w:r w:rsidRPr="002A7964">
        <w:rPr>
          <w:color w:val="344449"/>
        </w:rPr>
        <w:t xml:space="preserve">Een wanverhouding tussen de operationele definitie en de gebruikersbehoeften </w:t>
      </w:r>
      <w:del w:id="3450" w:author="De Winter Tom" w:date="2025-03-10T14:56:00Z" w16du:dateUtc="2025-03-10T13:56:00Z">
        <w:r w:rsidRPr="002A7964" w:rsidDel="008E4B13">
          <w:rPr>
            <w:color w:val="344449"/>
          </w:rPr>
          <w:delText xml:space="preserve">bepaalt </w:delText>
        </w:r>
      </w:del>
      <w:ins w:id="3451" w:author="De Winter Tom" w:date="2025-03-10T14:56:00Z" w16du:dateUtc="2025-03-10T13:56:00Z">
        <w:r w:rsidR="008E4B13" w:rsidRPr="002A7964">
          <w:rPr>
            <w:color w:val="344449"/>
          </w:rPr>
          <w:t xml:space="preserve">is een van de </w:t>
        </w:r>
      </w:ins>
      <w:del w:id="3452" w:author="De Winter Tom" w:date="2025-03-10T14:56:00Z" w16du:dateUtc="2025-03-10T13:56:00Z">
        <w:r w:rsidRPr="002A7964" w:rsidDel="008E4B13">
          <w:rPr>
            <w:color w:val="344449"/>
          </w:rPr>
          <w:delText xml:space="preserve">de </w:delText>
        </w:r>
      </w:del>
      <w:r w:rsidRPr="002A7964">
        <w:rPr>
          <w:color w:val="344449"/>
        </w:rPr>
        <w:t>kwaliteit</w:t>
      </w:r>
      <w:ins w:id="3453" w:author="De Winter Tom" w:date="2025-03-10T14:56:00Z" w16du:dateUtc="2025-03-10T13:56:00Z">
        <w:r w:rsidR="008E4B13" w:rsidRPr="002A7964">
          <w:rPr>
            <w:color w:val="344449"/>
          </w:rPr>
          <w:t>sindicatoren</w:t>
        </w:r>
      </w:ins>
      <w:r w:rsidRPr="002A7964">
        <w:rPr>
          <w:color w:val="344449"/>
        </w:rPr>
        <w:t xml:space="preserve"> van de statistiekreeks</w:t>
      </w:r>
      <w:ins w:id="3454" w:author="De Winter Tom" w:date="2025-03-10T14:56:00Z" w16du:dateUtc="2025-03-10T13:56:00Z">
        <w:r w:rsidR="00DB60A4" w:rsidRPr="002A7964">
          <w:rPr>
            <w:color w:val="344449"/>
          </w:rPr>
          <w:t xml:space="preserve"> volgens de praktijkcode</w:t>
        </w:r>
      </w:ins>
      <w:r w:rsidRPr="002A7964">
        <w:rPr>
          <w:color w:val="344449"/>
        </w:rPr>
        <w:t>.</w:t>
      </w:r>
    </w:p>
    <w:p w14:paraId="25B31AB7" w14:textId="6DC075FD" w:rsidR="001E3564" w:rsidRPr="002A7964" w:rsidRDefault="002F5345" w:rsidP="5F5817D8">
      <w:pPr>
        <w:pStyle w:val="BodyText"/>
        <w:spacing w:before="138" w:line="237" w:lineRule="auto"/>
        <w:ind w:left="709" w:right="1130"/>
        <w:jc w:val="both"/>
        <w:rPr>
          <w:color w:val="344449"/>
        </w:rPr>
      </w:pPr>
      <w:r w:rsidRPr="002A7964">
        <w:rPr>
          <w:color w:val="344449"/>
        </w:rPr>
        <w:t>Met</w:t>
      </w:r>
      <w:r w:rsidRPr="001A436D">
        <w:rPr>
          <w:color w:val="344449"/>
          <w:rPrChange w:id="3455" w:author="Vannieuwenhuyze Jorre" w:date="2025-03-27T14:21:00Z" w16du:dateUtc="2025-03-27T13:21:00Z">
            <w:rPr>
              <w:color w:val="344449"/>
              <w:spacing w:val="-11"/>
            </w:rPr>
          </w:rPrChange>
        </w:rPr>
        <w:t xml:space="preserve"> </w:t>
      </w:r>
      <w:r w:rsidRPr="002A7964">
        <w:rPr>
          <w:color w:val="344449"/>
        </w:rPr>
        <w:t>Statistiek</w:t>
      </w:r>
      <w:r w:rsidRPr="001A436D">
        <w:rPr>
          <w:color w:val="344449"/>
          <w:rPrChange w:id="3456" w:author="Vannieuwenhuyze Jorre" w:date="2025-03-27T14:21:00Z" w16du:dateUtc="2025-03-27T13:21:00Z">
            <w:rPr>
              <w:color w:val="344449"/>
              <w:spacing w:val="-11"/>
            </w:rPr>
          </w:rPrChange>
        </w:rPr>
        <w:t xml:space="preserve"> </w:t>
      </w:r>
      <w:r w:rsidRPr="002A7964">
        <w:rPr>
          <w:color w:val="344449"/>
        </w:rPr>
        <w:t>Vlaanderen</w:t>
      </w:r>
      <w:r w:rsidRPr="001A436D">
        <w:rPr>
          <w:color w:val="344449"/>
          <w:rPrChange w:id="3457" w:author="Vannieuwenhuyze Jorre" w:date="2025-03-27T14:21:00Z" w16du:dateUtc="2025-03-27T13:21:00Z">
            <w:rPr>
              <w:color w:val="344449"/>
              <w:spacing w:val="-11"/>
            </w:rPr>
          </w:rPrChange>
        </w:rPr>
        <w:t xml:space="preserve"> </w:t>
      </w:r>
      <w:r w:rsidRPr="002A7964">
        <w:rPr>
          <w:color w:val="344449"/>
        </w:rPr>
        <w:t>leggen</w:t>
      </w:r>
      <w:r w:rsidRPr="001A436D">
        <w:rPr>
          <w:color w:val="344449"/>
          <w:rPrChange w:id="3458" w:author="Vannieuwenhuyze Jorre" w:date="2025-03-27T14:21:00Z" w16du:dateUtc="2025-03-27T13:21:00Z">
            <w:rPr>
              <w:color w:val="344449"/>
              <w:spacing w:val="-11"/>
            </w:rPr>
          </w:rPrChange>
        </w:rPr>
        <w:t xml:space="preserve"> </w:t>
      </w:r>
      <w:r w:rsidRPr="002A7964">
        <w:rPr>
          <w:color w:val="344449"/>
        </w:rPr>
        <w:t>we</w:t>
      </w:r>
      <w:r w:rsidRPr="001A436D">
        <w:rPr>
          <w:color w:val="344449"/>
          <w:rPrChange w:id="3459" w:author="Vannieuwenhuyze Jorre" w:date="2025-03-27T14:21:00Z" w16du:dateUtc="2025-03-27T13:21:00Z">
            <w:rPr>
              <w:color w:val="344449"/>
              <w:spacing w:val="-11"/>
            </w:rPr>
          </w:rPrChange>
        </w:rPr>
        <w:t xml:space="preserve"> </w:t>
      </w:r>
      <w:r w:rsidRPr="002A7964">
        <w:rPr>
          <w:color w:val="344449"/>
        </w:rPr>
        <w:t>op</w:t>
      </w:r>
      <w:r w:rsidRPr="001A436D">
        <w:rPr>
          <w:color w:val="344449"/>
          <w:rPrChange w:id="3460" w:author="Vannieuwenhuyze Jorre" w:date="2025-03-27T14:21:00Z" w16du:dateUtc="2025-03-27T13:21:00Z">
            <w:rPr>
              <w:color w:val="344449"/>
              <w:spacing w:val="-11"/>
            </w:rPr>
          </w:rPrChange>
        </w:rPr>
        <w:t xml:space="preserve"> </w:t>
      </w:r>
      <w:r w:rsidRPr="002A7964">
        <w:rPr>
          <w:color w:val="344449"/>
        </w:rPr>
        <w:t>voorhand</w:t>
      </w:r>
      <w:r w:rsidRPr="001A436D">
        <w:rPr>
          <w:color w:val="344449"/>
          <w:rPrChange w:id="3461" w:author="Vannieuwenhuyze Jorre" w:date="2025-03-27T14:21:00Z" w16du:dateUtc="2025-03-27T13:21:00Z">
            <w:rPr>
              <w:color w:val="344449"/>
              <w:spacing w:val="-11"/>
            </w:rPr>
          </w:rPrChange>
        </w:rPr>
        <w:t xml:space="preserve"> </w:t>
      </w:r>
      <w:r w:rsidRPr="002A7964">
        <w:rPr>
          <w:color w:val="344449"/>
        </w:rPr>
        <w:t>vast</w:t>
      </w:r>
      <w:r w:rsidRPr="001A436D">
        <w:rPr>
          <w:color w:val="344449"/>
          <w:rPrChange w:id="3462" w:author="Vannieuwenhuyze Jorre" w:date="2025-03-27T14:21:00Z" w16du:dateUtc="2025-03-27T13:21:00Z">
            <w:rPr>
              <w:color w:val="344449"/>
              <w:spacing w:val="-11"/>
            </w:rPr>
          </w:rPrChange>
        </w:rPr>
        <w:t xml:space="preserve"> </w:t>
      </w:r>
      <w:r w:rsidRPr="002A7964">
        <w:rPr>
          <w:color w:val="344449"/>
        </w:rPr>
        <w:t>welke</w:t>
      </w:r>
      <w:r w:rsidRPr="001A436D">
        <w:rPr>
          <w:color w:val="344449"/>
          <w:rPrChange w:id="3463" w:author="Vannieuwenhuyze Jorre" w:date="2025-03-27T14:21:00Z" w16du:dateUtc="2025-03-27T13:21:00Z">
            <w:rPr>
              <w:color w:val="344449"/>
              <w:spacing w:val="-11"/>
            </w:rPr>
          </w:rPrChange>
        </w:rPr>
        <w:t xml:space="preserve"> </w:t>
      </w:r>
      <w:r w:rsidRPr="002A7964">
        <w:rPr>
          <w:color w:val="344449"/>
        </w:rPr>
        <w:t>statistiekreeksen</w:t>
      </w:r>
      <w:r w:rsidRPr="001A436D">
        <w:rPr>
          <w:color w:val="344449"/>
          <w:rPrChange w:id="3464" w:author="Vannieuwenhuyze Jorre" w:date="2025-03-27T14:21:00Z" w16du:dateUtc="2025-03-27T13:21:00Z">
            <w:rPr>
              <w:color w:val="344449"/>
              <w:spacing w:val="-11"/>
            </w:rPr>
          </w:rPrChange>
        </w:rPr>
        <w:t xml:space="preserve"> </w:t>
      </w:r>
      <w:r w:rsidRPr="002A7964">
        <w:rPr>
          <w:color w:val="344449"/>
        </w:rPr>
        <w:t>we publiceren.</w:t>
      </w:r>
      <w:r w:rsidRPr="001A436D">
        <w:rPr>
          <w:color w:val="344449"/>
          <w:rPrChange w:id="3465" w:author="Vannieuwenhuyze Jorre" w:date="2025-03-27T14:21:00Z" w16du:dateUtc="2025-03-27T13:21:00Z">
            <w:rPr>
              <w:color w:val="344449"/>
              <w:spacing w:val="40"/>
            </w:rPr>
          </w:rPrChange>
        </w:rPr>
        <w:t xml:space="preserve"> </w:t>
      </w:r>
      <w:r w:rsidRPr="002A7964">
        <w:rPr>
          <w:color w:val="344449"/>
        </w:rPr>
        <w:t>Deze statistiekreeksen zijn terug te vinden in het Vlaams Statistisch Programma</w:t>
      </w:r>
      <w:r w:rsidRPr="001A436D">
        <w:rPr>
          <w:color w:val="344449"/>
          <w:rPrChange w:id="3466" w:author="Vannieuwenhuyze Jorre" w:date="2025-03-27T14:21:00Z" w16du:dateUtc="2025-03-27T13:21:00Z">
            <w:rPr>
              <w:color w:val="344449"/>
              <w:spacing w:val="-3"/>
            </w:rPr>
          </w:rPrChange>
        </w:rPr>
        <w:t xml:space="preserve"> </w:t>
      </w:r>
      <w:r w:rsidRPr="002A7964">
        <w:rPr>
          <w:color w:val="344449"/>
        </w:rPr>
        <w:t>(VSP‐lijst).</w:t>
      </w:r>
      <w:r w:rsidRPr="001A436D">
        <w:rPr>
          <w:color w:val="344449"/>
          <w:rPrChange w:id="3467" w:author="Vannieuwenhuyze Jorre" w:date="2025-03-27T14:21:00Z" w16du:dateUtc="2025-03-27T13:21:00Z">
            <w:rPr>
              <w:color w:val="344449"/>
              <w:spacing w:val="27"/>
            </w:rPr>
          </w:rPrChange>
        </w:rPr>
        <w:t xml:space="preserve"> </w:t>
      </w:r>
      <w:commentRangeStart w:id="3468"/>
      <w:commentRangeStart w:id="3469"/>
      <w:commentRangeStart w:id="3470"/>
      <w:r w:rsidRPr="002A7964">
        <w:rPr>
          <w:color w:val="344449"/>
        </w:rPr>
        <w:t>Voor</w:t>
      </w:r>
      <w:r w:rsidRPr="001A436D">
        <w:rPr>
          <w:color w:val="344449"/>
          <w:rPrChange w:id="3471" w:author="Vannieuwenhuyze Jorre" w:date="2025-03-27T14:21:00Z" w16du:dateUtc="2025-03-27T13:21:00Z">
            <w:rPr>
              <w:color w:val="344449"/>
              <w:spacing w:val="-3"/>
            </w:rPr>
          </w:rPrChange>
        </w:rPr>
        <w:t xml:space="preserve"> </w:t>
      </w:r>
      <w:r w:rsidRPr="002A7964">
        <w:rPr>
          <w:color w:val="344449"/>
        </w:rPr>
        <w:t>elke</w:t>
      </w:r>
      <w:r w:rsidRPr="001A436D">
        <w:rPr>
          <w:color w:val="344449"/>
          <w:rPrChange w:id="3472" w:author="Vannieuwenhuyze Jorre" w:date="2025-03-27T14:21:00Z" w16du:dateUtc="2025-03-27T13:21:00Z">
            <w:rPr>
              <w:color w:val="344449"/>
              <w:spacing w:val="-3"/>
            </w:rPr>
          </w:rPrChange>
        </w:rPr>
        <w:t xml:space="preserve"> </w:t>
      </w:r>
      <w:r w:rsidRPr="002A7964">
        <w:rPr>
          <w:color w:val="344449"/>
        </w:rPr>
        <w:t>statistiek</w:t>
      </w:r>
      <w:r w:rsidRPr="001A436D">
        <w:rPr>
          <w:color w:val="344449"/>
          <w:rPrChange w:id="3473" w:author="Vannieuwenhuyze Jorre" w:date="2025-03-27T14:21:00Z" w16du:dateUtc="2025-03-27T13:21:00Z">
            <w:rPr>
              <w:color w:val="344449"/>
              <w:spacing w:val="-3"/>
            </w:rPr>
          </w:rPrChange>
        </w:rPr>
        <w:t xml:space="preserve"> </w:t>
      </w:r>
      <w:del w:id="3474" w:author="Vannieuwenhuyze Jorre" w:date="2025-01-20T12:23:00Z" w16du:dateUtc="2025-01-20T11:23:00Z">
        <w:r w:rsidRPr="002A7964" w:rsidDel="00EF2F08">
          <w:rPr>
            <w:color w:val="344449"/>
          </w:rPr>
          <w:delText>bevat</w:delText>
        </w:r>
        <w:r w:rsidRPr="001A436D" w:rsidDel="00EF2F08">
          <w:rPr>
            <w:color w:val="344449"/>
            <w:rPrChange w:id="3475" w:author="Vannieuwenhuyze Jorre" w:date="2025-03-27T14:21:00Z" w16du:dateUtc="2025-03-27T13:21:00Z">
              <w:rPr>
                <w:color w:val="344449"/>
                <w:spacing w:val="-3"/>
              </w:rPr>
            </w:rPrChange>
          </w:rPr>
          <w:delText xml:space="preserve"> </w:delText>
        </w:r>
      </w:del>
      <w:ins w:id="3476" w:author="Vannieuwenhuyze Jorre" w:date="2025-01-20T12:23:00Z" w16du:dateUtc="2025-01-20T11:23:00Z">
        <w:r w:rsidR="00EF2F08" w:rsidRPr="002A7964">
          <w:rPr>
            <w:color w:val="344449"/>
          </w:rPr>
          <w:t xml:space="preserve">in </w:t>
        </w:r>
      </w:ins>
      <w:r w:rsidRPr="002A7964">
        <w:rPr>
          <w:color w:val="344449"/>
        </w:rPr>
        <w:t>de</w:t>
      </w:r>
      <w:r w:rsidRPr="001A436D">
        <w:rPr>
          <w:color w:val="344449"/>
          <w:rPrChange w:id="3477" w:author="Vannieuwenhuyze Jorre" w:date="2025-03-27T14:21:00Z" w16du:dateUtc="2025-03-27T13:21:00Z">
            <w:rPr>
              <w:color w:val="344449"/>
              <w:spacing w:val="-3"/>
            </w:rPr>
          </w:rPrChange>
        </w:rPr>
        <w:t xml:space="preserve"> </w:t>
      </w:r>
      <w:r w:rsidRPr="002A7964">
        <w:rPr>
          <w:color w:val="344449"/>
        </w:rPr>
        <w:t>VSP‐lijst</w:t>
      </w:r>
      <w:r w:rsidRPr="001A436D">
        <w:rPr>
          <w:color w:val="344449"/>
          <w:rPrChange w:id="3478" w:author="Vannieuwenhuyze Jorre" w:date="2025-03-27T14:21:00Z" w16du:dateUtc="2025-03-27T13:21:00Z">
            <w:rPr>
              <w:color w:val="344449"/>
              <w:spacing w:val="-3"/>
            </w:rPr>
          </w:rPrChange>
        </w:rPr>
        <w:t xml:space="preserve"> </w:t>
      </w:r>
      <w:ins w:id="3479" w:author="Vannieuwenhuyze Jorre" w:date="2025-02-21T16:21:00Z" w16du:dateUtc="2025-02-21T15:21:00Z">
        <w:r w:rsidR="00A3598D" w:rsidRPr="001A436D">
          <w:rPr>
            <w:color w:val="344449"/>
            <w:rPrChange w:id="3480" w:author="Vannieuwenhuyze Jorre" w:date="2025-03-27T14:21:00Z" w16du:dateUtc="2025-03-27T13:21:00Z">
              <w:rPr>
                <w:color w:val="344449"/>
                <w:spacing w:val="-3"/>
              </w:rPr>
            </w:rPrChange>
          </w:rPr>
          <w:t xml:space="preserve">voorzien </w:t>
        </w:r>
      </w:ins>
      <w:ins w:id="3481" w:author="Vannieuwenhuyze Jorre" w:date="2025-01-20T12:23:00Z" w16du:dateUtc="2025-01-20T11:23:00Z">
        <w:r w:rsidR="00EF2F08" w:rsidRPr="001A436D">
          <w:rPr>
            <w:color w:val="344449"/>
            <w:rPrChange w:id="3482" w:author="Vannieuwenhuyze Jorre" w:date="2025-03-27T14:21:00Z" w16du:dateUtc="2025-03-27T13:21:00Z">
              <w:rPr>
                <w:color w:val="344449"/>
                <w:spacing w:val="-3"/>
              </w:rPr>
            </w:rPrChange>
          </w:rPr>
          <w:t xml:space="preserve">we </w:t>
        </w:r>
      </w:ins>
      <w:r w:rsidRPr="002A7964">
        <w:rPr>
          <w:color w:val="344449"/>
        </w:rPr>
        <w:t>ten</w:t>
      </w:r>
      <w:r w:rsidRPr="001A436D">
        <w:rPr>
          <w:color w:val="344449"/>
          <w:rPrChange w:id="3483" w:author="Vannieuwenhuyze Jorre" w:date="2025-03-27T14:21:00Z" w16du:dateUtc="2025-03-27T13:21:00Z">
            <w:rPr>
              <w:color w:val="344449"/>
              <w:spacing w:val="-4"/>
            </w:rPr>
          </w:rPrChange>
        </w:rPr>
        <w:t xml:space="preserve"> </w:t>
      </w:r>
      <w:r w:rsidRPr="002A7964">
        <w:rPr>
          <w:color w:val="344449"/>
        </w:rPr>
        <w:t>minste</w:t>
      </w:r>
      <w:r w:rsidRPr="001A436D">
        <w:rPr>
          <w:color w:val="344449"/>
          <w:rPrChange w:id="3484" w:author="Vannieuwenhuyze Jorre" w:date="2025-03-27T14:21:00Z" w16du:dateUtc="2025-03-27T13:21:00Z">
            <w:rPr>
              <w:color w:val="344449"/>
              <w:spacing w:val="-3"/>
            </w:rPr>
          </w:rPrChange>
        </w:rPr>
        <w:t xml:space="preserve"> </w:t>
      </w:r>
      <w:r w:rsidRPr="002A7964">
        <w:rPr>
          <w:color w:val="344449"/>
        </w:rPr>
        <w:t xml:space="preserve">volgende </w:t>
      </w:r>
      <w:r w:rsidRPr="001A436D">
        <w:rPr>
          <w:color w:val="344449"/>
          <w:rPrChange w:id="3485" w:author="Vannieuwenhuyze Jorre" w:date="2025-03-27T14:21:00Z" w16du:dateUtc="2025-03-27T13:21:00Z">
            <w:rPr>
              <w:color w:val="344449"/>
              <w:spacing w:val="-2"/>
            </w:rPr>
          </w:rPrChange>
        </w:rPr>
        <w:t>informatie:</w:t>
      </w:r>
      <w:commentRangeEnd w:id="3468"/>
      <w:r w:rsidRPr="002A7964">
        <w:rPr>
          <w:rStyle w:val="CommentReference"/>
        </w:rPr>
        <w:commentReference w:id="3468"/>
      </w:r>
      <w:commentRangeEnd w:id="3469"/>
      <w:r w:rsidR="00DD00F6" w:rsidRPr="002A7964">
        <w:rPr>
          <w:rStyle w:val="CommentReference"/>
        </w:rPr>
        <w:commentReference w:id="3469"/>
      </w:r>
      <w:commentRangeEnd w:id="3470"/>
      <w:r w:rsidR="00D95B04" w:rsidRPr="002A7964">
        <w:rPr>
          <w:rStyle w:val="CommentReference"/>
        </w:rPr>
        <w:commentReference w:id="3470"/>
      </w:r>
    </w:p>
    <w:p w14:paraId="03CEDCE4" w14:textId="77777777" w:rsidR="00A3598D" w:rsidRPr="001A436D" w:rsidRDefault="00A3598D">
      <w:pPr>
        <w:pStyle w:val="ListParagraph"/>
        <w:numPr>
          <w:ilvl w:val="0"/>
          <w:numId w:val="2"/>
        </w:numPr>
        <w:tabs>
          <w:tab w:val="left" w:pos="1372"/>
          <w:tab w:val="left" w:pos="1375"/>
        </w:tabs>
        <w:spacing w:before="139" w:line="237" w:lineRule="auto"/>
        <w:ind w:right="1129"/>
        <w:jc w:val="both"/>
        <w:rPr>
          <w:ins w:id="3486" w:author="Vannieuwenhuyze Jorre" w:date="2025-02-21T16:22:00Z" w16du:dateUtc="2025-02-21T15:22:00Z"/>
          <w:sz w:val="24"/>
          <w:rPrChange w:id="3487" w:author="Vannieuwenhuyze Jorre" w:date="2025-03-27T14:21:00Z" w16du:dateUtc="2025-03-27T13:21:00Z">
            <w:rPr>
              <w:ins w:id="3488" w:author="Vannieuwenhuyze Jorre" w:date="2025-02-21T16:22:00Z" w16du:dateUtc="2025-02-21T15:22:00Z"/>
              <w:color w:val="344449"/>
              <w:spacing w:val="-3"/>
              <w:sz w:val="24"/>
            </w:rPr>
          </w:rPrChange>
        </w:rPr>
      </w:pPr>
      <w:ins w:id="3489" w:author="Vannieuwenhuyze Jorre" w:date="2025-02-21T16:22:00Z" w16du:dateUtc="2025-02-21T15:22:00Z">
        <w:r w:rsidRPr="001A436D">
          <w:rPr>
            <w:color w:val="344449"/>
            <w:sz w:val="24"/>
            <w:rPrChange w:id="3490" w:author="Vannieuwenhuyze Jorre" w:date="2025-03-27T14:21:00Z" w16du:dateUtc="2025-03-27T13:21:00Z">
              <w:rPr>
                <w:color w:val="344449"/>
                <w:spacing w:val="-2"/>
                <w:sz w:val="24"/>
              </w:rPr>
            </w:rPrChange>
          </w:rPr>
          <w:t>een</w:t>
        </w:r>
        <w:r w:rsidRPr="001A436D">
          <w:rPr>
            <w:color w:val="344449"/>
            <w:sz w:val="24"/>
            <w:rPrChange w:id="3491" w:author="Vannieuwenhuyze Jorre" w:date="2025-03-27T14:21:00Z" w16du:dateUtc="2025-03-27T13:21:00Z">
              <w:rPr>
                <w:color w:val="344449"/>
                <w:spacing w:val="-4"/>
                <w:sz w:val="24"/>
              </w:rPr>
            </w:rPrChange>
          </w:rPr>
          <w:t xml:space="preserve"> </w:t>
        </w:r>
        <w:r w:rsidRPr="001A436D">
          <w:rPr>
            <w:color w:val="344449"/>
            <w:sz w:val="24"/>
            <w:rPrChange w:id="3492" w:author="Vannieuwenhuyze Jorre" w:date="2025-03-27T14:21:00Z" w16du:dateUtc="2025-03-27T13:21:00Z">
              <w:rPr>
                <w:color w:val="344449"/>
                <w:spacing w:val="-2"/>
                <w:sz w:val="24"/>
              </w:rPr>
            </w:rPrChange>
          </w:rPr>
          <w:t>overzicht</w:t>
        </w:r>
        <w:r w:rsidRPr="001A436D">
          <w:rPr>
            <w:color w:val="344449"/>
            <w:sz w:val="24"/>
            <w:rPrChange w:id="3493" w:author="Vannieuwenhuyze Jorre" w:date="2025-03-27T14:21:00Z" w16du:dateUtc="2025-03-27T13:21:00Z">
              <w:rPr>
                <w:color w:val="344449"/>
                <w:spacing w:val="-3"/>
                <w:sz w:val="24"/>
              </w:rPr>
            </w:rPrChange>
          </w:rPr>
          <w:t xml:space="preserve"> </w:t>
        </w:r>
        <w:r w:rsidRPr="001A436D">
          <w:rPr>
            <w:color w:val="344449"/>
            <w:sz w:val="24"/>
            <w:rPrChange w:id="3494" w:author="Vannieuwenhuyze Jorre" w:date="2025-03-27T14:21:00Z" w16du:dateUtc="2025-03-27T13:21:00Z">
              <w:rPr>
                <w:color w:val="344449"/>
                <w:spacing w:val="-2"/>
                <w:sz w:val="24"/>
              </w:rPr>
            </w:rPrChange>
          </w:rPr>
          <w:t>van</w:t>
        </w:r>
        <w:r w:rsidRPr="001A436D">
          <w:rPr>
            <w:color w:val="344449"/>
            <w:sz w:val="24"/>
            <w:rPrChange w:id="3495" w:author="Vannieuwenhuyze Jorre" w:date="2025-03-27T14:21:00Z" w16du:dateUtc="2025-03-27T13:21:00Z">
              <w:rPr>
                <w:color w:val="344449"/>
                <w:spacing w:val="-4"/>
                <w:sz w:val="24"/>
              </w:rPr>
            </w:rPrChange>
          </w:rPr>
          <w:t xml:space="preserve"> </w:t>
        </w:r>
        <w:r w:rsidRPr="001A436D">
          <w:rPr>
            <w:color w:val="344449"/>
            <w:sz w:val="24"/>
            <w:rPrChange w:id="3496" w:author="Vannieuwenhuyze Jorre" w:date="2025-03-27T14:21:00Z" w16du:dateUtc="2025-03-27T13:21:00Z">
              <w:rPr>
                <w:color w:val="344449"/>
                <w:spacing w:val="-2"/>
                <w:sz w:val="24"/>
              </w:rPr>
            </w:rPrChange>
          </w:rPr>
          <w:t>de</w:t>
        </w:r>
        <w:r w:rsidRPr="001A436D">
          <w:rPr>
            <w:color w:val="344449"/>
            <w:sz w:val="24"/>
            <w:rPrChange w:id="3497" w:author="Vannieuwenhuyze Jorre" w:date="2025-03-27T14:21:00Z" w16du:dateUtc="2025-03-27T13:21:00Z">
              <w:rPr>
                <w:color w:val="344449"/>
                <w:spacing w:val="-3"/>
                <w:sz w:val="24"/>
              </w:rPr>
            </w:rPrChange>
          </w:rPr>
          <w:t xml:space="preserve"> </w:t>
        </w:r>
        <w:r w:rsidRPr="001A436D">
          <w:rPr>
            <w:color w:val="344449"/>
            <w:sz w:val="24"/>
            <w:rPrChange w:id="3498" w:author="Vannieuwenhuyze Jorre" w:date="2025-03-27T14:21:00Z" w16du:dateUtc="2025-03-27T13:21:00Z">
              <w:rPr>
                <w:color w:val="344449"/>
                <w:spacing w:val="-2"/>
                <w:sz w:val="24"/>
              </w:rPr>
            </w:rPrChange>
          </w:rPr>
          <w:t>gebruikersbehoeften,</w:t>
        </w:r>
        <w:r w:rsidRPr="001A436D">
          <w:rPr>
            <w:color w:val="344449"/>
            <w:sz w:val="24"/>
            <w:rPrChange w:id="3499" w:author="Vannieuwenhuyze Jorre" w:date="2025-03-27T14:21:00Z" w16du:dateUtc="2025-03-27T13:21:00Z">
              <w:rPr>
                <w:color w:val="344449"/>
                <w:spacing w:val="-3"/>
                <w:sz w:val="24"/>
              </w:rPr>
            </w:rPrChange>
          </w:rPr>
          <w:t xml:space="preserve"> </w:t>
        </w:r>
      </w:ins>
    </w:p>
    <w:p w14:paraId="25B31AB8" w14:textId="2887FBAD" w:rsidR="001E3564" w:rsidRPr="002A7964" w:rsidRDefault="002F5345">
      <w:pPr>
        <w:pStyle w:val="ListParagraph"/>
        <w:numPr>
          <w:ilvl w:val="0"/>
          <w:numId w:val="2"/>
        </w:numPr>
        <w:tabs>
          <w:tab w:val="left" w:pos="1372"/>
          <w:tab w:val="left" w:pos="1375"/>
        </w:tabs>
        <w:spacing w:before="139" w:line="237" w:lineRule="auto"/>
        <w:ind w:right="1129"/>
        <w:jc w:val="both"/>
        <w:rPr>
          <w:sz w:val="24"/>
        </w:rPr>
      </w:pPr>
      <w:r w:rsidRPr="002A7964">
        <w:rPr>
          <w:color w:val="344449"/>
          <w:sz w:val="24"/>
        </w:rPr>
        <w:t>de conceptuele definitie (die gebruikt wordt als handig label voor de stati</w:t>
      </w:r>
      <w:del w:id="3500" w:author="Vannieuwenhuyze Jorre" w:date="2025-02-21T16:22:00Z" w16du:dateUtc="2025-02-21T15:22:00Z">
        <w:r w:rsidRPr="002A7964" w:rsidDel="00A3598D">
          <w:rPr>
            <w:color w:val="344449"/>
            <w:sz w:val="24"/>
          </w:rPr>
          <w:delText xml:space="preserve">‐ </w:delText>
        </w:r>
      </w:del>
      <w:r w:rsidRPr="001A436D">
        <w:rPr>
          <w:color w:val="344449"/>
          <w:sz w:val="24"/>
          <w:rPrChange w:id="3501" w:author="Vannieuwenhuyze Jorre" w:date="2025-03-27T14:21:00Z" w16du:dateUtc="2025-03-27T13:21:00Z">
            <w:rPr>
              <w:color w:val="344449"/>
              <w:spacing w:val="-2"/>
              <w:sz w:val="24"/>
            </w:rPr>
          </w:rPrChange>
        </w:rPr>
        <w:t>stiekreeks),</w:t>
      </w:r>
    </w:p>
    <w:p w14:paraId="25B31AB9" w14:textId="77777777" w:rsidR="001E3564" w:rsidRPr="002A7964" w:rsidRDefault="002F5345">
      <w:pPr>
        <w:pStyle w:val="ListParagraph"/>
        <w:numPr>
          <w:ilvl w:val="0"/>
          <w:numId w:val="2"/>
        </w:numPr>
        <w:tabs>
          <w:tab w:val="left" w:pos="1373"/>
        </w:tabs>
        <w:spacing w:line="286" w:lineRule="exact"/>
        <w:ind w:left="1373" w:hanging="331"/>
        <w:jc w:val="both"/>
        <w:rPr>
          <w:sz w:val="24"/>
        </w:rPr>
      </w:pPr>
      <w:r w:rsidRPr="002A7964">
        <w:rPr>
          <w:color w:val="344449"/>
          <w:sz w:val="24"/>
        </w:rPr>
        <w:t>het</w:t>
      </w:r>
      <w:r w:rsidRPr="001A436D">
        <w:rPr>
          <w:color w:val="344449"/>
          <w:sz w:val="24"/>
          <w:rPrChange w:id="3502" w:author="Vannieuwenhuyze Jorre" w:date="2025-03-27T14:21:00Z" w16du:dateUtc="2025-03-27T13:21:00Z">
            <w:rPr>
              <w:color w:val="344449"/>
              <w:spacing w:val="-7"/>
              <w:sz w:val="24"/>
            </w:rPr>
          </w:rPrChange>
        </w:rPr>
        <w:t xml:space="preserve"> </w:t>
      </w:r>
      <w:r w:rsidRPr="001A436D">
        <w:rPr>
          <w:color w:val="344449"/>
          <w:sz w:val="24"/>
          <w:rPrChange w:id="3503" w:author="Vannieuwenhuyze Jorre" w:date="2025-03-27T14:21:00Z" w16du:dateUtc="2025-03-27T13:21:00Z">
            <w:rPr>
              <w:color w:val="344449"/>
              <w:spacing w:val="-2"/>
              <w:sz w:val="24"/>
            </w:rPr>
          </w:rPrChange>
        </w:rPr>
        <w:t>versienummer</w:t>
      </w:r>
    </w:p>
    <w:p w14:paraId="25B31ABA" w14:textId="60413552" w:rsidR="001E3564" w:rsidRPr="002A7964" w:rsidDel="00AF29A3" w:rsidRDefault="002F5345">
      <w:pPr>
        <w:pStyle w:val="ListParagraph"/>
        <w:numPr>
          <w:ilvl w:val="0"/>
          <w:numId w:val="2"/>
        </w:numPr>
        <w:tabs>
          <w:tab w:val="left" w:pos="1372"/>
          <w:tab w:val="left" w:pos="1375"/>
        </w:tabs>
        <w:spacing w:before="1" w:line="237" w:lineRule="auto"/>
        <w:ind w:right="1129"/>
        <w:jc w:val="both"/>
        <w:rPr>
          <w:del w:id="3504" w:author="Vannieuwenhuyze Jorre" w:date="2025-02-21T16:22:00Z" w16du:dateUtc="2025-02-21T15:22:00Z"/>
          <w:sz w:val="24"/>
        </w:rPr>
      </w:pPr>
      <w:r w:rsidRPr="002A7964">
        <w:rPr>
          <w:color w:val="344449"/>
          <w:sz w:val="24"/>
        </w:rPr>
        <w:t>de operationele definitie inclusief een beschrijving van alle concepten (at</w:t>
      </w:r>
      <w:del w:id="3505" w:author="Vannieuwenhuyze Jorre" w:date="2025-02-21T16:22:00Z" w16du:dateUtc="2025-02-21T15:22:00Z">
        <w:r w:rsidRPr="002A7964" w:rsidDel="00A3598D">
          <w:rPr>
            <w:color w:val="344449"/>
            <w:sz w:val="24"/>
          </w:rPr>
          <w:delText xml:space="preserve">‐ </w:delText>
        </w:r>
      </w:del>
      <w:r w:rsidRPr="002A7964">
        <w:rPr>
          <w:color w:val="344449"/>
          <w:sz w:val="24"/>
        </w:rPr>
        <w:t>tributen en dimensies) inclusief de exacte waarden van die concepten,</w:t>
      </w:r>
      <w:ins w:id="3506" w:author="Vannieuwenhuyze Jorre" w:date="2025-02-21T16:22:00Z" w16du:dateUtc="2025-02-21T15:22:00Z">
        <w:r w:rsidR="00AF29A3" w:rsidRPr="002A7964">
          <w:rPr>
            <w:color w:val="344449"/>
            <w:sz w:val="24"/>
          </w:rPr>
          <w:t xml:space="preserve"> </w:t>
        </w:r>
      </w:ins>
    </w:p>
    <w:p w14:paraId="25B31ABB" w14:textId="7E9F943E" w:rsidR="001E3564" w:rsidRPr="001A436D" w:rsidRDefault="002F5345">
      <w:pPr>
        <w:pStyle w:val="ListParagraph"/>
        <w:numPr>
          <w:ilvl w:val="0"/>
          <w:numId w:val="2"/>
        </w:numPr>
        <w:tabs>
          <w:tab w:val="left" w:pos="1373"/>
        </w:tabs>
        <w:spacing w:before="1" w:line="237" w:lineRule="auto"/>
        <w:ind w:right="1129"/>
        <w:jc w:val="both"/>
        <w:rPr>
          <w:sz w:val="24"/>
          <w:rPrChange w:id="3507" w:author="Vannieuwenhuyze Jorre" w:date="2025-03-27T14:21:00Z" w16du:dateUtc="2025-03-27T13:21:00Z">
            <w:rPr/>
          </w:rPrChange>
        </w:rPr>
        <w:pPrChange w:id="3508" w:author="Vannieuwenhuyze Jorre" w:date="2025-02-21T16:22:00Z" w16du:dateUtc="2025-02-21T15:22:00Z">
          <w:pPr>
            <w:pStyle w:val="ListParagraph"/>
            <w:numPr>
              <w:numId w:val="2"/>
            </w:numPr>
            <w:tabs>
              <w:tab w:val="left" w:pos="1373"/>
            </w:tabs>
            <w:spacing w:line="286" w:lineRule="exact"/>
            <w:ind w:left="1373" w:hanging="331"/>
            <w:jc w:val="both"/>
          </w:pPr>
        </w:pPrChange>
      </w:pPr>
      <w:del w:id="3509" w:author="Vannieuwenhuyze Jorre" w:date="2025-02-21T16:22:00Z" w16du:dateUtc="2025-02-21T15:22:00Z">
        <w:r w:rsidRPr="001A436D" w:rsidDel="00A3598D">
          <w:rPr>
            <w:color w:val="344449"/>
            <w:sz w:val="24"/>
            <w:rPrChange w:id="3510" w:author="Vannieuwenhuyze Jorre" w:date="2025-03-27T14:21:00Z" w16du:dateUtc="2025-03-27T13:21:00Z">
              <w:rPr/>
            </w:rPrChange>
          </w:rPr>
          <w:delText>een</w:delText>
        </w:r>
        <w:r w:rsidRPr="001A436D" w:rsidDel="00A3598D">
          <w:rPr>
            <w:color w:val="344449"/>
            <w:sz w:val="24"/>
            <w:rPrChange w:id="3511" w:author="Vannieuwenhuyze Jorre" w:date="2025-03-27T14:21:00Z" w16du:dateUtc="2025-03-27T13:21:00Z">
              <w:rPr>
                <w:spacing w:val="-4"/>
              </w:rPr>
            </w:rPrChange>
          </w:rPr>
          <w:delText xml:space="preserve"> </w:delText>
        </w:r>
        <w:r w:rsidRPr="001A436D" w:rsidDel="00A3598D">
          <w:rPr>
            <w:color w:val="344449"/>
            <w:sz w:val="24"/>
            <w:rPrChange w:id="3512" w:author="Vannieuwenhuyze Jorre" w:date="2025-03-27T14:21:00Z" w16du:dateUtc="2025-03-27T13:21:00Z">
              <w:rPr/>
            </w:rPrChange>
          </w:rPr>
          <w:delText>overzicht</w:delText>
        </w:r>
        <w:r w:rsidRPr="001A436D" w:rsidDel="00A3598D">
          <w:rPr>
            <w:color w:val="344449"/>
            <w:sz w:val="24"/>
            <w:rPrChange w:id="3513" w:author="Vannieuwenhuyze Jorre" w:date="2025-03-27T14:21:00Z" w16du:dateUtc="2025-03-27T13:21:00Z">
              <w:rPr>
                <w:spacing w:val="-3"/>
              </w:rPr>
            </w:rPrChange>
          </w:rPr>
          <w:delText xml:space="preserve"> </w:delText>
        </w:r>
        <w:r w:rsidRPr="001A436D" w:rsidDel="00A3598D">
          <w:rPr>
            <w:color w:val="344449"/>
            <w:sz w:val="24"/>
            <w:rPrChange w:id="3514" w:author="Vannieuwenhuyze Jorre" w:date="2025-03-27T14:21:00Z" w16du:dateUtc="2025-03-27T13:21:00Z">
              <w:rPr/>
            </w:rPrChange>
          </w:rPr>
          <w:delText>van</w:delText>
        </w:r>
        <w:r w:rsidRPr="001A436D" w:rsidDel="00A3598D">
          <w:rPr>
            <w:color w:val="344449"/>
            <w:sz w:val="24"/>
            <w:rPrChange w:id="3515" w:author="Vannieuwenhuyze Jorre" w:date="2025-03-27T14:21:00Z" w16du:dateUtc="2025-03-27T13:21:00Z">
              <w:rPr>
                <w:spacing w:val="-4"/>
              </w:rPr>
            </w:rPrChange>
          </w:rPr>
          <w:delText xml:space="preserve"> </w:delText>
        </w:r>
        <w:r w:rsidRPr="001A436D" w:rsidDel="00A3598D">
          <w:rPr>
            <w:color w:val="344449"/>
            <w:sz w:val="24"/>
            <w:rPrChange w:id="3516" w:author="Vannieuwenhuyze Jorre" w:date="2025-03-27T14:21:00Z" w16du:dateUtc="2025-03-27T13:21:00Z">
              <w:rPr/>
            </w:rPrChange>
          </w:rPr>
          <w:delText>de</w:delText>
        </w:r>
        <w:r w:rsidRPr="001A436D" w:rsidDel="00A3598D">
          <w:rPr>
            <w:color w:val="344449"/>
            <w:sz w:val="24"/>
            <w:rPrChange w:id="3517" w:author="Vannieuwenhuyze Jorre" w:date="2025-03-27T14:21:00Z" w16du:dateUtc="2025-03-27T13:21:00Z">
              <w:rPr>
                <w:spacing w:val="-3"/>
              </w:rPr>
            </w:rPrChange>
          </w:rPr>
          <w:delText xml:space="preserve"> </w:delText>
        </w:r>
        <w:r w:rsidRPr="001A436D" w:rsidDel="00A3598D">
          <w:rPr>
            <w:color w:val="344449"/>
            <w:sz w:val="24"/>
            <w:rPrChange w:id="3518" w:author="Vannieuwenhuyze Jorre" w:date="2025-03-27T14:21:00Z" w16du:dateUtc="2025-03-27T13:21:00Z">
              <w:rPr/>
            </w:rPrChange>
          </w:rPr>
          <w:delText>gebruikersbehoeften,</w:delText>
        </w:r>
        <w:r w:rsidRPr="001A436D" w:rsidDel="00A3598D">
          <w:rPr>
            <w:color w:val="344449"/>
            <w:sz w:val="24"/>
            <w:rPrChange w:id="3519" w:author="Vannieuwenhuyze Jorre" w:date="2025-03-27T14:21:00Z" w16du:dateUtc="2025-03-27T13:21:00Z">
              <w:rPr>
                <w:spacing w:val="-3"/>
              </w:rPr>
            </w:rPrChange>
          </w:rPr>
          <w:delText xml:space="preserve"> </w:delText>
        </w:r>
      </w:del>
      <w:r w:rsidRPr="001A436D">
        <w:rPr>
          <w:color w:val="344449"/>
          <w:sz w:val="24"/>
          <w:rPrChange w:id="3520" w:author="Vannieuwenhuyze Jorre" w:date="2025-03-27T14:21:00Z" w16du:dateUtc="2025-03-27T13:21:00Z">
            <w:rPr>
              <w:spacing w:val="-5"/>
            </w:rPr>
          </w:rPrChange>
        </w:rPr>
        <w:t>en</w:t>
      </w:r>
    </w:p>
    <w:p w14:paraId="25B31ABC" w14:textId="0F197B8C" w:rsidR="001E3564" w:rsidRPr="001A436D" w:rsidRDefault="002F5345">
      <w:pPr>
        <w:pStyle w:val="ListParagraph"/>
        <w:numPr>
          <w:ilvl w:val="0"/>
          <w:numId w:val="2"/>
        </w:numPr>
        <w:tabs>
          <w:tab w:val="left" w:pos="1372"/>
          <w:tab w:val="left" w:pos="1375"/>
        </w:tabs>
        <w:spacing w:line="237" w:lineRule="auto"/>
        <w:ind w:right="1129"/>
        <w:jc w:val="both"/>
        <w:rPr>
          <w:ins w:id="3521" w:author="Vannieuwenhuyze Jorre" w:date="2025-02-21T16:23:00Z" w16du:dateUtc="2025-02-21T15:23:00Z"/>
          <w:sz w:val="24"/>
          <w:rPrChange w:id="3522" w:author="Vannieuwenhuyze Jorre" w:date="2025-03-27T14:21:00Z" w16du:dateUtc="2025-03-27T13:21:00Z">
            <w:rPr>
              <w:ins w:id="3523" w:author="Vannieuwenhuyze Jorre" w:date="2025-02-21T16:23:00Z" w16du:dateUtc="2025-02-21T15:23:00Z"/>
              <w:color w:val="344449"/>
              <w:spacing w:val="-2"/>
              <w:sz w:val="24"/>
            </w:rPr>
          </w:rPrChange>
        </w:rPr>
      </w:pPr>
      <w:r w:rsidRPr="002A7964">
        <w:rPr>
          <w:color w:val="344449"/>
          <w:sz w:val="24"/>
        </w:rPr>
        <w:t>een kwaliteitsevaluatie van de operationele definitie in functie van de ge</w:t>
      </w:r>
      <w:del w:id="3524" w:author="Vannieuwenhuyze Jorre" w:date="2025-02-21T16:22:00Z" w16du:dateUtc="2025-02-21T15:22:00Z">
        <w:r w:rsidRPr="002A7964" w:rsidDel="00AF29A3">
          <w:rPr>
            <w:color w:val="344449"/>
            <w:sz w:val="24"/>
          </w:rPr>
          <w:delText xml:space="preserve">‐ </w:delText>
        </w:r>
      </w:del>
      <w:r w:rsidRPr="001A436D">
        <w:rPr>
          <w:color w:val="344449"/>
          <w:sz w:val="24"/>
          <w:rPrChange w:id="3525" w:author="Vannieuwenhuyze Jorre" w:date="2025-03-27T14:21:00Z" w16du:dateUtc="2025-03-27T13:21:00Z">
            <w:rPr>
              <w:color w:val="344449"/>
              <w:spacing w:val="-2"/>
              <w:sz w:val="24"/>
            </w:rPr>
          </w:rPrChange>
        </w:rPr>
        <w:lastRenderedPageBreak/>
        <w:t>bruikersbehoeften.</w:t>
      </w:r>
      <w:ins w:id="3526" w:author="Vannieuwenhuyze Jorre" w:date="2025-02-21T16:23:00Z" w16du:dateUtc="2025-02-21T15:23:00Z">
        <w:r w:rsidR="00AF29A3" w:rsidRPr="001A436D">
          <w:rPr>
            <w:color w:val="344449"/>
            <w:sz w:val="24"/>
            <w:rPrChange w:id="3527" w:author="Vannieuwenhuyze Jorre" w:date="2025-03-27T14:21:00Z" w16du:dateUtc="2025-03-27T13:21:00Z">
              <w:rPr>
                <w:color w:val="344449"/>
                <w:spacing w:val="-2"/>
                <w:sz w:val="24"/>
              </w:rPr>
            </w:rPrChange>
          </w:rPr>
          <w:t xml:space="preserve">   </w:t>
        </w:r>
      </w:ins>
    </w:p>
    <w:p w14:paraId="43AF559C" w14:textId="77777777" w:rsidR="00AF29A3" w:rsidRPr="002A7964" w:rsidRDefault="00AF29A3" w:rsidP="00AF29A3">
      <w:pPr>
        <w:tabs>
          <w:tab w:val="left" w:pos="1372"/>
          <w:tab w:val="left" w:pos="1375"/>
        </w:tabs>
        <w:spacing w:line="237" w:lineRule="auto"/>
        <w:ind w:right="1129"/>
        <w:jc w:val="both"/>
        <w:rPr>
          <w:ins w:id="3528" w:author="Vannieuwenhuyze Jorre" w:date="2025-02-21T16:23:00Z" w16du:dateUtc="2025-02-21T15:23:00Z"/>
          <w:sz w:val="24"/>
        </w:rPr>
      </w:pPr>
    </w:p>
    <w:p w14:paraId="3BBED76B" w14:textId="345405F9" w:rsidR="00AF29A3" w:rsidRPr="002A7964" w:rsidDel="00AF29A3" w:rsidRDefault="00AF29A3">
      <w:pPr>
        <w:tabs>
          <w:tab w:val="left" w:pos="1372"/>
          <w:tab w:val="left" w:pos="1375"/>
        </w:tabs>
        <w:spacing w:line="237" w:lineRule="auto"/>
        <w:ind w:right="1129"/>
        <w:jc w:val="both"/>
        <w:rPr>
          <w:del w:id="3529" w:author="Vannieuwenhuyze Jorre" w:date="2025-02-21T16:23:00Z" w16du:dateUtc="2025-02-21T15:23:00Z"/>
          <w:sz w:val="24"/>
        </w:rPr>
        <w:pPrChange w:id="3530" w:author="Vannieuwenhuyze Jorre" w:date="2025-02-21T16:23:00Z" w16du:dateUtc="2025-02-21T15:23:00Z">
          <w:pPr>
            <w:pStyle w:val="ListParagraph"/>
            <w:numPr>
              <w:numId w:val="2"/>
            </w:numPr>
            <w:tabs>
              <w:tab w:val="left" w:pos="1372"/>
              <w:tab w:val="left" w:pos="1375"/>
            </w:tabs>
            <w:spacing w:line="237" w:lineRule="auto"/>
            <w:ind w:right="1129"/>
            <w:jc w:val="both"/>
          </w:pPr>
        </w:pPrChange>
      </w:pPr>
    </w:p>
    <w:p w14:paraId="25B31ABD" w14:textId="45C58E32" w:rsidR="001E3564" w:rsidRPr="002A7964" w:rsidDel="00AF29A3" w:rsidRDefault="001E3564">
      <w:pPr>
        <w:pStyle w:val="ListParagraph"/>
        <w:spacing w:line="237" w:lineRule="auto"/>
        <w:jc w:val="both"/>
        <w:rPr>
          <w:del w:id="3531" w:author="Vannieuwenhuyze Jorre" w:date="2025-02-21T16:23:00Z" w16du:dateUtc="2025-02-21T15:23:00Z"/>
          <w:sz w:val="24"/>
        </w:rPr>
        <w:sectPr w:rsidR="001E3564" w:rsidRPr="002A7964" w:rsidDel="00AF29A3">
          <w:pgSz w:w="11910" w:h="16840"/>
          <w:pgMar w:top="1920" w:right="850" w:bottom="1680" w:left="1275" w:header="0" w:footer="1480" w:gutter="0"/>
          <w:cols w:space="708"/>
        </w:sectPr>
      </w:pPr>
    </w:p>
    <w:p w14:paraId="25B31ABE" w14:textId="1562A1BB" w:rsidR="001E3564" w:rsidRPr="002A7964" w:rsidRDefault="002F5345">
      <w:pPr>
        <w:pStyle w:val="BodyText"/>
        <w:spacing w:before="59" w:line="237" w:lineRule="auto"/>
        <w:ind w:left="709" w:right="1130"/>
        <w:jc w:val="both"/>
      </w:pPr>
      <w:r w:rsidRPr="002A7964">
        <w:rPr>
          <w:color w:val="344449"/>
        </w:rPr>
        <w:lastRenderedPageBreak/>
        <w:t>Tabel</w:t>
      </w:r>
      <w:r w:rsidRPr="001A436D">
        <w:rPr>
          <w:color w:val="344449"/>
          <w:rPrChange w:id="3532" w:author="Vannieuwenhuyze Jorre" w:date="2025-03-27T14:21:00Z" w16du:dateUtc="2025-03-27T13:21:00Z">
            <w:rPr>
              <w:color w:val="344449"/>
              <w:spacing w:val="-11"/>
            </w:rPr>
          </w:rPrChange>
        </w:rPr>
        <w:t xml:space="preserve"> </w:t>
      </w:r>
      <w:hyperlink w:anchor="_bookmark9" w:history="1">
        <w:r w:rsidR="001E3564" w:rsidRPr="002A7964">
          <w:rPr>
            <w:color w:val="344449"/>
          </w:rPr>
          <w:t>8</w:t>
        </w:r>
      </w:hyperlink>
      <w:r w:rsidRPr="001A436D">
        <w:rPr>
          <w:color w:val="344449"/>
          <w:rPrChange w:id="3533" w:author="Vannieuwenhuyze Jorre" w:date="2025-03-27T14:21:00Z" w16du:dateUtc="2025-03-27T13:21:00Z">
            <w:rPr>
              <w:color w:val="344449"/>
              <w:spacing w:val="-11"/>
            </w:rPr>
          </w:rPrChange>
        </w:rPr>
        <w:t xml:space="preserve"> </w:t>
      </w:r>
      <w:r w:rsidRPr="002A7964">
        <w:rPr>
          <w:color w:val="344449"/>
        </w:rPr>
        <w:t>toont</w:t>
      </w:r>
      <w:r w:rsidRPr="001A436D">
        <w:rPr>
          <w:color w:val="344449"/>
          <w:rPrChange w:id="3534" w:author="Vannieuwenhuyze Jorre" w:date="2025-03-27T14:21:00Z" w16du:dateUtc="2025-03-27T13:21:00Z">
            <w:rPr>
              <w:color w:val="344449"/>
              <w:spacing w:val="-12"/>
            </w:rPr>
          </w:rPrChange>
        </w:rPr>
        <w:t xml:space="preserve"> </w:t>
      </w:r>
      <w:r w:rsidRPr="002A7964">
        <w:rPr>
          <w:color w:val="344449"/>
        </w:rPr>
        <w:t>hoe</w:t>
      </w:r>
      <w:r w:rsidRPr="001A436D">
        <w:rPr>
          <w:color w:val="344449"/>
          <w:rPrChange w:id="3535" w:author="Vannieuwenhuyze Jorre" w:date="2025-03-27T14:21:00Z" w16du:dateUtc="2025-03-27T13:21:00Z">
            <w:rPr>
              <w:color w:val="344449"/>
              <w:spacing w:val="-11"/>
            </w:rPr>
          </w:rPrChange>
        </w:rPr>
        <w:t xml:space="preserve"> </w:t>
      </w:r>
      <w:r w:rsidRPr="002A7964">
        <w:rPr>
          <w:color w:val="344449"/>
        </w:rPr>
        <w:t>de</w:t>
      </w:r>
      <w:r w:rsidRPr="001A436D">
        <w:rPr>
          <w:color w:val="344449"/>
          <w:rPrChange w:id="3536" w:author="Vannieuwenhuyze Jorre" w:date="2025-03-27T14:21:00Z" w16du:dateUtc="2025-03-27T13:21:00Z">
            <w:rPr>
              <w:color w:val="344449"/>
              <w:spacing w:val="-11"/>
            </w:rPr>
          </w:rPrChange>
        </w:rPr>
        <w:t xml:space="preserve"> </w:t>
      </w:r>
      <w:r w:rsidRPr="002A7964">
        <w:rPr>
          <w:color w:val="344449"/>
        </w:rPr>
        <w:t>VSP‐lijst</w:t>
      </w:r>
      <w:r w:rsidRPr="001A436D">
        <w:rPr>
          <w:color w:val="344449"/>
          <w:rPrChange w:id="3537" w:author="Vannieuwenhuyze Jorre" w:date="2025-03-27T14:21:00Z" w16du:dateUtc="2025-03-27T13:21:00Z">
            <w:rPr>
              <w:color w:val="344449"/>
              <w:spacing w:val="-12"/>
            </w:rPr>
          </w:rPrChange>
        </w:rPr>
        <w:t xml:space="preserve"> </w:t>
      </w:r>
      <w:r w:rsidRPr="002A7964">
        <w:rPr>
          <w:color w:val="344449"/>
        </w:rPr>
        <w:t>er</w:t>
      </w:r>
      <w:r w:rsidRPr="001A436D">
        <w:rPr>
          <w:color w:val="344449"/>
          <w:rPrChange w:id="3538" w:author="Vannieuwenhuyze Jorre" w:date="2025-03-27T14:21:00Z" w16du:dateUtc="2025-03-27T13:21:00Z">
            <w:rPr>
              <w:color w:val="344449"/>
              <w:spacing w:val="-11"/>
            </w:rPr>
          </w:rPrChange>
        </w:rPr>
        <w:t xml:space="preserve"> </w:t>
      </w:r>
      <w:r w:rsidRPr="002A7964">
        <w:rPr>
          <w:color w:val="344449"/>
        </w:rPr>
        <w:t>minimaal</w:t>
      </w:r>
      <w:r w:rsidRPr="001A436D">
        <w:rPr>
          <w:color w:val="344449"/>
          <w:rPrChange w:id="3539" w:author="Vannieuwenhuyze Jorre" w:date="2025-03-27T14:21:00Z" w16du:dateUtc="2025-03-27T13:21:00Z">
            <w:rPr>
              <w:color w:val="344449"/>
              <w:spacing w:val="-11"/>
            </w:rPr>
          </w:rPrChange>
        </w:rPr>
        <w:t xml:space="preserve"> </w:t>
      </w:r>
      <w:r w:rsidRPr="002A7964">
        <w:rPr>
          <w:color w:val="344449"/>
        </w:rPr>
        <w:t>zou</w:t>
      </w:r>
      <w:r w:rsidRPr="001A436D">
        <w:rPr>
          <w:color w:val="344449"/>
          <w:rPrChange w:id="3540" w:author="Vannieuwenhuyze Jorre" w:date="2025-03-27T14:21:00Z" w16du:dateUtc="2025-03-27T13:21:00Z">
            <w:rPr>
              <w:color w:val="344449"/>
              <w:spacing w:val="-12"/>
            </w:rPr>
          </w:rPrChange>
        </w:rPr>
        <w:t xml:space="preserve"> </w:t>
      </w:r>
      <w:r w:rsidRPr="002A7964">
        <w:rPr>
          <w:color w:val="344449"/>
        </w:rPr>
        <w:t>moeten</w:t>
      </w:r>
      <w:r w:rsidRPr="001A436D">
        <w:rPr>
          <w:color w:val="344449"/>
          <w:rPrChange w:id="3541" w:author="Vannieuwenhuyze Jorre" w:date="2025-03-27T14:21:00Z" w16du:dateUtc="2025-03-27T13:21:00Z">
            <w:rPr>
              <w:color w:val="344449"/>
              <w:spacing w:val="-12"/>
            </w:rPr>
          </w:rPrChange>
        </w:rPr>
        <w:t xml:space="preserve"> </w:t>
      </w:r>
      <w:r w:rsidRPr="002A7964">
        <w:rPr>
          <w:color w:val="344449"/>
        </w:rPr>
        <w:t>uitzien.</w:t>
      </w:r>
      <w:r w:rsidRPr="001A436D">
        <w:rPr>
          <w:color w:val="344449"/>
          <w:rPrChange w:id="3542" w:author="Vannieuwenhuyze Jorre" w:date="2025-03-27T14:21:00Z" w16du:dateUtc="2025-03-27T13:21:00Z">
            <w:rPr>
              <w:color w:val="344449"/>
              <w:spacing w:val="6"/>
            </w:rPr>
          </w:rPrChange>
        </w:rPr>
        <w:t xml:space="preserve"> </w:t>
      </w:r>
      <w:r w:rsidRPr="002A7964">
        <w:rPr>
          <w:color w:val="344449"/>
        </w:rPr>
        <w:t>In</w:t>
      </w:r>
      <w:r w:rsidRPr="001A436D">
        <w:rPr>
          <w:color w:val="344449"/>
          <w:rPrChange w:id="3543" w:author="Vannieuwenhuyze Jorre" w:date="2025-03-27T14:21:00Z" w16du:dateUtc="2025-03-27T13:21:00Z">
            <w:rPr>
              <w:color w:val="344449"/>
              <w:spacing w:val="-12"/>
            </w:rPr>
          </w:rPrChange>
        </w:rPr>
        <w:t xml:space="preserve"> </w:t>
      </w:r>
      <w:r w:rsidRPr="002A7964">
        <w:rPr>
          <w:color w:val="344449"/>
        </w:rPr>
        <w:t>de</w:t>
      </w:r>
      <w:r w:rsidRPr="001A436D">
        <w:rPr>
          <w:color w:val="344449"/>
          <w:rPrChange w:id="3544" w:author="Vannieuwenhuyze Jorre" w:date="2025-03-27T14:21:00Z" w16du:dateUtc="2025-03-27T13:21:00Z">
            <w:rPr>
              <w:color w:val="344449"/>
              <w:spacing w:val="-11"/>
            </w:rPr>
          </w:rPrChange>
        </w:rPr>
        <w:t xml:space="preserve"> </w:t>
      </w:r>
      <w:r w:rsidRPr="002A7964">
        <w:rPr>
          <w:color w:val="344449"/>
        </w:rPr>
        <w:t>praktijk</w:t>
      </w:r>
      <w:r w:rsidRPr="001A436D">
        <w:rPr>
          <w:color w:val="344449"/>
          <w:rPrChange w:id="3545" w:author="Vannieuwenhuyze Jorre" w:date="2025-03-27T14:21:00Z" w16du:dateUtc="2025-03-27T13:21:00Z">
            <w:rPr>
              <w:color w:val="344449"/>
              <w:spacing w:val="-12"/>
            </w:rPr>
          </w:rPrChange>
        </w:rPr>
        <w:t xml:space="preserve"> </w:t>
      </w:r>
      <w:r w:rsidRPr="002A7964">
        <w:rPr>
          <w:color w:val="344449"/>
        </w:rPr>
        <w:t>zullen we</w:t>
      </w:r>
      <w:r w:rsidRPr="001A436D">
        <w:rPr>
          <w:color w:val="344449"/>
          <w:rPrChange w:id="3546" w:author="Vannieuwenhuyze Jorre" w:date="2025-03-27T14:21:00Z" w16du:dateUtc="2025-03-27T13:21:00Z">
            <w:rPr>
              <w:color w:val="344449"/>
              <w:spacing w:val="-11"/>
            </w:rPr>
          </w:rPrChange>
        </w:rPr>
        <w:t xml:space="preserve"> </w:t>
      </w:r>
      <w:r w:rsidRPr="002A7964">
        <w:rPr>
          <w:color w:val="344449"/>
        </w:rPr>
        <w:t>uiteraard</w:t>
      </w:r>
      <w:r w:rsidRPr="001A436D">
        <w:rPr>
          <w:color w:val="344449"/>
          <w:rPrChange w:id="3547" w:author="Vannieuwenhuyze Jorre" w:date="2025-03-27T14:21:00Z" w16du:dateUtc="2025-03-27T13:21:00Z">
            <w:rPr>
              <w:color w:val="344449"/>
              <w:spacing w:val="-11"/>
            </w:rPr>
          </w:rPrChange>
        </w:rPr>
        <w:t xml:space="preserve"> </w:t>
      </w:r>
      <w:r w:rsidRPr="002A7964">
        <w:rPr>
          <w:color w:val="344449"/>
        </w:rPr>
        <w:t>informatie</w:t>
      </w:r>
      <w:r w:rsidRPr="001A436D">
        <w:rPr>
          <w:color w:val="344449"/>
          <w:rPrChange w:id="3548" w:author="Vannieuwenhuyze Jorre" w:date="2025-03-27T14:21:00Z" w16du:dateUtc="2025-03-27T13:21:00Z">
            <w:rPr>
              <w:color w:val="344449"/>
              <w:spacing w:val="-11"/>
            </w:rPr>
          </w:rPrChange>
        </w:rPr>
        <w:t xml:space="preserve"> </w:t>
      </w:r>
      <w:r w:rsidRPr="002A7964">
        <w:rPr>
          <w:color w:val="344449"/>
        </w:rPr>
        <w:t>over</w:t>
      </w:r>
      <w:r w:rsidRPr="001A436D">
        <w:rPr>
          <w:color w:val="344449"/>
          <w:rPrChange w:id="3549" w:author="Vannieuwenhuyze Jorre" w:date="2025-03-27T14:21:00Z" w16du:dateUtc="2025-03-27T13:21:00Z">
            <w:rPr>
              <w:color w:val="344449"/>
              <w:spacing w:val="-11"/>
            </w:rPr>
          </w:rPrChange>
        </w:rPr>
        <w:t xml:space="preserve"> </w:t>
      </w:r>
      <w:r w:rsidRPr="002A7964">
        <w:rPr>
          <w:color w:val="344449"/>
        </w:rPr>
        <w:t>statistiekreeksen</w:t>
      </w:r>
      <w:r w:rsidRPr="001A436D">
        <w:rPr>
          <w:color w:val="344449"/>
          <w:rPrChange w:id="3550" w:author="Vannieuwenhuyze Jorre" w:date="2025-03-27T14:21:00Z" w16du:dateUtc="2025-03-27T13:21:00Z">
            <w:rPr>
              <w:color w:val="344449"/>
              <w:spacing w:val="-11"/>
            </w:rPr>
          </w:rPrChange>
        </w:rPr>
        <w:t xml:space="preserve"> </w:t>
      </w:r>
      <w:r w:rsidRPr="002A7964">
        <w:rPr>
          <w:color w:val="344449"/>
        </w:rPr>
        <w:t>niet</w:t>
      </w:r>
      <w:r w:rsidRPr="001A436D">
        <w:rPr>
          <w:color w:val="344449"/>
          <w:rPrChange w:id="3551" w:author="Vannieuwenhuyze Jorre" w:date="2025-03-27T14:21:00Z" w16du:dateUtc="2025-03-27T13:21:00Z">
            <w:rPr>
              <w:color w:val="344449"/>
              <w:spacing w:val="-11"/>
            </w:rPr>
          </w:rPrChange>
        </w:rPr>
        <w:t xml:space="preserve"> </w:t>
      </w:r>
      <w:r w:rsidRPr="002A7964">
        <w:rPr>
          <w:color w:val="344449"/>
        </w:rPr>
        <w:t>bewaren</w:t>
      </w:r>
      <w:r w:rsidRPr="001A436D">
        <w:rPr>
          <w:color w:val="344449"/>
          <w:rPrChange w:id="3552" w:author="Vannieuwenhuyze Jorre" w:date="2025-03-27T14:21:00Z" w16du:dateUtc="2025-03-27T13:21:00Z">
            <w:rPr>
              <w:color w:val="344449"/>
              <w:spacing w:val="-11"/>
            </w:rPr>
          </w:rPrChange>
        </w:rPr>
        <w:t xml:space="preserve"> </w:t>
      </w:r>
      <w:r w:rsidRPr="002A7964">
        <w:rPr>
          <w:color w:val="344449"/>
        </w:rPr>
        <w:t>in</w:t>
      </w:r>
      <w:r w:rsidRPr="001A436D">
        <w:rPr>
          <w:color w:val="344449"/>
          <w:rPrChange w:id="3553" w:author="Vannieuwenhuyze Jorre" w:date="2025-03-27T14:21:00Z" w16du:dateUtc="2025-03-27T13:21:00Z">
            <w:rPr>
              <w:color w:val="344449"/>
              <w:spacing w:val="-10"/>
            </w:rPr>
          </w:rPrChange>
        </w:rPr>
        <w:t xml:space="preserve"> </w:t>
      </w:r>
      <w:r w:rsidRPr="002A7964">
        <w:rPr>
          <w:color w:val="344449"/>
        </w:rPr>
        <w:t>één</w:t>
      </w:r>
      <w:r w:rsidRPr="001A436D">
        <w:rPr>
          <w:color w:val="344449"/>
          <w:rPrChange w:id="3554" w:author="Vannieuwenhuyze Jorre" w:date="2025-03-27T14:21:00Z" w16du:dateUtc="2025-03-27T13:21:00Z">
            <w:rPr>
              <w:color w:val="344449"/>
              <w:spacing w:val="-11"/>
            </w:rPr>
          </w:rPrChange>
        </w:rPr>
        <w:t xml:space="preserve"> </w:t>
      </w:r>
      <w:r w:rsidRPr="002A7964">
        <w:rPr>
          <w:color w:val="344449"/>
        </w:rPr>
        <w:t>gigantische</w:t>
      </w:r>
      <w:r w:rsidRPr="001A436D">
        <w:rPr>
          <w:color w:val="344449"/>
          <w:rPrChange w:id="3555" w:author="Vannieuwenhuyze Jorre" w:date="2025-03-27T14:21:00Z" w16du:dateUtc="2025-03-27T13:21:00Z">
            <w:rPr>
              <w:color w:val="344449"/>
              <w:spacing w:val="-11"/>
            </w:rPr>
          </w:rPrChange>
        </w:rPr>
        <w:t xml:space="preserve"> </w:t>
      </w:r>
      <w:r w:rsidRPr="002A7964">
        <w:rPr>
          <w:color w:val="344449"/>
        </w:rPr>
        <w:t xml:space="preserve">ta‐ bel maar werken met informatiefiches per statistiekreeks gebaseerd op de single </w:t>
      </w:r>
      <w:proofErr w:type="spellStart"/>
      <w:r w:rsidRPr="002A7964">
        <w:rPr>
          <w:color w:val="344449"/>
        </w:rPr>
        <w:t>integrated</w:t>
      </w:r>
      <w:proofErr w:type="spellEnd"/>
      <w:r w:rsidRPr="002A7964">
        <w:rPr>
          <w:color w:val="344449"/>
        </w:rPr>
        <w:t xml:space="preserve"> metadata </w:t>
      </w:r>
      <w:proofErr w:type="spellStart"/>
      <w:r w:rsidRPr="002A7964">
        <w:rPr>
          <w:color w:val="344449"/>
        </w:rPr>
        <w:t>structure</w:t>
      </w:r>
      <w:proofErr w:type="spellEnd"/>
      <w:r w:rsidRPr="002A7964">
        <w:rPr>
          <w:color w:val="344449"/>
        </w:rPr>
        <w:t xml:space="preserve"> (SIMS)</w:t>
      </w:r>
      <w:ins w:id="3556" w:author="Vannieuwenhuyze Jorre" w:date="2025-02-21T16:35:00Z" w16du:dateUtc="2025-02-21T15:35:00Z">
        <w:r w:rsidR="00D77517" w:rsidRPr="002A7964">
          <w:rPr>
            <w:color w:val="344449"/>
          </w:rPr>
          <w:t xml:space="preserve">[voetnoot: </w:t>
        </w:r>
      </w:ins>
      <w:ins w:id="3557" w:author="Vannieuwenhuyze Jorre" w:date="2025-02-21T16:36:00Z" w16du:dateUtc="2025-02-21T15:36:00Z">
        <w:r w:rsidR="003A6A73" w:rsidRPr="002A7964">
          <w:rPr>
            <w:color w:val="344449"/>
          </w:rPr>
          <w:t>ec.europa.eu/eurostat/web/metadata/reference‐metadata‐reporting‐standards</w:t>
        </w:r>
      </w:ins>
      <w:ins w:id="3558" w:author="Vannieuwenhuyze Jorre" w:date="2025-02-21T16:35:00Z" w16du:dateUtc="2025-02-21T15:35:00Z">
        <w:r w:rsidR="00D77517" w:rsidRPr="002A7964">
          <w:rPr>
            <w:color w:val="344449"/>
          </w:rPr>
          <w:t>]</w:t>
        </w:r>
      </w:ins>
      <w:del w:id="3559" w:author="Vannieuwenhuyze Jorre" w:date="2025-02-21T16:36:00Z" w16du:dateUtc="2025-02-21T15:36:00Z">
        <w:r w:rsidR="001E3564" w:rsidRPr="002A7964" w:rsidDel="003A6A73">
          <w:fldChar w:fldCharType="begin"/>
        </w:r>
        <w:r w:rsidR="001E3564" w:rsidRPr="002A7964" w:rsidDel="003A6A73">
          <w:delInstrText>HYPERLINK \l "_bookmark8"</w:delInstrText>
        </w:r>
        <w:r w:rsidR="001E3564" w:rsidRPr="002A7964" w:rsidDel="003A6A73">
          <w:fldChar w:fldCharType="separate"/>
        </w:r>
        <w:r w:rsidR="001E3564" w:rsidRPr="002A7964" w:rsidDel="003A6A73">
          <w:rPr>
            <w:color w:val="344449"/>
            <w:vertAlign w:val="superscript"/>
          </w:rPr>
          <w:delText>2</w:delText>
        </w:r>
        <w:r w:rsidR="001E3564" w:rsidRPr="002A7964" w:rsidDel="003A6A73">
          <w:rPr>
            <w:color w:val="344449"/>
            <w:vertAlign w:val="superscript"/>
          </w:rPr>
          <w:fldChar w:fldCharType="end"/>
        </w:r>
      </w:del>
      <w:r w:rsidRPr="002A7964">
        <w:rPr>
          <w:color w:val="344449"/>
        </w:rPr>
        <w:t>.</w:t>
      </w:r>
    </w:p>
    <w:p w14:paraId="25B31ABF" w14:textId="77777777" w:rsidR="001E3564" w:rsidRPr="002A7964" w:rsidRDefault="001E3564">
      <w:pPr>
        <w:pStyle w:val="BodyText"/>
      </w:pPr>
    </w:p>
    <w:p w14:paraId="25B31AC0" w14:textId="77777777" w:rsidR="001E3564" w:rsidRPr="002A7964" w:rsidRDefault="001E3564">
      <w:pPr>
        <w:pStyle w:val="BodyText"/>
      </w:pPr>
    </w:p>
    <w:p w14:paraId="25B31AC1" w14:textId="77777777" w:rsidR="001E3564" w:rsidRPr="002A7964" w:rsidRDefault="001E3564">
      <w:pPr>
        <w:pStyle w:val="BodyText"/>
        <w:spacing w:before="128"/>
      </w:pPr>
    </w:p>
    <w:p w14:paraId="25B31AC2" w14:textId="77777777" w:rsidR="001E3564" w:rsidRPr="002A7964" w:rsidRDefault="002F5345" w:rsidP="4FF31174">
      <w:pPr>
        <w:pStyle w:val="Heading1"/>
        <w:numPr>
          <w:ilvl w:val="0"/>
          <w:numId w:val="7"/>
        </w:numPr>
        <w:tabs>
          <w:tab w:val="left" w:pos="1305"/>
        </w:tabs>
        <w:ind w:left="1305" w:hanging="596"/>
        <w:rPr>
          <w:color w:val="70A2B8"/>
        </w:rPr>
      </w:pPr>
      <w:bookmarkStart w:id="3560" w:name="Ontsluiting_statistieken"/>
      <w:bookmarkEnd w:id="3560"/>
      <w:r w:rsidRPr="4FF31174">
        <w:rPr>
          <w:color w:val="70A2B8"/>
        </w:rPr>
        <w:t>ONTSLUITING STATISTIEKEN</w:t>
      </w:r>
      <w:commentRangeStart w:id="3561"/>
      <w:commentRangeStart w:id="3562"/>
      <w:commentRangeStart w:id="3563"/>
      <w:commentRangeStart w:id="3564"/>
      <w:commentRangeEnd w:id="3561"/>
      <w:r>
        <w:rPr>
          <w:rStyle w:val="CommentReference"/>
        </w:rPr>
        <w:commentReference w:id="3561"/>
      </w:r>
      <w:commentRangeEnd w:id="3562"/>
      <w:r>
        <w:rPr>
          <w:rStyle w:val="CommentReference"/>
        </w:rPr>
        <w:commentReference w:id="3562"/>
      </w:r>
      <w:commentRangeEnd w:id="3563"/>
      <w:r>
        <w:rPr>
          <w:rStyle w:val="CommentReference"/>
        </w:rPr>
        <w:commentReference w:id="3563"/>
      </w:r>
      <w:commentRangeEnd w:id="3564"/>
      <w:r>
        <w:rPr>
          <w:rStyle w:val="CommentReference"/>
        </w:rPr>
        <w:commentReference w:id="3564"/>
      </w:r>
    </w:p>
    <w:p w14:paraId="25B31AC3" w14:textId="77777777" w:rsidR="001E3564" w:rsidRPr="002A7964" w:rsidRDefault="002F5345">
      <w:pPr>
        <w:pStyle w:val="BodyText"/>
        <w:spacing w:before="249"/>
        <w:ind w:left="709"/>
      </w:pPr>
      <w:r w:rsidRPr="001A436D">
        <w:rPr>
          <w:color w:val="344449"/>
          <w:rPrChange w:id="3565" w:author="Vannieuwenhuyze Jorre" w:date="2025-03-27T14:21:00Z" w16du:dateUtc="2025-03-27T13:21:00Z">
            <w:rPr>
              <w:color w:val="344449"/>
              <w:spacing w:val="-2"/>
            </w:rPr>
          </w:rPrChange>
        </w:rPr>
        <w:t>We</w:t>
      </w:r>
      <w:r w:rsidRPr="001A436D">
        <w:rPr>
          <w:color w:val="344449"/>
          <w:rPrChange w:id="3566" w:author="Vannieuwenhuyze Jorre" w:date="2025-03-27T14:21:00Z" w16du:dateUtc="2025-03-27T13:21:00Z">
            <w:rPr>
              <w:color w:val="344449"/>
              <w:spacing w:val="-5"/>
            </w:rPr>
          </w:rPrChange>
        </w:rPr>
        <w:t xml:space="preserve"> </w:t>
      </w:r>
      <w:r w:rsidRPr="001A436D">
        <w:rPr>
          <w:color w:val="344449"/>
          <w:rPrChange w:id="3567" w:author="Vannieuwenhuyze Jorre" w:date="2025-03-27T14:21:00Z" w16du:dateUtc="2025-03-27T13:21:00Z">
            <w:rPr>
              <w:color w:val="344449"/>
              <w:spacing w:val="-2"/>
            </w:rPr>
          </w:rPrChange>
        </w:rPr>
        <w:t>ontsluiten</w:t>
      </w:r>
      <w:r w:rsidRPr="001A436D">
        <w:rPr>
          <w:color w:val="344449"/>
          <w:rPrChange w:id="3568" w:author="Vannieuwenhuyze Jorre" w:date="2025-03-27T14:21:00Z" w16du:dateUtc="2025-03-27T13:21:00Z">
            <w:rPr>
              <w:color w:val="344449"/>
              <w:spacing w:val="-4"/>
            </w:rPr>
          </w:rPrChange>
        </w:rPr>
        <w:t xml:space="preserve"> </w:t>
      </w:r>
      <w:r w:rsidRPr="001A436D">
        <w:rPr>
          <w:color w:val="344449"/>
          <w:rPrChange w:id="3569" w:author="Vannieuwenhuyze Jorre" w:date="2025-03-27T14:21:00Z" w16du:dateUtc="2025-03-27T13:21:00Z">
            <w:rPr>
              <w:color w:val="344449"/>
              <w:spacing w:val="-2"/>
            </w:rPr>
          </w:rPrChange>
        </w:rPr>
        <w:t>statistieken</w:t>
      </w:r>
      <w:r w:rsidRPr="001A436D">
        <w:rPr>
          <w:color w:val="344449"/>
          <w:rPrChange w:id="3570" w:author="Vannieuwenhuyze Jorre" w:date="2025-03-27T14:21:00Z" w16du:dateUtc="2025-03-27T13:21:00Z">
            <w:rPr>
              <w:color w:val="344449"/>
              <w:spacing w:val="-4"/>
            </w:rPr>
          </w:rPrChange>
        </w:rPr>
        <w:t xml:space="preserve"> </w:t>
      </w:r>
      <w:r w:rsidRPr="001A436D">
        <w:rPr>
          <w:color w:val="344449"/>
          <w:rPrChange w:id="3571" w:author="Vannieuwenhuyze Jorre" w:date="2025-03-27T14:21:00Z" w16du:dateUtc="2025-03-27T13:21:00Z">
            <w:rPr>
              <w:color w:val="344449"/>
              <w:spacing w:val="-2"/>
            </w:rPr>
          </w:rPrChange>
        </w:rPr>
        <w:t>op</w:t>
      </w:r>
      <w:r w:rsidRPr="001A436D">
        <w:rPr>
          <w:color w:val="344449"/>
          <w:rPrChange w:id="3572" w:author="Vannieuwenhuyze Jorre" w:date="2025-03-27T14:21:00Z" w16du:dateUtc="2025-03-27T13:21:00Z">
            <w:rPr>
              <w:color w:val="344449"/>
              <w:spacing w:val="-4"/>
            </w:rPr>
          </w:rPrChange>
        </w:rPr>
        <w:t xml:space="preserve"> </w:t>
      </w:r>
      <w:r w:rsidRPr="001A436D">
        <w:rPr>
          <w:color w:val="344449"/>
          <w:rPrChange w:id="3573" w:author="Vannieuwenhuyze Jorre" w:date="2025-03-27T14:21:00Z" w16du:dateUtc="2025-03-27T13:21:00Z">
            <w:rPr>
              <w:color w:val="344449"/>
              <w:spacing w:val="-2"/>
            </w:rPr>
          </w:rPrChange>
        </w:rPr>
        <w:t>twee</w:t>
      </w:r>
      <w:r w:rsidRPr="001A436D">
        <w:rPr>
          <w:color w:val="344449"/>
          <w:rPrChange w:id="3574" w:author="Vannieuwenhuyze Jorre" w:date="2025-03-27T14:21:00Z" w16du:dateUtc="2025-03-27T13:21:00Z">
            <w:rPr>
              <w:color w:val="344449"/>
              <w:spacing w:val="-5"/>
            </w:rPr>
          </w:rPrChange>
        </w:rPr>
        <w:t xml:space="preserve"> </w:t>
      </w:r>
      <w:r w:rsidRPr="001A436D">
        <w:rPr>
          <w:color w:val="344449"/>
          <w:rPrChange w:id="3575" w:author="Vannieuwenhuyze Jorre" w:date="2025-03-27T14:21:00Z" w16du:dateUtc="2025-03-27T13:21:00Z">
            <w:rPr>
              <w:color w:val="344449"/>
              <w:spacing w:val="-2"/>
            </w:rPr>
          </w:rPrChange>
        </w:rPr>
        <w:t>manieren:</w:t>
      </w:r>
    </w:p>
    <w:p w14:paraId="25B31AC4" w14:textId="77777777" w:rsidR="001E3564" w:rsidRPr="002A7964" w:rsidRDefault="002F5345">
      <w:pPr>
        <w:pStyle w:val="ListParagraph"/>
        <w:numPr>
          <w:ilvl w:val="0"/>
          <w:numId w:val="1"/>
        </w:numPr>
        <w:tabs>
          <w:tab w:val="left" w:pos="1373"/>
        </w:tabs>
        <w:spacing w:before="140" w:line="291" w:lineRule="exact"/>
        <w:ind w:left="1373" w:hanging="331"/>
        <w:rPr>
          <w:sz w:val="24"/>
        </w:rPr>
      </w:pPr>
      <w:r w:rsidRPr="002A7964">
        <w:rPr>
          <w:color w:val="344449"/>
          <w:sz w:val="24"/>
        </w:rPr>
        <w:t>via</w:t>
      </w:r>
      <w:r w:rsidRPr="001A436D">
        <w:rPr>
          <w:color w:val="344449"/>
          <w:sz w:val="24"/>
          <w:rPrChange w:id="3576" w:author="Vannieuwenhuyze Jorre" w:date="2025-03-27T14:21:00Z" w16du:dateUtc="2025-03-27T13:21:00Z">
            <w:rPr>
              <w:color w:val="344449"/>
              <w:spacing w:val="-10"/>
              <w:sz w:val="24"/>
            </w:rPr>
          </w:rPrChange>
        </w:rPr>
        <w:t xml:space="preserve"> </w:t>
      </w:r>
      <w:r w:rsidRPr="002A7964">
        <w:rPr>
          <w:color w:val="344449"/>
          <w:sz w:val="24"/>
        </w:rPr>
        <w:t>volledige</w:t>
      </w:r>
      <w:r w:rsidRPr="001A436D">
        <w:rPr>
          <w:color w:val="344449"/>
          <w:sz w:val="24"/>
          <w:rPrChange w:id="3577" w:author="Vannieuwenhuyze Jorre" w:date="2025-03-27T14:21:00Z" w16du:dateUtc="2025-03-27T13:21:00Z">
            <w:rPr>
              <w:color w:val="344449"/>
              <w:spacing w:val="-9"/>
              <w:sz w:val="24"/>
            </w:rPr>
          </w:rPrChange>
        </w:rPr>
        <w:t xml:space="preserve"> </w:t>
      </w:r>
      <w:r w:rsidRPr="001A436D">
        <w:rPr>
          <w:color w:val="344449"/>
          <w:sz w:val="24"/>
          <w:rPrChange w:id="3578" w:author="Vannieuwenhuyze Jorre" w:date="2025-03-27T14:21:00Z" w16du:dateUtc="2025-03-27T13:21:00Z">
            <w:rPr>
              <w:color w:val="344449"/>
              <w:spacing w:val="-2"/>
              <w:sz w:val="24"/>
            </w:rPr>
          </w:rPrChange>
        </w:rPr>
        <w:t>statistiekreeksen</w:t>
      </w:r>
    </w:p>
    <w:p w14:paraId="25B31AC5" w14:textId="77777777" w:rsidR="001E3564" w:rsidRPr="002A7964" w:rsidRDefault="002F5345">
      <w:pPr>
        <w:pStyle w:val="ListParagraph"/>
        <w:numPr>
          <w:ilvl w:val="0"/>
          <w:numId w:val="1"/>
        </w:numPr>
        <w:tabs>
          <w:tab w:val="left" w:pos="1373"/>
        </w:tabs>
        <w:spacing w:line="291" w:lineRule="exact"/>
        <w:ind w:left="1373" w:hanging="331"/>
        <w:rPr>
          <w:sz w:val="24"/>
        </w:rPr>
      </w:pPr>
      <w:r w:rsidRPr="001A436D">
        <w:rPr>
          <w:color w:val="344449"/>
          <w:sz w:val="24"/>
          <w:rPrChange w:id="3579" w:author="Vannieuwenhuyze Jorre" w:date="2025-03-27T14:21:00Z" w16du:dateUtc="2025-03-27T13:21:00Z">
            <w:rPr>
              <w:color w:val="344449"/>
              <w:spacing w:val="-2"/>
              <w:sz w:val="24"/>
            </w:rPr>
          </w:rPrChange>
        </w:rPr>
        <w:t>via</w:t>
      </w:r>
      <w:r w:rsidRPr="001A436D">
        <w:rPr>
          <w:color w:val="344449"/>
          <w:sz w:val="24"/>
          <w:rPrChange w:id="3580" w:author="Vannieuwenhuyze Jorre" w:date="2025-03-27T14:21:00Z" w16du:dateUtc="2025-03-27T13:21:00Z">
            <w:rPr>
              <w:color w:val="344449"/>
              <w:spacing w:val="-8"/>
              <w:sz w:val="24"/>
            </w:rPr>
          </w:rPrChange>
        </w:rPr>
        <w:t xml:space="preserve"> </w:t>
      </w:r>
      <w:r w:rsidRPr="001A436D">
        <w:rPr>
          <w:color w:val="344449"/>
          <w:sz w:val="24"/>
          <w:rPrChange w:id="3581" w:author="Vannieuwenhuyze Jorre" w:date="2025-03-27T14:21:00Z" w16du:dateUtc="2025-03-27T13:21:00Z">
            <w:rPr>
              <w:color w:val="344449"/>
              <w:spacing w:val="-2"/>
              <w:sz w:val="24"/>
            </w:rPr>
          </w:rPrChange>
        </w:rPr>
        <w:t>samenvattende</w:t>
      </w:r>
      <w:r w:rsidRPr="001A436D">
        <w:rPr>
          <w:color w:val="344449"/>
          <w:sz w:val="24"/>
          <w:rPrChange w:id="3582" w:author="Vannieuwenhuyze Jorre" w:date="2025-03-27T14:21:00Z" w16du:dateUtc="2025-03-27T13:21:00Z">
            <w:rPr>
              <w:color w:val="344449"/>
              <w:spacing w:val="-7"/>
              <w:sz w:val="24"/>
            </w:rPr>
          </w:rPrChange>
        </w:rPr>
        <w:t xml:space="preserve"> </w:t>
      </w:r>
      <w:r w:rsidRPr="001A436D">
        <w:rPr>
          <w:color w:val="344449"/>
          <w:sz w:val="24"/>
          <w:rPrChange w:id="3583" w:author="Vannieuwenhuyze Jorre" w:date="2025-03-27T14:21:00Z" w16du:dateUtc="2025-03-27T13:21:00Z">
            <w:rPr>
              <w:color w:val="344449"/>
              <w:spacing w:val="-2"/>
              <w:sz w:val="24"/>
            </w:rPr>
          </w:rPrChange>
        </w:rPr>
        <w:t>cijferpagina’s</w:t>
      </w:r>
    </w:p>
    <w:p w14:paraId="25B31AC6" w14:textId="77777777" w:rsidR="001E3564" w:rsidRPr="002A7964" w:rsidRDefault="002F5345">
      <w:pPr>
        <w:pStyle w:val="BodyText"/>
        <w:spacing w:before="141"/>
        <w:ind w:left="709"/>
      </w:pPr>
      <w:r w:rsidRPr="002A7964">
        <w:rPr>
          <w:color w:val="344449"/>
        </w:rPr>
        <w:t>Beide</w:t>
      </w:r>
      <w:r w:rsidRPr="001A436D">
        <w:rPr>
          <w:color w:val="344449"/>
          <w:rPrChange w:id="3584" w:author="Vannieuwenhuyze Jorre" w:date="2025-03-27T14:21:00Z" w16du:dateUtc="2025-03-27T13:21:00Z">
            <w:rPr>
              <w:color w:val="344449"/>
              <w:spacing w:val="-14"/>
            </w:rPr>
          </w:rPrChange>
        </w:rPr>
        <w:t xml:space="preserve"> </w:t>
      </w:r>
      <w:r w:rsidRPr="002A7964">
        <w:rPr>
          <w:color w:val="344449"/>
        </w:rPr>
        <w:t>manieren</w:t>
      </w:r>
      <w:r w:rsidRPr="001A436D">
        <w:rPr>
          <w:color w:val="344449"/>
          <w:rPrChange w:id="3585" w:author="Vannieuwenhuyze Jorre" w:date="2025-03-27T14:21:00Z" w16du:dateUtc="2025-03-27T13:21:00Z">
            <w:rPr>
              <w:color w:val="344449"/>
              <w:spacing w:val="-13"/>
            </w:rPr>
          </w:rPrChange>
        </w:rPr>
        <w:t xml:space="preserve"> </w:t>
      </w:r>
      <w:r w:rsidRPr="002A7964">
        <w:rPr>
          <w:color w:val="344449"/>
        </w:rPr>
        <w:t>worden</w:t>
      </w:r>
      <w:r w:rsidRPr="001A436D">
        <w:rPr>
          <w:color w:val="344449"/>
          <w:rPrChange w:id="3586" w:author="Vannieuwenhuyze Jorre" w:date="2025-03-27T14:21:00Z" w16du:dateUtc="2025-03-27T13:21:00Z">
            <w:rPr>
              <w:color w:val="344449"/>
              <w:spacing w:val="-13"/>
            </w:rPr>
          </w:rPrChange>
        </w:rPr>
        <w:t xml:space="preserve"> </w:t>
      </w:r>
      <w:r w:rsidRPr="002A7964">
        <w:rPr>
          <w:color w:val="344449"/>
        </w:rPr>
        <w:t>hieronder</w:t>
      </w:r>
      <w:r w:rsidRPr="001A436D">
        <w:rPr>
          <w:color w:val="344449"/>
          <w:rPrChange w:id="3587" w:author="Vannieuwenhuyze Jorre" w:date="2025-03-27T14:21:00Z" w16du:dateUtc="2025-03-27T13:21:00Z">
            <w:rPr>
              <w:color w:val="344449"/>
              <w:spacing w:val="-14"/>
            </w:rPr>
          </w:rPrChange>
        </w:rPr>
        <w:t xml:space="preserve"> </w:t>
      </w:r>
      <w:r w:rsidRPr="001A436D">
        <w:rPr>
          <w:color w:val="344449"/>
          <w:rPrChange w:id="3588" w:author="Vannieuwenhuyze Jorre" w:date="2025-03-27T14:21:00Z" w16du:dateUtc="2025-03-27T13:21:00Z">
            <w:rPr>
              <w:color w:val="344449"/>
              <w:spacing w:val="-2"/>
            </w:rPr>
          </w:rPrChange>
        </w:rPr>
        <w:t>besproken.</w:t>
      </w:r>
    </w:p>
    <w:p w14:paraId="25B31AC7" w14:textId="77777777" w:rsidR="001E3564" w:rsidRPr="002A7964" w:rsidRDefault="001E3564">
      <w:pPr>
        <w:pStyle w:val="BodyText"/>
      </w:pPr>
    </w:p>
    <w:p w14:paraId="25B31AC8" w14:textId="117D1516" w:rsidR="001E3564" w:rsidRPr="002A7964" w:rsidDel="00C4419E" w:rsidRDefault="001E3564">
      <w:pPr>
        <w:pStyle w:val="BodyText"/>
        <w:spacing w:before="91"/>
        <w:rPr>
          <w:del w:id="3589" w:author="Vannieuwenhuyze Jorre" w:date="2025-02-21T16:37:00Z" w16du:dateUtc="2025-02-21T15:37:00Z"/>
        </w:rPr>
      </w:pPr>
    </w:p>
    <w:p w14:paraId="25B31AC9" w14:textId="77777777" w:rsidR="001E3564" w:rsidRPr="002A7964" w:rsidRDefault="002F5345">
      <w:pPr>
        <w:pStyle w:val="Heading2"/>
        <w:numPr>
          <w:ilvl w:val="1"/>
          <w:numId w:val="7"/>
        </w:numPr>
        <w:tabs>
          <w:tab w:val="left" w:pos="1345"/>
        </w:tabs>
        <w:ind w:hanging="636"/>
      </w:pPr>
      <w:bookmarkStart w:id="3590" w:name="Statistiekreeksen"/>
      <w:bookmarkEnd w:id="3590"/>
      <w:r w:rsidRPr="001A436D">
        <w:rPr>
          <w:color w:val="70A2B8"/>
          <w:rPrChange w:id="3591" w:author="Vannieuwenhuyze Jorre" w:date="2025-03-27T14:21:00Z" w16du:dateUtc="2025-03-27T13:21:00Z">
            <w:rPr>
              <w:color w:val="70A2B8"/>
              <w:spacing w:val="-2"/>
            </w:rPr>
          </w:rPrChange>
        </w:rPr>
        <w:t>STATISTIEKREEKSEN</w:t>
      </w:r>
    </w:p>
    <w:p w14:paraId="25B31ACA" w14:textId="77777777" w:rsidR="001E3564" w:rsidRPr="002A7964" w:rsidRDefault="002F5345">
      <w:pPr>
        <w:pStyle w:val="BodyText"/>
        <w:spacing w:before="154" w:line="237" w:lineRule="auto"/>
        <w:ind w:left="709" w:right="1130"/>
        <w:jc w:val="both"/>
      </w:pPr>
      <w:r w:rsidRPr="002A7964">
        <w:rPr>
          <w:color w:val="344449"/>
        </w:rPr>
        <w:t>Een</w:t>
      </w:r>
      <w:r w:rsidRPr="001A436D">
        <w:rPr>
          <w:color w:val="344449"/>
          <w:rPrChange w:id="3592" w:author="Vannieuwenhuyze Jorre" w:date="2025-03-27T14:21:00Z" w16du:dateUtc="2025-03-27T13:21:00Z">
            <w:rPr>
              <w:color w:val="344449"/>
              <w:spacing w:val="-8"/>
            </w:rPr>
          </w:rPrChange>
        </w:rPr>
        <w:t xml:space="preserve"> </w:t>
      </w:r>
      <w:r w:rsidRPr="002A7964">
        <w:rPr>
          <w:color w:val="344449"/>
        </w:rPr>
        <w:t>statistiekreeks</w:t>
      </w:r>
      <w:r w:rsidRPr="001A436D">
        <w:rPr>
          <w:color w:val="344449"/>
          <w:rPrChange w:id="3593" w:author="Vannieuwenhuyze Jorre" w:date="2025-03-27T14:21:00Z" w16du:dateUtc="2025-03-27T13:21:00Z">
            <w:rPr>
              <w:color w:val="344449"/>
              <w:spacing w:val="-9"/>
            </w:rPr>
          </w:rPrChange>
        </w:rPr>
        <w:t xml:space="preserve"> </w:t>
      </w:r>
      <w:r w:rsidRPr="002A7964">
        <w:rPr>
          <w:color w:val="344449"/>
        </w:rPr>
        <w:t>is</w:t>
      </w:r>
      <w:r w:rsidRPr="001A436D">
        <w:rPr>
          <w:color w:val="344449"/>
          <w:rPrChange w:id="3594" w:author="Vannieuwenhuyze Jorre" w:date="2025-03-27T14:21:00Z" w16du:dateUtc="2025-03-27T13:21:00Z">
            <w:rPr>
              <w:color w:val="344449"/>
              <w:spacing w:val="-8"/>
            </w:rPr>
          </w:rPrChange>
        </w:rPr>
        <w:t xml:space="preserve"> </w:t>
      </w:r>
      <w:r w:rsidRPr="002A7964">
        <w:rPr>
          <w:color w:val="344449"/>
        </w:rPr>
        <w:t>in</w:t>
      </w:r>
      <w:r w:rsidRPr="001A436D">
        <w:rPr>
          <w:color w:val="344449"/>
          <w:rPrChange w:id="3595" w:author="Vannieuwenhuyze Jorre" w:date="2025-03-27T14:21:00Z" w16du:dateUtc="2025-03-27T13:21:00Z">
            <w:rPr>
              <w:color w:val="344449"/>
              <w:spacing w:val="-8"/>
            </w:rPr>
          </w:rPrChange>
        </w:rPr>
        <w:t xml:space="preserve"> </w:t>
      </w:r>
      <w:r w:rsidRPr="002A7964">
        <w:rPr>
          <w:color w:val="344449"/>
        </w:rPr>
        <w:t>essentie</w:t>
      </w:r>
      <w:r w:rsidRPr="001A436D">
        <w:rPr>
          <w:color w:val="344449"/>
          <w:rPrChange w:id="3596" w:author="Vannieuwenhuyze Jorre" w:date="2025-03-27T14:21:00Z" w16du:dateUtc="2025-03-27T13:21:00Z">
            <w:rPr>
              <w:color w:val="344449"/>
              <w:spacing w:val="-8"/>
            </w:rPr>
          </w:rPrChange>
        </w:rPr>
        <w:t xml:space="preserve"> </w:t>
      </w:r>
      <w:r w:rsidRPr="002A7964">
        <w:rPr>
          <w:color w:val="344449"/>
        </w:rPr>
        <w:t>een</w:t>
      </w:r>
      <w:r w:rsidRPr="001A436D">
        <w:rPr>
          <w:color w:val="344449"/>
          <w:rPrChange w:id="3597" w:author="Vannieuwenhuyze Jorre" w:date="2025-03-27T14:21:00Z" w16du:dateUtc="2025-03-27T13:21:00Z">
            <w:rPr>
              <w:color w:val="344449"/>
              <w:spacing w:val="-8"/>
            </w:rPr>
          </w:rPrChange>
        </w:rPr>
        <w:t xml:space="preserve"> </w:t>
      </w:r>
      <w:r w:rsidRPr="002A7964">
        <w:rPr>
          <w:color w:val="344449"/>
        </w:rPr>
        <w:t>dataset</w:t>
      </w:r>
      <w:r w:rsidRPr="001A436D">
        <w:rPr>
          <w:color w:val="344449"/>
          <w:rPrChange w:id="3598" w:author="Vannieuwenhuyze Jorre" w:date="2025-03-27T14:21:00Z" w16du:dateUtc="2025-03-27T13:21:00Z">
            <w:rPr>
              <w:color w:val="344449"/>
              <w:spacing w:val="-9"/>
            </w:rPr>
          </w:rPrChange>
        </w:rPr>
        <w:t xml:space="preserve"> </w:t>
      </w:r>
      <w:r w:rsidRPr="002A7964">
        <w:rPr>
          <w:color w:val="344449"/>
        </w:rPr>
        <w:t>of</w:t>
      </w:r>
      <w:r w:rsidRPr="001A436D">
        <w:rPr>
          <w:color w:val="344449"/>
          <w:rPrChange w:id="3599" w:author="Vannieuwenhuyze Jorre" w:date="2025-03-27T14:21:00Z" w16du:dateUtc="2025-03-27T13:21:00Z">
            <w:rPr>
              <w:color w:val="344449"/>
              <w:spacing w:val="-8"/>
            </w:rPr>
          </w:rPrChange>
        </w:rPr>
        <w:t xml:space="preserve"> </w:t>
      </w:r>
      <w:r w:rsidRPr="002A7964">
        <w:rPr>
          <w:color w:val="344449"/>
        </w:rPr>
        <w:t>datatabel</w:t>
      </w:r>
      <w:r w:rsidRPr="001A436D">
        <w:rPr>
          <w:color w:val="344449"/>
          <w:rPrChange w:id="3600" w:author="Vannieuwenhuyze Jorre" w:date="2025-03-27T14:21:00Z" w16du:dateUtc="2025-03-27T13:21:00Z">
            <w:rPr>
              <w:color w:val="344449"/>
              <w:spacing w:val="-9"/>
            </w:rPr>
          </w:rPrChange>
        </w:rPr>
        <w:t xml:space="preserve"> </w:t>
      </w:r>
      <w:r w:rsidRPr="002A7964">
        <w:rPr>
          <w:color w:val="344449"/>
        </w:rPr>
        <w:t>die</w:t>
      </w:r>
      <w:r w:rsidRPr="001A436D">
        <w:rPr>
          <w:color w:val="344449"/>
          <w:rPrChange w:id="3601" w:author="Vannieuwenhuyze Jorre" w:date="2025-03-27T14:21:00Z" w16du:dateUtc="2025-03-27T13:21:00Z">
            <w:rPr>
              <w:color w:val="344449"/>
              <w:spacing w:val="-8"/>
            </w:rPr>
          </w:rPrChange>
        </w:rPr>
        <w:t xml:space="preserve"> </w:t>
      </w:r>
      <w:r w:rsidRPr="002A7964">
        <w:rPr>
          <w:color w:val="344449"/>
        </w:rPr>
        <w:t>eenvoudig</w:t>
      </w:r>
      <w:r w:rsidRPr="001A436D">
        <w:rPr>
          <w:color w:val="344449"/>
          <w:rPrChange w:id="3602" w:author="Vannieuwenhuyze Jorre" w:date="2025-03-27T14:21:00Z" w16du:dateUtc="2025-03-27T13:21:00Z">
            <w:rPr>
              <w:color w:val="344449"/>
              <w:spacing w:val="-8"/>
            </w:rPr>
          </w:rPrChange>
        </w:rPr>
        <w:t xml:space="preserve"> </w:t>
      </w:r>
      <w:r w:rsidRPr="002A7964">
        <w:rPr>
          <w:color w:val="344449"/>
        </w:rPr>
        <w:t>openbaar gepubliceerd</w:t>
      </w:r>
      <w:r w:rsidRPr="001A436D">
        <w:rPr>
          <w:color w:val="344449"/>
          <w:rPrChange w:id="3603" w:author="Vannieuwenhuyze Jorre" w:date="2025-03-27T14:21:00Z" w16du:dateUtc="2025-03-27T13:21:00Z">
            <w:rPr>
              <w:color w:val="344449"/>
              <w:spacing w:val="-2"/>
            </w:rPr>
          </w:rPrChange>
        </w:rPr>
        <w:t xml:space="preserve"> </w:t>
      </w:r>
      <w:r w:rsidRPr="002A7964">
        <w:rPr>
          <w:color w:val="344449"/>
        </w:rPr>
        <w:t>kan</w:t>
      </w:r>
      <w:r w:rsidRPr="001A436D">
        <w:rPr>
          <w:color w:val="344449"/>
          <w:rPrChange w:id="3604" w:author="Vannieuwenhuyze Jorre" w:date="2025-03-27T14:21:00Z" w16du:dateUtc="2025-03-27T13:21:00Z">
            <w:rPr>
              <w:color w:val="344449"/>
              <w:spacing w:val="-2"/>
            </w:rPr>
          </w:rPrChange>
        </w:rPr>
        <w:t xml:space="preserve"> </w:t>
      </w:r>
      <w:r w:rsidRPr="002A7964">
        <w:rPr>
          <w:color w:val="344449"/>
        </w:rPr>
        <w:t>worden.</w:t>
      </w:r>
      <w:r w:rsidRPr="001A436D">
        <w:rPr>
          <w:color w:val="344449"/>
          <w:rPrChange w:id="3605" w:author="Vannieuwenhuyze Jorre" w:date="2025-03-27T14:21:00Z" w16du:dateUtc="2025-03-27T13:21:00Z">
            <w:rPr>
              <w:color w:val="344449"/>
              <w:spacing w:val="26"/>
            </w:rPr>
          </w:rPrChange>
        </w:rPr>
        <w:t xml:space="preserve"> </w:t>
      </w:r>
      <w:r w:rsidRPr="002A7964">
        <w:rPr>
          <w:color w:val="344449"/>
        </w:rPr>
        <w:t>Het</w:t>
      </w:r>
      <w:r w:rsidRPr="001A436D">
        <w:rPr>
          <w:color w:val="344449"/>
          <w:rPrChange w:id="3606" w:author="Vannieuwenhuyze Jorre" w:date="2025-03-27T14:21:00Z" w16du:dateUtc="2025-03-27T13:21:00Z">
            <w:rPr>
              <w:color w:val="344449"/>
              <w:spacing w:val="-2"/>
            </w:rPr>
          </w:rPrChange>
        </w:rPr>
        <w:t xml:space="preserve"> </w:t>
      </w:r>
      <w:r w:rsidRPr="002A7964">
        <w:rPr>
          <w:color w:val="344449"/>
        </w:rPr>
        <w:t>is</w:t>
      </w:r>
      <w:r w:rsidRPr="001A436D">
        <w:rPr>
          <w:color w:val="344449"/>
          <w:rPrChange w:id="3607" w:author="Vannieuwenhuyze Jorre" w:date="2025-03-27T14:21:00Z" w16du:dateUtc="2025-03-27T13:21:00Z">
            <w:rPr>
              <w:color w:val="344449"/>
              <w:spacing w:val="-2"/>
            </w:rPr>
          </w:rPrChange>
        </w:rPr>
        <w:t xml:space="preserve"> </w:t>
      </w:r>
      <w:r w:rsidRPr="002A7964">
        <w:rPr>
          <w:color w:val="344449"/>
        </w:rPr>
        <w:t>mogelijk</w:t>
      </w:r>
      <w:r w:rsidRPr="001A436D">
        <w:rPr>
          <w:color w:val="344449"/>
          <w:rPrChange w:id="3608" w:author="Vannieuwenhuyze Jorre" w:date="2025-03-27T14:21:00Z" w16du:dateUtc="2025-03-27T13:21:00Z">
            <w:rPr>
              <w:color w:val="344449"/>
              <w:spacing w:val="-2"/>
            </w:rPr>
          </w:rPrChange>
        </w:rPr>
        <w:t xml:space="preserve"> </w:t>
      </w:r>
      <w:r w:rsidRPr="002A7964">
        <w:rPr>
          <w:color w:val="344449"/>
        </w:rPr>
        <w:t>dat</w:t>
      </w:r>
      <w:r w:rsidRPr="001A436D">
        <w:rPr>
          <w:color w:val="344449"/>
          <w:rPrChange w:id="3609" w:author="Vannieuwenhuyze Jorre" w:date="2025-03-27T14:21:00Z" w16du:dateUtc="2025-03-27T13:21:00Z">
            <w:rPr>
              <w:color w:val="344449"/>
              <w:spacing w:val="-2"/>
            </w:rPr>
          </w:rPrChange>
        </w:rPr>
        <w:t xml:space="preserve"> </w:t>
      </w:r>
      <w:r w:rsidRPr="002A7964">
        <w:rPr>
          <w:color w:val="344449"/>
        </w:rPr>
        <w:t>sommige</w:t>
      </w:r>
      <w:r w:rsidRPr="001A436D">
        <w:rPr>
          <w:color w:val="344449"/>
          <w:rPrChange w:id="3610" w:author="Vannieuwenhuyze Jorre" w:date="2025-03-27T14:21:00Z" w16du:dateUtc="2025-03-27T13:21:00Z">
            <w:rPr>
              <w:color w:val="344449"/>
              <w:spacing w:val="-2"/>
            </w:rPr>
          </w:rPrChange>
        </w:rPr>
        <w:t xml:space="preserve"> </w:t>
      </w:r>
      <w:r w:rsidRPr="002A7964">
        <w:rPr>
          <w:color w:val="344449"/>
        </w:rPr>
        <w:t>cijfers</w:t>
      </w:r>
      <w:r w:rsidRPr="001A436D">
        <w:rPr>
          <w:color w:val="344449"/>
          <w:rPrChange w:id="3611" w:author="Vannieuwenhuyze Jorre" w:date="2025-03-27T14:21:00Z" w16du:dateUtc="2025-03-27T13:21:00Z">
            <w:rPr>
              <w:color w:val="344449"/>
              <w:spacing w:val="-2"/>
            </w:rPr>
          </w:rPrChange>
        </w:rPr>
        <w:t xml:space="preserve"> </w:t>
      </w:r>
      <w:r w:rsidRPr="002A7964">
        <w:rPr>
          <w:color w:val="344449"/>
        </w:rPr>
        <w:t>in</w:t>
      </w:r>
      <w:r w:rsidRPr="001A436D">
        <w:rPr>
          <w:color w:val="344449"/>
          <w:rPrChange w:id="3612" w:author="Vannieuwenhuyze Jorre" w:date="2025-03-27T14:21:00Z" w16du:dateUtc="2025-03-27T13:21:00Z">
            <w:rPr>
              <w:color w:val="344449"/>
              <w:spacing w:val="-2"/>
            </w:rPr>
          </w:rPrChange>
        </w:rPr>
        <w:t xml:space="preserve"> </w:t>
      </w:r>
      <w:r w:rsidRPr="002A7964">
        <w:rPr>
          <w:color w:val="344449"/>
        </w:rPr>
        <w:t>zo’n</w:t>
      </w:r>
      <w:r w:rsidRPr="001A436D">
        <w:rPr>
          <w:color w:val="344449"/>
          <w:rPrChange w:id="3613" w:author="Vannieuwenhuyze Jorre" w:date="2025-03-27T14:21:00Z" w16du:dateUtc="2025-03-27T13:21:00Z">
            <w:rPr>
              <w:color w:val="344449"/>
              <w:spacing w:val="-2"/>
            </w:rPr>
          </w:rPrChange>
        </w:rPr>
        <w:t xml:space="preserve"> </w:t>
      </w:r>
      <w:r w:rsidRPr="002A7964">
        <w:rPr>
          <w:color w:val="344449"/>
        </w:rPr>
        <w:t>dataset</w:t>
      </w:r>
      <w:r w:rsidRPr="001A436D">
        <w:rPr>
          <w:color w:val="344449"/>
          <w:rPrChange w:id="3614" w:author="Vannieuwenhuyze Jorre" w:date="2025-03-27T14:21:00Z" w16du:dateUtc="2025-03-27T13:21:00Z">
            <w:rPr>
              <w:color w:val="344449"/>
              <w:spacing w:val="-2"/>
            </w:rPr>
          </w:rPrChange>
        </w:rPr>
        <w:t xml:space="preserve"> </w:t>
      </w:r>
      <w:r w:rsidRPr="002A7964">
        <w:rPr>
          <w:color w:val="344449"/>
        </w:rPr>
        <w:t xml:space="preserve">een </w:t>
      </w:r>
      <w:r w:rsidRPr="001A436D">
        <w:rPr>
          <w:color w:val="344449"/>
          <w:rPrChange w:id="3615" w:author="Vannieuwenhuyze Jorre" w:date="2025-03-27T14:21:00Z" w16du:dateUtc="2025-03-27T13:21:00Z">
            <w:rPr>
              <w:color w:val="344449"/>
              <w:spacing w:val="-2"/>
            </w:rPr>
          </w:rPrChange>
        </w:rPr>
        <w:t>ontbrekende</w:t>
      </w:r>
      <w:r w:rsidRPr="001A436D">
        <w:rPr>
          <w:color w:val="344449"/>
          <w:rPrChange w:id="3616" w:author="Vannieuwenhuyze Jorre" w:date="2025-03-27T14:21:00Z" w16du:dateUtc="2025-03-27T13:21:00Z">
            <w:rPr>
              <w:color w:val="344449"/>
              <w:spacing w:val="-6"/>
            </w:rPr>
          </w:rPrChange>
        </w:rPr>
        <w:t xml:space="preserve"> </w:t>
      </w:r>
      <w:r w:rsidRPr="001A436D">
        <w:rPr>
          <w:color w:val="344449"/>
          <w:rPrChange w:id="3617" w:author="Vannieuwenhuyze Jorre" w:date="2025-03-27T14:21:00Z" w16du:dateUtc="2025-03-27T13:21:00Z">
            <w:rPr>
              <w:color w:val="344449"/>
              <w:spacing w:val="-2"/>
            </w:rPr>
          </w:rPrChange>
        </w:rPr>
        <w:t>waarde</w:t>
      </w:r>
      <w:r w:rsidRPr="001A436D">
        <w:rPr>
          <w:color w:val="344449"/>
          <w:rPrChange w:id="3618" w:author="Vannieuwenhuyze Jorre" w:date="2025-03-27T14:21:00Z" w16du:dateUtc="2025-03-27T13:21:00Z">
            <w:rPr>
              <w:color w:val="344449"/>
              <w:spacing w:val="-6"/>
            </w:rPr>
          </w:rPrChange>
        </w:rPr>
        <w:t xml:space="preserve"> </w:t>
      </w:r>
      <w:r w:rsidRPr="001A436D">
        <w:rPr>
          <w:color w:val="344449"/>
          <w:rPrChange w:id="3619" w:author="Vannieuwenhuyze Jorre" w:date="2025-03-27T14:21:00Z" w16du:dateUtc="2025-03-27T13:21:00Z">
            <w:rPr>
              <w:color w:val="344449"/>
              <w:spacing w:val="-2"/>
            </w:rPr>
          </w:rPrChange>
        </w:rPr>
        <w:t>hebben,</w:t>
      </w:r>
      <w:r w:rsidRPr="001A436D">
        <w:rPr>
          <w:color w:val="344449"/>
          <w:rPrChange w:id="3620" w:author="Vannieuwenhuyze Jorre" w:date="2025-03-27T14:21:00Z" w16du:dateUtc="2025-03-27T13:21:00Z">
            <w:rPr>
              <w:color w:val="344449"/>
              <w:spacing w:val="-4"/>
            </w:rPr>
          </w:rPrChange>
        </w:rPr>
        <w:t xml:space="preserve"> </w:t>
      </w:r>
      <w:r w:rsidRPr="001A436D">
        <w:rPr>
          <w:color w:val="344449"/>
          <w:rPrChange w:id="3621" w:author="Vannieuwenhuyze Jorre" w:date="2025-03-27T14:21:00Z" w16du:dateUtc="2025-03-27T13:21:00Z">
            <w:rPr>
              <w:color w:val="344449"/>
              <w:spacing w:val="-2"/>
            </w:rPr>
          </w:rPrChange>
        </w:rPr>
        <w:t>bijvoorbeeld</w:t>
      </w:r>
      <w:r w:rsidRPr="001A436D">
        <w:rPr>
          <w:color w:val="344449"/>
          <w:rPrChange w:id="3622" w:author="Vannieuwenhuyze Jorre" w:date="2025-03-27T14:21:00Z" w16du:dateUtc="2025-03-27T13:21:00Z">
            <w:rPr>
              <w:color w:val="344449"/>
              <w:spacing w:val="-6"/>
            </w:rPr>
          </w:rPrChange>
        </w:rPr>
        <w:t xml:space="preserve"> </w:t>
      </w:r>
      <w:r w:rsidRPr="001A436D">
        <w:rPr>
          <w:color w:val="344449"/>
          <w:rPrChange w:id="3623" w:author="Vannieuwenhuyze Jorre" w:date="2025-03-27T14:21:00Z" w16du:dateUtc="2025-03-27T13:21:00Z">
            <w:rPr>
              <w:color w:val="344449"/>
              <w:spacing w:val="-2"/>
            </w:rPr>
          </w:rPrChange>
        </w:rPr>
        <w:t>vanwege</w:t>
      </w:r>
      <w:r w:rsidRPr="001A436D">
        <w:rPr>
          <w:color w:val="344449"/>
          <w:rPrChange w:id="3624" w:author="Vannieuwenhuyze Jorre" w:date="2025-03-27T14:21:00Z" w16du:dateUtc="2025-03-27T13:21:00Z">
            <w:rPr>
              <w:color w:val="344449"/>
              <w:spacing w:val="-6"/>
            </w:rPr>
          </w:rPrChange>
        </w:rPr>
        <w:t xml:space="preserve"> </w:t>
      </w:r>
      <w:r w:rsidRPr="001A436D">
        <w:rPr>
          <w:color w:val="344449"/>
          <w:rPrChange w:id="3625" w:author="Vannieuwenhuyze Jorre" w:date="2025-03-27T14:21:00Z" w16du:dateUtc="2025-03-27T13:21:00Z">
            <w:rPr>
              <w:color w:val="344449"/>
              <w:spacing w:val="-2"/>
            </w:rPr>
          </w:rPrChange>
        </w:rPr>
        <w:t>ontbrekende</w:t>
      </w:r>
      <w:r w:rsidRPr="001A436D">
        <w:rPr>
          <w:color w:val="344449"/>
          <w:rPrChange w:id="3626" w:author="Vannieuwenhuyze Jorre" w:date="2025-03-27T14:21:00Z" w16du:dateUtc="2025-03-27T13:21:00Z">
            <w:rPr>
              <w:color w:val="344449"/>
              <w:spacing w:val="-6"/>
            </w:rPr>
          </w:rPrChange>
        </w:rPr>
        <w:t xml:space="preserve"> </w:t>
      </w:r>
      <w:r w:rsidRPr="001A436D">
        <w:rPr>
          <w:color w:val="344449"/>
          <w:rPrChange w:id="3627" w:author="Vannieuwenhuyze Jorre" w:date="2025-03-27T14:21:00Z" w16du:dateUtc="2025-03-27T13:21:00Z">
            <w:rPr>
              <w:color w:val="344449"/>
              <w:spacing w:val="-2"/>
            </w:rPr>
          </w:rPrChange>
        </w:rPr>
        <w:t>informatie</w:t>
      </w:r>
      <w:r w:rsidRPr="001A436D">
        <w:rPr>
          <w:color w:val="344449"/>
          <w:rPrChange w:id="3628" w:author="Vannieuwenhuyze Jorre" w:date="2025-03-27T14:21:00Z" w16du:dateUtc="2025-03-27T13:21:00Z">
            <w:rPr>
              <w:color w:val="344449"/>
              <w:spacing w:val="-6"/>
            </w:rPr>
          </w:rPrChange>
        </w:rPr>
        <w:t xml:space="preserve"> </w:t>
      </w:r>
      <w:r w:rsidRPr="001A436D">
        <w:rPr>
          <w:color w:val="344449"/>
          <w:rPrChange w:id="3629" w:author="Vannieuwenhuyze Jorre" w:date="2025-03-27T14:21:00Z" w16du:dateUtc="2025-03-27T13:21:00Z">
            <w:rPr>
              <w:color w:val="344449"/>
              <w:spacing w:val="-2"/>
            </w:rPr>
          </w:rPrChange>
        </w:rPr>
        <w:t>of</w:t>
      </w:r>
      <w:r w:rsidRPr="001A436D">
        <w:rPr>
          <w:color w:val="344449"/>
          <w:rPrChange w:id="3630" w:author="Vannieuwenhuyze Jorre" w:date="2025-03-27T14:21:00Z" w16du:dateUtc="2025-03-27T13:21:00Z">
            <w:rPr>
              <w:color w:val="344449"/>
              <w:spacing w:val="-6"/>
            </w:rPr>
          </w:rPrChange>
        </w:rPr>
        <w:t xml:space="preserve"> </w:t>
      </w:r>
      <w:r w:rsidRPr="001A436D">
        <w:rPr>
          <w:color w:val="344449"/>
          <w:rPrChange w:id="3631" w:author="Vannieuwenhuyze Jorre" w:date="2025-03-27T14:21:00Z" w16du:dateUtc="2025-03-27T13:21:00Z">
            <w:rPr>
              <w:color w:val="344449"/>
              <w:spacing w:val="-2"/>
            </w:rPr>
          </w:rPrChange>
        </w:rPr>
        <w:t xml:space="preserve">als </w:t>
      </w:r>
      <w:r w:rsidRPr="002A7964">
        <w:rPr>
          <w:color w:val="344449"/>
        </w:rPr>
        <w:t>gevolg van versluiering.</w:t>
      </w:r>
    </w:p>
    <w:p w14:paraId="25B31ACB" w14:textId="77777777" w:rsidR="001E3564" w:rsidRPr="002A7964" w:rsidRDefault="002F5345">
      <w:pPr>
        <w:pStyle w:val="BodyText"/>
        <w:spacing w:before="140" w:line="237" w:lineRule="auto"/>
        <w:ind w:left="709" w:right="1130"/>
        <w:jc w:val="both"/>
      </w:pPr>
      <w:r w:rsidRPr="002A7964">
        <w:rPr>
          <w:color w:val="344449"/>
        </w:rPr>
        <w:t xml:space="preserve">De structuur van een dataset met een statistiekreeks wordt bepaald volgens de </w:t>
      </w:r>
      <w:r w:rsidRPr="001A436D">
        <w:rPr>
          <w:color w:val="344449"/>
          <w:rPrChange w:id="3632" w:author="Vannieuwenhuyze Jorre" w:date="2025-03-27T14:21:00Z" w16du:dateUtc="2025-03-27T13:21:00Z">
            <w:rPr>
              <w:color w:val="344449"/>
              <w:spacing w:val="-2"/>
            </w:rPr>
          </w:rPrChange>
        </w:rPr>
        <w:t>SDMX‐standaard.</w:t>
      </w:r>
      <w:r w:rsidRPr="001A436D">
        <w:rPr>
          <w:color w:val="344449"/>
          <w:rPrChange w:id="3633" w:author="Vannieuwenhuyze Jorre" w:date="2025-03-27T14:21:00Z" w16du:dateUtc="2025-03-27T13:21:00Z">
            <w:rPr>
              <w:color w:val="344449"/>
              <w:spacing w:val="17"/>
            </w:rPr>
          </w:rPrChange>
        </w:rPr>
        <w:t xml:space="preserve"> </w:t>
      </w:r>
      <w:r w:rsidRPr="001A436D">
        <w:rPr>
          <w:color w:val="344449"/>
          <w:rPrChange w:id="3634" w:author="Vannieuwenhuyze Jorre" w:date="2025-03-27T14:21:00Z" w16du:dateUtc="2025-03-27T13:21:00Z">
            <w:rPr>
              <w:color w:val="344449"/>
              <w:spacing w:val="-2"/>
            </w:rPr>
          </w:rPrChange>
        </w:rPr>
        <w:t>Deze</w:t>
      </w:r>
      <w:r w:rsidRPr="001A436D">
        <w:rPr>
          <w:color w:val="344449"/>
          <w:rPrChange w:id="3635" w:author="Vannieuwenhuyze Jorre" w:date="2025-03-27T14:21:00Z" w16du:dateUtc="2025-03-27T13:21:00Z">
            <w:rPr>
              <w:color w:val="344449"/>
              <w:spacing w:val="-8"/>
            </w:rPr>
          </w:rPrChange>
        </w:rPr>
        <w:t xml:space="preserve"> </w:t>
      </w:r>
      <w:r w:rsidRPr="001A436D">
        <w:rPr>
          <w:color w:val="344449"/>
          <w:rPrChange w:id="3636" w:author="Vannieuwenhuyze Jorre" w:date="2025-03-27T14:21:00Z" w16du:dateUtc="2025-03-27T13:21:00Z">
            <w:rPr>
              <w:color w:val="344449"/>
              <w:spacing w:val="-2"/>
            </w:rPr>
          </w:rPrChange>
        </w:rPr>
        <w:t>standaard</w:t>
      </w:r>
      <w:r w:rsidRPr="001A436D">
        <w:rPr>
          <w:color w:val="344449"/>
          <w:rPrChange w:id="3637" w:author="Vannieuwenhuyze Jorre" w:date="2025-03-27T14:21:00Z" w16du:dateUtc="2025-03-27T13:21:00Z">
            <w:rPr>
              <w:color w:val="344449"/>
              <w:spacing w:val="-8"/>
            </w:rPr>
          </w:rPrChange>
        </w:rPr>
        <w:t xml:space="preserve"> </w:t>
      </w:r>
      <w:r w:rsidRPr="001A436D">
        <w:rPr>
          <w:color w:val="344449"/>
          <w:rPrChange w:id="3638" w:author="Vannieuwenhuyze Jorre" w:date="2025-03-27T14:21:00Z" w16du:dateUtc="2025-03-27T13:21:00Z">
            <w:rPr>
              <w:color w:val="344449"/>
              <w:spacing w:val="-2"/>
            </w:rPr>
          </w:rPrChange>
        </w:rPr>
        <w:t>stelt</w:t>
      </w:r>
      <w:r w:rsidRPr="001A436D">
        <w:rPr>
          <w:color w:val="344449"/>
          <w:rPrChange w:id="3639" w:author="Vannieuwenhuyze Jorre" w:date="2025-03-27T14:21:00Z" w16du:dateUtc="2025-03-27T13:21:00Z">
            <w:rPr>
              <w:color w:val="344449"/>
              <w:spacing w:val="-8"/>
            </w:rPr>
          </w:rPrChange>
        </w:rPr>
        <w:t xml:space="preserve"> </w:t>
      </w:r>
      <w:r w:rsidRPr="001A436D">
        <w:rPr>
          <w:color w:val="344449"/>
          <w:rPrChange w:id="3640" w:author="Vannieuwenhuyze Jorre" w:date="2025-03-27T14:21:00Z" w16du:dateUtc="2025-03-27T13:21:00Z">
            <w:rPr>
              <w:color w:val="344449"/>
              <w:spacing w:val="-2"/>
            </w:rPr>
          </w:rPrChange>
        </w:rPr>
        <w:t>dat</w:t>
      </w:r>
      <w:r w:rsidRPr="001A436D">
        <w:rPr>
          <w:color w:val="344449"/>
          <w:rPrChange w:id="3641" w:author="Vannieuwenhuyze Jorre" w:date="2025-03-27T14:21:00Z" w16du:dateUtc="2025-03-27T13:21:00Z">
            <w:rPr>
              <w:color w:val="344449"/>
              <w:spacing w:val="-8"/>
            </w:rPr>
          </w:rPrChange>
        </w:rPr>
        <w:t xml:space="preserve"> </w:t>
      </w:r>
      <w:r w:rsidRPr="001A436D">
        <w:rPr>
          <w:color w:val="344449"/>
          <w:rPrChange w:id="3642" w:author="Vannieuwenhuyze Jorre" w:date="2025-03-27T14:21:00Z" w16du:dateUtc="2025-03-27T13:21:00Z">
            <w:rPr>
              <w:color w:val="344449"/>
              <w:spacing w:val="-2"/>
            </w:rPr>
          </w:rPrChange>
        </w:rPr>
        <w:t>een</w:t>
      </w:r>
      <w:r w:rsidRPr="001A436D">
        <w:rPr>
          <w:color w:val="344449"/>
          <w:rPrChange w:id="3643" w:author="Vannieuwenhuyze Jorre" w:date="2025-03-27T14:21:00Z" w16du:dateUtc="2025-03-27T13:21:00Z">
            <w:rPr>
              <w:color w:val="344449"/>
              <w:spacing w:val="-8"/>
            </w:rPr>
          </w:rPrChange>
        </w:rPr>
        <w:t xml:space="preserve"> </w:t>
      </w:r>
      <w:r w:rsidRPr="001A436D">
        <w:rPr>
          <w:color w:val="344449"/>
          <w:rPrChange w:id="3644" w:author="Vannieuwenhuyze Jorre" w:date="2025-03-27T14:21:00Z" w16du:dateUtc="2025-03-27T13:21:00Z">
            <w:rPr>
              <w:color w:val="344449"/>
              <w:spacing w:val="-2"/>
            </w:rPr>
          </w:rPrChange>
        </w:rPr>
        <w:t>dataset</w:t>
      </w:r>
      <w:r w:rsidRPr="001A436D">
        <w:rPr>
          <w:color w:val="344449"/>
          <w:rPrChange w:id="3645" w:author="Vannieuwenhuyze Jorre" w:date="2025-03-27T14:21:00Z" w16du:dateUtc="2025-03-27T13:21:00Z">
            <w:rPr>
              <w:color w:val="344449"/>
              <w:spacing w:val="-8"/>
            </w:rPr>
          </w:rPrChange>
        </w:rPr>
        <w:t xml:space="preserve"> </w:t>
      </w:r>
      <w:r w:rsidRPr="001A436D">
        <w:rPr>
          <w:color w:val="344449"/>
          <w:rPrChange w:id="3646" w:author="Vannieuwenhuyze Jorre" w:date="2025-03-27T14:21:00Z" w16du:dateUtc="2025-03-27T13:21:00Z">
            <w:rPr>
              <w:color w:val="344449"/>
              <w:spacing w:val="-2"/>
            </w:rPr>
          </w:rPrChange>
        </w:rPr>
        <w:t>met</w:t>
      </w:r>
      <w:r w:rsidRPr="001A436D">
        <w:rPr>
          <w:color w:val="344449"/>
          <w:rPrChange w:id="3647" w:author="Vannieuwenhuyze Jorre" w:date="2025-03-27T14:21:00Z" w16du:dateUtc="2025-03-27T13:21:00Z">
            <w:rPr>
              <w:color w:val="344449"/>
              <w:spacing w:val="-8"/>
            </w:rPr>
          </w:rPrChange>
        </w:rPr>
        <w:t xml:space="preserve"> </w:t>
      </w:r>
      <w:r w:rsidRPr="001A436D">
        <w:rPr>
          <w:color w:val="344449"/>
          <w:rPrChange w:id="3648" w:author="Vannieuwenhuyze Jorre" w:date="2025-03-27T14:21:00Z" w16du:dateUtc="2025-03-27T13:21:00Z">
            <w:rPr>
              <w:color w:val="344449"/>
              <w:spacing w:val="-2"/>
            </w:rPr>
          </w:rPrChange>
        </w:rPr>
        <w:t>een</w:t>
      </w:r>
      <w:r w:rsidRPr="001A436D">
        <w:rPr>
          <w:color w:val="344449"/>
          <w:rPrChange w:id="3649" w:author="Vannieuwenhuyze Jorre" w:date="2025-03-27T14:21:00Z" w16du:dateUtc="2025-03-27T13:21:00Z">
            <w:rPr>
              <w:color w:val="344449"/>
              <w:spacing w:val="-8"/>
            </w:rPr>
          </w:rPrChange>
        </w:rPr>
        <w:t xml:space="preserve"> </w:t>
      </w:r>
      <w:r w:rsidRPr="001A436D">
        <w:rPr>
          <w:color w:val="344449"/>
          <w:rPrChange w:id="3650" w:author="Vannieuwenhuyze Jorre" w:date="2025-03-27T14:21:00Z" w16du:dateUtc="2025-03-27T13:21:00Z">
            <w:rPr>
              <w:color w:val="344449"/>
              <w:spacing w:val="-2"/>
            </w:rPr>
          </w:rPrChange>
        </w:rPr>
        <w:t>statistiekreeks</w:t>
      </w:r>
      <w:r w:rsidRPr="001A436D">
        <w:rPr>
          <w:color w:val="344449"/>
          <w:rPrChange w:id="3651" w:author="Vannieuwenhuyze Jorre" w:date="2025-03-27T14:21:00Z" w16du:dateUtc="2025-03-27T13:21:00Z">
            <w:rPr>
              <w:color w:val="344449"/>
              <w:spacing w:val="-8"/>
            </w:rPr>
          </w:rPrChange>
        </w:rPr>
        <w:t xml:space="preserve"> </w:t>
      </w:r>
      <w:r w:rsidRPr="001A436D">
        <w:rPr>
          <w:color w:val="344449"/>
          <w:rPrChange w:id="3652" w:author="Vannieuwenhuyze Jorre" w:date="2025-03-27T14:21:00Z" w16du:dateUtc="2025-03-27T13:21:00Z">
            <w:rPr>
              <w:color w:val="344449"/>
              <w:spacing w:val="-2"/>
            </w:rPr>
          </w:rPrChange>
        </w:rPr>
        <w:t xml:space="preserve">drie </w:t>
      </w:r>
      <w:r w:rsidRPr="002A7964">
        <w:rPr>
          <w:color w:val="344449"/>
        </w:rPr>
        <w:t>soorten informatie moet bevatten:</w:t>
      </w:r>
    </w:p>
    <w:p w14:paraId="25B31ACC" w14:textId="77777777" w:rsidR="001E3564" w:rsidRPr="002A7964" w:rsidRDefault="002F5345">
      <w:pPr>
        <w:pStyle w:val="ListParagraph"/>
        <w:numPr>
          <w:ilvl w:val="2"/>
          <w:numId w:val="7"/>
        </w:numPr>
        <w:tabs>
          <w:tab w:val="left" w:pos="1373"/>
          <w:tab w:val="left" w:pos="1375"/>
        </w:tabs>
        <w:spacing w:before="141" w:line="237" w:lineRule="auto"/>
        <w:ind w:right="1131"/>
        <w:jc w:val="both"/>
        <w:rPr>
          <w:sz w:val="24"/>
        </w:rPr>
      </w:pPr>
      <w:proofErr w:type="spellStart"/>
      <w:r w:rsidRPr="002A7964">
        <w:rPr>
          <w:color w:val="344449"/>
          <w:sz w:val="24"/>
        </w:rPr>
        <w:t>Measures</w:t>
      </w:r>
      <w:proofErr w:type="spellEnd"/>
      <w:r w:rsidRPr="002A7964">
        <w:rPr>
          <w:color w:val="344449"/>
          <w:sz w:val="24"/>
        </w:rPr>
        <w:t>:</w:t>
      </w:r>
      <w:r w:rsidRPr="001A436D">
        <w:rPr>
          <w:color w:val="344449"/>
          <w:sz w:val="24"/>
          <w:rPrChange w:id="3653" w:author="Vannieuwenhuyze Jorre" w:date="2025-03-27T14:21:00Z" w16du:dateUtc="2025-03-27T13:21:00Z">
            <w:rPr>
              <w:color w:val="344449"/>
              <w:spacing w:val="40"/>
              <w:sz w:val="24"/>
            </w:rPr>
          </w:rPrChange>
        </w:rPr>
        <w:t xml:space="preserve"> </w:t>
      </w:r>
      <w:r w:rsidRPr="002A7964">
        <w:rPr>
          <w:color w:val="344449"/>
          <w:sz w:val="24"/>
        </w:rPr>
        <w:t>Een kolom met de cijfers of statistieken.</w:t>
      </w:r>
      <w:r w:rsidRPr="001A436D">
        <w:rPr>
          <w:color w:val="344449"/>
          <w:sz w:val="24"/>
          <w:rPrChange w:id="3654" w:author="Vannieuwenhuyze Jorre" w:date="2025-03-27T14:21:00Z" w16du:dateUtc="2025-03-27T13:21:00Z">
            <w:rPr>
              <w:color w:val="344449"/>
              <w:spacing w:val="40"/>
              <w:sz w:val="24"/>
            </w:rPr>
          </w:rPrChange>
        </w:rPr>
        <w:t xml:space="preserve"> </w:t>
      </w:r>
      <w:r w:rsidRPr="002A7964">
        <w:rPr>
          <w:color w:val="344449"/>
          <w:sz w:val="24"/>
        </w:rPr>
        <w:t xml:space="preserve">(In een toekomstige versie van SDMX kan een dataset meerdere kolommen met </w:t>
      </w:r>
      <w:proofErr w:type="spellStart"/>
      <w:r w:rsidRPr="002A7964">
        <w:rPr>
          <w:color w:val="344449"/>
          <w:sz w:val="24"/>
        </w:rPr>
        <w:t>measures</w:t>
      </w:r>
      <w:proofErr w:type="spellEnd"/>
      <w:r w:rsidRPr="002A7964">
        <w:rPr>
          <w:color w:val="344449"/>
          <w:sz w:val="24"/>
        </w:rPr>
        <w:t xml:space="preserve"> </w:t>
      </w:r>
      <w:proofErr w:type="spellStart"/>
      <w:r w:rsidRPr="002A7964">
        <w:rPr>
          <w:color w:val="344449"/>
          <w:sz w:val="24"/>
        </w:rPr>
        <w:t>be</w:t>
      </w:r>
      <w:proofErr w:type="spellEnd"/>
      <w:r w:rsidRPr="002A7964">
        <w:rPr>
          <w:color w:val="344449"/>
          <w:sz w:val="24"/>
        </w:rPr>
        <w:t>‐ vatten, waarbij het onderscheid tussen deze kolommen wordt vastgelegd als één van de dimensies).</w:t>
      </w:r>
    </w:p>
    <w:p w14:paraId="25B31ACD" w14:textId="77777777" w:rsidR="001E3564" w:rsidRPr="002A7964" w:rsidRDefault="002F5345">
      <w:pPr>
        <w:pStyle w:val="ListParagraph"/>
        <w:numPr>
          <w:ilvl w:val="2"/>
          <w:numId w:val="7"/>
        </w:numPr>
        <w:tabs>
          <w:tab w:val="left" w:pos="1373"/>
          <w:tab w:val="left" w:pos="1375"/>
        </w:tabs>
        <w:spacing w:line="237" w:lineRule="auto"/>
        <w:ind w:right="1130"/>
        <w:jc w:val="both"/>
        <w:rPr>
          <w:sz w:val="24"/>
        </w:rPr>
      </w:pPr>
      <w:r w:rsidRPr="002A7964">
        <w:rPr>
          <w:color w:val="344449"/>
          <w:sz w:val="24"/>
        </w:rPr>
        <w:t>Dimensies:</w:t>
      </w:r>
      <w:r w:rsidRPr="001A436D">
        <w:rPr>
          <w:color w:val="344449"/>
          <w:sz w:val="24"/>
          <w:rPrChange w:id="3655" w:author="Vannieuwenhuyze Jorre" w:date="2025-03-27T14:21:00Z" w16du:dateUtc="2025-03-27T13:21:00Z">
            <w:rPr>
              <w:color w:val="344449"/>
              <w:spacing w:val="28"/>
              <w:sz w:val="24"/>
            </w:rPr>
          </w:rPrChange>
        </w:rPr>
        <w:t xml:space="preserve"> </w:t>
      </w:r>
      <w:r w:rsidRPr="002A7964">
        <w:rPr>
          <w:color w:val="344449"/>
          <w:sz w:val="24"/>
        </w:rPr>
        <w:t>Kolommen met kenmerken van de cijfers die nodig zijn om elk cijfer uniek te identificeren.</w:t>
      </w:r>
    </w:p>
    <w:p w14:paraId="25B31ACE" w14:textId="77777777" w:rsidR="001E3564" w:rsidRPr="002A7964" w:rsidRDefault="002F5345">
      <w:pPr>
        <w:pStyle w:val="ListParagraph"/>
        <w:numPr>
          <w:ilvl w:val="2"/>
          <w:numId w:val="7"/>
        </w:numPr>
        <w:tabs>
          <w:tab w:val="left" w:pos="1373"/>
          <w:tab w:val="left" w:pos="1375"/>
        </w:tabs>
        <w:spacing w:line="237" w:lineRule="auto"/>
        <w:ind w:right="1129"/>
        <w:jc w:val="both"/>
        <w:rPr>
          <w:sz w:val="24"/>
        </w:rPr>
      </w:pPr>
      <w:r w:rsidRPr="002A7964">
        <w:rPr>
          <w:color w:val="344449"/>
          <w:sz w:val="24"/>
        </w:rPr>
        <w:t>Attributen: Aanvullende informatie over de cijfers.</w:t>
      </w:r>
      <w:r w:rsidRPr="001A436D">
        <w:rPr>
          <w:color w:val="344449"/>
          <w:sz w:val="24"/>
          <w:rPrChange w:id="3656" w:author="Vannieuwenhuyze Jorre" w:date="2025-03-27T14:21:00Z" w16du:dateUtc="2025-03-27T13:21:00Z">
            <w:rPr>
              <w:color w:val="344449"/>
              <w:spacing w:val="40"/>
              <w:sz w:val="24"/>
            </w:rPr>
          </w:rPrChange>
        </w:rPr>
        <w:t xml:space="preserve"> </w:t>
      </w:r>
      <w:r w:rsidRPr="002A7964">
        <w:rPr>
          <w:color w:val="344449"/>
          <w:sz w:val="24"/>
        </w:rPr>
        <w:t>Deze kan betrekking hebben</w:t>
      </w:r>
      <w:r w:rsidRPr="001A436D">
        <w:rPr>
          <w:color w:val="344449"/>
          <w:sz w:val="24"/>
          <w:rPrChange w:id="3657" w:author="Vannieuwenhuyze Jorre" w:date="2025-03-27T14:21:00Z" w16du:dateUtc="2025-03-27T13:21:00Z">
            <w:rPr>
              <w:color w:val="344449"/>
              <w:spacing w:val="-14"/>
              <w:sz w:val="24"/>
            </w:rPr>
          </w:rPrChange>
        </w:rPr>
        <w:t xml:space="preserve"> </w:t>
      </w:r>
      <w:r w:rsidRPr="002A7964">
        <w:rPr>
          <w:color w:val="344449"/>
          <w:sz w:val="24"/>
        </w:rPr>
        <w:t>op</w:t>
      </w:r>
      <w:r w:rsidRPr="001A436D">
        <w:rPr>
          <w:color w:val="344449"/>
          <w:sz w:val="24"/>
          <w:rPrChange w:id="3658" w:author="Vannieuwenhuyze Jorre" w:date="2025-03-27T14:21:00Z" w16du:dateUtc="2025-03-27T13:21:00Z">
            <w:rPr>
              <w:color w:val="344449"/>
              <w:spacing w:val="-14"/>
              <w:sz w:val="24"/>
            </w:rPr>
          </w:rPrChange>
        </w:rPr>
        <w:t xml:space="preserve"> </w:t>
      </w:r>
      <w:r w:rsidRPr="002A7964">
        <w:rPr>
          <w:color w:val="344449"/>
          <w:sz w:val="24"/>
        </w:rPr>
        <w:t>de</w:t>
      </w:r>
      <w:r w:rsidRPr="001A436D">
        <w:rPr>
          <w:color w:val="344449"/>
          <w:sz w:val="24"/>
          <w:rPrChange w:id="3659" w:author="Vannieuwenhuyze Jorre" w:date="2025-03-27T14:21:00Z" w16du:dateUtc="2025-03-27T13:21:00Z">
            <w:rPr>
              <w:color w:val="344449"/>
              <w:spacing w:val="-13"/>
              <w:sz w:val="24"/>
            </w:rPr>
          </w:rPrChange>
        </w:rPr>
        <w:t xml:space="preserve"> </w:t>
      </w:r>
      <w:r w:rsidRPr="002A7964">
        <w:rPr>
          <w:color w:val="344449"/>
          <w:sz w:val="24"/>
        </w:rPr>
        <w:t>gehele</w:t>
      </w:r>
      <w:r w:rsidRPr="001A436D">
        <w:rPr>
          <w:color w:val="344449"/>
          <w:sz w:val="24"/>
          <w:rPrChange w:id="3660" w:author="Vannieuwenhuyze Jorre" w:date="2025-03-27T14:21:00Z" w16du:dateUtc="2025-03-27T13:21:00Z">
            <w:rPr>
              <w:color w:val="344449"/>
              <w:spacing w:val="-14"/>
              <w:sz w:val="24"/>
            </w:rPr>
          </w:rPrChange>
        </w:rPr>
        <w:t xml:space="preserve"> </w:t>
      </w:r>
      <w:r w:rsidRPr="002A7964">
        <w:rPr>
          <w:color w:val="344449"/>
          <w:sz w:val="24"/>
        </w:rPr>
        <w:t>dataset,</w:t>
      </w:r>
      <w:r w:rsidRPr="001A436D">
        <w:rPr>
          <w:color w:val="344449"/>
          <w:sz w:val="24"/>
          <w:rPrChange w:id="3661" w:author="Vannieuwenhuyze Jorre" w:date="2025-03-27T14:21:00Z" w16du:dateUtc="2025-03-27T13:21:00Z">
            <w:rPr>
              <w:color w:val="344449"/>
              <w:spacing w:val="-13"/>
              <w:sz w:val="24"/>
            </w:rPr>
          </w:rPrChange>
        </w:rPr>
        <w:t xml:space="preserve"> </w:t>
      </w:r>
      <w:r w:rsidRPr="002A7964">
        <w:rPr>
          <w:color w:val="344449"/>
          <w:sz w:val="24"/>
        </w:rPr>
        <w:t>op</w:t>
      </w:r>
      <w:r w:rsidRPr="001A436D">
        <w:rPr>
          <w:color w:val="344449"/>
          <w:sz w:val="24"/>
          <w:rPrChange w:id="3662" w:author="Vannieuwenhuyze Jorre" w:date="2025-03-27T14:21:00Z" w16du:dateUtc="2025-03-27T13:21:00Z">
            <w:rPr>
              <w:color w:val="344449"/>
              <w:spacing w:val="-14"/>
              <w:sz w:val="24"/>
            </w:rPr>
          </w:rPrChange>
        </w:rPr>
        <w:t xml:space="preserve"> </w:t>
      </w:r>
      <w:r w:rsidRPr="002A7964">
        <w:rPr>
          <w:color w:val="344449"/>
          <w:sz w:val="24"/>
        </w:rPr>
        <w:t>een</w:t>
      </w:r>
      <w:r w:rsidRPr="001A436D">
        <w:rPr>
          <w:color w:val="344449"/>
          <w:sz w:val="24"/>
          <w:rPrChange w:id="3663" w:author="Vannieuwenhuyze Jorre" w:date="2025-03-27T14:21:00Z" w16du:dateUtc="2025-03-27T13:21:00Z">
            <w:rPr>
              <w:color w:val="344449"/>
              <w:spacing w:val="-13"/>
              <w:sz w:val="24"/>
            </w:rPr>
          </w:rPrChange>
        </w:rPr>
        <w:t xml:space="preserve"> </w:t>
      </w:r>
      <w:r w:rsidRPr="002A7964">
        <w:rPr>
          <w:color w:val="344449"/>
          <w:sz w:val="24"/>
        </w:rPr>
        <w:t>groep</w:t>
      </w:r>
      <w:r w:rsidRPr="001A436D">
        <w:rPr>
          <w:color w:val="344449"/>
          <w:sz w:val="24"/>
          <w:rPrChange w:id="3664" w:author="Vannieuwenhuyze Jorre" w:date="2025-03-27T14:21:00Z" w16du:dateUtc="2025-03-27T13:21:00Z">
            <w:rPr>
              <w:color w:val="344449"/>
              <w:spacing w:val="-14"/>
              <w:sz w:val="24"/>
            </w:rPr>
          </w:rPrChange>
        </w:rPr>
        <w:t xml:space="preserve"> </w:t>
      </w:r>
      <w:r w:rsidRPr="002A7964">
        <w:rPr>
          <w:color w:val="344449"/>
          <w:sz w:val="24"/>
        </w:rPr>
        <w:t>van</w:t>
      </w:r>
      <w:r w:rsidRPr="001A436D">
        <w:rPr>
          <w:color w:val="344449"/>
          <w:sz w:val="24"/>
          <w:rPrChange w:id="3665" w:author="Vannieuwenhuyze Jorre" w:date="2025-03-27T14:21:00Z" w16du:dateUtc="2025-03-27T13:21:00Z">
            <w:rPr>
              <w:color w:val="344449"/>
              <w:spacing w:val="-14"/>
              <w:sz w:val="24"/>
            </w:rPr>
          </w:rPrChange>
        </w:rPr>
        <w:t xml:space="preserve"> </w:t>
      </w:r>
      <w:r w:rsidRPr="002A7964">
        <w:rPr>
          <w:color w:val="344449"/>
          <w:sz w:val="24"/>
        </w:rPr>
        <w:t>cijfers</w:t>
      </w:r>
      <w:r w:rsidRPr="001A436D">
        <w:rPr>
          <w:color w:val="344449"/>
          <w:sz w:val="24"/>
          <w:rPrChange w:id="3666" w:author="Vannieuwenhuyze Jorre" w:date="2025-03-27T14:21:00Z" w16du:dateUtc="2025-03-27T13:21:00Z">
            <w:rPr>
              <w:color w:val="344449"/>
              <w:spacing w:val="-13"/>
              <w:sz w:val="24"/>
            </w:rPr>
          </w:rPrChange>
        </w:rPr>
        <w:t xml:space="preserve"> </w:t>
      </w:r>
      <w:r w:rsidRPr="002A7964">
        <w:rPr>
          <w:color w:val="344449"/>
          <w:sz w:val="24"/>
        </w:rPr>
        <w:t>of</w:t>
      </w:r>
      <w:r w:rsidRPr="001A436D">
        <w:rPr>
          <w:color w:val="344449"/>
          <w:sz w:val="24"/>
          <w:rPrChange w:id="3667" w:author="Vannieuwenhuyze Jorre" w:date="2025-03-27T14:21:00Z" w16du:dateUtc="2025-03-27T13:21:00Z">
            <w:rPr>
              <w:color w:val="344449"/>
              <w:spacing w:val="-14"/>
              <w:sz w:val="24"/>
            </w:rPr>
          </w:rPrChange>
        </w:rPr>
        <w:t xml:space="preserve"> </w:t>
      </w:r>
      <w:r w:rsidRPr="002A7964">
        <w:rPr>
          <w:color w:val="344449"/>
          <w:sz w:val="24"/>
        </w:rPr>
        <w:t>op</w:t>
      </w:r>
      <w:r w:rsidRPr="001A436D">
        <w:rPr>
          <w:color w:val="344449"/>
          <w:sz w:val="24"/>
          <w:rPrChange w:id="3668" w:author="Vannieuwenhuyze Jorre" w:date="2025-03-27T14:21:00Z" w16du:dateUtc="2025-03-27T13:21:00Z">
            <w:rPr>
              <w:color w:val="344449"/>
              <w:spacing w:val="-13"/>
              <w:sz w:val="24"/>
            </w:rPr>
          </w:rPrChange>
        </w:rPr>
        <w:t xml:space="preserve"> </w:t>
      </w:r>
      <w:r w:rsidRPr="002A7964">
        <w:rPr>
          <w:color w:val="344449"/>
          <w:sz w:val="24"/>
        </w:rPr>
        <w:t>één</w:t>
      </w:r>
      <w:r w:rsidRPr="001A436D">
        <w:rPr>
          <w:color w:val="344449"/>
          <w:sz w:val="24"/>
          <w:rPrChange w:id="3669" w:author="Vannieuwenhuyze Jorre" w:date="2025-03-27T14:21:00Z" w16du:dateUtc="2025-03-27T13:21:00Z">
            <w:rPr>
              <w:color w:val="344449"/>
              <w:spacing w:val="-14"/>
              <w:sz w:val="24"/>
            </w:rPr>
          </w:rPrChange>
        </w:rPr>
        <w:t xml:space="preserve"> </w:t>
      </w:r>
      <w:r w:rsidRPr="002A7964">
        <w:rPr>
          <w:color w:val="344449"/>
          <w:sz w:val="24"/>
        </w:rPr>
        <w:t>enkel</w:t>
      </w:r>
      <w:r w:rsidRPr="001A436D">
        <w:rPr>
          <w:color w:val="344449"/>
          <w:sz w:val="24"/>
          <w:rPrChange w:id="3670" w:author="Vannieuwenhuyze Jorre" w:date="2025-03-27T14:21:00Z" w16du:dateUtc="2025-03-27T13:21:00Z">
            <w:rPr>
              <w:color w:val="344449"/>
              <w:spacing w:val="-13"/>
              <w:sz w:val="24"/>
            </w:rPr>
          </w:rPrChange>
        </w:rPr>
        <w:t xml:space="preserve"> </w:t>
      </w:r>
      <w:r w:rsidRPr="002A7964">
        <w:rPr>
          <w:color w:val="344449"/>
          <w:sz w:val="24"/>
        </w:rPr>
        <w:t>cijfer.</w:t>
      </w:r>
    </w:p>
    <w:p w14:paraId="25B31ACF" w14:textId="1D4F487C" w:rsidR="001E3564" w:rsidRPr="002A7964" w:rsidRDefault="002F5345">
      <w:pPr>
        <w:pStyle w:val="BodyText"/>
        <w:spacing w:before="136" w:line="237" w:lineRule="auto"/>
        <w:ind w:left="709" w:right="1130"/>
        <w:jc w:val="both"/>
      </w:pPr>
      <w:commentRangeStart w:id="3671"/>
      <w:commentRangeStart w:id="3672"/>
      <w:r w:rsidRPr="001A436D">
        <w:rPr>
          <w:color w:val="344449"/>
          <w:rPrChange w:id="3673" w:author="Vannieuwenhuyze Jorre" w:date="2025-03-27T14:21:00Z" w16du:dateUtc="2025-03-27T13:21:00Z">
            <w:rPr>
              <w:color w:val="344449"/>
              <w:spacing w:val="-2"/>
            </w:rPr>
          </w:rPrChange>
        </w:rPr>
        <w:t>De</w:t>
      </w:r>
      <w:r w:rsidRPr="001A436D">
        <w:rPr>
          <w:color w:val="344449"/>
          <w:rPrChange w:id="3674" w:author="Vannieuwenhuyze Jorre" w:date="2025-03-27T14:21:00Z" w16du:dateUtc="2025-03-27T13:21:00Z">
            <w:rPr>
              <w:color w:val="344449"/>
              <w:spacing w:val="-8"/>
            </w:rPr>
          </w:rPrChange>
        </w:rPr>
        <w:t xml:space="preserve"> </w:t>
      </w:r>
      <w:r w:rsidRPr="001A436D">
        <w:rPr>
          <w:color w:val="344449"/>
          <w:rPrChange w:id="3675" w:author="Vannieuwenhuyze Jorre" w:date="2025-03-27T14:21:00Z" w16du:dateUtc="2025-03-27T13:21:00Z">
            <w:rPr>
              <w:color w:val="344449"/>
              <w:spacing w:val="-2"/>
            </w:rPr>
          </w:rPrChange>
        </w:rPr>
        <w:t>combinatie</w:t>
      </w:r>
      <w:r w:rsidRPr="001A436D">
        <w:rPr>
          <w:color w:val="344449"/>
          <w:rPrChange w:id="3676" w:author="Vannieuwenhuyze Jorre" w:date="2025-03-27T14:21:00Z" w16du:dateUtc="2025-03-27T13:21:00Z">
            <w:rPr>
              <w:color w:val="344449"/>
              <w:spacing w:val="-8"/>
            </w:rPr>
          </w:rPrChange>
        </w:rPr>
        <w:t xml:space="preserve"> </w:t>
      </w:r>
      <w:r w:rsidRPr="001A436D">
        <w:rPr>
          <w:color w:val="344449"/>
          <w:rPrChange w:id="3677" w:author="Vannieuwenhuyze Jorre" w:date="2025-03-27T14:21:00Z" w16du:dateUtc="2025-03-27T13:21:00Z">
            <w:rPr>
              <w:color w:val="344449"/>
              <w:spacing w:val="-2"/>
            </w:rPr>
          </w:rPrChange>
        </w:rPr>
        <w:t>van</w:t>
      </w:r>
      <w:r w:rsidRPr="001A436D">
        <w:rPr>
          <w:color w:val="344449"/>
          <w:rPrChange w:id="3678" w:author="Vannieuwenhuyze Jorre" w:date="2025-03-27T14:21:00Z" w16du:dateUtc="2025-03-27T13:21:00Z">
            <w:rPr>
              <w:color w:val="344449"/>
              <w:spacing w:val="-8"/>
            </w:rPr>
          </w:rPrChange>
        </w:rPr>
        <w:t xml:space="preserve"> </w:t>
      </w:r>
      <w:r w:rsidRPr="001A436D">
        <w:rPr>
          <w:color w:val="344449"/>
          <w:rPrChange w:id="3679" w:author="Vannieuwenhuyze Jorre" w:date="2025-03-27T14:21:00Z" w16du:dateUtc="2025-03-27T13:21:00Z">
            <w:rPr>
              <w:color w:val="344449"/>
              <w:spacing w:val="-2"/>
            </w:rPr>
          </w:rPrChange>
        </w:rPr>
        <w:t>alle</w:t>
      </w:r>
      <w:r w:rsidRPr="001A436D">
        <w:rPr>
          <w:color w:val="344449"/>
          <w:rPrChange w:id="3680" w:author="Vannieuwenhuyze Jorre" w:date="2025-03-27T14:21:00Z" w16du:dateUtc="2025-03-27T13:21:00Z">
            <w:rPr>
              <w:color w:val="344449"/>
              <w:spacing w:val="-8"/>
            </w:rPr>
          </w:rPrChange>
        </w:rPr>
        <w:t xml:space="preserve"> </w:t>
      </w:r>
      <w:r w:rsidRPr="001A436D">
        <w:rPr>
          <w:color w:val="344449"/>
          <w:rPrChange w:id="3681" w:author="Vannieuwenhuyze Jorre" w:date="2025-03-27T14:21:00Z" w16du:dateUtc="2025-03-27T13:21:00Z">
            <w:rPr>
              <w:color w:val="344449"/>
              <w:spacing w:val="-2"/>
            </w:rPr>
          </w:rPrChange>
        </w:rPr>
        <w:t>dimensies</w:t>
      </w:r>
      <w:r w:rsidRPr="001A436D">
        <w:rPr>
          <w:color w:val="344449"/>
          <w:rPrChange w:id="3682" w:author="Vannieuwenhuyze Jorre" w:date="2025-03-27T14:21:00Z" w16du:dateUtc="2025-03-27T13:21:00Z">
            <w:rPr>
              <w:color w:val="344449"/>
              <w:spacing w:val="-8"/>
            </w:rPr>
          </w:rPrChange>
        </w:rPr>
        <w:t xml:space="preserve"> </w:t>
      </w:r>
      <w:r w:rsidRPr="001A436D">
        <w:rPr>
          <w:color w:val="344449"/>
          <w:rPrChange w:id="3683" w:author="Vannieuwenhuyze Jorre" w:date="2025-03-27T14:21:00Z" w16du:dateUtc="2025-03-27T13:21:00Z">
            <w:rPr>
              <w:color w:val="344449"/>
              <w:spacing w:val="-2"/>
            </w:rPr>
          </w:rPrChange>
        </w:rPr>
        <w:t>en</w:t>
      </w:r>
      <w:r w:rsidRPr="001A436D">
        <w:rPr>
          <w:color w:val="344449"/>
          <w:rPrChange w:id="3684" w:author="Vannieuwenhuyze Jorre" w:date="2025-03-27T14:21:00Z" w16du:dateUtc="2025-03-27T13:21:00Z">
            <w:rPr>
              <w:color w:val="344449"/>
              <w:spacing w:val="-8"/>
            </w:rPr>
          </w:rPrChange>
        </w:rPr>
        <w:t xml:space="preserve"> </w:t>
      </w:r>
      <w:r w:rsidRPr="001A436D">
        <w:rPr>
          <w:color w:val="344449"/>
          <w:rPrChange w:id="3685" w:author="Vannieuwenhuyze Jorre" w:date="2025-03-27T14:21:00Z" w16du:dateUtc="2025-03-27T13:21:00Z">
            <w:rPr>
              <w:color w:val="344449"/>
              <w:spacing w:val="-2"/>
            </w:rPr>
          </w:rPrChange>
        </w:rPr>
        <w:t>attributen</w:t>
      </w:r>
      <w:r w:rsidRPr="001A436D">
        <w:rPr>
          <w:color w:val="344449"/>
          <w:rPrChange w:id="3686" w:author="Vannieuwenhuyze Jorre" w:date="2025-03-27T14:21:00Z" w16du:dateUtc="2025-03-27T13:21:00Z">
            <w:rPr>
              <w:color w:val="344449"/>
              <w:spacing w:val="-8"/>
            </w:rPr>
          </w:rPrChange>
        </w:rPr>
        <w:t xml:space="preserve"> </w:t>
      </w:r>
      <w:r w:rsidRPr="001A436D">
        <w:rPr>
          <w:color w:val="344449"/>
          <w:rPrChange w:id="3687" w:author="Vannieuwenhuyze Jorre" w:date="2025-03-27T14:21:00Z" w16du:dateUtc="2025-03-27T13:21:00Z">
            <w:rPr>
              <w:color w:val="344449"/>
              <w:spacing w:val="-2"/>
            </w:rPr>
          </w:rPrChange>
        </w:rPr>
        <w:t>bepaalt</w:t>
      </w:r>
      <w:r w:rsidRPr="001A436D">
        <w:rPr>
          <w:color w:val="344449"/>
          <w:rPrChange w:id="3688" w:author="Vannieuwenhuyze Jorre" w:date="2025-03-27T14:21:00Z" w16du:dateUtc="2025-03-27T13:21:00Z">
            <w:rPr>
              <w:color w:val="344449"/>
              <w:spacing w:val="-8"/>
            </w:rPr>
          </w:rPrChange>
        </w:rPr>
        <w:t xml:space="preserve"> </w:t>
      </w:r>
      <w:ins w:id="3689" w:author="Vannieuwenhuyze Jorre" w:date="2025-02-21T16:33:00Z" w16du:dateUtc="2025-02-21T15:33:00Z">
        <w:r w:rsidR="00C11CB0" w:rsidRPr="001A436D">
          <w:rPr>
            <w:color w:val="344449"/>
            <w:rPrChange w:id="3690" w:author="Vannieuwenhuyze Jorre" w:date="2025-03-27T14:21:00Z" w16du:dateUtc="2025-03-27T13:21:00Z">
              <w:rPr>
                <w:color w:val="344449"/>
                <w:spacing w:val="-8"/>
              </w:rPr>
            </w:rPrChange>
          </w:rPr>
          <w:t xml:space="preserve">niet alleen de structuur van de data maar </w:t>
        </w:r>
      </w:ins>
      <w:ins w:id="3691" w:author="Vannieuwenhuyze Jorre" w:date="2025-02-21T16:34:00Z" w16du:dateUtc="2025-02-21T15:34:00Z">
        <w:r w:rsidR="00210E51" w:rsidRPr="001A436D">
          <w:rPr>
            <w:color w:val="344449"/>
            <w:rPrChange w:id="3692" w:author="Vannieuwenhuyze Jorre" w:date="2025-03-27T14:21:00Z" w16du:dateUtc="2025-03-27T13:21:00Z">
              <w:rPr>
                <w:color w:val="344449"/>
                <w:spacing w:val="-8"/>
              </w:rPr>
            </w:rPrChange>
          </w:rPr>
          <w:t>representeren</w:t>
        </w:r>
      </w:ins>
      <w:ins w:id="3693" w:author="Vannieuwenhuyze Jorre" w:date="2025-02-21T16:33:00Z" w16du:dateUtc="2025-02-21T15:33:00Z">
        <w:r w:rsidR="00976830" w:rsidRPr="001A436D">
          <w:rPr>
            <w:color w:val="344449"/>
            <w:rPrChange w:id="3694" w:author="Vannieuwenhuyze Jorre" w:date="2025-03-27T14:21:00Z" w16du:dateUtc="2025-03-27T13:21:00Z">
              <w:rPr>
                <w:color w:val="344449"/>
                <w:spacing w:val="-8"/>
              </w:rPr>
            </w:rPrChange>
          </w:rPr>
          <w:t xml:space="preserve"> samen ook </w:t>
        </w:r>
      </w:ins>
      <w:r w:rsidRPr="001A436D">
        <w:rPr>
          <w:color w:val="344449"/>
          <w:rPrChange w:id="3695" w:author="Vannieuwenhuyze Jorre" w:date="2025-03-27T14:21:00Z" w16du:dateUtc="2025-03-27T13:21:00Z">
            <w:rPr>
              <w:color w:val="344449"/>
              <w:spacing w:val="-2"/>
            </w:rPr>
          </w:rPrChange>
        </w:rPr>
        <w:t>altijd</w:t>
      </w:r>
      <w:r w:rsidRPr="001A436D">
        <w:rPr>
          <w:color w:val="344449"/>
          <w:rPrChange w:id="3696" w:author="Vannieuwenhuyze Jorre" w:date="2025-03-27T14:21:00Z" w16du:dateUtc="2025-03-27T13:21:00Z">
            <w:rPr>
              <w:color w:val="344449"/>
              <w:spacing w:val="-8"/>
            </w:rPr>
          </w:rPrChange>
        </w:rPr>
        <w:t xml:space="preserve"> </w:t>
      </w:r>
      <w:r w:rsidRPr="001A436D">
        <w:rPr>
          <w:color w:val="344449"/>
          <w:rPrChange w:id="3697" w:author="Vannieuwenhuyze Jorre" w:date="2025-03-27T14:21:00Z" w16du:dateUtc="2025-03-27T13:21:00Z">
            <w:rPr>
              <w:color w:val="344449"/>
              <w:spacing w:val="-2"/>
            </w:rPr>
          </w:rPrChange>
        </w:rPr>
        <w:t>de</w:t>
      </w:r>
      <w:r w:rsidRPr="001A436D">
        <w:rPr>
          <w:color w:val="344449"/>
          <w:rPrChange w:id="3698" w:author="Vannieuwenhuyze Jorre" w:date="2025-03-27T14:21:00Z" w16du:dateUtc="2025-03-27T13:21:00Z">
            <w:rPr>
              <w:color w:val="344449"/>
              <w:spacing w:val="-8"/>
            </w:rPr>
          </w:rPrChange>
        </w:rPr>
        <w:t xml:space="preserve"> </w:t>
      </w:r>
      <w:r w:rsidRPr="001A436D">
        <w:rPr>
          <w:color w:val="344449"/>
          <w:rPrChange w:id="3699" w:author="Vannieuwenhuyze Jorre" w:date="2025-03-27T14:21:00Z" w16du:dateUtc="2025-03-27T13:21:00Z">
            <w:rPr>
              <w:color w:val="344449"/>
              <w:spacing w:val="-2"/>
            </w:rPr>
          </w:rPrChange>
        </w:rPr>
        <w:t>volledige</w:t>
      </w:r>
      <w:r w:rsidRPr="001A436D">
        <w:rPr>
          <w:color w:val="344449"/>
          <w:rPrChange w:id="3700" w:author="Vannieuwenhuyze Jorre" w:date="2025-03-27T14:21:00Z" w16du:dateUtc="2025-03-27T13:21:00Z">
            <w:rPr>
              <w:color w:val="344449"/>
              <w:spacing w:val="-8"/>
            </w:rPr>
          </w:rPrChange>
        </w:rPr>
        <w:t xml:space="preserve"> </w:t>
      </w:r>
      <w:r w:rsidRPr="001A436D">
        <w:rPr>
          <w:color w:val="344449"/>
          <w:rPrChange w:id="3701" w:author="Vannieuwenhuyze Jorre" w:date="2025-03-27T14:21:00Z" w16du:dateUtc="2025-03-27T13:21:00Z">
            <w:rPr>
              <w:color w:val="344449"/>
              <w:spacing w:val="-2"/>
            </w:rPr>
          </w:rPrChange>
        </w:rPr>
        <w:t>operatio</w:t>
      </w:r>
      <w:del w:id="3702" w:author="Vannieuwenhuyze Jorre" w:date="2025-02-21T16:32:00Z" w16du:dateUtc="2025-02-21T15:32:00Z">
        <w:r w:rsidRPr="001A436D" w:rsidDel="009A400E">
          <w:rPr>
            <w:color w:val="344449"/>
            <w:rPrChange w:id="3703" w:author="Vannieuwenhuyze Jorre" w:date="2025-03-27T14:21:00Z" w16du:dateUtc="2025-03-27T13:21:00Z">
              <w:rPr>
                <w:color w:val="344449"/>
                <w:spacing w:val="-2"/>
              </w:rPr>
            </w:rPrChange>
          </w:rPr>
          <w:delText xml:space="preserve">‐ </w:delText>
        </w:r>
      </w:del>
      <w:r w:rsidRPr="002A7964">
        <w:rPr>
          <w:color w:val="344449"/>
        </w:rPr>
        <w:t>nele</w:t>
      </w:r>
      <w:r w:rsidRPr="001A436D">
        <w:rPr>
          <w:color w:val="344449"/>
          <w:rPrChange w:id="3704" w:author="Vannieuwenhuyze Jorre" w:date="2025-03-27T14:21:00Z" w16du:dateUtc="2025-03-27T13:21:00Z">
            <w:rPr>
              <w:color w:val="344449"/>
              <w:spacing w:val="-14"/>
            </w:rPr>
          </w:rPrChange>
        </w:rPr>
        <w:t xml:space="preserve"> </w:t>
      </w:r>
      <w:r w:rsidRPr="002A7964">
        <w:rPr>
          <w:color w:val="344449"/>
        </w:rPr>
        <w:t>definitie</w:t>
      </w:r>
      <w:r w:rsidRPr="001A436D">
        <w:rPr>
          <w:color w:val="344449"/>
          <w:rPrChange w:id="3705" w:author="Vannieuwenhuyze Jorre" w:date="2025-03-27T14:21:00Z" w16du:dateUtc="2025-03-27T13:21:00Z">
            <w:rPr>
              <w:color w:val="344449"/>
              <w:spacing w:val="-14"/>
            </w:rPr>
          </w:rPrChange>
        </w:rPr>
        <w:t xml:space="preserve"> </w:t>
      </w:r>
      <w:r w:rsidRPr="002A7964">
        <w:rPr>
          <w:color w:val="344449"/>
        </w:rPr>
        <w:t>van</w:t>
      </w:r>
      <w:r w:rsidRPr="001A436D">
        <w:rPr>
          <w:color w:val="344449"/>
          <w:rPrChange w:id="3706" w:author="Vannieuwenhuyze Jorre" w:date="2025-03-27T14:21:00Z" w16du:dateUtc="2025-03-27T13:21:00Z">
            <w:rPr>
              <w:color w:val="344449"/>
              <w:spacing w:val="-13"/>
            </w:rPr>
          </w:rPrChange>
        </w:rPr>
        <w:t xml:space="preserve"> </w:t>
      </w:r>
      <w:r w:rsidRPr="002A7964">
        <w:rPr>
          <w:color w:val="344449"/>
        </w:rPr>
        <w:t>de</w:t>
      </w:r>
      <w:r w:rsidRPr="001A436D">
        <w:rPr>
          <w:color w:val="344449"/>
          <w:rPrChange w:id="3707" w:author="Vannieuwenhuyze Jorre" w:date="2025-03-27T14:21:00Z" w16du:dateUtc="2025-03-27T13:21:00Z">
            <w:rPr>
              <w:color w:val="344449"/>
              <w:spacing w:val="-14"/>
            </w:rPr>
          </w:rPrChange>
        </w:rPr>
        <w:t xml:space="preserve"> </w:t>
      </w:r>
      <w:r w:rsidRPr="002A7964">
        <w:rPr>
          <w:color w:val="344449"/>
        </w:rPr>
        <w:t>cijfers.</w:t>
      </w:r>
      <w:r w:rsidRPr="001A436D">
        <w:rPr>
          <w:color w:val="344449"/>
          <w:rPrChange w:id="3708" w:author="Vannieuwenhuyze Jorre" w:date="2025-03-27T14:21:00Z" w16du:dateUtc="2025-03-27T13:21:00Z">
            <w:rPr>
              <w:color w:val="344449"/>
              <w:spacing w:val="-1"/>
            </w:rPr>
          </w:rPrChange>
        </w:rPr>
        <w:t xml:space="preserve"> </w:t>
      </w:r>
      <w:commentRangeEnd w:id="3671"/>
      <w:r w:rsidR="00F85D6D" w:rsidRPr="002A7964">
        <w:rPr>
          <w:rStyle w:val="CommentReference"/>
        </w:rPr>
        <w:commentReference w:id="3671"/>
      </w:r>
      <w:commentRangeEnd w:id="3672"/>
      <w:r w:rsidR="00962948" w:rsidRPr="002A7964">
        <w:rPr>
          <w:rStyle w:val="CommentReference"/>
        </w:rPr>
        <w:commentReference w:id="3672"/>
      </w:r>
      <w:r w:rsidRPr="002A7964">
        <w:rPr>
          <w:color w:val="344449"/>
        </w:rPr>
        <w:t>Daarnaast</w:t>
      </w:r>
      <w:r w:rsidRPr="001A436D">
        <w:rPr>
          <w:color w:val="344449"/>
          <w:rPrChange w:id="3709" w:author="Vannieuwenhuyze Jorre" w:date="2025-03-27T14:21:00Z" w16du:dateUtc="2025-03-27T13:21:00Z">
            <w:rPr>
              <w:color w:val="344449"/>
              <w:spacing w:val="-14"/>
            </w:rPr>
          </w:rPrChange>
        </w:rPr>
        <w:t xml:space="preserve"> </w:t>
      </w:r>
      <w:r w:rsidRPr="002A7964">
        <w:rPr>
          <w:color w:val="344449"/>
        </w:rPr>
        <w:t>heeft</w:t>
      </w:r>
      <w:r w:rsidRPr="001A436D">
        <w:rPr>
          <w:color w:val="344449"/>
          <w:rPrChange w:id="3710" w:author="Vannieuwenhuyze Jorre" w:date="2025-03-27T14:21:00Z" w16du:dateUtc="2025-03-27T13:21:00Z">
            <w:rPr>
              <w:color w:val="344449"/>
              <w:spacing w:val="-14"/>
            </w:rPr>
          </w:rPrChange>
        </w:rPr>
        <w:t xml:space="preserve"> </w:t>
      </w:r>
      <w:r w:rsidRPr="002A7964">
        <w:rPr>
          <w:color w:val="344449"/>
        </w:rPr>
        <w:t>elke</w:t>
      </w:r>
      <w:r w:rsidRPr="001A436D">
        <w:rPr>
          <w:color w:val="344449"/>
          <w:rPrChange w:id="3711" w:author="Vannieuwenhuyze Jorre" w:date="2025-03-27T14:21:00Z" w16du:dateUtc="2025-03-27T13:21:00Z">
            <w:rPr>
              <w:color w:val="344449"/>
              <w:spacing w:val="-13"/>
            </w:rPr>
          </w:rPrChange>
        </w:rPr>
        <w:t xml:space="preserve"> </w:t>
      </w:r>
      <w:r w:rsidRPr="002A7964">
        <w:rPr>
          <w:color w:val="344449"/>
        </w:rPr>
        <w:t>dataset</w:t>
      </w:r>
      <w:r w:rsidRPr="001A436D">
        <w:rPr>
          <w:color w:val="344449"/>
          <w:rPrChange w:id="3712" w:author="Vannieuwenhuyze Jorre" w:date="2025-03-27T14:21:00Z" w16du:dateUtc="2025-03-27T13:21:00Z">
            <w:rPr>
              <w:color w:val="344449"/>
              <w:spacing w:val="-14"/>
            </w:rPr>
          </w:rPrChange>
        </w:rPr>
        <w:t xml:space="preserve"> </w:t>
      </w:r>
      <w:r w:rsidRPr="002A7964">
        <w:rPr>
          <w:color w:val="344449"/>
        </w:rPr>
        <w:t>een</w:t>
      </w:r>
      <w:r w:rsidRPr="001A436D">
        <w:rPr>
          <w:color w:val="344449"/>
          <w:rPrChange w:id="3713" w:author="Vannieuwenhuyze Jorre" w:date="2025-03-27T14:21:00Z" w16du:dateUtc="2025-03-27T13:21:00Z">
            <w:rPr>
              <w:color w:val="344449"/>
              <w:spacing w:val="-13"/>
            </w:rPr>
          </w:rPrChange>
        </w:rPr>
        <w:t xml:space="preserve"> </w:t>
      </w:r>
      <w:r w:rsidRPr="002A7964">
        <w:rPr>
          <w:color w:val="344449"/>
        </w:rPr>
        <w:t>heldere</w:t>
      </w:r>
      <w:r w:rsidRPr="001A436D">
        <w:rPr>
          <w:color w:val="344449"/>
          <w:rPrChange w:id="3714" w:author="Vannieuwenhuyze Jorre" w:date="2025-03-27T14:21:00Z" w16du:dateUtc="2025-03-27T13:21:00Z">
            <w:rPr>
              <w:color w:val="344449"/>
              <w:spacing w:val="-14"/>
            </w:rPr>
          </w:rPrChange>
        </w:rPr>
        <w:t xml:space="preserve"> </w:t>
      </w:r>
      <w:r w:rsidRPr="002A7964">
        <w:rPr>
          <w:color w:val="344449"/>
        </w:rPr>
        <w:t>en</w:t>
      </w:r>
      <w:r w:rsidRPr="001A436D">
        <w:rPr>
          <w:color w:val="344449"/>
          <w:rPrChange w:id="3715" w:author="Vannieuwenhuyze Jorre" w:date="2025-03-27T14:21:00Z" w16du:dateUtc="2025-03-27T13:21:00Z">
            <w:rPr>
              <w:color w:val="344449"/>
              <w:spacing w:val="-13"/>
            </w:rPr>
          </w:rPrChange>
        </w:rPr>
        <w:t xml:space="preserve"> </w:t>
      </w:r>
      <w:r w:rsidRPr="002A7964">
        <w:rPr>
          <w:color w:val="344449"/>
        </w:rPr>
        <w:t>beknopte conceptuele definitie, oftewel een titel.</w:t>
      </w:r>
    </w:p>
    <w:p w14:paraId="25B31AD0" w14:textId="77777777" w:rsidR="001E3564" w:rsidRPr="001A436D" w:rsidRDefault="002F5345">
      <w:pPr>
        <w:pStyle w:val="BodyText"/>
        <w:spacing w:before="141" w:line="237" w:lineRule="auto"/>
        <w:ind w:left="709" w:right="1129"/>
        <w:jc w:val="both"/>
        <w:rPr>
          <w:ins w:id="3716" w:author="Vannieuwenhuyze Jorre" w:date="2025-02-21T16:36:00Z" w16du:dateUtc="2025-02-21T15:36:00Z"/>
          <w:color w:val="344449"/>
          <w:rPrChange w:id="3717" w:author="Vannieuwenhuyze Jorre" w:date="2025-03-27T14:21:00Z" w16du:dateUtc="2025-03-27T13:21:00Z">
            <w:rPr>
              <w:ins w:id="3718" w:author="Vannieuwenhuyze Jorre" w:date="2025-02-21T16:36:00Z" w16du:dateUtc="2025-02-21T15:36:00Z"/>
              <w:color w:val="344449"/>
              <w:spacing w:val="-2"/>
            </w:rPr>
          </w:rPrChange>
        </w:rPr>
      </w:pPr>
      <w:r w:rsidRPr="002A7964">
        <w:rPr>
          <w:color w:val="344449"/>
        </w:rPr>
        <w:t xml:space="preserve">Het overzicht van de </w:t>
      </w:r>
      <w:proofErr w:type="spellStart"/>
      <w:r w:rsidRPr="002A7964">
        <w:rPr>
          <w:color w:val="344449"/>
        </w:rPr>
        <w:t>measures</w:t>
      </w:r>
      <w:proofErr w:type="spellEnd"/>
      <w:r w:rsidRPr="002A7964">
        <w:rPr>
          <w:color w:val="344449"/>
        </w:rPr>
        <w:t>, dimensies en attributen wordt vastgelegd in de Data</w:t>
      </w:r>
      <w:r w:rsidRPr="001A436D">
        <w:rPr>
          <w:color w:val="344449"/>
          <w:rPrChange w:id="3719" w:author="Vannieuwenhuyze Jorre" w:date="2025-03-27T14:21:00Z" w16du:dateUtc="2025-03-27T13:21:00Z">
            <w:rPr>
              <w:color w:val="344449"/>
              <w:spacing w:val="-1"/>
            </w:rPr>
          </w:rPrChange>
        </w:rPr>
        <w:t xml:space="preserve"> </w:t>
      </w:r>
      <w:r w:rsidRPr="002A7964">
        <w:rPr>
          <w:color w:val="344449"/>
        </w:rPr>
        <w:t>Structuur</w:t>
      </w:r>
      <w:r w:rsidRPr="001A436D">
        <w:rPr>
          <w:color w:val="344449"/>
          <w:rPrChange w:id="3720" w:author="Vannieuwenhuyze Jorre" w:date="2025-03-27T14:21:00Z" w16du:dateUtc="2025-03-27T13:21:00Z">
            <w:rPr>
              <w:color w:val="344449"/>
              <w:spacing w:val="-1"/>
            </w:rPr>
          </w:rPrChange>
        </w:rPr>
        <w:t xml:space="preserve"> </w:t>
      </w:r>
      <w:r w:rsidRPr="002A7964">
        <w:rPr>
          <w:color w:val="344449"/>
        </w:rPr>
        <w:t>Definitie</w:t>
      </w:r>
      <w:r w:rsidRPr="001A436D">
        <w:rPr>
          <w:color w:val="344449"/>
          <w:rPrChange w:id="3721" w:author="Vannieuwenhuyze Jorre" w:date="2025-03-27T14:21:00Z" w16du:dateUtc="2025-03-27T13:21:00Z">
            <w:rPr>
              <w:color w:val="344449"/>
              <w:spacing w:val="-1"/>
            </w:rPr>
          </w:rPrChange>
        </w:rPr>
        <w:t xml:space="preserve"> </w:t>
      </w:r>
      <w:r w:rsidRPr="002A7964">
        <w:rPr>
          <w:color w:val="344449"/>
        </w:rPr>
        <w:t>(DSD).</w:t>
      </w:r>
      <w:r w:rsidRPr="001A436D">
        <w:rPr>
          <w:color w:val="344449"/>
          <w:rPrChange w:id="3722" w:author="Vannieuwenhuyze Jorre" w:date="2025-03-27T14:21:00Z" w16du:dateUtc="2025-03-27T13:21:00Z">
            <w:rPr>
              <w:color w:val="344449"/>
              <w:spacing w:val="-1"/>
            </w:rPr>
          </w:rPrChange>
        </w:rPr>
        <w:t xml:space="preserve"> </w:t>
      </w:r>
      <w:r w:rsidRPr="002A7964">
        <w:rPr>
          <w:color w:val="344449"/>
        </w:rPr>
        <w:t>De DSD</w:t>
      </w:r>
      <w:r w:rsidRPr="001A436D">
        <w:rPr>
          <w:color w:val="344449"/>
          <w:rPrChange w:id="3723" w:author="Vannieuwenhuyze Jorre" w:date="2025-03-27T14:21:00Z" w16du:dateUtc="2025-03-27T13:21:00Z">
            <w:rPr>
              <w:color w:val="344449"/>
              <w:spacing w:val="-1"/>
            </w:rPr>
          </w:rPrChange>
        </w:rPr>
        <w:t xml:space="preserve"> </w:t>
      </w:r>
      <w:r w:rsidRPr="002A7964">
        <w:rPr>
          <w:color w:val="344449"/>
        </w:rPr>
        <w:t>bevat</w:t>
      </w:r>
      <w:r w:rsidRPr="001A436D">
        <w:rPr>
          <w:color w:val="344449"/>
          <w:rPrChange w:id="3724" w:author="Vannieuwenhuyze Jorre" w:date="2025-03-27T14:21:00Z" w16du:dateUtc="2025-03-27T13:21:00Z">
            <w:rPr>
              <w:color w:val="344449"/>
              <w:spacing w:val="-1"/>
            </w:rPr>
          </w:rPrChange>
        </w:rPr>
        <w:t xml:space="preserve"> </w:t>
      </w:r>
      <w:r w:rsidRPr="002A7964">
        <w:rPr>
          <w:color w:val="344449"/>
        </w:rPr>
        <w:t>ook een</w:t>
      </w:r>
      <w:r w:rsidRPr="001A436D">
        <w:rPr>
          <w:color w:val="344449"/>
          <w:rPrChange w:id="3725" w:author="Vannieuwenhuyze Jorre" w:date="2025-03-27T14:21:00Z" w16du:dateUtc="2025-03-27T13:21:00Z">
            <w:rPr>
              <w:color w:val="344449"/>
              <w:spacing w:val="-1"/>
            </w:rPr>
          </w:rPrChange>
        </w:rPr>
        <w:t xml:space="preserve"> </w:t>
      </w:r>
      <w:r w:rsidRPr="002A7964">
        <w:rPr>
          <w:color w:val="344449"/>
        </w:rPr>
        <w:t>verwijzing naar</w:t>
      </w:r>
      <w:r w:rsidRPr="001A436D">
        <w:rPr>
          <w:color w:val="344449"/>
          <w:rPrChange w:id="3726" w:author="Vannieuwenhuyze Jorre" w:date="2025-03-27T14:21:00Z" w16du:dateUtc="2025-03-27T13:21:00Z">
            <w:rPr>
              <w:color w:val="344449"/>
              <w:spacing w:val="-1"/>
            </w:rPr>
          </w:rPrChange>
        </w:rPr>
        <w:t xml:space="preserve"> </w:t>
      </w:r>
      <w:r w:rsidRPr="002A7964">
        <w:rPr>
          <w:color w:val="344449"/>
        </w:rPr>
        <w:t xml:space="preserve">de codelijst </w:t>
      </w:r>
      <w:r w:rsidRPr="001A436D">
        <w:rPr>
          <w:color w:val="344449"/>
          <w:rPrChange w:id="3727" w:author="Vannieuwenhuyze Jorre" w:date="2025-03-27T14:21:00Z" w16du:dateUtc="2025-03-27T13:21:00Z">
            <w:rPr>
              <w:color w:val="344449"/>
              <w:spacing w:val="-2"/>
            </w:rPr>
          </w:rPrChange>
        </w:rPr>
        <w:lastRenderedPageBreak/>
        <w:t>van</w:t>
      </w:r>
      <w:r w:rsidRPr="001A436D">
        <w:rPr>
          <w:color w:val="344449"/>
          <w:rPrChange w:id="3728" w:author="Vannieuwenhuyze Jorre" w:date="2025-03-27T14:21:00Z" w16du:dateUtc="2025-03-27T13:21:00Z">
            <w:rPr>
              <w:color w:val="344449"/>
              <w:spacing w:val="-15"/>
            </w:rPr>
          </w:rPrChange>
        </w:rPr>
        <w:t xml:space="preserve"> </w:t>
      </w:r>
      <w:r w:rsidRPr="001A436D">
        <w:rPr>
          <w:color w:val="344449"/>
          <w:rPrChange w:id="3729" w:author="Vannieuwenhuyze Jorre" w:date="2025-03-27T14:21:00Z" w16du:dateUtc="2025-03-27T13:21:00Z">
            <w:rPr>
              <w:color w:val="344449"/>
              <w:spacing w:val="-2"/>
            </w:rPr>
          </w:rPrChange>
        </w:rPr>
        <w:t>elke</w:t>
      </w:r>
      <w:r w:rsidRPr="001A436D">
        <w:rPr>
          <w:color w:val="344449"/>
          <w:rPrChange w:id="3730" w:author="Vannieuwenhuyze Jorre" w:date="2025-03-27T14:21:00Z" w16du:dateUtc="2025-03-27T13:21:00Z">
            <w:rPr>
              <w:color w:val="344449"/>
              <w:spacing w:val="-15"/>
            </w:rPr>
          </w:rPrChange>
        </w:rPr>
        <w:t xml:space="preserve"> </w:t>
      </w:r>
      <w:proofErr w:type="spellStart"/>
      <w:r w:rsidRPr="001A436D">
        <w:rPr>
          <w:color w:val="344449"/>
          <w:rPrChange w:id="3731" w:author="Vannieuwenhuyze Jorre" w:date="2025-03-27T14:21:00Z" w16du:dateUtc="2025-03-27T13:21:00Z">
            <w:rPr>
              <w:color w:val="344449"/>
              <w:spacing w:val="-2"/>
            </w:rPr>
          </w:rPrChange>
        </w:rPr>
        <w:t>measure</w:t>
      </w:r>
      <w:proofErr w:type="spellEnd"/>
      <w:r w:rsidRPr="001A436D">
        <w:rPr>
          <w:color w:val="344449"/>
          <w:rPrChange w:id="3732" w:author="Vannieuwenhuyze Jorre" w:date="2025-03-27T14:21:00Z" w16du:dateUtc="2025-03-27T13:21:00Z">
            <w:rPr>
              <w:color w:val="344449"/>
              <w:spacing w:val="-2"/>
            </w:rPr>
          </w:rPrChange>
        </w:rPr>
        <w:t>,</w:t>
      </w:r>
      <w:r w:rsidRPr="001A436D">
        <w:rPr>
          <w:color w:val="344449"/>
          <w:rPrChange w:id="3733" w:author="Vannieuwenhuyze Jorre" w:date="2025-03-27T14:21:00Z" w16du:dateUtc="2025-03-27T13:21:00Z">
            <w:rPr>
              <w:color w:val="344449"/>
              <w:spacing w:val="-12"/>
            </w:rPr>
          </w:rPrChange>
        </w:rPr>
        <w:t xml:space="preserve"> </w:t>
      </w:r>
      <w:r w:rsidRPr="001A436D">
        <w:rPr>
          <w:color w:val="344449"/>
          <w:rPrChange w:id="3734" w:author="Vannieuwenhuyze Jorre" w:date="2025-03-27T14:21:00Z" w16du:dateUtc="2025-03-27T13:21:00Z">
            <w:rPr>
              <w:color w:val="344449"/>
              <w:spacing w:val="-2"/>
            </w:rPr>
          </w:rPrChange>
        </w:rPr>
        <w:t>dimensie</w:t>
      </w:r>
      <w:r w:rsidRPr="001A436D">
        <w:rPr>
          <w:color w:val="344449"/>
          <w:rPrChange w:id="3735" w:author="Vannieuwenhuyze Jorre" w:date="2025-03-27T14:21:00Z" w16du:dateUtc="2025-03-27T13:21:00Z">
            <w:rPr>
              <w:color w:val="344449"/>
              <w:spacing w:val="-15"/>
            </w:rPr>
          </w:rPrChange>
        </w:rPr>
        <w:t xml:space="preserve"> </w:t>
      </w:r>
      <w:r w:rsidRPr="001A436D">
        <w:rPr>
          <w:color w:val="344449"/>
          <w:rPrChange w:id="3736" w:author="Vannieuwenhuyze Jorre" w:date="2025-03-27T14:21:00Z" w16du:dateUtc="2025-03-27T13:21:00Z">
            <w:rPr>
              <w:color w:val="344449"/>
              <w:spacing w:val="-2"/>
            </w:rPr>
          </w:rPrChange>
        </w:rPr>
        <w:t>en</w:t>
      </w:r>
      <w:r w:rsidRPr="001A436D">
        <w:rPr>
          <w:color w:val="344449"/>
          <w:rPrChange w:id="3737" w:author="Vannieuwenhuyze Jorre" w:date="2025-03-27T14:21:00Z" w16du:dateUtc="2025-03-27T13:21:00Z">
            <w:rPr>
              <w:color w:val="344449"/>
              <w:spacing w:val="-15"/>
            </w:rPr>
          </w:rPrChange>
        </w:rPr>
        <w:t xml:space="preserve"> </w:t>
      </w:r>
      <w:r w:rsidRPr="001A436D">
        <w:rPr>
          <w:color w:val="344449"/>
          <w:rPrChange w:id="3738" w:author="Vannieuwenhuyze Jorre" w:date="2025-03-27T14:21:00Z" w16du:dateUtc="2025-03-27T13:21:00Z">
            <w:rPr>
              <w:color w:val="344449"/>
              <w:spacing w:val="-2"/>
            </w:rPr>
          </w:rPrChange>
        </w:rPr>
        <w:t>attribuut.</w:t>
      </w:r>
      <w:r w:rsidRPr="001A436D">
        <w:rPr>
          <w:color w:val="344449"/>
          <w:rPrChange w:id="3739" w:author="Vannieuwenhuyze Jorre" w:date="2025-03-27T14:21:00Z" w16du:dateUtc="2025-03-27T13:21:00Z">
            <w:rPr>
              <w:color w:val="344449"/>
              <w:spacing w:val="15"/>
            </w:rPr>
          </w:rPrChange>
        </w:rPr>
        <w:t xml:space="preserve"> </w:t>
      </w:r>
      <w:r w:rsidRPr="001A436D">
        <w:rPr>
          <w:color w:val="344449"/>
          <w:rPrChange w:id="3740" w:author="Vannieuwenhuyze Jorre" w:date="2025-03-27T14:21:00Z" w16du:dateUtc="2025-03-27T13:21:00Z">
            <w:rPr>
              <w:color w:val="344449"/>
              <w:spacing w:val="-2"/>
            </w:rPr>
          </w:rPrChange>
        </w:rPr>
        <w:t>Elke</w:t>
      </w:r>
      <w:r w:rsidRPr="001A436D">
        <w:rPr>
          <w:color w:val="344449"/>
          <w:rPrChange w:id="3741" w:author="Vannieuwenhuyze Jorre" w:date="2025-03-27T14:21:00Z" w16du:dateUtc="2025-03-27T13:21:00Z">
            <w:rPr>
              <w:color w:val="344449"/>
              <w:spacing w:val="-15"/>
            </w:rPr>
          </w:rPrChange>
        </w:rPr>
        <w:t xml:space="preserve"> </w:t>
      </w:r>
      <w:r w:rsidRPr="001A436D">
        <w:rPr>
          <w:color w:val="344449"/>
          <w:rPrChange w:id="3742" w:author="Vannieuwenhuyze Jorre" w:date="2025-03-27T14:21:00Z" w16du:dateUtc="2025-03-27T13:21:00Z">
            <w:rPr>
              <w:color w:val="344449"/>
              <w:spacing w:val="-2"/>
            </w:rPr>
          </w:rPrChange>
        </w:rPr>
        <w:t>statistiekreeks</w:t>
      </w:r>
      <w:r w:rsidRPr="001A436D">
        <w:rPr>
          <w:color w:val="344449"/>
          <w:rPrChange w:id="3743" w:author="Vannieuwenhuyze Jorre" w:date="2025-03-27T14:21:00Z" w16du:dateUtc="2025-03-27T13:21:00Z">
            <w:rPr>
              <w:color w:val="344449"/>
              <w:spacing w:val="-15"/>
            </w:rPr>
          </w:rPrChange>
        </w:rPr>
        <w:t xml:space="preserve"> </w:t>
      </w:r>
      <w:r w:rsidRPr="001A436D">
        <w:rPr>
          <w:color w:val="344449"/>
          <w:rPrChange w:id="3744" w:author="Vannieuwenhuyze Jorre" w:date="2025-03-27T14:21:00Z" w16du:dateUtc="2025-03-27T13:21:00Z">
            <w:rPr>
              <w:color w:val="344449"/>
              <w:spacing w:val="-2"/>
            </w:rPr>
          </w:rPrChange>
        </w:rPr>
        <w:t>heeft</w:t>
      </w:r>
      <w:r w:rsidRPr="001A436D">
        <w:rPr>
          <w:color w:val="344449"/>
          <w:rPrChange w:id="3745" w:author="Vannieuwenhuyze Jorre" w:date="2025-03-27T14:21:00Z" w16du:dateUtc="2025-03-27T13:21:00Z">
            <w:rPr>
              <w:color w:val="344449"/>
              <w:spacing w:val="-15"/>
            </w:rPr>
          </w:rPrChange>
        </w:rPr>
        <w:t xml:space="preserve"> </w:t>
      </w:r>
      <w:r w:rsidRPr="001A436D">
        <w:rPr>
          <w:color w:val="344449"/>
          <w:rPrChange w:id="3746" w:author="Vannieuwenhuyze Jorre" w:date="2025-03-27T14:21:00Z" w16du:dateUtc="2025-03-27T13:21:00Z">
            <w:rPr>
              <w:color w:val="344449"/>
              <w:spacing w:val="-2"/>
            </w:rPr>
          </w:rPrChange>
        </w:rPr>
        <w:t>precies</w:t>
      </w:r>
      <w:r w:rsidRPr="001A436D">
        <w:rPr>
          <w:color w:val="344449"/>
          <w:rPrChange w:id="3747" w:author="Vannieuwenhuyze Jorre" w:date="2025-03-27T14:21:00Z" w16du:dateUtc="2025-03-27T13:21:00Z">
            <w:rPr>
              <w:color w:val="344449"/>
              <w:spacing w:val="-15"/>
            </w:rPr>
          </w:rPrChange>
        </w:rPr>
        <w:t xml:space="preserve"> </w:t>
      </w:r>
      <w:r w:rsidRPr="001A436D">
        <w:rPr>
          <w:color w:val="344449"/>
          <w:rPrChange w:id="3748" w:author="Vannieuwenhuyze Jorre" w:date="2025-03-27T14:21:00Z" w16du:dateUtc="2025-03-27T13:21:00Z">
            <w:rPr>
              <w:color w:val="344449"/>
              <w:spacing w:val="-2"/>
            </w:rPr>
          </w:rPrChange>
        </w:rPr>
        <w:t>één</w:t>
      </w:r>
      <w:r w:rsidRPr="001A436D">
        <w:rPr>
          <w:color w:val="344449"/>
          <w:rPrChange w:id="3749" w:author="Vannieuwenhuyze Jorre" w:date="2025-03-27T14:21:00Z" w16du:dateUtc="2025-03-27T13:21:00Z">
            <w:rPr>
              <w:color w:val="344449"/>
              <w:spacing w:val="-15"/>
            </w:rPr>
          </w:rPrChange>
        </w:rPr>
        <w:t xml:space="preserve"> </w:t>
      </w:r>
      <w:r w:rsidRPr="001A436D">
        <w:rPr>
          <w:color w:val="344449"/>
          <w:rPrChange w:id="3750" w:author="Vannieuwenhuyze Jorre" w:date="2025-03-27T14:21:00Z" w16du:dateUtc="2025-03-27T13:21:00Z">
            <w:rPr>
              <w:color w:val="344449"/>
              <w:spacing w:val="-2"/>
            </w:rPr>
          </w:rPrChange>
        </w:rPr>
        <w:t>DSD.</w:t>
      </w:r>
    </w:p>
    <w:p w14:paraId="616BEFC8" w14:textId="77777777" w:rsidR="003A6A73" w:rsidRPr="001A436D" w:rsidRDefault="003A6A73">
      <w:pPr>
        <w:pStyle w:val="BodyText"/>
        <w:spacing w:before="141" w:line="237" w:lineRule="auto"/>
        <w:ind w:left="709" w:right="1129"/>
        <w:jc w:val="both"/>
        <w:rPr>
          <w:ins w:id="3751" w:author="Vannieuwenhuyze Jorre" w:date="2025-02-21T16:36:00Z" w16du:dateUtc="2025-02-21T15:36:00Z"/>
          <w:color w:val="344449"/>
          <w:rPrChange w:id="3752" w:author="Vannieuwenhuyze Jorre" w:date="2025-03-27T14:21:00Z" w16du:dateUtc="2025-03-27T13:21:00Z">
            <w:rPr>
              <w:ins w:id="3753" w:author="Vannieuwenhuyze Jorre" w:date="2025-02-21T16:36:00Z" w16du:dateUtc="2025-02-21T15:36:00Z"/>
              <w:color w:val="344449"/>
              <w:spacing w:val="-2"/>
            </w:rPr>
          </w:rPrChange>
        </w:rPr>
      </w:pPr>
    </w:p>
    <w:p w14:paraId="52535C1D" w14:textId="64E39E3E" w:rsidR="003A6A73" w:rsidRPr="002A7964" w:rsidDel="003A6A73" w:rsidRDefault="003A6A73">
      <w:pPr>
        <w:pStyle w:val="BodyText"/>
        <w:spacing w:before="141" w:line="237" w:lineRule="auto"/>
        <w:ind w:left="709" w:right="1129"/>
        <w:jc w:val="both"/>
        <w:rPr>
          <w:del w:id="3754" w:author="Vannieuwenhuyze Jorre" w:date="2025-02-21T16:36:00Z" w16du:dateUtc="2025-02-21T15:36:00Z"/>
        </w:rPr>
      </w:pPr>
    </w:p>
    <w:p w14:paraId="25B31AD1" w14:textId="454D1C5B" w:rsidR="001E3564" w:rsidRPr="002A7964" w:rsidDel="003A6A73" w:rsidRDefault="002F5345">
      <w:pPr>
        <w:pStyle w:val="BodyText"/>
        <w:spacing w:before="2"/>
        <w:rPr>
          <w:del w:id="3755" w:author="Vannieuwenhuyze Jorre" w:date="2025-02-21T16:36:00Z" w16du:dateUtc="2025-02-21T15:36:00Z"/>
          <w:sz w:val="9"/>
        </w:rPr>
      </w:pPr>
      <w:del w:id="3756" w:author="Vannieuwenhuyze Jorre" w:date="2025-02-21T16:36:00Z" w16du:dateUtc="2025-02-21T15:36:00Z">
        <w:r w:rsidRPr="002A7964" w:rsidDel="003A6A73">
          <w:rPr>
            <w:noProof/>
            <w:sz w:val="9"/>
          </w:rPr>
          <mc:AlternateContent>
            <mc:Choice Requires="wps">
              <w:drawing>
                <wp:anchor distT="0" distB="0" distL="0" distR="0" simplePos="0" relativeHeight="251658255" behindDoc="1" locked="0" layoutInCell="1" allowOverlap="1" wp14:anchorId="25B31B40" wp14:editId="3A459EA2">
                  <wp:simplePos x="0" y="0"/>
                  <wp:positionH relativeFrom="page">
                    <wp:posOffset>1260005</wp:posOffset>
                  </wp:positionH>
                  <wp:positionV relativeFrom="paragraph">
                    <wp:posOffset>86314</wp:posOffset>
                  </wp:positionV>
                  <wp:extent cx="2016125"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6125" cy="1270"/>
                          </a:xfrm>
                          <a:custGeom>
                            <a:avLst/>
                            <a:gdLst/>
                            <a:ahLst/>
                            <a:cxnLst/>
                            <a:rect l="l" t="t" r="r" b="b"/>
                            <a:pathLst>
                              <a:path w="2016125">
                                <a:moveTo>
                                  <a:pt x="0" y="0"/>
                                </a:moveTo>
                                <a:lnTo>
                                  <a:pt x="2015959" y="0"/>
                                </a:lnTo>
                              </a:path>
                            </a:pathLst>
                          </a:custGeom>
                          <a:ln w="5060">
                            <a:solidFill>
                              <a:srgbClr val="344449"/>
                            </a:solidFill>
                            <a:prstDash val="solid"/>
                          </a:ln>
                        </wps:spPr>
                        <wps:bodyPr wrap="square" lIns="0" tIns="0" rIns="0" bIns="0" rtlCol="0">
                          <a:prstTxWarp prst="textNoShape">
                            <a:avLst/>
                          </a:prstTxWarp>
                          <a:noAutofit/>
                        </wps:bodyPr>
                      </wps:wsp>
                    </a:graphicData>
                  </a:graphic>
                </wp:anchor>
              </w:drawing>
            </mc:Choice>
            <mc:Fallback>
              <w:pict>
                <v:shape w14:anchorId="22D3E1B1" id="Graphic 69" o:spid="_x0000_s1026" style="position:absolute;margin-left:99.2pt;margin-top:6.8pt;width:158.75pt;height:.1pt;z-index:-251658225;visibility:visible;mso-wrap-style:square;mso-wrap-distance-left:0;mso-wrap-distance-top:0;mso-wrap-distance-right:0;mso-wrap-distance-bottom:0;mso-position-horizontal:absolute;mso-position-horizontal-relative:page;mso-position-vertical:absolute;mso-position-vertical-relative:text;v-text-anchor:top" coordsize="2016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" path="m,l2015959,e" filled="f" strokecolor="#344449" strokeweight=".14056mm">
                  <v:path arrowok="t"/>
                  <w10:wrap type="topAndBottom" anchorx="page"/>
                </v:shape>
              </w:pict>
            </mc:Fallback>
          </mc:AlternateContent>
        </w:r>
      </w:del>
    </w:p>
    <w:p w14:paraId="25B31AD2" w14:textId="0A761CFF" w:rsidR="001E3564" w:rsidRPr="002A7964" w:rsidDel="003A6A73" w:rsidRDefault="002F5345">
      <w:pPr>
        <w:spacing w:before="28"/>
        <w:ind w:left="758"/>
        <w:rPr>
          <w:del w:id="3757" w:author="Vannieuwenhuyze Jorre" w:date="2025-02-21T16:36:00Z" w16du:dateUtc="2025-02-21T15:36:00Z"/>
          <w:sz w:val="20"/>
        </w:rPr>
      </w:pPr>
      <w:del w:id="3758" w:author="Vannieuwenhuyze Jorre" w:date="2025-02-21T16:36:00Z" w16du:dateUtc="2025-02-21T15:36:00Z">
        <w:r w:rsidRPr="002A7964" w:rsidDel="003A6A73">
          <w:rPr>
            <w:color w:val="344449"/>
            <w:sz w:val="20"/>
            <w:vertAlign w:val="superscript"/>
          </w:rPr>
          <w:delText>2</w:delText>
        </w:r>
        <w:r w:rsidRPr="001A436D" w:rsidDel="003A6A73">
          <w:rPr>
            <w:color w:val="344449"/>
            <w:w w:val="150"/>
            <w:sz w:val="20"/>
            <w:rPrChange w:id="3759" w:author="Vannieuwenhuyze Jorre" w:date="2025-03-27T14:21:00Z" w16du:dateUtc="2025-03-27T13:21:00Z">
              <w:rPr>
                <w:color w:val="344449"/>
                <w:spacing w:val="114"/>
                <w:w w:val="150"/>
                <w:sz w:val="20"/>
              </w:rPr>
            </w:rPrChange>
          </w:rPr>
          <w:delText xml:space="preserve"> </w:delText>
        </w:r>
        <w:bookmarkStart w:id="3760" w:name="_bookmark8"/>
        <w:bookmarkEnd w:id="3760"/>
        <w:r w:rsidRPr="001A436D" w:rsidDel="003A6A73">
          <w:fldChar w:fldCharType="begin"/>
        </w:r>
        <w:r w:rsidRPr="002A7964" w:rsidDel="003A6A73">
          <w:delInstrText>HYPERLINK "https://ec.europa.eu/eurostat/web/metadata/reference-metadata-reporting-standards" \h</w:delInstrText>
        </w:r>
        <w:r w:rsidRPr="001A436D" w:rsidDel="003A6A73">
          <w:fldChar w:fldCharType="separate"/>
        </w:r>
        <w:r w:rsidRPr="001A436D" w:rsidDel="003A6A73">
          <w:rPr>
            <w:color w:val="344449"/>
            <w:sz w:val="20"/>
            <w:rPrChange w:id="3761" w:author="Vannieuwenhuyze Jorre" w:date="2025-03-27T14:21:00Z" w16du:dateUtc="2025-03-27T13:21:00Z">
              <w:rPr>
                <w:color w:val="344449"/>
                <w:spacing w:val="-2"/>
                <w:sz w:val="20"/>
              </w:rPr>
            </w:rPrChange>
          </w:rPr>
          <w:delText>ec.europa.eu/eurostat/web/metadata/reference‐metadata‐reporting‐standards</w:delText>
        </w:r>
        <w:r w:rsidRPr="001A436D" w:rsidDel="003A6A73">
          <w:rPr>
            <w:color w:val="344449"/>
            <w:sz w:val="20"/>
            <w:rPrChange w:id="3762" w:author="Vannieuwenhuyze Jorre" w:date="2025-03-27T14:21:00Z" w16du:dateUtc="2025-03-27T13:21:00Z">
              <w:rPr>
                <w:color w:val="344449"/>
                <w:spacing w:val="-2"/>
                <w:sz w:val="20"/>
              </w:rPr>
            </w:rPrChange>
          </w:rPr>
          <w:fldChar w:fldCharType="end"/>
        </w:r>
      </w:del>
    </w:p>
    <w:p w14:paraId="25B31AD3" w14:textId="00E43CE6" w:rsidR="001E3564" w:rsidRPr="002A7964" w:rsidDel="003A6A73" w:rsidRDefault="001E3564">
      <w:pPr>
        <w:rPr>
          <w:del w:id="3763" w:author="Vannieuwenhuyze Jorre" w:date="2025-02-21T16:36:00Z" w16du:dateUtc="2025-02-21T15:36:00Z"/>
          <w:sz w:val="20"/>
        </w:rPr>
        <w:sectPr w:rsidR="001E3564" w:rsidRPr="002A7964" w:rsidDel="003A6A73">
          <w:pgSz w:w="11910" w:h="16840"/>
          <w:pgMar w:top="1920" w:right="850" w:bottom="1680" w:left="1275" w:header="0" w:footer="1480" w:gutter="0"/>
          <w:cols w:space="708"/>
        </w:sectPr>
      </w:pPr>
    </w:p>
    <w:p w14:paraId="25B31AD4" w14:textId="3A0E78F3" w:rsidR="001E3564" w:rsidRPr="002A7964" w:rsidDel="003A6A73" w:rsidRDefault="001E3564">
      <w:pPr>
        <w:pStyle w:val="BodyText"/>
        <w:rPr>
          <w:del w:id="3764" w:author="Vannieuwenhuyze Jorre" w:date="2025-02-21T16:36:00Z" w16du:dateUtc="2025-02-21T15:36:00Z"/>
          <w:sz w:val="20"/>
        </w:rPr>
      </w:pPr>
    </w:p>
    <w:p w14:paraId="2BF3A84F" w14:textId="77777777" w:rsidR="003A6A73" w:rsidRPr="002A7964" w:rsidRDefault="003A6A73">
      <w:pPr>
        <w:pStyle w:val="BodyText"/>
        <w:spacing w:before="2"/>
        <w:rPr>
          <w:sz w:val="20"/>
        </w:rPr>
        <w:pPrChange w:id="3765" w:author="Vannieuwenhuyze Jorre" w:date="2025-02-21T16:36:00Z" w16du:dateUtc="2025-02-21T15:36:00Z">
          <w:pPr>
            <w:pStyle w:val="BodyText"/>
            <w:spacing w:before="196"/>
          </w:pPr>
        </w:pPrChange>
      </w:pPr>
    </w:p>
    <w:p w14:paraId="25B31AD6" w14:textId="77777777" w:rsidR="001E3564" w:rsidRPr="002A7964" w:rsidRDefault="002F5345">
      <w:pPr>
        <w:spacing w:line="249" w:lineRule="auto"/>
        <w:ind w:left="709" w:right="1132"/>
        <w:jc w:val="both"/>
        <w:rPr>
          <w:rFonts w:ascii="Arial"/>
          <w:i/>
          <w:sz w:val="20"/>
        </w:rPr>
      </w:pPr>
      <w:r w:rsidRPr="002A7964">
        <w:rPr>
          <w:rFonts w:ascii="Arial"/>
          <w:i/>
          <w:noProof/>
          <w:sz w:val="20"/>
        </w:rPr>
        <mc:AlternateContent>
          <mc:Choice Requires="wps">
            <w:drawing>
              <wp:anchor distT="0" distB="0" distL="0" distR="0" simplePos="0" relativeHeight="251658244" behindDoc="1" locked="0" layoutInCell="1" allowOverlap="1" wp14:anchorId="25B31B42" wp14:editId="25B31B43">
                <wp:simplePos x="0" y="0"/>
                <wp:positionH relativeFrom="page">
                  <wp:posOffset>1260005</wp:posOffset>
                </wp:positionH>
                <wp:positionV relativeFrom="paragraph">
                  <wp:posOffset>507630</wp:posOffset>
                </wp:positionV>
                <wp:extent cx="5039995" cy="68389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6838950"/>
                        </a:xfrm>
                        <a:custGeom>
                          <a:avLst/>
                          <a:gdLst/>
                          <a:ahLst/>
                          <a:cxnLst/>
                          <a:rect l="l" t="t" r="r" b="b"/>
                          <a:pathLst>
                            <a:path w="5039995" h="6838950">
                              <a:moveTo>
                                <a:pt x="0" y="0"/>
                              </a:moveTo>
                              <a:lnTo>
                                <a:pt x="5039995" y="0"/>
                              </a:lnTo>
                            </a:path>
                            <a:path w="5039995" h="6838950">
                              <a:moveTo>
                                <a:pt x="2527" y="6838873"/>
                              </a:moveTo>
                              <a:lnTo>
                                <a:pt x="2527" y="0"/>
                              </a:lnTo>
                            </a:path>
                            <a:path w="5039995" h="6838950">
                              <a:moveTo>
                                <a:pt x="5037467" y="6838873"/>
                              </a:moveTo>
                              <a:lnTo>
                                <a:pt x="5037467" y="0"/>
                              </a:lnTo>
                            </a:path>
                            <a:path w="5039995" h="6838950">
                              <a:moveTo>
                                <a:pt x="0" y="6838873"/>
                              </a:moveTo>
                              <a:lnTo>
                                <a:pt x="5039995" y="6838873"/>
                              </a:lnTo>
                            </a:path>
                          </a:pathLst>
                        </a:custGeom>
                        <a:ln w="5060">
                          <a:solidFill>
                            <a:srgbClr val="344449"/>
                          </a:solidFill>
                          <a:prstDash val="solid"/>
                        </a:ln>
                      </wps:spPr>
                      <wps:bodyPr wrap="square" lIns="0" tIns="0" rIns="0" bIns="0" rtlCol="0">
                        <a:prstTxWarp prst="textNoShape">
                          <a:avLst/>
                        </a:prstTxWarp>
                        <a:noAutofit/>
                      </wps:bodyPr>
                    </wps:wsp>
                  </a:graphicData>
                </a:graphic>
              </wp:anchor>
            </w:drawing>
          </mc:Choice>
          <mc:Fallback>
            <w:pict>
              <v:shape w14:anchorId="48F66652" id="Graphic 70" o:spid="_x0000_s1026" style="position:absolute;margin-left:99.2pt;margin-top:39.95pt;width:396.85pt;height:538.5pt;z-index:-251658236;visibility:visible;mso-wrap-style:square;mso-wrap-distance-left:0;mso-wrap-distance-top:0;mso-wrap-distance-right:0;mso-wrap-distance-bottom:0;mso-position-horizontal:absolute;mso-position-horizontal-relative:page;mso-position-vertical:absolute;mso-position-vertical-relative:text;v-text-anchor:top" coordsize="5039995,683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" path="m,l5039995,em2527,6838873l2527,em5037467,6838873l5037467,em,6838873r5039995,e" filled="f" strokecolor="#344449" strokeweight=".14056mm">
                <v:path arrowok="t"/>
                <w10:wrap anchorx="page"/>
              </v:shape>
            </w:pict>
          </mc:Fallback>
        </mc:AlternateContent>
      </w:r>
      <w:r w:rsidRPr="001A436D">
        <w:rPr>
          <w:rFonts w:ascii="Arial"/>
          <w:b/>
          <w:i/>
          <w:color w:val="344449"/>
          <w:sz w:val="20"/>
          <w:rPrChange w:id="3766" w:author="Vannieuwenhuyze Jorre" w:date="2025-03-27T14:21:00Z" w16du:dateUtc="2025-03-27T13:21:00Z">
            <w:rPr>
              <w:rFonts w:ascii="Arial"/>
              <w:b/>
              <w:i/>
              <w:color w:val="344449"/>
              <w:spacing w:val="-4"/>
              <w:sz w:val="20"/>
            </w:rPr>
          </w:rPrChange>
        </w:rPr>
        <w:t>Tabel</w:t>
      </w:r>
      <w:r w:rsidRPr="001A436D">
        <w:rPr>
          <w:rFonts w:ascii="Arial"/>
          <w:b/>
          <w:i/>
          <w:color w:val="344449"/>
          <w:sz w:val="20"/>
          <w:rPrChange w:id="3767" w:author="Vannieuwenhuyze Jorre" w:date="2025-03-27T14:21:00Z" w16du:dateUtc="2025-03-27T13:21:00Z">
            <w:rPr>
              <w:rFonts w:ascii="Arial"/>
              <w:b/>
              <w:i/>
              <w:color w:val="344449"/>
              <w:spacing w:val="-10"/>
              <w:sz w:val="20"/>
            </w:rPr>
          </w:rPrChange>
        </w:rPr>
        <w:t xml:space="preserve"> </w:t>
      </w:r>
      <w:r w:rsidRPr="001A436D">
        <w:rPr>
          <w:rFonts w:ascii="Arial"/>
          <w:b/>
          <w:i/>
          <w:color w:val="344449"/>
          <w:sz w:val="20"/>
          <w:rPrChange w:id="3768" w:author="Vannieuwenhuyze Jorre" w:date="2025-03-27T14:21:00Z" w16du:dateUtc="2025-03-27T13:21:00Z">
            <w:rPr>
              <w:rFonts w:ascii="Arial"/>
              <w:b/>
              <w:i/>
              <w:color w:val="344449"/>
              <w:spacing w:val="-4"/>
              <w:sz w:val="20"/>
            </w:rPr>
          </w:rPrChange>
        </w:rPr>
        <w:t>8:</w:t>
      </w:r>
      <w:r w:rsidRPr="001A436D">
        <w:rPr>
          <w:rFonts w:ascii="Arial"/>
          <w:b/>
          <w:i/>
          <w:color w:val="344449"/>
          <w:sz w:val="20"/>
          <w:rPrChange w:id="3769" w:author="Vannieuwenhuyze Jorre" w:date="2025-03-27T14:21:00Z" w16du:dateUtc="2025-03-27T13:21:00Z">
            <w:rPr>
              <w:rFonts w:ascii="Arial"/>
              <w:b/>
              <w:i/>
              <w:color w:val="344449"/>
              <w:spacing w:val="-10"/>
              <w:sz w:val="20"/>
            </w:rPr>
          </w:rPrChange>
        </w:rPr>
        <w:t xml:space="preserve"> </w:t>
      </w:r>
      <w:r w:rsidRPr="001A436D">
        <w:rPr>
          <w:rFonts w:ascii="Arial"/>
          <w:i/>
          <w:color w:val="344449"/>
          <w:sz w:val="20"/>
          <w:rPrChange w:id="3770" w:author="Vannieuwenhuyze Jorre" w:date="2025-03-27T14:21:00Z" w16du:dateUtc="2025-03-27T13:21:00Z">
            <w:rPr>
              <w:rFonts w:ascii="Arial"/>
              <w:i/>
              <w:color w:val="344449"/>
              <w:spacing w:val="-4"/>
              <w:sz w:val="20"/>
            </w:rPr>
          </w:rPrChange>
        </w:rPr>
        <w:t>Het</w:t>
      </w:r>
      <w:r w:rsidRPr="001A436D">
        <w:rPr>
          <w:rFonts w:ascii="Arial"/>
          <w:i/>
          <w:color w:val="344449"/>
          <w:sz w:val="20"/>
          <w:rPrChange w:id="3771"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72" w:author="Vannieuwenhuyze Jorre" w:date="2025-03-27T14:21:00Z" w16du:dateUtc="2025-03-27T13:21:00Z">
            <w:rPr>
              <w:rFonts w:ascii="Arial"/>
              <w:i/>
              <w:color w:val="344449"/>
              <w:spacing w:val="-4"/>
              <w:sz w:val="20"/>
            </w:rPr>
          </w:rPrChange>
        </w:rPr>
        <w:t>Vlaams</w:t>
      </w:r>
      <w:r w:rsidRPr="001A436D">
        <w:rPr>
          <w:rFonts w:ascii="Arial"/>
          <w:i/>
          <w:color w:val="344449"/>
          <w:sz w:val="20"/>
          <w:rPrChange w:id="3773"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74" w:author="Vannieuwenhuyze Jorre" w:date="2025-03-27T14:21:00Z" w16du:dateUtc="2025-03-27T13:21:00Z">
            <w:rPr>
              <w:rFonts w:ascii="Arial"/>
              <w:i/>
              <w:color w:val="344449"/>
              <w:spacing w:val="-4"/>
              <w:sz w:val="20"/>
            </w:rPr>
          </w:rPrChange>
        </w:rPr>
        <w:t>Statistisch</w:t>
      </w:r>
      <w:r w:rsidRPr="001A436D">
        <w:rPr>
          <w:rFonts w:ascii="Arial"/>
          <w:i/>
          <w:color w:val="344449"/>
          <w:sz w:val="20"/>
          <w:rPrChange w:id="3775"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76" w:author="Vannieuwenhuyze Jorre" w:date="2025-03-27T14:21:00Z" w16du:dateUtc="2025-03-27T13:21:00Z">
            <w:rPr>
              <w:rFonts w:ascii="Arial"/>
              <w:i/>
              <w:color w:val="344449"/>
              <w:spacing w:val="-4"/>
              <w:sz w:val="20"/>
            </w:rPr>
          </w:rPrChange>
        </w:rPr>
        <w:t>Programma</w:t>
      </w:r>
      <w:r w:rsidRPr="001A436D">
        <w:rPr>
          <w:rFonts w:ascii="Arial"/>
          <w:i/>
          <w:color w:val="344449"/>
          <w:sz w:val="20"/>
          <w:rPrChange w:id="3777"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78" w:author="Vannieuwenhuyze Jorre" w:date="2025-03-27T14:21:00Z" w16du:dateUtc="2025-03-27T13:21:00Z">
            <w:rPr>
              <w:rFonts w:ascii="Arial"/>
              <w:i/>
              <w:color w:val="344449"/>
              <w:spacing w:val="-4"/>
              <w:sz w:val="20"/>
            </w:rPr>
          </w:rPrChange>
        </w:rPr>
        <w:t>(VSP)</w:t>
      </w:r>
      <w:r w:rsidRPr="001A436D">
        <w:rPr>
          <w:rFonts w:ascii="Arial"/>
          <w:i/>
          <w:color w:val="344449"/>
          <w:sz w:val="20"/>
          <w:rPrChange w:id="3779"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80" w:author="Vannieuwenhuyze Jorre" w:date="2025-03-27T14:21:00Z" w16du:dateUtc="2025-03-27T13:21:00Z">
            <w:rPr>
              <w:rFonts w:ascii="Arial"/>
              <w:i/>
              <w:color w:val="344449"/>
              <w:spacing w:val="-4"/>
              <w:sz w:val="20"/>
            </w:rPr>
          </w:rPrChange>
        </w:rPr>
        <w:t>definieert</w:t>
      </w:r>
      <w:r w:rsidRPr="001A436D">
        <w:rPr>
          <w:rFonts w:ascii="Arial"/>
          <w:i/>
          <w:color w:val="344449"/>
          <w:sz w:val="20"/>
          <w:rPrChange w:id="3781"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82" w:author="Vannieuwenhuyze Jorre" w:date="2025-03-27T14:21:00Z" w16du:dateUtc="2025-03-27T13:21:00Z">
            <w:rPr>
              <w:rFonts w:ascii="Arial"/>
              <w:i/>
              <w:color w:val="344449"/>
              <w:spacing w:val="-4"/>
              <w:sz w:val="20"/>
            </w:rPr>
          </w:rPrChange>
        </w:rPr>
        <w:t>een</w:t>
      </w:r>
      <w:r w:rsidRPr="001A436D">
        <w:rPr>
          <w:rFonts w:ascii="Arial"/>
          <w:i/>
          <w:color w:val="344449"/>
          <w:sz w:val="20"/>
          <w:rPrChange w:id="3783"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84" w:author="Vannieuwenhuyze Jorre" w:date="2025-03-27T14:21:00Z" w16du:dateUtc="2025-03-27T13:21:00Z">
            <w:rPr>
              <w:rFonts w:ascii="Arial"/>
              <w:i/>
              <w:color w:val="344449"/>
              <w:spacing w:val="-4"/>
              <w:sz w:val="20"/>
            </w:rPr>
          </w:rPrChange>
        </w:rPr>
        <w:t>lijst</w:t>
      </w:r>
      <w:r w:rsidRPr="001A436D">
        <w:rPr>
          <w:rFonts w:ascii="Arial"/>
          <w:i/>
          <w:color w:val="344449"/>
          <w:sz w:val="20"/>
          <w:rPrChange w:id="3785" w:author="Vannieuwenhuyze Jorre" w:date="2025-03-27T14:21:00Z" w16du:dateUtc="2025-03-27T13:21:00Z">
            <w:rPr>
              <w:rFonts w:ascii="Arial"/>
              <w:i/>
              <w:color w:val="344449"/>
              <w:spacing w:val="-9"/>
              <w:sz w:val="20"/>
            </w:rPr>
          </w:rPrChange>
        </w:rPr>
        <w:t xml:space="preserve"> </w:t>
      </w:r>
      <w:r w:rsidRPr="001A436D">
        <w:rPr>
          <w:rFonts w:ascii="Arial"/>
          <w:i/>
          <w:color w:val="344449"/>
          <w:sz w:val="20"/>
          <w:rPrChange w:id="3786" w:author="Vannieuwenhuyze Jorre" w:date="2025-03-27T14:21:00Z" w16du:dateUtc="2025-03-27T13:21:00Z">
            <w:rPr>
              <w:rFonts w:ascii="Arial"/>
              <w:i/>
              <w:color w:val="344449"/>
              <w:spacing w:val="-4"/>
              <w:sz w:val="20"/>
            </w:rPr>
          </w:rPrChange>
        </w:rPr>
        <w:t>van</w:t>
      </w:r>
      <w:r w:rsidRPr="001A436D">
        <w:rPr>
          <w:rFonts w:ascii="Arial"/>
          <w:i/>
          <w:color w:val="344449"/>
          <w:sz w:val="20"/>
          <w:rPrChange w:id="3787"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88" w:author="Vannieuwenhuyze Jorre" w:date="2025-03-27T14:21:00Z" w16du:dateUtc="2025-03-27T13:21:00Z">
            <w:rPr>
              <w:rFonts w:ascii="Arial"/>
              <w:i/>
              <w:color w:val="344449"/>
              <w:spacing w:val="-4"/>
              <w:sz w:val="20"/>
            </w:rPr>
          </w:rPrChange>
        </w:rPr>
        <w:t>statistiekreeksen</w:t>
      </w:r>
      <w:r w:rsidRPr="001A436D">
        <w:rPr>
          <w:rFonts w:ascii="Arial"/>
          <w:i/>
          <w:color w:val="344449"/>
          <w:sz w:val="20"/>
          <w:rPrChange w:id="3789" w:author="Vannieuwenhuyze Jorre" w:date="2025-03-27T14:21:00Z" w16du:dateUtc="2025-03-27T13:21:00Z">
            <w:rPr>
              <w:rFonts w:ascii="Arial"/>
              <w:i/>
              <w:color w:val="344449"/>
              <w:spacing w:val="-10"/>
              <w:sz w:val="20"/>
            </w:rPr>
          </w:rPrChange>
        </w:rPr>
        <w:t xml:space="preserve"> </w:t>
      </w:r>
      <w:r w:rsidRPr="001A436D">
        <w:rPr>
          <w:rFonts w:ascii="Arial"/>
          <w:i/>
          <w:color w:val="344449"/>
          <w:sz w:val="20"/>
          <w:rPrChange w:id="3790" w:author="Vannieuwenhuyze Jorre" w:date="2025-03-27T14:21:00Z" w16du:dateUtc="2025-03-27T13:21:00Z">
            <w:rPr>
              <w:rFonts w:ascii="Arial"/>
              <w:i/>
              <w:color w:val="344449"/>
              <w:spacing w:val="-4"/>
              <w:sz w:val="20"/>
            </w:rPr>
          </w:rPrChange>
        </w:rPr>
        <w:t xml:space="preserve">die </w:t>
      </w:r>
      <w:r w:rsidRPr="001A436D">
        <w:rPr>
          <w:rFonts w:ascii="Arial"/>
          <w:i/>
          <w:color w:val="344449"/>
          <w:sz w:val="20"/>
          <w:rPrChange w:id="3791" w:author="Vannieuwenhuyze Jorre" w:date="2025-03-27T14:21:00Z" w16du:dateUtc="2025-03-27T13:21:00Z">
            <w:rPr>
              <w:rFonts w:ascii="Arial"/>
              <w:i/>
              <w:color w:val="344449"/>
              <w:spacing w:val="-6"/>
              <w:sz w:val="20"/>
            </w:rPr>
          </w:rPrChange>
        </w:rPr>
        <w:t>Statistiek Vlaanderen publiceert.</w:t>
      </w:r>
      <w:r w:rsidRPr="001A436D">
        <w:rPr>
          <w:rFonts w:ascii="Arial"/>
          <w:i/>
          <w:color w:val="344449"/>
          <w:sz w:val="20"/>
          <w:rPrChange w:id="3792" w:author="Vannieuwenhuyze Jorre" w:date="2025-03-27T14:21:00Z" w16du:dateUtc="2025-03-27T13:21:00Z">
            <w:rPr>
              <w:rFonts w:ascii="Arial"/>
              <w:i/>
              <w:color w:val="344449"/>
              <w:spacing w:val="26"/>
              <w:sz w:val="20"/>
            </w:rPr>
          </w:rPrChange>
        </w:rPr>
        <w:t xml:space="preserve"> </w:t>
      </w:r>
      <w:r w:rsidRPr="001A436D">
        <w:rPr>
          <w:rFonts w:ascii="Arial"/>
          <w:i/>
          <w:color w:val="344449"/>
          <w:sz w:val="20"/>
          <w:rPrChange w:id="3793" w:author="Vannieuwenhuyze Jorre" w:date="2025-03-27T14:21:00Z" w16du:dateUtc="2025-03-27T13:21:00Z">
            <w:rPr>
              <w:rFonts w:ascii="Arial"/>
              <w:i/>
              <w:color w:val="344449"/>
              <w:spacing w:val="-6"/>
              <w:sz w:val="20"/>
            </w:rPr>
          </w:rPrChange>
        </w:rPr>
        <w:t xml:space="preserve">Elke statistiekreeks in deze reeks beschikt over een duidelijke </w:t>
      </w:r>
      <w:bookmarkStart w:id="3794" w:name="_bookmark9"/>
      <w:bookmarkEnd w:id="3794"/>
      <w:r w:rsidRPr="002A7964">
        <w:rPr>
          <w:rFonts w:ascii="Arial"/>
          <w:i/>
          <w:color w:val="344449"/>
          <w:w w:val="90"/>
          <w:sz w:val="20"/>
        </w:rPr>
        <w:t>conceptuele</w:t>
      </w:r>
      <w:r w:rsidRPr="002A7964">
        <w:rPr>
          <w:rFonts w:ascii="Arial"/>
          <w:i/>
          <w:color w:val="344449"/>
          <w:sz w:val="20"/>
        </w:rPr>
        <w:t xml:space="preserve"> </w:t>
      </w:r>
      <w:r w:rsidRPr="002A7964">
        <w:rPr>
          <w:rFonts w:ascii="Arial"/>
          <w:i/>
          <w:color w:val="344449"/>
          <w:w w:val="90"/>
          <w:sz w:val="20"/>
        </w:rPr>
        <w:t>en</w:t>
      </w:r>
      <w:r w:rsidRPr="002A7964">
        <w:rPr>
          <w:rFonts w:ascii="Arial"/>
          <w:i/>
          <w:color w:val="344449"/>
          <w:sz w:val="20"/>
        </w:rPr>
        <w:t xml:space="preserve"> </w:t>
      </w:r>
      <w:r w:rsidRPr="002A7964">
        <w:rPr>
          <w:rFonts w:ascii="Arial"/>
          <w:i/>
          <w:color w:val="344449"/>
          <w:w w:val="90"/>
          <w:sz w:val="20"/>
        </w:rPr>
        <w:t>operationele</w:t>
      </w:r>
      <w:r w:rsidRPr="002A7964">
        <w:rPr>
          <w:rFonts w:ascii="Arial"/>
          <w:i/>
          <w:color w:val="344449"/>
          <w:sz w:val="20"/>
        </w:rPr>
        <w:t xml:space="preserve"> </w:t>
      </w:r>
      <w:r w:rsidRPr="002A7964">
        <w:rPr>
          <w:rFonts w:ascii="Arial"/>
          <w:i/>
          <w:color w:val="344449"/>
          <w:w w:val="90"/>
          <w:sz w:val="20"/>
        </w:rPr>
        <w:t>definitie,</w:t>
      </w:r>
      <w:r w:rsidRPr="002A7964">
        <w:rPr>
          <w:rFonts w:ascii="Arial"/>
          <w:i/>
          <w:color w:val="344449"/>
          <w:sz w:val="20"/>
        </w:rPr>
        <w:t xml:space="preserve"> </w:t>
      </w:r>
      <w:proofErr w:type="spellStart"/>
      <w:r w:rsidRPr="002A7964">
        <w:rPr>
          <w:rFonts w:ascii="Arial"/>
          <w:i/>
          <w:color w:val="344449"/>
          <w:w w:val="90"/>
          <w:sz w:val="20"/>
        </w:rPr>
        <w:t>opgelijste</w:t>
      </w:r>
      <w:proofErr w:type="spellEnd"/>
      <w:r w:rsidRPr="002A7964">
        <w:rPr>
          <w:rFonts w:ascii="Arial"/>
          <w:i/>
          <w:color w:val="344449"/>
          <w:sz w:val="20"/>
        </w:rPr>
        <w:t xml:space="preserve"> </w:t>
      </w:r>
      <w:r w:rsidRPr="002A7964">
        <w:rPr>
          <w:rFonts w:ascii="Arial"/>
          <w:i/>
          <w:color w:val="344449"/>
          <w:w w:val="90"/>
          <w:sz w:val="20"/>
        </w:rPr>
        <w:t>gebruikersbehoeften</w:t>
      </w:r>
      <w:r w:rsidRPr="002A7964">
        <w:rPr>
          <w:rFonts w:ascii="Arial"/>
          <w:i/>
          <w:color w:val="344449"/>
          <w:sz w:val="20"/>
        </w:rPr>
        <w:t xml:space="preserve"> </w:t>
      </w:r>
      <w:r w:rsidRPr="002A7964">
        <w:rPr>
          <w:rFonts w:ascii="Arial"/>
          <w:i/>
          <w:color w:val="344449"/>
          <w:w w:val="90"/>
          <w:sz w:val="20"/>
        </w:rPr>
        <w:t>en</w:t>
      </w:r>
      <w:r w:rsidRPr="002A7964">
        <w:rPr>
          <w:rFonts w:ascii="Arial"/>
          <w:i/>
          <w:color w:val="344449"/>
          <w:sz w:val="20"/>
        </w:rPr>
        <w:t xml:space="preserve"> </w:t>
      </w:r>
      <w:r w:rsidRPr="002A7964">
        <w:rPr>
          <w:rFonts w:ascii="Arial"/>
          <w:i/>
          <w:color w:val="344449"/>
          <w:w w:val="90"/>
          <w:sz w:val="20"/>
        </w:rPr>
        <w:t>een</w:t>
      </w:r>
      <w:r w:rsidRPr="002A7964">
        <w:rPr>
          <w:rFonts w:ascii="Arial"/>
          <w:i/>
          <w:color w:val="344449"/>
          <w:sz w:val="20"/>
        </w:rPr>
        <w:t xml:space="preserve"> </w:t>
      </w:r>
      <w:r w:rsidRPr="002A7964">
        <w:rPr>
          <w:rFonts w:ascii="Arial"/>
          <w:i/>
          <w:color w:val="344449"/>
          <w:w w:val="90"/>
          <w:sz w:val="20"/>
        </w:rPr>
        <w:t>kwaliteitsevaluatie.</w:t>
      </w:r>
    </w:p>
    <w:p w14:paraId="25B31AD7" w14:textId="77777777" w:rsidR="001E3564" w:rsidRPr="002A7964" w:rsidRDefault="001E3564">
      <w:pPr>
        <w:pStyle w:val="BodyText"/>
        <w:spacing w:before="2"/>
        <w:rPr>
          <w:rFonts w:ascii="Arial"/>
          <w:i/>
          <w:sz w:val="20"/>
        </w:rPr>
      </w:pPr>
    </w:p>
    <w:p w14:paraId="25B31AD8" w14:textId="77777777" w:rsidR="001E3564" w:rsidRPr="002A7964" w:rsidRDefault="002F5345">
      <w:pPr>
        <w:ind w:left="896"/>
        <w:rPr>
          <w:b/>
          <w:sz w:val="12"/>
        </w:rPr>
      </w:pPr>
      <w:r w:rsidRPr="001A436D">
        <w:rPr>
          <w:b/>
          <w:color w:val="4A6C79"/>
          <w:sz w:val="12"/>
          <w:rPrChange w:id="3795" w:author="Vannieuwenhuyze Jorre" w:date="2025-03-27T14:21:00Z" w16du:dateUtc="2025-03-27T13:21:00Z">
            <w:rPr>
              <w:b/>
              <w:color w:val="4A6C79"/>
              <w:spacing w:val="-2"/>
              <w:sz w:val="12"/>
            </w:rPr>
          </w:rPrChange>
        </w:rPr>
        <w:t>Aantal</w:t>
      </w:r>
      <w:r w:rsidRPr="001A436D">
        <w:rPr>
          <w:b/>
          <w:color w:val="4A6C79"/>
          <w:sz w:val="12"/>
          <w:rPrChange w:id="3796" w:author="Vannieuwenhuyze Jorre" w:date="2025-03-27T14:21:00Z" w16du:dateUtc="2025-03-27T13:21:00Z">
            <w:rPr>
              <w:b/>
              <w:color w:val="4A6C79"/>
              <w:spacing w:val="3"/>
              <w:sz w:val="12"/>
            </w:rPr>
          </w:rPrChange>
        </w:rPr>
        <w:t xml:space="preserve"> </w:t>
      </w:r>
      <w:r w:rsidRPr="001A436D">
        <w:rPr>
          <w:b/>
          <w:color w:val="4A6C79"/>
          <w:sz w:val="12"/>
          <w:rPrChange w:id="3797" w:author="Vannieuwenhuyze Jorre" w:date="2025-03-27T14:21:00Z" w16du:dateUtc="2025-03-27T13:21:00Z">
            <w:rPr>
              <w:b/>
              <w:color w:val="4A6C79"/>
              <w:spacing w:val="-2"/>
              <w:sz w:val="12"/>
            </w:rPr>
          </w:rPrChange>
        </w:rPr>
        <w:t>mannen</w:t>
      </w:r>
      <w:r w:rsidRPr="001A436D">
        <w:rPr>
          <w:b/>
          <w:color w:val="4A6C79"/>
          <w:sz w:val="12"/>
          <w:rPrChange w:id="3798" w:author="Vannieuwenhuyze Jorre" w:date="2025-03-27T14:21:00Z" w16du:dateUtc="2025-03-27T13:21:00Z">
            <w:rPr>
              <w:b/>
              <w:color w:val="4A6C79"/>
              <w:spacing w:val="4"/>
              <w:sz w:val="12"/>
            </w:rPr>
          </w:rPrChange>
        </w:rPr>
        <w:t xml:space="preserve"> </w:t>
      </w:r>
      <w:r w:rsidRPr="001A436D">
        <w:rPr>
          <w:b/>
          <w:color w:val="4A6C79"/>
          <w:sz w:val="12"/>
          <w:rPrChange w:id="3799" w:author="Vannieuwenhuyze Jorre" w:date="2025-03-27T14:21:00Z" w16du:dateUtc="2025-03-27T13:21:00Z">
            <w:rPr>
              <w:b/>
              <w:color w:val="4A6C79"/>
              <w:spacing w:val="-2"/>
              <w:sz w:val="12"/>
            </w:rPr>
          </w:rPrChange>
        </w:rPr>
        <w:t>en</w:t>
      </w:r>
      <w:r w:rsidRPr="001A436D">
        <w:rPr>
          <w:b/>
          <w:color w:val="4A6C79"/>
          <w:sz w:val="12"/>
          <w:rPrChange w:id="3800" w:author="Vannieuwenhuyze Jorre" w:date="2025-03-27T14:21:00Z" w16du:dateUtc="2025-03-27T13:21:00Z">
            <w:rPr>
              <w:b/>
              <w:color w:val="4A6C79"/>
              <w:spacing w:val="4"/>
              <w:sz w:val="12"/>
            </w:rPr>
          </w:rPrChange>
        </w:rPr>
        <w:t xml:space="preserve"> </w:t>
      </w:r>
      <w:r w:rsidRPr="001A436D">
        <w:rPr>
          <w:b/>
          <w:color w:val="4A6C79"/>
          <w:sz w:val="12"/>
          <w:rPrChange w:id="3801" w:author="Vannieuwenhuyze Jorre" w:date="2025-03-27T14:21:00Z" w16du:dateUtc="2025-03-27T13:21:00Z">
            <w:rPr>
              <w:b/>
              <w:color w:val="4A6C79"/>
              <w:spacing w:val="-2"/>
              <w:sz w:val="12"/>
            </w:rPr>
          </w:rPrChange>
        </w:rPr>
        <w:t>vrouwen,</w:t>
      </w:r>
      <w:r w:rsidRPr="001A436D">
        <w:rPr>
          <w:b/>
          <w:color w:val="4A6C79"/>
          <w:sz w:val="12"/>
          <w:rPrChange w:id="3802" w:author="Vannieuwenhuyze Jorre" w:date="2025-03-27T14:21:00Z" w16du:dateUtc="2025-03-27T13:21:00Z">
            <w:rPr>
              <w:b/>
              <w:color w:val="4A6C79"/>
              <w:spacing w:val="3"/>
              <w:sz w:val="12"/>
            </w:rPr>
          </w:rPrChange>
        </w:rPr>
        <w:t xml:space="preserve"> </w:t>
      </w:r>
      <w:r w:rsidRPr="001A436D">
        <w:rPr>
          <w:b/>
          <w:color w:val="4A6C79"/>
          <w:sz w:val="12"/>
          <w:rPrChange w:id="3803" w:author="Vannieuwenhuyze Jorre" w:date="2025-03-27T14:21:00Z" w16du:dateUtc="2025-03-27T13:21:00Z">
            <w:rPr>
              <w:b/>
              <w:color w:val="4A6C79"/>
              <w:spacing w:val="-2"/>
              <w:sz w:val="12"/>
            </w:rPr>
          </w:rPrChange>
        </w:rPr>
        <w:t>versie</w:t>
      </w:r>
      <w:r w:rsidRPr="001A436D">
        <w:rPr>
          <w:b/>
          <w:color w:val="4A6C79"/>
          <w:sz w:val="12"/>
          <w:rPrChange w:id="3804" w:author="Vannieuwenhuyze Jorre" w:date="2025-03-27T14:21:00Z" w16du:dateUtc="2025-03-27T13:21:00Z">
            <w:rPr>
              <w:b/>
              <w:color w:val="4A6C79"/>
              <w:spacing w:val="4"/>
              <w:sz w:val="12"/>
            </w:rPr>
          </w:rPrChange>
        </w:rPr>
        <w:t xml:space="preserve"> </w:t>
      </w:r>
      <w:r w:rsidRPr="001A436D">
        <w:rPr>
          <w:b/>
          <w:color w:val="4A6C79"/>
          <w:sz w:val="12"/>
          <w:rPrChange w:id="3805" w:author="Vannieuwenhuyze Jorre" w:date="2025-03-27T14:21:00Z" w16du:dateUtc="2025-03-27T13:21:00Z">
            <w:rPr>
              <w:b/>
              <w:color w:val="4A6C79"/>
              <w:spacing w:val="-10"/>
              <w:sz w:val="12"/>
            </w:rPr>
          </w:rPrChange>
        </w:rPr>
        <w:t>1</w:t>
      </w:r>
    </w:p>
    <w:p w14:paraId="25B31AD9" w14:textId="77777777" w:rsidR="001E3564" w:rsidRPr="002A7964" w:rsidRDefault="002F5345">
      <w:pPr>
        <w:spacing w:before="53" w:line="144" w:lineRule="exact"/>
        <w:ind w:left="1108"/>
        <w:rPr>
          <w:i/>
          <w:sz w:val="12"/>
        </w:rPr>
      </w:pPr>
      <w:r w:rsidRPr="001A436D">
        <w:rPr>
          <w:i/>
          <w:color w:val="70A2B8"/>
          <w:sz w:val="12"/>
          <w:rPrChange w:id="3806" w:author="Vannieuwenhuyze Jorre" w:date="2025-03-27T14:21:00Z" w16du:dateUtc="2025-03-27T13:21:00Z">
            <w:rPr>
              <w:i/>
              <w:color w:val="70A2B8"/>
              <w:spacing w:val="-2"/>
              <w:sz w:val="12"/>
            </w:rPr>
          </w:rPrChange>
        </w:rPr>
        <w:t>gebruikersvoorwaarden:</w:t>
      </w:r>
    </w:p>
    <w:p w14:paraId="25B31ADA" w14:textId="77777777" w:rsidR="001E3564" w:rsidRPr="002A7964" w:rsidRDefault="002F5345">
      <w:pPr>
        <w:spacing w:line="136" w:lineRule="exact"/>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3807" w:author="Vannieuwenhuyze Jorre" w:date="2025-03-27T14:21:00Z" w16du:dateUtc="2025-03-27T13:21:00Z">
            <w:rPr>
              <w:rFonts w:ascii="Times New Roman" w:hAnsi="Times New Roman"/>
              <w:i/>
              <w:color w:val="344449"/>
              <w:spacing w:val="23"/>
              <w:sz w:val="12"/>
            </w:rPr>
          </w:rPrChange>
        </w:rPr>
        <w:t xml:space="preserve"> </w:t>
      </w:r>
      <w:r w:rsidRPr="002A7964">
        <w:rPr>
          <w:rFonts w:ascii="Arial MT" w:hAnsi="Arial MT"/>
          <w:color w:val="344449"/>
          <w:sz w:val="12"/>
        </w:rPr>
        <w:t>Decreet XX.XX</w:t>
      </w:r>
      <w:r w:rsidRPr="001A436D">
        <w:rPr>
          <w:rFonts w:ascii="Arial MT" w:hAnsi="Arial MT"/>
          <w:color w:val="344449"/>
          <w:sz w:val="12"/>
          <w:rPrChange w:id="3808"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verwijst naar het</w:t>
      </w:r>
      <w:r w:rsidRPr="001A436D">
        <w:rPr>
          <w:rFonts w:ascii="Arial MT" w:hAnsi="Arial MT"/>
          <w:color w:val="344449"/>
          <w:sz w:val="12"/>
          <w:rPrChange w:id="3809"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aantal inwoners in Vlaamse</w:t>
      </w:r>
      <w:r w:rsidRPr="001A436D">
        <w:rPr>
          <w:rFonts w:ascii="Arial MT" w:hAnsi="Arial MT"/>
          <w:color w:val="344449"/>
          <w:sz w:val="12"/>
          <w:rPrChange w:id="3810"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gemeenten om beleid te</w:t>
      </w:r>
      <w:r w:rsidRPr="001A436D">
        <w:rPr>
          <w:rFonts w:ascii="Arial MT" w:hAnsi="Arial MT"/>
          <w:color w:val="344449"/>
          <w:sz w:val="12"/>
          <w:rPrChange w:id="3811"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 xml:space="preserve">voeren over </w:t>
      </w:r>
      <w:r w:rsidRPr="001A436D">
        <w:rPr>
          <w:rFonts w:ascii="Arial MT" w:hAnsi="Arial MT" w:hint="eastAsia"/>
          <w:color w:val="344449"/>
          <w:sz w:val="12"/>
          <w:rPrChange w:id="3812" w:author="Vannieuwenhuyze Jorre" w:date="2025-03-27T14:21:00Z" w16du:dateUtc="2025-03-27T13:21:00Z">
            <w:rPr>
              <w:rFonts w:ascii="Arial MT" w:hAnsi="Arial MT" w:hint="eastAsia"/>
              <w:color w:val="344449"/>
              <w:spacing w:val="-10"/>
              <w:sz w:val="12"/>
            </w:rPr>
          </w:rPrChange>
        </w:rPr>
        <w:t>…</w:t>
      </w:r>
    </w:p>
    <w:p w14:paraId="25B31ADB" w14:textId="77777777" w:rsidR="001E3564" w:rsidRPr="002A7964" w:rsidRDefault="002F5345">
      <w:pPr>
        <w:spacing w:before="1"/>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3813" w:author="Vannieuwenhuyze Jorre" w:date="2025-03-27T14:21:00Z" w16du:dateUtc="2025-03-27T13:21:00Z">
            <w:rPr>
              <w:rFonts w:ascii="Times New Roman" w:hAnsi="Times New Roman"/>
              <w:i/>
              <w:color w:val="344449"/>
              <w:spacing w:val="20"/>
              <w:sz w:val="12"/>
            </w:rPr>
          </w:rPrChange>
        </w:rPr>
        <w:t xml:space="preserve"> </w:t>
      </w:r>
      <w:r w:rsidRPr="002A7964">
        <w:rPr>
          <w:rFonts w:ascii="Arial MT" w:hAnsi="Arial MT"/>
          <w:color w:val="344449"/>
          <w:sz w:val="12"/>
        </w:rPr>
        <w:t>Agentschap</w:t>
      </w:r>
      <w:r w:rsidRPr="001A436D">
        <w:rPr>
          <w:rFonts w:ascii="Arial MT" w:hAnsi="Arial MT"/>
          <w:color w:val="344449"/>
          <w:sz w:val="12"/>
          <w:rPrChange w:id="381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Binnenlands</w:t>
      </w:r>
      <w:r w:rsidRPr="001A436D">
        <w:rPr>
          <w:rFonts w:ascii="Arial MT" w:hAnsi="Arial MT"/>
          <w:color w:val="344449"/>
          <w:sz w:val="12"/>
          <w:rPrChange w:id="3815"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Bestuur</w:t>
      </w:r>
      <w:r w:rsidRPr="001A436D">
        <w:rPr>
          <w:rFonts w:ascii="Arial MT" w:hAnsi="Arial MT"/>
          <w:color w:val="344449"/>
          <w:sz w:val="12"/>
          <w:rPrChange w:id="3816"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publiceert</w:t>
      </w:r>
      <w:r w:rsidRPr="001A436D">
        <w:rPr>
          <w:rFonts w:ascii="Arial MT" w:hAnsi="Arial MT"/>
          <w:color w:val="344449"/>
          <w:sz w:val="12"/>
          <w:rPrChange w:id="3817"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cijfers</w:t>
      </w:r>
      <w:r w:rsidRPr="001A436D">
        <w:rPr>
          <w:rFonts w:ascii="Arial MT" w:hAnsi="Arial MT"/>
          <w:color w:val="344449"/>
          <w:sz w:val="12"/>
          <w:rPrChange w:id="3818"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over</w:t>
      </w:r>
      <w:r w:rsidRPr="001A436D">
        <w:rPr>
          <w:rFonts w:ascii="Arial MT" w:hAnsi="Arial MT"/>
          <w:color w:val="344449"/>
          <w:sz w:val="12"/>
          <w:rPrChange w:id="3819"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het</w:t>
      </w:r>
      <w:r w:rsidRPr="001A436D">
        <w:rPr>
          <w:rFonts w:ascii="Arial MT" w:hAnsi="Arial MT"/>
          <w:color w:val="344449"/>
          <w:sz w:val="12"/>
          <w:rPrChange w:id="3820"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aantal</w:t>
      </w:r>
      <w:r w:rsidRPr="001A436D">
        <w:rPr>
          <w:rFonts w:ascii="Arial MT" w:hAnsi="Arial MT"/>
          <w:color w:val="344449"/>
          <w:sz w:val="12"/>
          <w:rPrChange w:id="3821"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inwoners</w:t>
      </w:r>
      <w:r w:rsidRPr="001A436D">
        <w:rPr>
          <w:rFonts w:ascii="Arial MT" w:hAnsi="Arial MT"/>
          <w:color w:val="344449"/>
          <w:sz w:val="12"/>
          <w:rPrChange w:id="382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t>
      </w:r>
      <w:r w:rsidRPr="001A436D">
        <w:rPr>
          <w:rFonts w:ascii="Arial MT" w:hAnsi="Arial MT"/>
          <w:color w:val="344449"/>
          <w:sz w:val="12"/>
          <w:rPrChange w:id="3823"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gemeenten</w:t>
      </w:r>
      <w:r w:rsidRPr="001A436D">
        <w:rPr>
          <w:rFonts w:ascii="Arial MT" w:hAnsi="Arial MT"/>
          <w:color w:val="344449"/>
          <w:sz w:val="12"/>
          <w:rPrChange w:id="382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als</w:t>
      </w:r>
      <w:r w:rsidRPr="001A436D">
        <w:rPr>
          <w:rFonts w:ascii="Arial MT" w:hAnsi="Arial MT"/>
          <w:color w:val="344449"/>
          <w:sz w:val="12"/>
          <w:rPrChange w:id="3825" w:author="Vannieuwenhuyze Jorre" w:date="2025-03-27T14:21:00Z" w16du:dateUtc="2025-03-27T13:21:00Z">
            <w:rPr>
              <w:rFonts w:ascii="Arial MT" w:hAnsi="Arial MT"/>
              <w:color w:val="344449"/>
              <w:spacing w:val="-2"/>
              <w:sz w:val="12"/>
            </w:rPr>
          </w:rPrChange>
        </w:rPr>
        <w:t xml:space="preserve"> </w:t>
      </w:r>
      <w:r w:rsidRPr="001A436D">
        <w:rPr>
          <w:rFonts w:ascii="Arial MT" w:hAnsi="Arial MT" w:hint="eastAsia"/>
          <w:color w:val="344449"/>
          <w:sz w:val="12"/>
          <w:rPrChange w:id="3826" w:author="Vannieuwenhuyze Jorre" w:date="2025-03-27T14:21:00Z" w16du:dateUtc="2025-03-27T13:21:00Z">
            <w:rPr>
              <w:rFonts w:ascii="Arial MT" w:hAnsi="Arial MT" w:hint="eastAsia"/>
              <w:color w:val="344449"/>
              <w:spacing w:val="-10"/>
              <w:sz w:val="12"/>
            </w:rPr>
          </w:rPrChange>
        </w:rPr>
        <w:t>…</w:t>
      </w:r>
    </w:p>
    <w:p w14:paraId="25B31ADC" w14:textId="77777777" w:rsidR="001E3564" w:rsidRPr="002A7964" w:rsidRDefault="002F5345">
      <w:pPr>
        <w:spacing w:before="1"/>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3827" w:author="Vannieuwenhuyze Jorre" w:date="2025-03-27T14:21:00Z" w16du:dateUtc="2025-03-27T13:21:00Z">
            <w:rPr>
              <w:rFonts w:ascii="Times New Roman" w:hAnsi="Times New Roman"/>
              <w:i/>
              <w:color w:val="344449"/>
              <w:spacing w:val="13"/>
              <w:sz w:val="12"/>
            </w:rPr>
          </w:rPrChange>
        </w:rPr>
        <w:t xml:space="preserve"> </w:t>
      </w:r>
      <w:r w:rsidRPr="002A7964">
        <w:rPr>
          <w:rFonts w:ascii="Arial MT" w:hAnsi="Arial MT"/>
          <w:color w:val="344449"/>
          <w:sz w:val="12"/>
        </w:rPr>
        <w:t>Academische</w:t>
      </w:r>
      <w:r w:rsidRPr="001A436D">
        <w:rPr>
          <w:rFonts w:ascii="Arial MT" w:hAnsi="Arial MT"/>
          <w:color w:val="344449"/>
          <w:sz w:val="12"/>
          <w:rPrChange w:id="3828"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onderzoekers</w:t>
      </w:r>
      <w:r w:rsidRPr="001A436D">
        <w:rPr>
          <w:rFonts w:ascii="Arial MT" w:hAnsi="Arial MT"/>
          <w:color w:val="344449"/>
          <w:sz w:val="12"/>
          <w:rPrChange w:id="3829"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vragen</w:t>
      </w:r>
      <w:r w:rsidRPr="001A436D">
        <w:rPr>
          <w:rFonts w:ascii="Arial MT" w:hAnsi="Arial MT"/>
          <w:color w:val="344449"/>
          <w:sz w:val="12"/>
          <w:rPrChange w:id="3830" w:author="Vannieuwenhuyze Jorre" w:date="2025-03-27T14:21:00Z" w16du:dateUtc="2025-03-27T13:21:00Z">
            <w:rPr>
              <w:rFonts w:ascii="Arial MT" w:hAnsi="Arial MT"/>
              <w:color w:val="344449"/>
              <w:spacing w:val="-7"/>
              <w:sz w:val="12"/>
            </w:rPr>
          </w:rPrChange>
        </w:rPr>
        <w:t xml:space="preserve"> </w:t>
      </w:r>
      <w:r w:rsidRPr="002A7964">
        <w:rPr>
          <w:rFonts w:ascii="Arial MT" w:hAnsi="Arial MT"/>
          <w:color w:val="344449"/>
          <w:sz w:val="12"/>
        </w:rPr>
        <w:t>cijfers</w:t>
      </w:r>
      <w:r w:rsidRPr="001A436D">
        <w:rPr>
          <w:rFonts w:ascii="Arial MT" w:hAnsi="Arial MT"/>
          <w:color w:val="344449"/>
          <w:sz w:val="12"/>
          <w:rPrChange w:id="3831"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over</w:t>
      </w:r>
      <w:r w:rsidRPr="001A436D">
        <w:rPr>
          <w:rFonts w:ascii="Arial MT" w:hAnsi="Arial MT"/>
          <w:color w:val="344449"/>
          <w:sz w:val="12"/>
          <w:rPrChange w:id="3832"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het</w:t>
      </w:r>
      <w:r w:rsidRPr="001A436D">
        <w:rPr>
          <w:rFonts w:ascii="Arial MT" w:hAnsi="Arial MT"/>
          <w:color w:val="344449"/>
          <w:sz w:val="12"/>
          <w:rPrChange w:id="3833"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aantal</w:t>
      </w:r>
      <w:r w:rsidRPr="001A436D">
        <w:rPr>
          <w:rFonts w:ascii="Arial MT" w:hAnsi="Arial MT"/>
          <w:color w:val="344449"/>
          <w:sz w:val="12"/>
          <w:rPrChange w:id="3834"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inwoners</w:t>
      </w:r>
      <w:r w:rsidRPr="001A436D">
        <w:rPr>
          <w:rFonts w:ascii="Arial MT" w:hAnsi="Arial MT"/>
          <w:color w:val="344449"/>
          <w:sz w:val="12"/>
          <w:rPrChange w:id="3835"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in</w:t>
      </w:r>
      <w:r w:rsidRPr="001A436D">
        <w:rPr>
          <w:rFonts w:ascii="Arial MT" w:hAnsi="Arial MT"/>
          <w:color w:val="344449"/>
          <w:sz w:val="12"/>
          <w:rPrChange w:id="3836" w:author="Vannieuwenhuyze Jorre" w:date="2025-03-27T14:21:00Z" w16du:dateUtc="2025-03-27T13:21:00Z">
            <w:rPr>
              <w:rFonts w:ascii="Arial MT" w:hAnsi="Arial MT"/>
              <w:color w:val="344449"/>
              <w:spacing w:val="-7"/>
              <w:sz w:val="12"/>
            </w:rPr>
          </w:rPrChange>
        </w:rPr>
        <w:t xml:space="preserve"> </w:t>
      </w:r>
      <w:r w:rsidRPr="002A7964">
        <w:rPr>
          <w:rFonts w:ascii="Arial MT" w:hAnsi="Arial MT"/>
          <w:color w:val="344449"/>
          <w:sz w:val="12"/>
        </w:rPr>
        <w:t>gemeenten</w:t>
      </w:r>
      <w:r w:rsidRPr="001A436D">
        <w:rPr>
          <w:rFonts w:ascii="Arial MT" w:hAnsi="Arial MT"/>
          <w:color w:val="344449"/>
          <w:sz w:val="12"/>
          <w:rPrChange w:id="3837"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om</w:t>
      </w:r>
      <w:r w:rsidRPr="001A436D">
        <w:rPr>
          <w:rFonts w:ascii="Arial MT" w:hAnsi="Arial MT"/>
          <w:color w:val="344449"/>
          <w:sz w:val="12"/>
          <w:rPrChange w:id="3838"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onderzoek</w:t>
      </w:r>
      <w:r w:rsidRPr="001A436D">
        <w:rPr>
          <w:rFonts w:ascii="Arial MT" w:hAnsi="Arial MT"/>
          <w:color w:val="344449"/>
          <w:sz w:val="12"/>
          <w:rPrChange w:id="3839"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te</w:t>
      </w:r>
      <w:r w:rsidRPr="001A436D">
        <w:rPr>
          <w:rFonts w:ascii="Arial MT" w:hAnsi="Arial MT"/>
          <w:color w:val="344449"/>
          <w:sz w:val="12"/>
          <w:rPrChange w:id="3840"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voeren</w:t>
      </w:r>
      <w:r w:rsidRPr="001A436D">
        <w:rPr>
          <w:rFonts w:ascii="Arial MT" w:hAnsi="Arial MT"/>
          <w:color w:val="344449"/>
          <w:sz w:val="12"/>
          <w:rPrChange w:id="3841"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over</w:t>
      </w:r>
      <w:r w:rsidRPr="001A436D">
        <w:rPr>
          <w:rFonts w:ascii="Arial MT" w:hAnsi="Arial MT"/>
          <w:color w:val="344449"/>
          <w:sz w:val="12"/>
          <w:rPrChange w:id="3842" w:author="Vannieuwenhuyze Jorre" w:date="2025-03-27T14:21:00Z" w16du:dateUtc="2025-03-27T13:21:00Z">
            <w:rPr>
              <w:rFonts w:ascii="Arial MT" w:hAnsi="Arial MT"/>
              <w:color w:val="344449"/>
              <w:spacing w:val="-6"/>
              <w:sz w:val="12"/>
            </w:rPr>
          </w:rPrChange>
        </w:rPr>
        <w:t xml:space="preserve"> </w:t>
      </w:r>
      <w:r w:rsidRPr="001A436D">
        <w:rPr>
          <w:rFonts w:ascii="Arial MT" w:hAnsi="Arial MT" w:hint="eastAsia"/>
          <w:color w:val="344449"/>
          <w:sz w:val="12"/>
          <w:rPrChange w:id="3843" w:author="Vannieuwenhuyze Jorre" w:date="2025-03-27T14:21:00Z" w16du:dateUtc="2025-03-27T13:21:00Z">
            <w:rPr>
              <w:rFonts w:ascii="Arial MT" w:hAnsi="Arial MT" w:hint="eastAsia"/>
              <w:color w:val="344449"/>
              <w:spacing w:val="-10"/>
              <w:sz w:val="12"/>
            </w:rPr>
          </w:rPrChange>
        </w:rPr>
        <w:t>…</w:t>
      </w:r>
    </w:p>
    <w:p w14:paraId="25B31ADD" w14:textId="77777777" w:rsidR="001E3564" w:rsidRPr="002A7964" w:rsidRDefault="002F5345">
      <w:pPr>
        <w:spacing w:before="1" w:line="138" w:lineRule="exact"/>
        <w:ind w:left="1321"/>
        <w:rPr>
          <w:rFonts w:ascii="Arial MT" w:hAnsi="Arial MT"/>
          <w:sz w:val="12"/>
        </w:rPr>
      </w:pPr>
      <w:r w:rsidRPr="002A7964">
        <w:rPr>
          <w:rFonts w:ascii="Times New Roman" w:hAnsi="Times New Roman"/>
          <w:i/>
          <w:color w:val="344449"/>
          <w:w w:val="105"/>
          <w:sz w:val="12"/>
        </w:rPr>
        <w:t>→</w:t>
      </w:r>
      <w:r w:rsidRPr="001A436D">
        <w:rPr>
          <w:rFonts w:ascii="Times New Roman" w:hAnsi="Times New Roman"/>
          <w:i/>
          <w:color w:val="344449"/>
          <w:w w:val="105"/>
          <w:sz w:val="12"/>
          <w:rPrChange w:id="3844" w:author="Vannieuwenhuyze Jorre" w:date="2025-03-27T14:21:00Z" w16du:dateUtc="2025-03-27T13:21:00Z">
            <w:rPr>
              <w:rFonts w:ascii="Times New Roman" w:hAnsi="Times New Roman"/>
              <w:i/>
              <w:color w:val="344449"/>
              <w:spacing w:val="53"/>
              <w:w w:val="105"/>
              <w:sz w:val="12"/>
            </w:rPr>
          </w:rPrChange>
        </w:rPr>
        <w:t xml:space="preserve"> </w:t>
      </w:r>
      <w:r w:rsidRPr="001A436D">
        <w:rPr>
          <w:rFonts w:ascii="Arial MT" w:hAnsi="Arial MT" w:hint="eastAsia"/>
          <w:color w:val="344449"/>
          <w:w w:val="95"/>
          <w:sz w:val="12"/>
          <w:rPrChange w:id="3845" w:author="Vannieuwenhuyze Jorre" w:date="2025-03-27T14:21:00Z" w16du:dateUtc="2025-03-27T13:21:00Z">
            <w:rPr>
              <w:rFonts w:ascii="Arial MT" w:hAnsi="Arial MT" w:hint="eastAsia"/>
              <w:color w:val="344449"/>
              <w:spacing w:val="-10"/>
              <w:w w:val="95"/>
              <w:sz w:val="12"/>
            </w:rPr>
          </w:rPrChange>
        </w:rPr>
        <w:t>…</w:t>
      </w:r>
    </w:p>
    <w:p w14:paraId="25B31ADE" w14:textId="77777777" w:rsidR="001E3564" w:rsidRPr="002A7964" w:rsidRDefault="002F5345">
      <w:pPr>
        <w:spacing w:line="237" w:lineRule="auto"/>
        <w:ind w:left="1321" w:right="1131" w:hanging="213"/>
        <w:rPr>
          <w:rFonts w:ascii="Arial MT"/>
          <w:sz w:val="12"/>
        </w:rPr>
      </w:pPr>
      <w:r w:rsidRPr="002A7964">
        <w:rPr>
          <w:i/>
          <w:color w:val="70A2B8"/>
          <w:sz w:val="12"/>
        </w:rPr>
        <w:t>Operationele</w:t>
      </w:r>
      <w:r w:rsidRPr="001A436D">
        <w:rPr>
          <w:i/>
          <w:color w:val="70A2B8"/>
          <w:sz w:val="12"/>
          <w:rPrChange w:id="3846" w:author="Vannieuwenhuyze Jorre" w:date="2025-03-27T14:21:00Z" w16du:dateUtc="2025-03-27T13:21:00Z">
            <w:rPr>
              <w:i/>
              <w:color w:val="70A2B8"/>
              <w:spacing w:val="-7"/>
              <w:sz w:val="12"/>
            </w:rPr>
          </w:rPrChange>
        </w:rPr>
        <w:t xml:space="preserve"> </w:t>
      </w:r>
      <w:r w:rsidRPr="002A7964">
        <w:rPr>
          <w:i/>
          <w:color w:val="70A2B8"/>
          <w:sz w:val="12"/>
        </w:rPr>
        <w:t>definitie:</w:t>
      </w:r>
      <w:r w:rsidRPr="001A436D">
        <w:rPr>
          <w:i/>
          <w:color w:val="70A2B8"/>
          <w:sz w:val="12"/>
          <w:rPrChange w:id="3847" w:author="Vannieuwenhuyze Jorre" w:date="2025-03-27T14:21:00Z" w16du:dateUtc="2025-03-27T13:21:00Z">
            <w:rPr>
              <w:i/>
              <w:color w:val="70A2B8"/>
              <w:spacing w:val="11"/>
              <w:sz w:val="12"/>
            </w:rPr>
          </w:rPrChange>
        </w:rPr>
        <w:t xml:space="preserve"> </w:t>
      </w:r>
      <w:r w:rsidRPr="002A7964">
        <w:rPr>
          <w:rFonts w:ascii="Arial MT"/>
          <w:color w:val="344449"/>
          <w:sz w:val="12"/>
        </w:rPr>
        <w:t>Het</w:t>
      </w:r>
      <w:r w:rsidRPr="001A436D">
        <w:rPr>
          <w:rFonts w:ascii="Arial MT"/>
          <w:color w:val="344449"/>
          <w:sz w:val="12"/>
          <w:rPrChange w:id="3848"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aantal</w:t>
      </w:r>
      <w:r w:rsidRPr="001A436D">
        <w:rPr>
          <w:rFonts w:ascii="Arial MT"/>
          <w:color w:val="344449"/>
          <w:sz w:val="12"/>
          <w:rPrChange w:id="3849"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en</w:t>
      </w:r>
      <w:r w:rsidRPr="001A436D">
        <w:rPr>
          <w:rFonts w:ascii="Arial MT"/>
          <w:color w:val="344449"/>
          <w:sz w:val="12"/>
          <w:rPrChange w:id="3850"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het</w:t>
      </w:r>
      <w:r w:rsidRPr="001A436D">
        <w:rPr>
          <w:rFonts w:ascii="Arial MT"/>
          <w:color w:val="344449"/>
          <w:sz w:val="12"/>
          <w:rPrChange w:id="3851"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percentage</w:t>
      </w:r>
      <w:r w:rsidRPr="001A436D">
        <w:rPr>
          <w:rFonts w:ascii="Arial MT"/>
          <w:color w:val="344449"/>
          <w:sz w:val="12"/>
          <w:rPrChange w:id="3852"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mannen</w:t>
      </w:r>
      <w:r w:rsidRPr="001A436D">
        <w:rPr>
          <w:rFonts w:ascii="Arial MT"/>
          <w:color w:val="344449"/>
          <w:sz w:val="12"/>
          <w:rPrChange w:id="3853"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en</w:t>
      </w:r>
      <w:r w:rsidRPr="001A436D">
        <w:rPr>
          <w:rFonts w:ascii="Arial MT"/>
          <w:color w:val="344449"/>
          <w:sz w:val="12"/>
          <w:rPrChange w:id="3854"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vrouwen</w:t>
      </w:r>
      <w:r w:rsidRPr="001A436D">
        <w:rPr>
          <w:rFonts w:ascii="Arial MT"/>
          <w:color w:val="344449"/>
          <w:sz w:val="12"/>
          <w:rPrChange w:id="3855"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in</w:t>
      </w:r>
      <w:r w:rsidRPr="001A436D">
        <w:rPr>
          <w:rFonts w:ascii="Arial MT"/>
          <w:color w:val="344449"/>
          <w:sz w:val="12"/>
          <w:rPrChange w:id="3856"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de</w:t>
      </w:r>
      <w:r w:rsidRPr="001A436D">
        <w:rPr>
          <w:rFonts w:ascii="Arial MT"/>
          <w:color w:val="344449"/>
          <w:sz w:val="12"/>
          <w:rPrChange w:id="3857"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feitelijke</w:t>
      </w:r>
      <w:r w:rsidRPr="001A436D">
        <w:rPr>
          <w:rFonts w:ascii="Arial MT"/>
          <w:color w:val="344449"/>
          <w:sz w:val="12"/>
          <w:rPrChange w:id="3858"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bevolking</w:t>
      </w:r>
      <w:r w:rsidRPr="001A436D">
        <w:rPr>
          <w:rFonts w:ascii="Arial MT"/>
          <w:color w:val="344449"/>
          <w:sz w:val="12"/>
          <w:rPrChange w:id="3859"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(aantal</w:t>
      </w:r>
      <w:r w:rsidRPr="001A436D">
        <w:rPr>
          <w:rFonts w:ascii="Arial MT"/>
          <w:color w:val="344449"/>
          <w:sz w:val="12"/>
          <w:rPrChange w:id="3860"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geregistreerde</w:t>
      </w:r>
      <w:r w:rsidRPr="001A436D">
        <w:rPr>
          <w:rFonts w:ascii="Arial MT"/>
          <w:color w:val="344449"/>
          <w:sz w:val="12"/>
          <w:rPrChange w:id="3861"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inwoners</w:t>
      </w:r>
      <w:r w:rsidRPr="001A436D">
        <w:rPr>
          <w:rFonts w:ascii="Arial MT"/>
          <w:color w:val="344449"/>
          <w:sz w:val="12"/>
          <w:rPrChange w:id="3862"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in</w:t>
      </w:r>
      <w:r w:rsidRPr="001A436D">
        <w:rPr>
          <w:rFonts w:ascii="Arial MT"/>
          <w:color w:val="344449"/>
          <w:sz w:val="12"/>
          <w:rPrChange w:id="3863" w:author="Vannieuwenhuyze Jorre" w:date="2025-03-27T14:21:00Z" w16du:dateUtc="2025-03-27T13:21:00Z">
            <w:rPr>
              <w:rFonts w:ascii="Arial MT"/>
              <w:color w:val="344449"/>
              <w:spacing w:val="-2"/>
              <w:sz w:val="12"/>
            </w:rPr>
          </w:rPrChange>
        </w:rPr>
        <w:t xml:space="preserve"> </w:t>
      </w:r>
      <w:r w:rsidRPr="002A7964">
        <w:rPr>
          <w:rFonts w:ascii="Arial MT"/>
          <w:color w:val="344449"/>
          <w:sz w:val="12"/>
        </w:rPr>
        <w:t>het</w:t>
      </w:r>
      <w:r w:rsidRPr="001A436D">
        <w:rPr>
          <w:rFonts w:ascii="Arial MT"/>
          <w:color w:val="344449"/>
          <w:sz w:val="12"/>
          <w:rPrChange w:id="3864" w:author="Vannieuwenhuyze Jorre" w:date="2025-03-27T14:21:00Z" w16du:dateUtc="2025-03-27T13:21:00Z">
            <w:rPr>
              <w:rFonts w:ascii="Arial MT"/>
              <w:color w:val="344449"/>
              <w:spacing w:val="40"/>
              <w:sz w:val="12"/>
            </w:rPr>
          </w:rPrChange>
        </w:rPr>
        <w:t xml:space="preserve"> </w:t>
      </w:r>
      <w:r w:rsidRPr="002A7964">
        <w:rPr>
          <w:rFonts w:ascii="Arial MT"/>
          <w:color w:val="344449"/>
          <w:sz w:val="12"/>
        </w:rPr>
        <w:t>Rijksregister inclusief personen in het wachtregister en ambassadeurs) op 1 januari van elk kalenderjaar vanaf 2005 per Vlaamse</w:t>
      </w:r>
      <w:r w:rsidRPr="001A436D">
        <w:rPr>
          <w:rFonts w:ascii="Arial MT"/>
          <w:color w:val="344449"/>
          <w:sz w:val="12"/>
          <w:rPrChange w:id="3865" w:author="Vannieuwenhuyze Jorre" w:date="2025-03-27T14:21:00Z" w16du:dateUtc="2025-03-27T13:21:00Z">
            <w:rPr>
              <w:rFonts w:ascii="Arial MT"/>
              <w:color w:val="344449"/>
              <w:spacing w:val="40"/>
              <w:sz w:val="12"/>
            </w:rPr>
          </w:rPrChange>
        </w:rPr>
        <w:t xml:space="preserve"> </w:t>
      </w:r>
      <w:r w:rsidRPr="002A7964">
        <w:rPr>
          <w:rFonts w:ascii="Arial MT"/>
          <w:color w:val="344449"/>
          <w:sz w:val="12"/>
        </w:rPr>
        <w:t xml:space="preserve">gemeente volgens de NIS-code-indeling in 2019 </w:t>
      </w:r>
      <w:r w:rsidRPr="002A7964">
        <w:rPr>
          <w:rFonts w:ascii="Arial MT"/>
          <w:color w:val="344449"/>
          <w:w w:val="110"/>
          <w:sz w:val="12"/>
        </w:rPr>
        <w:t xml:space="preserve">= </w:t>
      </w:r>
      <w:r w:rsidRPr="002A7964">
        <w:rPr>
          <w:rFonts w:ascii="Arial MT"/>
          <w:color w:val="344449"/>
          <w:sz w:val="12"/>
        </w:rPr>
        <w:t>600 cijfers per jaar.</w:t>
      </w:r>
    </w:p>
    <w:p w14:paraId="25B31ADF" w14:textId="77777777" w:rsidR="001E3564" w:rsidRPr="002A7964" w:rsidRDefault="002F5345">
      <w:pPr>
        <w:spacing w:line="142" w:lineRule="exact"/>
        <w:ind w:left="1108"/>
        <w:rPr>
          <w:rFonts w:ascii="Arial MT"/>
          <w:sz w:val="12"/>
        </w:rPr>
      </w:pPr>
      <w:r w:rsidRPr="002A7964">
        <w:rPr>
          <w:i/>
          <w:color w:val="70A2B8"/>
          <w:sz w:val="12"/>
        </w:rPr>
        <w:t>Kwaliteit:</w:t>
      </w:r>
      <w:r w:rsidRPr="001A436D">
        <w:rPr>
          <w:i/>
          <w:color w:val="70A2B8"/>
          <w:sz w:val="12"/>
          <w:rPrChange w:id="3866" w:author="Vannieuwenhuyze Jorre" w:date="2025-03-27T14:21:00Z" w16du:dateUtc="2025-03-27T13:21:00Z">
            <w:rPr>
              <w:i/>
              <w:color w:val="70A2B8"/>
              <w:spacing w:val="10"/>
              <w:sz w:val="12"/>
            </w:rPr>
          </w:rPrChange>
        </w:rPr>
        <w:t xml:space="preserve"> </w:t>
      </w:r>
      <w:r w:rsidRPr="002A7964">
        <w:rPr>
          <w:rFonts w:ascii="Arial MT"/>
          <w:color w:val="344449"/>
          <w:sz w:val="12"/>
        </w:rPr>
        <w:t>De</w:t>
      </w:r>
      <w:r w:rsidRPr="001A436D">
        <w:rPr>
          <w:rFonts w:ascii="Arial MT"/>
          <w:color w:val="344449"/>
          <w:sz w:val="12"/>
          <w:rPrChange w:id="3867"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gebruikers</w:t>
      </w:r>
      <w:r w:rsidRPr="001A436D">
        <w:rPr>
          <w:rFonts w:ascii="Arial MT"/>
          <w:color w:val="344449"/>
          <w:sz w:val="12"/>
          <w:rPrChange w:id="3868"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hebben</w:t>
      </w:r>
      <w:r w:rsidRPr="001A436D">
        <w:rPr>
          <w:rFonts w:ascii="Arial MT"/>
          <w:color w:val="344449"/>
          <w:sz w:val="12"/>
          <w:rPrChange w:id="3869"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eerder</w:t>
      </w:r>
      <w:r w:rsidRPr="001A436D">
        <w:rPr>
          <w:rFonts w:ascii="Arial MT"/>
          <w:color w:val="344449"/>
          <w:sz w:val="12"/>
          <w:rPrChange w:id="3870" w:author="Vannieuwenhuyze Jorre" w:date="2025-03-27T14:21:00Z" w16du:dateUtc="2025-03-27T13:21:00Z">
            <w:rPr>
              <w:rFonts w:ascii="Arial MT"/>
              <w:color w:val="344449"/>
              <w:spacing w:val="-3"/>
              <w:sz w:val="12"/>
            </w:rPr>
          </w:rPrChange>
        </w:rPr>
        <w:t xml:space="preserve"> </w:t>
      </w:r>
      <w:r w:rsidRPr="002A7964">
        <w:rPr>
          <w:rFonts w:ascii="Arial MT"/>
          <w:color w:val="344449"/>
          <w:sz w:val="12"/>
        </w:rPr>
        <w:t>nood</w:t>
      </w:r>
      <w:r w:rsidRPr="001A436D">
        <w:rPr>
          <w:rFonts w:ascii="Arial MT"/>
          <w:color w:val="344449"/>
          <w:sz w:val="12"/>
          <w:rPrChange w:id="3871"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aan</w:t>
      </w:r>
      <w:r w:rsidRPr="001A436D">
        <w:rPr>
          <w:rFonts w:ascii="Arial MT"/>
          <w:color w:val="344449"/>
          <w:sz w:val="12"/>
          <w:rPrChange w:id="3872"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de</w:t>
      </w:r>
      <w:r w:rsidRPr="001A436D">
        <w:rPr>
          <w:rFonts w:ascii="Arial MT"/>
          <w:color w:val="344449"/>
          <w:sz w:val="12"/>
          <w:rPrChange w:id="3873"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grootte</w:t>
      </w:r>
      <w:r w:rsidRPr="001A436D">
        <w:rPr>
          <w:rFonts w:ascii="Arial MT"/>
          <w:color w:val="344449"/>
          <w:sz w:val="12"/>
          <w:rPrChange w:id="3874" w:author="Vannieuwenhuyze Jorre" w:date="2025-03-27T14:21:00Z" w16du:dateUtc="2025-03-27T13:21:00Z">
            <w:rPr>
              <w:rFonts w:ascii="Arial MT"/>
              <w:color w:val="344449"/>
              <w:spacing w:val="-3"/>
              <w:sz w:val="12"/>
            </w:rPr>
          </w:rPrChange>
        </w:rPr>
        <w:t xml:space="preserve"> </w:t>
      </w:r>
      <w:r w:rsidRPr="002A7964">
        <w:rPr>
          <w:rFonts w:ascii="Arial MT"/>
          <w:color w:val="344449"/>
          <w:sz w:val="12"/>
        </w:rPr>
        <w:t>van</w:t>
      </w:r>
      <w:r w:rsidRPr="001A436D">
        <w:rPr>
          <w:rFonts w:ascii="Arial MT"/>
          <w:color w:val="344449"/>
          <w:sz w:val="12"/>
          <w:rPrChange w:id="3875"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de</w:t>
      </w:r>
      <w:r w:rsidRPr="001A436D">
        <w:rPr>
          <w:rFonts w:ascii="Arial MT"/>
          <w:color w:val="344449"/>
          <w:sz w:val="12"/>
          <w:rPrChange w:id="3876"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verblijvende</w:t>
      </w:r>
      <w:r w:rsidRPr="001A436D">
        <w:rPr>
          <w:rFonts w:ascii="Arial MT"/>
          <w:color w:val="344449"/>
          <w:sz w:val="12"/>
          <w:rPrChange w:id="3877"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bevolking</w:t>
      </w:r>
      <w:r w:rsidRPr="001A436D">
        <w:rPr>
          <w:rFonts w:ascii="Arial MT"/>
          <w:color w:val="344449"/>
          <w:sz w:val="12"/>
          <w:rPrChange w:id="3878"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in</w:t>
      </w:r>
      <w:r w:rsidRPr="001A436D">
        <w:rPr>
          <w:rFonts w:ascii="Arial MT"/>
          <w:color w:val="344449"/>
          <w:sz w:val="12"/>
          <w:rPrChange w:id="3879" w:author="Vannieuwenhuyze Jorre" w:date="2025-03-27T14:21:00Z" w16du:dateUtc="2025-03-27T13:21:00Z">
            <w:rPr>
              <w:rFonts w:ascii="Arial MT"/>
              <w:color w:val="344449"/>
              <w:spacing w:val="-3"/>
              <w:sz w:val="12"/>
            </w:rPr>
          </w:rPrChange>
        </w:rPr>
        <w:t xml:space="preserve"> </w:t>
      </w:r>
      <w:r w:rsidRPr="002A7964">
        <w:rPr>
          <w:rFonts w:ascii="Arial MT"/>
          <w:color w:val="344449"/>
          <w:sz w:val="12"/>
        </w:rPr>
        <w:t>plaats</w:t>
      </w:r>
      <w:r w:rsidRPr="001A436D">
        <w:rPr>
          <w:rFonts w:ascii="Arial MT"/>
          <w:color w:val="344449"/>
          <w:sz w:val="12"/>
          <w:rPrChange w:id="3880"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van</w:t>
      </w:r>
      <w:r w:rsidRPr="001A436D">
        <w:rPr>
          <w:rFonts w:ascii="Arial MT"/>
          <w:color w:val="344449"/>
          <w:sz w:val="12"/>
          <w:rPrChange w:id="3881"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de</w:t>
      </w:r>
      <w:r w:rsidRPr="001A436D">
        <w:rPr>
          <w:rFonts w:ascii="Arial MT"/>
          <w:color w:val="344449"/>
          <w:sz w:val="12"/>
          <w:rPrChange w:id="3882" w:author="Vannieuwenhuyze Jorre" w:date="2025-03-27T14:21:00Z" w16du:dateUtc="2025-03-27T13:21:00Z">
            <w:rPr>
              <w:rFonts w:ascii="Arial MT"/>
              <w:color w:val="344449"/>
              <w:spacing w:val="-4"/>
              <w:sz w:val="12"/>
            </w:rPr>
          </w:rPrChange>
        </w:rPr>
        <w:t xml:space="preserve"> </w:t>
      </w:r>
      <w:r w:rsidRPr="002A7964">
        <w:rPr>
          <w:rFonts w:ascii="Arial MT"/>
          <w:color w:val="344449"/>
          <w:sz w:val="12"/>
        </w:rPr>
        <w:t>feitelijke</w:t>
      </w:r>
      <w:r w:rsidRPr="001A436D">
        <w:rPr>
          <w:rFonts w:ascii="Arial MT"/>
          <w:color w:val="344449"/>
          <w:sz w:val="12"/>
          <w:rPrChange w:id="3883" w:author="Vannieuwenhuyze Jorre" w:date="2025-03-27T14:21:00Z" w16du:dateUtc="2025-03-27T13:21:00Z">
            <w:rPr>
              <w:rFonts w:ascii="Arial MT"/>
              <w:color w:val="344449"/>
              <w:spacing w:val="-3"/>
              <w:sz w:val="12"/>
            </w:rPr>
          </w:rPrChange>
        </w:rPr>
        <w:t xml:space="preserve"> </w:t>
      </w:r>
      <w:r w:rsidRPr="001A436D">
        <w:rPr>
          <w:rFonts w:ascii="Arial MT"/>
          <w:color w:val="344449"/>
          <w:sz w:val="12"/>
          <w:rPrChange w:id="3884" w:author="Vannieuwenhuyze Jorre" w:date="2025-03-27T14:21:00Z" w16du:dateUtc="2025-03-27T13:21:00Z">
            <w:rPr>
              <w:rFonts w:ascii="Arial MT"/>
              <w:color w:val="344449"/>
              <w:spacing w:val="-2"/>
              <w:sz w:val="12"/>
            </w:rPr>
          </w:rPrChange>
        </w:rPr>
        <w:t>bevolking.</w:t>
      </w:r>
    </w:p>
    <w:p w14:paraId="25B31AE0" w14:textId="77777777" w:rsidR="001E3564" w:rsidRPr="002A7964" w:rsidRDefault="002F5345">
      <w:pPr>
        <w:spacing w:line="143" w:lineRule="exact"/>
        <w:ind w:left="1108"/>
        <w:rPr>
          <w:rFonts w:ascii="Arial MT"/>
          <w:sz w:val="12"/>
        </w:rPr>
      </w:pPr>
      <w:r w:rsidRPr="001A436D">
        <w:rPr>
          <w:i/>
          <w:color w:val="70A2B8"/>
          <w:sz w:val="12"/>
          <w:rPrChange w:id="3885" w:author="Vannieuwenhuyze Jorre" w:date="2025-03-27T14:21:00Z" w16du:dateUtc="2025-03-27T13:21:00Z">
            <w:rPr>
              <w:i/>
              <w:color w:val="70A2B8"/>
              <w:spacing w:val="-2"/>
              <w:sz w:val="12"/>
            </w:rPr>
          </w:rPrChange>
        </w:rPr>
        <w:t>Nota:</w:t>
      </w:r>
      <w:r w:rsidRPr="001A436D">
        <w:rPr>
          <w:i/>
          <w:color w:val="70A2B8"/>
          <w:sz w:val="12"/>
          <w:rPrChange w:id="3886" w:author="Vannieuwenhuyze Jorre" w:date="2025-03-27T14:21:00Z" w16du:dateUtc="2025-03-27T13:21:00Z">
            <w:rPr>
              <w:i/>
              <w:color w:val="70A2B8"/>
              <w:spacing w:val="15"/>
              <w:sz w:val="12"/>
            </w:rPr>
          </w:rPrChange>
        </w:rPr>
        <w:t xml:space="preserve"> </w:t>
      </w:r>
      <w:r w:rsidRPr="001A436D">
        <w:rPr>
          <w:rFonts w:ascii="Arial MT"/>
          <w:color w:val="344449"/>
          <w:sz w:val="12"/>
          <w:rPrChange w:id="3887" w:author="Vannieuwenhuyze Jorre" w:date="2025-03-27T14:21:00Z" w16du:dateUtc="2025-03-27T13:21:00Z">
            <w:rPr>
              <w:rFonts w:ascii="Arial MT"/>
              <w:color w:val="344449"/>
              <w:spacing w:val="-2"/>
              <w:sz w:val="12"/>
            </w:rPr>
          </w:rPrChange>
        </w:rPr>
        <w:t>Stopgezet</w:t>
      </w:r>
      <w:r w:rsidRPr="002A7964">
        <w:rPr>
          <w:rFonts w:ascii="Arial MT"/>
          <w:color w:val="344449"/>
          <w:sz w:val="12"/>
        </w:rPr>
        <w:t xml:space="preserve"> </w:t>
      </w:r>
      <w:r w:rsidRPr="001A436D">
        <w:rPr>
          <w:rFonts w:ascii="Arial MT"/>
          <w:color w:val="344449"/>
          <w:sz w:val="12"/>
          <w:rPrChange w:id="3888" w:author="Vannieuwenhuyze Jorre" w:date="2025-03-27T14:21:00Z" w16du:dateUtc="2025-03-27T13:21:00Z">
            <w:rPr>
              <w:rFonts w:ascii="Arial MT"/>
              <w:color w:val="344449"/>
              <w:spacing w:val="-2"/>
              <w:sz w:val="12"/>
            </w:rPr>
          </w:rPrChange>
        </w:rPr>
        <w:t>in</w:t>
      </w:r>
      <w:r w:rsidRPr="002A7964">
        <w:rPr>
          <w:rFonts w:ascii="Arial MT"/>
          <w:color w:val="344449"/>
          <w:sz w:val="12"/>
        </w:rPr>
        <w:t xml:space="preserve"> </w:t>
      </w:r>
      <w:r w:rsidRPr="001A436D">
        <w:rPr>
          <w:rFonts w:ascii="Arial MT"/>
          <w:color w:val="344449"/>
          <w:sz w:val="12"/>
          <w:rPrChange w:id="3889" w:author="Vannieuwenhuyze Jorre" w:date="2025-03-27T14:21:00Z" w16du:dateUtc="2025-03-27T13:21:00Z">
            <w:rPr>
              <w:rFonts w:ascii="Arial MT"/>
              <w:color w:val="344449"/>
              <w:spacing w:val="-2"/>
              <w:sz w:val="12"/>
            </w:rPr>
          </w:rPrChange>
        </w:rPr>
        <w:t>2022,</w:t>
      </w:r>
      <w:r w:rsidRPr="002A7964">
        <w:rPr>
          <w:rFonts w:ascii="Arial MT"/>
          <w:color w:val="344449"/>
          <w:sz w:val="12"/>
        </w:rPr>
        <w:t xml:space="preserve"> </w:t>
      </w:r>
      <w:r w:rsidRPr="001A436D">
        <w:rPr>
          <w:rFonts w:ascii="Arial MT"/>
          <w:color w:val="344449"/>
          <w:sz w:val="12"/>
          <w:rPrChange w:id="3890" w:author="Vannieuwenhuyze Jorre" w:date="2025-03-27T14:21:00Z" w16du:dateUtc="2025-03-27T13:21:00Z">
            <w:rPr>
              <w:rFonts w:ascii="Arial MT"/>
              <w:color w:val="344449"/>
              <w:spacing w:val="-2"/>
              <w:sz w:val="12"/>
            </w:rPr>
          </w:rPrChange>
        </w:rPr>
        <w:t>wegens</w:t>
      </w:r>
      <w:r w:rsidRPr="001A436D">
        <w:rPr>
          <w:rFonts w:ascii="Arial MT"/>
          <w:color w:val="344449"/>
          <w:sz w:val="12"/>
          <w:rPrChange w:id="3891" w:author="Vannieuwenhuyze Jorre" w:date="2025-03-27T14:21:00Z" w16du:dateUtc="2025-03-27T13:21:00Z">
            <w:rPr>
              <w:rFonts w:ascii="Arial MT"/>
              <w:color w:val="344449"/>
              <w:spacing w:val="1"/>
              <w:sz w:val="12"/>
            </w:rPr>
          </w:rPrChange>
        </w:rPr>
        <w:t xml:space="preserve"> </w:t>
      </w:r>
      <w:r w:rsidRPr="001A436D">
        <w:rPr>
          <w:rFonts w:ascii="Arial MT"/>
          <w:color w:val="344449"/>
          <w:sz w:val="12"/>
          <w:rPrChange w:id="3892" w:author="Vannieuwenhuyze Jorre" w:date="2025-03-27T14:21:00Z" w16du:dateUtc="2025-03-27T13:21:00Z">
            <w:rPr>
              <w:rFonts w:ascii="Arial MT"/>
              <w:color w:val="344449"/>
              <w:spacing w:val="-2"/>
              <w:sz w:val="12"/>
            </w:rPr>
          </w:rPrChange>
        </w:rPr>
        <w:t>aanpassing</w:t>
      </w:r>
      <w:r w:rsidRPr="002A7964">
        <w:rPr>
          <w:rFonts w:ascii="Arial MT"/>
          <w:color w:val="344449"/>
          <w:sz w:val="12"/>
        </w:rPr>
        <w:t xml:space="preserve"> </w:t>
      </w:r>
      <w:r w:rsidRPr="001A436D">
        <w:rPr>
          <w:rFonts w:ascii="Arial MT"/>
          <w:color w:val="344449"/>
          <w:sz w:val="12"/>
          <w:rPrChange w:id="3893" w:author="Vannieuwenhuyze Jorre" w:date="2025-03-27T14:21:00Z" w16du:dateUtc="2025-03-27T13:21:00Z">
            <w:rPr>
              <w:rFonts w:ascii="Arial MT"/>
              <w:color w:val="344449"/>
              <w:spacing w:val="-2"/>
              <w:sz w:val="12"/>
            </w:rPr>
          </w:rPrChange>
        </w:rPr>
        <w:t>definitie.</w:t>
      </w:r>
    </w:p>
    <w:p w14:paraId="25B31AE1" w14:textId="77777777" w:rsidR="001E3564" w:rsidRPr="002A7964" w:rsidRDefault="001E3564">
      <w:pPr>
        <w:pStyle w:val="BodyText"/>
        <w:rPr>
          <w:rFonts w:ascii="Arial MT"/>
          <w:sz w:val="12"/>
        </w:rPr>
      </w:pPr>
    </w:p>
    <w:p w14:paraId="25B31AE2" w14:textId="77777777" w:rsidR="001E3564" w:rsidRPr="002A7964" w:rsidRDefault="001E3564">
      <w:pPr>
        <w:pStyle w:val="BodyText"/>
        <w:spacing w:before="56"/>
        <w:rPr>
          <w:rFonts w:ascii="Arial MT"/>
          <w:sz w:val="12"/>
        </w:rPr>
      </w:pPr>
    </w:p>
    <w:p w14:paraId="25B31AE3" w14:textId="77777777" w:rsidR="001E3564" w:rsidRPr="002A7964" w:rsidRDefault="002F5345">
      <w:pPr>
        <w:ind w:left="896"/>
        <w:rPr>
          <w:b/>
          <w:sz w:val="12"/>
        </w:rPr>
      </w:pPr>
      <w:r w:rsidRPr="001A436D">
        <w:rPr>
          <w:b/>
          <w:color w:val="4A6C79"/>
          <w:sz w:val="12"/>
          <w:rPrChange w:id="3894" w:author="Vannieuwenhuyze Jorre" w:date="2025-03-27T14:21:00Z" w16du:dateUtc="2025-03-27T13:21:00Z">
            <w:rPr>
              <w:b/>
              <w:color w:val="4A6C79"/>
              <w:spacing w:val="-2"/>
              <w:sz w:val="12"/>
            </w:rPr>
          </w:rPrChange>
        </w:rPr>
        <w:t>Aantal</w:t>
      </w:r>
      <w:r w:rsidRPr="001A436D">
        <w:rPr>
          <w:b/>
          <w:color w:val="4A6C79"/>
          <w:sz w:val="12"/>
          <w:rPrChange w:id="3895" w:author="Vannieuwenhuyze Jorre" w:date="2025-03-27T14:21:00Z" w16du:dateUtc="2025-03-27T13:21:00Z">
            <w:rPr>
              <w:b/>
              <w:color w:val="4A6C79"/>
              <w:spacing w:val="3"/>
              <w:sz w:val="12"/>
            </w:rPr>
          </w:rPrChange>
        </w:rPr>
        <w:t xml:space="preserve"> </w:t>
      </w:r>
      <w:r w:rsidRPr="001A436D">
        <w:rPr>
          <w:b/>
          <w:color w:val="4A6C79"/>
          <w:sz w:val="12"/>
          <w:rPrChange w:id="3896" w:author="Vannieuwenhuyze Jorre" w:date="2025-03-27T14:21:00Z" w16du:dateUtc="2025-03-27T13:21:00Z">
            <w:rPr>
              <w:b/>
              <w:color w:val="4A6C79"/>
              <w:spacing w:val="-2"/>
              <w:sz w:val="12"/>
            </w:rPr>
          </w:rPrChange>
        </w:rPr>
        <w:t>mannen</w:t>
      </w:r>
      <w:r w:rsidRPr="001A436D">
        <w:rPr>
          <w:b/>
          <w:color w:val="4A6C79"/>
          <w:sz w:val="12"/>
          <w:rPrChange w:id="3897" w:author="Vannieuwenhuyze Jorre" w:date="2025-03-27T14:21:00Z" w16du:dateUtc="2025-03-27T13:21:00Z">
            <w:rPr>
              <w:b/>
              <w:color w:val="4A6C79"/>
              <w:spacing w:val="4"/>
              <w:sz w:val="12"/>
            </w:rPr>
          </w:rPrChange>
        </w:rPr>
        <w:t xml:space="preserve"> </w:t>
      </w:r>
      <w:r w:rsidRPr="001A436D">
        <w:rPr>
          <w:b/>
          <w:color w:val="4A6C79"/>
          <w:sz w:val="12"/>
          <w:rPrChange w:id="3898" w:author="Vannieuwenhuyze Jorre" w:date="2025-03-27T14:21:00Z" w16du:dateUtc="2025-03-27T13:21:00Z">
            <w:rPr>
              <w:b/>
              <w:color w:val="4A6C79"/>
              <w:spacing w:val="-2"/>
              <w:sz w:val="12"/>
            </w:rPr>
          </w:rPrChange>
        </w:rPr>
        <w:t>en</w:t>
      </w:r>
      <w:r w:rsidRPr="001A436D">
        <w:rPr>
          <w:b/>
          <w:color w:val="4A6C79"/>
          <w:sz w:val="12"/>
          <w:rPrChange w:id="3899" w:author="Vannieuwenhuyze Jorre" w:date="2025-03-27T14:21:00Z" w16du:dateUtc="2025-03-27T13:21:00Z">
            <w:rPr>
              <w:b/>
              <w:color w:val="4A6C79"/>
              <w:spacing w:val="4"/>
              <w:sz w:val="12"/>
            </w:rPr>
          </w:rPrChange>
        </w:rPr>
        <w:t xml:space="preserve"> </w:t>
      </w:r>
      <w:r w:rsidRPr="001A436D">
        <w:rPr>
          <w:b/>
          <w:color w:val="4A6C79"/>
          <w:sz w:val="12"/>
          <w:rPrChange w:id="3900" w:author="Vannieuwenhuyze Jorre" w:date="2025-03-27T14:21:00Z" w16du:dateUtc="2025-03-27T13:21:00Z">
            <w:rPr>
              <w:b/>
              <w:color w:val="4A6C79"/>
              <w:spacing w:val="-2"/>
              <w:sz w:val="12"/>
            </w:rPr>
          </w:rPrChange>
        </w:rPr>
        <w:t>vrouwen,</w:t>
      </w:r>
      <w:r w:rsidRPr="001A436D">
        <w:rPr>
          <w:b/>
          <w:color w:val="4A6C79"/>
          <w:sz w:val="12"/>
          <w:rPrChange w:id="3901" w:author="Vannieuwenhuyze Jorre" w:date="2025-03-27T14:21:00Z" w16du:dateUtc="2025-03-27T13:21:00Z">
            <w:rPr>
              <w:b/>
              <w:color w:val="4A6C79"/>
              <w:spacing w:val="3"/>
              <w:sz w:val="12"/>
            </w:rPr>
          </w:rPrChange>
        </w:rPr>
        <w:t xml:space="preserve"> </w:t>
      </w:r>
      <w:r w:rsidRPr="001A436D">
        <w:rPr>
          <w:b/>
          <w:color w:val="4A6C79"/>
          <w:sz w:val="12"/>
          <w:rPrChange w:id="3902" w:author="Vannieuwenhuyze Jorre" w:date="2025-03-27T14:21:00Z" w16du:dateUtc="2025-03-27T13:21:00Z">
            <w:rPr>
              <w:b/>
              <w:color w:val="4A6C79"/>
              <w:spacing w:val="-2"/>
              <w:sz w:val="12"/>
            </w:rPr>
          </w:rPrChange>
        </w:rPr>
        <w:t>versie</w:t>
      </w:r>
      <w:r w:rsidRPr="001A436D">
        <w:rPr>
          <w:b/>
          <w:color w:val="4A6C79"/>
          <w:sz w:val="12"/>
          <w:rPrChange w:id="3903" w:author="Vannieuwenhuyze Jorre" w:date="2025-03-27T14:21:00Z" w16du:dateUtc="2025-03-27T13:21:00Z">
            <w:rPr>
              <w:b/>
              <w:color w:val="4A6C79"/>
              <w:spacing w:val="4"/>
              <w:sz w:val="12"/>
            </w:rPr>
          </w:rPrChange>
        </w:rPr>
        <w:t xml:space="preserve"> </w:t>
      </w:r>
      <w:r w:rsidRPr="001A436D">
        <w:rPr>
          <w:b/>
          <w:color w:val="4A6C79"/>
          <w:sz w:val="12"/>
          <w:rPrChange w:id="3904" w:author="Vannieuwenhuyze Jorre" w:date="2025-03-27T14:21:00Z" w16du:dateUtc="2025-03-27T13:21:00Z">
            <w:rPr>
              <w:b/>
              <w:color w:val="4A6C79"/>
              <w:spacing w:val="-10"/>
              <w:sz w:val="12"/>
            </w:rPr>
          </w:rPrChange>
        </w:rPr>
        <w:t>2</w:t>
      </w:r>
    </w:p>
    <w:p w14:paraId="25B31AE4" w14:textId="77777777" w:rsidR="001E3564" w:rsidRPr="002A7964" w:rsidRDefault="002F5345">
      <w:pPr>
        <w:spacing w:before="53" w:line="144" w:lineRule="exact"/>
        <w:ind w:left="1108"/>
        <w:rPr>
          <w:i/>
          <w:sz w:val="12"/>
        </w:rPr>
      </w:pPr>
      <w:r w:rsidRPr="001A436D">
        <w:rPr>
          <w:i/>
          <w:color w:val="70A2B8"/>
          <w:sz w:val="12"/>
          <w:rPrChange w:id="3905" w:author="Vannieuwenhuyze Jorre" w:date="2025-03-27T14:21:00Z" w16du:dateUtc="2025-03-27T13:21:00Z">
            <w:rPr>
              <w:i/>
              <w:color w:val="70A2B8"/>
              <w:spacing w:val="-2"/>
              <w:sz w:val="12"/>
            </w:rPr>
          </w:rPrChange>
        </w:rPr>
        <w:t>gebruikersvoorwaarden:</w:t>
      </w:r>
    </w:p>
    <w:p w14:paraId="25B31AE5" w14:textId="77777777" w:rsidR="001E3564" w:rsidRPr="002A7964" w:rsidRDefault="002F5345">
      <w:pPr>
        <w:spacing w:line="136" w:lineRule="exact"/>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3906" w:author="Vannieuwenhuyze Jorre" w:date="2025-03-27T14:21:00Z" w16du:dateUtc="2025-03-27T13:21:00Z">
            <w:rPr>
              <w:rFonts w:ascii="Times New Roman" w:hAnsi="Times New Roman"/>
              <w:i/>
              <w:color w:val="344449"/>
              <w:spacing w:val="23"/>
              <w:sz w:val="12"/>
            </w:rPr>
          </w:rPrChange>
        </w:rPr>
        <w:t xml:space="preserve"> </w:t>
      </w:r>
      <w:r w:rsidRPr="002A7964">
        <w:rPr>
          <w:rFonts w:ascii="Arial MT" w:hAnsi="Arial MT"/>
          <w:color w:val="344449"/>
          <w:sz w:val="12"/>
        </w:rPr>
        <w:t>Decreet XX.XX</w:t>
      </w:r>
      <w:r w:rsidRPr="001A436D">
        <w:rPr>
          <w:rFonts w:ascii="Arial MT" w:hAnsi="Arial MT"/>
          <w:color w:val="344449"/>
          <w:sz w:val="12"/>
          <w:rPrChange w:id="3907"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verwijst naar het</w:t>
      </w:r>
      <w:r w:rsidRPr="001A436D">
        <w:rPr>
          <w:rFonts w:ascii="Arial MT" w:hAnsi="Arial MT"/>
          <w:color w:val="344449"/>
          <w:sz w:val="12"/>
          <w:rPrChange w:id="3908"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aantal inwoners in Vlaamse</w:t>
      </w:r>
      <w:r w:rsidRPr="001A436D">
        <w:rPr>
          <w:rFonts w:ascii="Arial MT" w:hAnsi="Arial MT"/>
          <w:color w:val="344449"/>
          <w:sz w:val="12"/>
          <w:rPrChange w:id="3909"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gemeenten om beleid te</w:t>
      </w:r>
      <w:r w:rsidRPr="001A436D">
        <w:rPr>
          <w:rFonts w:ascii="Arial MT" w:hAnsi="Arial MT"/>
          <w:color w:val="344449"/>
          <w:sz w:val="12"/>
          <w:rPrChange w:id="3910"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 xml:space="preserve">voeren over </w:t>
      </w:r>
      <w:r w:rsidRPr="001A436D">
        <w:rPr>
          <w:rFonts w:ascii="Arial MT" w:hAnsi="Arial MT" w:hint="eastAsia"/>
          <w:color w:val="344449"/>
          <w:sz w:val="12"/>
          <w:rPrChange w:id="3911" w:author="Vannieuwenhuyze Jorre" w:date="2025-03-27T14:21:00Z" w16du:dateUtc="2025-03-27T13:21:00Z">
            <w:rPr>
              <w:rFonts w:ascii="Arial MT" w:hAnsi="Arial MT" w:hint="eastAsia"/>
              <w:color w:val="344449"/>
              <w:spacing w:val="-10"/>
              <w:sz w:val="12"/>
            </w:rPr>
          </w:rPrChange>
        </w:rPr>
        <w:t>…</w:t>
      </w:r>
    </w:p>
    <w:p w14:paraId="25B31AE6" w14:textId="77777777" w:rsidR="001E3564" w:rsidRPr="002A7964" w:rsidRDefault="002F5345">
      <w:pPr>
        <w:spacing w:before="1"/>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3912" w:author="Vannieuwenhuyze Jorre" w:date="2025-03-27T14:21:00Z" w16du:dateUtc="2025-03-27T13:21:00Z">
            <w:rPr>
              <w:rFonts w:ascii="Times New Roman" w:hAnsi="Times New Roman"/>
              <w:i/>
              <w:color w:val="344449"/>
              <w:spacing w:val="20"/>
              <w:sz w:val="12"/>
            </w:rPr>
          </w:rPrChange>
        </w:rPr>
        <w:t xml:space="preserve"> </w:t>
      </w:r>
      <w:r w:rsidRPr="002A7964">
        <w:rPr>
          <w:rFonts w:ascii="Arial MT" w:hAnsi="Arial MT"/>
          <w:color w:val="344449"/>
          <w:sz w:val="12"/>
        </w:rPr>
        <w:t>Agentschap</w:t>
      </w:r>
      <w:r w:rsidRPr="001A436D">
        <w:rPr>
          <w:rFonts w:ascii="Arial MT" w:hAnsi="Arial MT"/>
          <w:color w:val="344449"/>
          <w:sz w:val="12"/>
          <w:rPrChange w:id="391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Binnenlands</w:t>
      </w:r>
      <w:r w:rsidRPr="001A436D">
        <w:rPr>
          <w:rFonts w:ascii="Arial MT" w:hAnsi="Arial MT"/>
          <w:color w:val="344449"/>
          <w:sz w:val="12"/>
          <w:rPrChange w:id="3914"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Bestuur</w:t>
      </w:r>
      <w:r w:rsidRPr="001A436D">
        <w:rPr>
          <w:rFonts w:ascii="Arial MT" w:hAnsi="Arial MT"/>
          <w:color w:val="344449"/>
          <w:sz w:val="12"/>
          <w:rPrChange w:id="3915"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publiceert</w:t>
      </w:r>
      <w:r w:rsidRPr="001A436D">
        <w:rPr>
          <w:rFonts w:ascii="Arial MT" w:hAnsi="Arial MT"/>
          <w:color w:val="344449"/>
          <w:sz w:val="12"/>
          <w:rPrChange w:id="3916"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cijfers</w:t>
      </w:r>
      <w:r w:rsidRPr="001A436D">
        <w:rPr>
          <w:rFonts w:ascii="Arial MT" w:hAnsi="Arial MT"/>
          <w:color w:val="344449"/>
          <w:sz w:val="12"/>
          <w:rPrChange w:id="3917"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over</w:t>
      </w:r>
      <w:r w:rsidRPr="001A436D">
        <w:rPr>
          <w:rFonts w:ascii="Arial MT" w:hAnsi="Arial MT"/>
          <w:color w:val="344449"/>
          <w:sz w:val="12"/>
          <w:rPrChange w:id="3918"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het</w:t>
      </w:r>
      <w:r w:rsidRPr="001A436D">
        <w:rPr>
          <w:rFonts w:ascii="Arial MT" w:hAnsi="Arial MT"/>
          <w:color w:val="344449"/>
          <w:sz w:val="12"/>
          <w:rPrChange w:id="3919"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aantal</w:t>
      </w:r>
      <w:r w:rsidRPr="001A436D">
        <w:rPr>
          <w:rFonts w:ascii="Arial MT" w:hAnsi="Arial MT"/>
          <w:color w:val="344449"/>
          <w:sz w:val="12"/>
          <w:rPrChange w:id="3920"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inwoners</w:t>
      </w:r>
      <w:r w:rsidRPr="001A436D">
        <w:rPr>
          <w:rFonts w:ascii="Arial MT" w:hAnsi="Arial MT"/>
          <w:color w:val="344449"/>
          <w:sz w:val="12"/>
          <w:rPrChange w:id="3921"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t>
      </w:r>
      <w:r w:rsidRPr="001A436D">
        <w:rPr>
          <w:rFonts w:ascii="Arial MT" w:hAnsi="Arial MT"/>
          <w:color w:val="344449"/>
          <w:sz w:val="12"/>
          <w:rPrChange w:id="3922"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gemeenten</w:t>
      </w:r>
      <w:r w:rsidRPr="001A436D">
        <w:rPr>
          <w:rFonts w:ascii="Arial MT" w:hAnsi="Arial MT"/>
          <w:color w:val="344449"/>
          <w:sz w:val="12"/>
          <w:rPrChange w:id="392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als</w:t>
      </w:r>
      <w:r w:rsidRPr="001A436D">
        <w:rPr>
          <w:rFonts w:ascii="Arial MT" w:hAnsi="Arial MT"/>
          <w:color w:val="344449"/>
          <w:sz w:val="12"/>
          <w:rPrChange w:id="3924" w:author="Vannieuwenhuyze Jorre" w:date="2025-03-27T14:21:00Z" w16du:dateUtc="2025-03-27T13:21:00Z">
            <w:rPr>
              <w:rFonts w:ascii="Arial MT" w:hAnsi="Arial MT"/>
              <w:color w:val="344449"/>
              <w:spacing w:val="-2"/>
              <w:sz w:val="12"/>
            </w:rPr>
          </w:rPrChange>
        </w:rPr>
        <w:t xml:space="preserve"> </w:t>
      </w:r>
      <w:r w:rsidRPr="001A436D">
        <w:rPr>
          <w:rFonts w:ascii="Arial MT" w:hAnsi="Arial MT" w:hint="eastAsia"/>
          <w:color w:val="344449"/>
          <w:sz w:val="12"/>
          <w:rPrChange w:id="3925" w:author="Vannieuwenhuyze Jorre" w:date="2025-03-27T14:21:00Z" w16du:dateUtc="2025-03-27T13:21:00Z">
            <w:rPr>
              <w:rFonts w:ascii="Arial MT" w:hAnsi="Arial MT" w:hint="eastAsia"/>
              <w:color w:val="344449"/>
              <w:spacing w:val="-10"/>
              <w:sz w:val="12"/>
            </w:rPr>
          </w:rPrChange>
        </w:rPr>
        <w:t>…</w:t>
      </w:r>
    </w:p>
    <w:p w14:paraId="25B31AE7" w14:textId="77777777" w:rsidR="001E3564" w:rsidRPr="002A7964" w:rsidRDefault="002F5345">
      <w:pPr>
        <w:spacing w:before="1"/>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3926" w:author="Vannieuwenhuyze Jorre" w:date="2025-03-27T14:21:00Z" w16du:dateUtc="2025-03-27T13:21:00Z">
            <w:rPr>
              <w:rFonts w:ascii="Times New Roman" w:hAnsi="Times New Roman"/>
              <w:i/>
              <w:color w:val="344449"/>
              <w:spacing w:val="13"/>
              <w:sz w:val="12"/>
            </w:rPr>
          </w:rPrChange>
        </w:rPr>
        <w:t xml:space="preserve"> </w:t>
      </w:r>
      <w:r w:rsidRPr="002A7964">
        <w:rPr>
          <w:rFonts w:ascii="Arial MT" w:hAnsi="Arial MT"/>
          <w:color w:val="344449"/>
          <w:sz w:val="12"/>
        </w:rPr>
        <w:t>Academische</w:t>
      </w:r>
      <w:r w:rsidRPr="001A436D">
        <w:rPr>
          <w:rFonts w:ascii="Arial MT" w:hAnsi="Arial MT"/>
          <w:color w:val="344449"/>
          <w:sz w:val="12"/>
          <w:rPrChange w:id="3927"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onderzoekers</w:t>
      </w:r>
      <w:r w:rsidRPr="001A436D">
        <w:rPr>
          <w:rFonts w:ascii="Arial MT" w:hAnsi="Arial MT"/>
          <w:color w:val="344449"/>
          <w:sz w:val="12"/>
          <w:rPrChange w:id="3928"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vragen</w:t>
      </w:r>
      <w:r w:rsidRPr="001A436D">
        <w:rPr>
          <w:rFonts w:ascii="Arial MT" w:hAnsi="Arial MT"/>
          <w:color w:val="344449"/>
          <w:sz w:val="12"/>
          <w:rPrChange w:id="3929" w:author="Vannieuwenhuyze Jorre" w:date="2025-03-27T14:21:00Z" w16du:dateUtc="2025-03-27T13:21:00Z">
            <w:rPr>
              <w:rFonts w:ascii="Arial MT" w:hAnsi="Arial MT"/>
              <w:color w:val="344449"/>
              <w:spacing w:val="-7"/>
              <w:sz w:val="12"/>
            </w:rPr>
          </w:rPrChange>
        </w:rPr>
        <w:t xml:space="preserve"> </w:t>
      </w:r>
      <w:r w:rsidRPr="002A7964">
        <w:rPr>
          <w:rFonts w:ascii="Arial MT" w:hAnsi="Arial MT"/>
          <w:color w:val="344449"/>
          <w:sz w:val="12"/>
        </w:rPr>
        <w:t>cijfers</w:t>
      </w:r>
      <w:r w:rsidRPr="001A436D">
        <w:rPr>
          <w:rFonts w:ascii="Arial MT" w:hAnsi="Arial MT"/>
          <w:color w:val="344449"/>
          <w:sz w:val="12"/>
          <w:rPrChange w:id="3930"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over</w:t>
      </w:r>
      <w:r w:rsidRPr="001A436D">
        <w:rPr>
          <w:rFonts w:ascii="Arial MT" w:hAnsi="Arial MT"/>
          <w:color w:val="344449"/>
          <w:sz w:val="12"/>
          <w:rPrChange w:id="3931"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het</w:t>
      </w:r>
      <w:r w:rsidRPr="001A436D">
        <w:rPr>
          <w:rFonts w:ascii="Arial MT" w:hAnsi="Arial MT"/>
          <w:color w:val="344449"/>
          <w:sz w:val="12"/>
          <w:rPrChange w:id="3932"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aantal</w:t>
      </w:r>
      <w:r w:rsidRPr="001A436D">
        <w:rPr>
          <w:rFonts w:ascii="Arial MT" w:hAnsi="Arial MT"/>
          <w:color w:val="344449"/>
          <w:sz w:val="12"/>
          <w:rPrChange w:id="3933"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inwoners</w:t>
      </w:r>
      <w:r w:rsidRPr="001A436D">
        <w:rPr>
          <w:rFonts w:ascii="Arial MT" w:hAnsi="Arial MT"/>
          <w:color w:val="344449"/>
          <w:sz w:val="12"/>
          <w:rPrChange w:id="3934"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in</w:t>
      </w:r>
      <w:r w:rsidRPr="001A436D">
        <w:rPr>
          <w:rFonts w:ascii="Arial MT" w:hAnsi="Arial MT"/>
          <w:color w:val="344449"/>
          <w:sz w:val="12"/>
          <w:rPrChange w:id="3935" w:author="Vannieuwenhuyze Jorre" w:date="2025-03-27T14:21:00Z" w16du:dateUtc="2025-03-27T13:21:00Z">
            <w:rPr>
              <w:rFonts w:ascii="Arial MT" w:hAnsi="Arial MT"/>
              <w:color w:val="344449"/>
              <w:spacing w:val="-7"/>
              <w:sz w:val="12"/>
            </w:rPr>
          </w:rPrChange>
        </w:rPr>
        <w:t xml:space="preserve"> </w:t>
      </w:r>
      <w:r w:rsidRPr="002A7964">
        <w:rPr>
          <w:rFonts w:ascii="Arial MT" w:hAnsi="Arial MT"/>
          <w:color w:val="344449"/>
          <w:sz w:val="12"/>
        </w:rPr>
        <w:t>gemeenten</w:t>
      </w:r>
      <w:r w:rsidRPr="001A436D">
        <w:rPr>
          <w:rFonts w:ascii="Arial MT" w:hAnsi="Arial MT"/>
          <w:color w:val="344449"/>
          <w:sz w:val="12"/>
          <w:rPrChange w:id="3936"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om</w:t>
      </w:r>
      <w:r w:rsidRPr="001A436D">
        <w:rPr>
          <w:rFonts w:ascii="Arial MT" w:hAnsi="Arial MT"/>
          <w:color w:val="344449"/>
          <w:sz w:val="12"/>
          <w:rPrChange w:id="3937"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onderzoek</w:t>
      </w:r>
      <w:r w:rsidRPr="001A436D">
        <w:rPr>
          <w:rFonts w:ascii="Arial MT" w:hAnsi="Arial MT"/>
          <w:color w:val="344449"/>
          <w:sz w:val="12"/>
          <w:rPrChange w:id="3938"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te</w:t>
      </w:r>
      <w:r w:rsidRPr="001A436D">
        <w:rPr>
          <w:rFonts w:ascii="Arial MT" w:hAnsi="Arial MT"/>
          <w:color w:val="344449"/>
          <w:sz w:val="12"/>
          <w:rPrChange w:id="3939"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voeren</w:t>
      </w:r>
      <w:r w:rsidRPr="001A436D">
        <w:rPr>
          <w:rFonts w:ascii="Arial MT" w:hAnsi="Arial MT"/>
          <w:color w:val="344449"/>
          <w:sz w:val="12"/>
          <w:rPrChange w:id="3940"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over</w:t>
      </w:r>
      <w:r w:rsidRPr="001A436D">
        <w:rPr>
          <w:rFonts w:ascii="Arial MT" w:hAnsi="Arial MT"/>
          <w:color w:val="344449"/>
          <w:sz w:val="12"/>
          <w:rPrChange w:id="3941" w:author="Vannieuwenhuyze Jorre" w:date="2025-03-27T14:21:00Z" w16du:dateUtc="2025-03-27T13:21:00Z">
            <w:rPr>
              <w:rFonts w:ascii="Arial MT" w:hAnsi="Arial MT"/>
              <w:color w:val="344449"/>
              <w:spacing w:val="-6"/>
              <w:sz w:val="12"/>
            </w:rPr>
          </w:rPrChange>
        </w:rPr>
        <w:t xml:space="preserve"> </w:t>
      </w:r>
      <w:r w:rsidRPr="001A436D">
        <w:rPr>
          <w:rFonts w:ascii="Arial MT" w:hAnsi="Arial MT" w:hint="eastAsia"/>
          <w:color w:val="344449"/>
          <w:sz w:val="12"/>
          <w:rPrChange w:id="3942" w:author="Vannieuwenhuyze Jorre" w:date="2025-03-27T14:21:00Z" w16du:dateUtc="2025-03-27T13:21:00Z">
            <w:rPr>
              <w:rFonts w:ascii="Arial MT" w:hAnsi="Arial MT" w:hint="eastAsia"/>
              <w:color w:val="344449"/>
              <w:spacing w:val="-10"/>
              <w:sz w:val="12"/>
            </w:rPr>
          </w:rPrChange>
        </w:rPr>
        <w:t>…</w:t>
      </w:r>
    </w:p>
    <w:p w14:paraId="25B31AE8" w14:textId="77777777" w:rsidR="001E3564" w:rsidRPr="002A7964" w:rsidRDefault="002F5345">
      <w:pPr>
        <w:spacing w:before="1" w:line="138" w:lineRule="exact"/>
        <w:ind w:left="1321"/>
        <w:rPr>
          <w:rFonts w:ascii="Arial MT" w:hAnsi="Arial MT"/>
          <w:sz w:val="12"/>
        </w:rPr>
      </w:pPr>
      <w:r w:rsidRPr="002A7964">
        <w:rPr>
          <w:rFonts w:ascii="Times New Roman" w:hAnsi="Times New Roman"/>
          <w:i/>
          <w:color w:val="344449"/>
          <w:w w:val="105"/>
          <w:sz w:val="12"/>
        </w:rPr>
        <w:t>→</w:t>
      </w:r>
      <w:r w:rsidRPr="001A436D">
        <w:rPr>
          <w:rFonts w:ascii="Times New Roman" w:hAnsi="Times New Roman"/>
          <w:i/>
          <w:color w:val="344449"/>
          <w:w w:val="105"/>
          <w:sz w:val="12"/>
          <w:rPrChange w:id="3943" w:author="Vannieuwenhuyze Jorre" w:date="2025-03-27T14:21:00Z" w16du:dateUtc="2025-03-27T13:21:00Z">
            <w:rPr>
              <w:rFonts w:ascii="Times New Roman" w:hAnsi="Times New Roman"/>
              <w:i/>
              <w:color w:val="344449"/>
              <w:spacing w:val="53"/>
              <w:w w:val="105"/>
              <w:sz w:val="12"/>
            </w:rPr>
          </w:rPrChange>
        </w:rPr>
        <w:t xml:space="preserve"> </w:t>
      </w:r>
      <w:r w:rsidRPr="001A436D">
        <w:rPr>
          <w:rFonts w:ascii="Arial MT" w:hAnsi="Arial MT" w:hint="eastAsia"/>
          <w:color w:val="344449"/>
          <w:w w:val="95"/>
          <w:sz w:val="12"/>
          <w:rPrChange w:id="3944" w:author="Vannieuwenhuyze Jorre" w:date="2025-03-27T14:21:00Z" w16du:dateUtc="2025-03-27T13:21:00Z">
            <w:rPr>
              <w:rFonts w:ascii="Arial MT" w:hAnsi="Arial MT" w:hint="eastAsia"/>
              <w:color w:val="344449"/>
              <w:spacing w:val="-10"/>
              <w:w w:val="95"/>
              <w:sz w:val="12"/>
            </w:rPr>
          </w:rPrChange>
        </w:rPr>
        <w:t>…</w:t>
      </w:r>
    </w:p>
    <w:p w14:paraId="25B31AE9" w14:textId="77777777" w:rsidR="001E3564" w:rsidRPr="002A7964" w:rsidRDefault="002F5345">
      <w:pPr>
        <w:spacing w:before="1" w:line="237" w:lineRule="auto"/>
        <w:ind w:left="1321" w:right="1319" w:hanging="213"/>
        <w:jc w:val="both"/>
        <w:rPr>
          <w:rFonts w:ascii="Arial MT" w:hAnsi="Arial MT"/>
          <w:sz w:val="12"/>
        </w:rPr>
      </w:pPr>
      <w:r w:rsidRPr="002A7964">
        <w:rPr>
          <w:i/>
          <w:color w:val="70A2B8"/>
          <w:sz w:val="12"/>
        </w:rPr>
        <w:t>Operationele</w:t>
      </w:r>
      <w:r w:rsidRPr="001A436D">
        <w:rPr>
          <w:i/>
          <w:color w:val="70A2B8"/>
          <w:sz w:val="12"/>
          <w:rPrChange w:id="3945" w:author="Vannieuwenhuyze Jorre" w:date="2025-03-27T14:21:00Z" w16du:dateUtc="2025-03-27T13:21:00Z">
            <w:rPr>
              <w:i/>
              <w:color w:val="70A2B8"/>
              <w:spacing w:val="-7"/>
              <w:sz w:val="12"/>
            </w:rPr>
          </w:rPrChange>
        </w:rPr>
        <w:t xml:space="preserve"> </w:t>
      </w:r>
      <w:r w:rsidRPr="002A7964">
        <w:rPr>
          <w:i/>
          <w:color w:val="70A2B8"/>
          <w:sz w:val="12"/>
        </w:rPr>
        <w:t>definitie:</w:t>
      </w:r>
      <w:r w:rsidRPr="001A436D">
        <w:rPr>
          <w:i/>
          <w:color w:val="70A2B8"/>
          <w:sz w:val="12"/>
          <w:rPrChange w:id="3946" w:author="Vannieuwenhuyze Jorre" w:date="2025-03-27T14:21:00Z" w16du:dateUtc="2025-03-27T13:21:00Z">
            <w:rPr>
              <w:i/>
              <w:color w:val="70A2B8"/>
              <w:spacing w:val="11"/>
              <w:sz w:val="12"/>
            </w:rPr>
          </w:rPrChange>
        </w:rPr>
        <w:t xml:space="preserve"> </w:t>
      </w:r>
      <w:r w:rsidRPr="002A7964">
        <w:rPr>
          <w:rFonts w:ascii="Arial MT" w:hAnsi="Arial MT"/>
          <w:color w:val="344449"/>
          <w:sz w:val="12"/>
        </w:rPr>
        <w:t>Het</w:t>
      </w:r>
      <w:r w:rsidRPr="001A436D">
        <w:rPr>
          <w:rFonts w:ascii="Arial MT" w:hAnsi="Arial MT"/>
          <w:color w:val="344449"/>
          <w:sz w:val="12"/>
          <w:rPrChange w:id="3947"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aantal</w:t>
      </w:r>
      <w:r w:rsidRPr="001A436D">
        <w:rPr>
          <w:rFonts w:ascii="Arial MT" w:hAnsi="Arial MT"/>
          <w:color w:val="344449"/>
          <w:sz w:val="12"/>
          <w:rPrChange w:id="3948"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en</w:t>
      </w:r>
      <w:r w:rsidRPr="001A436D">
        <w:rPr>
          <w:rFonts w:ascii="Arial MT" w:hAnsi="Arial MT"/>
          <w:color w:val="344449"/>
          <w:sz w:val="12"/>
          <w:rPrChange w:id="3949"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het</w:t>
      </w:r>
      <w:r w:rsidRPr="001A436D">
        <w:rPr>
          <w:rFonts w:ascii="Arial MT" w:hAnsi="Arial MT"/>
          <w:color w:val="344449"/>
          <w:sz w:val="12"/>
          <w:rPrChange w:id="3950"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percentage</w:t>
      </w:r>
      <w:r w:rsidRPr="001A436D">
        <w:rPr>
          <w:rFonts w:ascii="Arial MT" w:hAnsi="Arial MT"/>
          <w:color w:val="344449"/>
          <w:sz w:val="12"/>
          <w:rPrChange w:id="3951"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mannen</w:t>
      </w:r>
      <w:r w:rsidRPr="001A436D">
        <w:rPr>
          <w:rFonts w:ascii="Arial MT" w:hAnsi="Arial MT"/>
          <w:color w:val="344449"/>
          <w:sz w:val="12"/>
          <w:rPrChange w:id="395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en</w:t>
      </w:r>
      <w:r w:rsidRPr="001A436D">
        <w:rPr>
          <w:rFonts w:ascii="Arial MT" w:hAnsi="Arial MT"/>
          <w:color w:val="344449"/>
          <w:sz w:val="12"/>
          <w:rPrChange w:id="395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vrouwen</w:t>
      </w:r>
      <w:r w:rsidRPr="001A436D">
        <w:rPr>
          <w:rFonts w:ascii="Arial MT" w:hAnsi="Arial MT"/>
          <w:color w:val="344449"/>
          <w:sz w:val="12"/>
          <w:rPrChange w:id="395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t>
      </w:r>
      <w:r w:rsidRPr="001A436D">
        <w:rPr>
          <w:rFonts w:ascii="Arial MT" w:hAnsi="Arial MT"/>
          <w:color w:val="344449"/>
          <w:sz w:val="12"/>
          <w:rPrChange w:id="3955"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de</w:t>
      </w:r>
      <w:r w:rsidRPr="001A436D">
        <w:rPr>
          <w:rFonts w:ascii="Arial MT" w:hAnsi="Arial MT"/>
          <w:color w:val="344449"/>
          <w:sz w:val="12"/>
          <w:rPrChange w:id="3956"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verblijvende</w:t>
      </w:r>
      <w:r w:rsidRPr="001A436D">
        <w:rPr>
          <w:rFonts w:ascii="Arial MT" w:hAnsi="Arial MT"/>
          <w:color w:val="344449"/>
          <w:sz w:val="12"/>
          <w:rPrChange w:id="3957"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bevolking</w:t>
      </w:r>
      <w:r w:rsidRPr="001A436D">
        <w:rPr>
          <w:rFonts w:ascii="Arial MT" w:hAnsi="Arial MT"/>
          <w:color w:val="344449"/>
          <w:sz w:val="12"/>
          <w:rPrChange w:id="3958"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(aantal</w:t>
      </w:r>
      <w:r w:rsidRPr="001A436D">
        <w:rPr>
          <w:rFonts w:ascii="Arial MT" w:hAnsi="Arial MT"/>
          <w:color w:val="344449"/>
          <w:sz w:val="12"/>
          <w:rPrChange w:id="3959"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geregistreerde</w:t>
      </w:r>
      <w:r w:rsidRPr="001A436D">
        <w:rPr>
          <w:rFonts w:ascii="Arial MT" w:hAnsi="Arial MT"/>
          <w:color w:val="344449"/>
          <w:sz w:val="12"/>
          <w:rPrChange w:id="3960"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inwoners</w:t>
      </w:r>
      <w:r w:rsidRPr="001A436D">
        <w:rPr>
          <w:rFonts w:ascii="Arial MT" w:hAnsi="Arial MT"/>
          <w:color w:val="344449"/>
          <w:sz w:val="12"/>
          <w:rPrChange w:id="3961"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t>
      </w:r>
      <w:r w:rsidRPr="001A436D">
        <w:rPr>
          <w:rFonts w:ascii="Arial MT" w:hAnsi="Arial MT"/>
          <w:color w:val="344449"/>
          <w:sz w:val="12"/>
          <w:rPrChange w:id="396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het</w:t>
      </w:r>
      <w:r w:rsidRPr="001A436D">
        <w:rPr>
          <w:rFonts w:ascii="Arial MT" w:hAnsi="Arial MT"/>
          <w:color w:val="344449"/>
          <w:sz w:val="12"/>
          <w:rPrChange w:id="3963"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Rijksregister</w:t>
      </w:r>
      <w:r w:rsidRPr="001A436D">
        <w:rPr>
          <w:rFonts w:ascii="Arial MT" w:hAnsi="Arial MT"/>
          <w:color w:val="344449"/>
          <w:sz w:val="12"/>
          <w:rPrChange w:id="3964"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inclusief</w:t>
      </w:r>
      <w:r w:rsidRPr="001A436D">
        <w:rPr>
          <w:rFonts w:ascii="Arial MT" w:hAnsi="Arial MT"/>
          <w:color w:val="344449"/>
          <w:sz w:val="12"/>
          <w:rPrChange w:id="3965"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personen</w:t>
      </w:r>
      <w:r w:rsidRPr="001A436D">
        <w:rPr>
          <w:rFonts w:ascii="Arial MT" w:hAnsi="Arial MT"/>
          <w:color w:val="344449"/>
          <w:sz w:val="12"/>
          <w:rPrChange w:id="3966"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in</w:t>
      </w:r>
      <w:r w:rsidRPr="001A436D">
        <w:rPr>
          <w:rFonts w:ascii="Arial MT" w:hAnsi="Arial MT"/>
          <w:color w:val="344449"/>
          <w:sz w:val="12"/>
          <w:rPrChange w:id="3967"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het</w:t>
      </w:r>
      <w:r w:rsidRPr="001A436D">
        <w:rPr>
          <w:rFonts w:ascii="Arial MT" w:hAnsi="Arial MT"/>
          <w:color w:val="344449"/>
          <w:sz w:val="12"/>
          <w:rPrChange w:id="3968"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wachtregister</w:t>
      </w:r>
      <w:r w:rsidRPr="001A436D">
        <w:rPr>
          <w:rFonts w:ascii="Arial MT" w:hAnsi="Arial MT"/>
          <w:color w:val="344449"/>
          <w:sz w:val="12"/>
          <w:rPrChange w:id="3969"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en</w:t>
      </w:r>
      <w:r w:rsidRPr="001A436D">
        <w:rPr>
          <w:rFonts w:ascii="Arial MT" w:hAnsi="Arial MT"/>
          <w:color w:val="344449"/>
          <w:sz w:val="12"/>
          <w:rPrChange w:id="3970"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ambassadeurs</w:t>
      </w:r>
      <w:r w:rsidRPr="001A436D">
        <w:rPr>
          <w:rFonts w:ascii="Arial MT" w:hAnsi="Arial MT"/>
          <w:color w:val="344449"/>
          <w:sz w:val="12"/>
          <w:rPrChange w:id="3971"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en</w:t>
      </w:r>
      <w:r w:rsidRPr="001A436D">
        <w:rPr>
          <w:rFonts w:ascii="Arial MT" w:hAnsi="Arial MT"/>
          <w:color w:val="344449"/>
          <w:sz w:val="12"/>
          <w:rPrChange w:id="3972"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personen</w:t>
      </w:r>
      <w:r w:rsidRPr="001A436D">
        <w:rPr>
          <w:rFonts w:ascii="Arial MT" w:hAnsi="Arial MT"/>
          <w:color w:val="344449"/>
          <w:sz w:val="12"/>
          <w:rPrChange w:id="3973"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die</w:t>
      </w:r>
      <w:r w:rsidRPr="001A436D">
        <w:rPr>
          <w:rFonts w:ascii="Arial MT" w:hAnsi="Arial MT"/>
          <w:color w:val="344449"/>
          <w:sz w:val="12"/>
          <w:rPrChange w:id="3974"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minder</w:t>
      </w:r>
      <w:r w:rsidRPr="001A436D">
        <w:rPr>
          <w:rFonts w:ascii="Arial MT" w:hAnsi="Arial MT"/>
          <w:color w:val="344449"/>
          <w:sz w:val="12"/>
          <w:rPrChange w:id="3975"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dan</w:t>
      </w:r>
      <w:r w:rsidRPr="001A436D">
        <w:rPr>
          <w:rFonts w:ascii="Arial MT" w:hAnsi="Arial MT"/>
          <w:color w:val="344449"/>
          <w:sz w:val="12"/>
          <w:rPrChange w:id="3976"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drie</w:t>
      </w:r>
      <w:r w:rsidRPr="001A436D">
        <w:rPr>
          <w:rFonts w:ascii="Arial MT" w:hAnsi="Arial MT"/>
          <w:color w:val="344449"/>
          <w:sz w:val="12"/>
          <w:rPrChange w:id="3977"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maanden</w:t>
      </w:r>
      <w:r w:rsidRPr="001A436D">
        <w:rPr>
          <w:rFonts w:ascii="Arial MT" w:hAnsi="Arial MT"/>
          <w:color w:val="344449"/>
          <w:sz w:val="12"/>
          <w:rPrChange w:id="3978"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in</w:t>
      </w:r>
      <w:r w:rsidRPr="001A436D">
        <w:rPr>
          <w:rFonts w:ascii="Arial MT" w:hAnsi="Arial MT"/>
          <w:color w:val="344449"/>
          <w:sz w:val="12"/>
          <w:rPrChange w:id="3979"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België</w:t>
      </w:r>
      <w:r w:rsidRPr="001A436D">
        <w:rPr>
          <w:rFonts w:ascii="Arial MT" w:hAnsi="Arial MT"/>
          <w:color w:val="344449"/>
          <w:sz w:val="12"/>
          <w:rPrChange w:id="3980"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verblijven)</w:t>
      </w:r>
      <w:r w:rsidRPr="001A436D">
        <w:rPr>
          <w:rFonts w:ascii="Arial MT" w:hAnsi="Arial MT"/>
          <w:color w:val="344449"/>
          <w:sz w:val="12"/>
          <w:rPrChange w:id="3981"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op</w:t>
      </w:r>
      <w:r w:rsidRPr="001A436D">
        <w:rPr>
          <w:rFonts w:ascii="Arial MT" w:hAnsi="Arial MT"/>
          <w:color w:val="344449"/>
          <w:sz w:val="12"/>
          <w:rPrChange w:id="3982"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 xml:space="preserve">1 januari van elk kalenderjaar vanaf 2005 per Vlaamse gemeente volgens de NIS-code-indeling in 2019 </w:t>
      </w:r>
      <w:r w:rsidRPr="002A7964">
        <w:rPr>
          <w:rFonts w:ascii="Arial MT" w:hAnsi="Arial MT"/>
          <w:color w:val="344449"/>
          <w:w w:val="110"/>
          <w:sz w:val="12"/>
        </w:rPr>
        <w:t>=</w:t>
      </w:r>
      <w:r w:rsidRPr="001A436D">
        <w:rPr>
          <w:rFonts w:ascii="Arial MT" w:hAnsi="Arial MT"/>
          <w:color w:val="344449"/>
          <w:w w:val="110"/>
          <w:sz w:val="12"/>
          <w:rPrChange w:id="3983" w:author="Vannieuwenhuyze Jorre" w:date="2025-03-27T14:21:00Z" w16du:dateUtc="2025-03-27T13:21:00Z">
            <w:rPr>
              <w:rFonts w:ascii="Arial MT" w:hAnsi="Arial MT"/>
              <w:color w:val="344449"/>
              <w:spacing w:val="-1"/>
              <w:w w:val="110"/>
              <w:sz w:val="12"/>
            </w:rPr>
          </w:rPrChange>
        </w:rPr>
        <w:t xml:space="preserve"> </w:t>
      </w:r>
      <w:r w:rsidRPr="002A7964">
        <w:rPr>
          <w:rFonts w:ascii="Arial MT" w:hAnsi="Arial MT"/>
          <w:color w:val="344449"/>
          <w:sz w:val="12"/>
        </w:rPr>
        <w:t>600 cijfers per jaar.</w:t>
      </w:r>
    </w:p>
    <w:p w14:paraId="25B31AEA" w14:textId="77777777" w:rsidR="001E3564" w:rsidRPr="002A7964" w:rsidRDefault="002F5345">
      <w:pPr>
        <w:spacing w:line="142" w:lineRule="exact"/>
        <w:ind w:left="1108"/>
        <w:jc w:val="both"/>
        <w:rPr>
          <w:rFonts w:ascii="Arial MT"/>
          <w:sz w:val="12"/>
        </w:rPr>
      </w:pPr>
      <w:r w:rsidRPr="002A7964">
        <w:rPr>
          <w:i/>
          <w:color w:val="70A2B8"/>
          <w:sz w:val="12"/>
        </w:rPr>
        <w:t>Kwaliteit:</w:t>
      </w:r>
      <w:r w:rsidRPr="001A436D">
        <w:rPr>
          <w:i/>
          <w:color w:val="70A2B8"/>
          <w:sz w:val="12"/>
          <w:rPrChange w:id="3984" w:author="Vannieuwenhuyze Jorre" w:date="2025-03-27T14:21:00Z" w16du:dateUtc="2025-03-27T13:21:00Z">
            <w:rPr>
              <w:i/>
              <w:color w:val="70A2B8"/>
              <w:spacing w:val="14"/>
              <w:sz w:val="12"/>
            </w:rPr>
          </w:rPrChange>
        </w:rPr>
        <w:t xml:space="preserve"> </w:t>
      </w:r>
      <w:r w:rsidRPr="002A7964">
        <w:rPr>
          <w:rFonts w:ascii="Arial MT"/>
          <w:color w:val="344449"/>
          <w:sz w:val="12"/>
        </w:rPr>
        <w:t>Onderzoek XX</w:t>
      </w:r>
      <w:r w:rsidRPr="001A436D">
        <w:rPr>
          <w:rFonts w:ascii="Arial MT"/>
          <w:color w:val="344449"/>
          <w:sz w:val="12"/>
          <w:rPrChange w:id="3985"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toont aan dat er</w:t>
      </w:r>
      <w:r w:rsidRPr="001A436D">
        <w:rPr>
          <w:rFonts w:ascii="Arial MT"/>
          <w:color w:val="344449"/>
          <w:sz w:val="12"/>
          <w:rPrChange w:id="3986"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geen problemen zijn</w:t>
      </w:r>
      <w:r w:rsidRPr="001A436D">
        <w:rPr>
          <w:rFonts w:ascii="Arial MT"/>
          <w:color w:val="344449"/>
          <w:sz w:val="12"/>
          <w:rPrChange w:id="3987"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 xml:space="preserve">met deze </w:t>
      </w:r>
      <w:r w:rsidRPr="001A436D">
        <w:rPr>
          <w:rFonts w:ascii="Arial MT"/>
          <w:color w:val="344449"/>
          <w:sz w:val="12"/>
          <w:rPrChange w:id="3988" w:author="Vannieuwenhuyze Jorre" w:date="2025-03-27T14:21:00Z" w16du:dateUtc="2025-03-27T13:21:00Z">
            <w:rPr>
              <w:rFonts w:ascii="Arial MT"/>
              <w:color w:val="344449"/>
              <w:spacing w:val="-2"/>
              <w:sz w:val="12"/>
            </w:rPr>
          </w:rPrChange>
        </w:rPr>
        <w:t>statistiekreeks.</w:t>
      </w:r>
    </w:p>
    <w:p w14:paraId="25B31AEB" w14:textId="77777777" w:rsidR="001E3564" w:rsidRPr="002A7964" w:rsidRDefault="002F5345">
      <w:pPr>
        <w:spacing w:line="143" w:lineRule="exact"/>
        <w:ind w:left="1108"/>
        <w:jc w:val="both"/>
        <w:rPr>
          <w:rFonts w:ascii="Arial MT"/>
          <w:sz w:val="12"/>
        </w:rPr>
      </w:pPr>
      <w:r w:rsidRPr="001A436D">
        <w:rPr>
          <w:i/>
          <w:color w:val="70A2B8"/>
          <w:sz w:val="12"/>
          <w:rPrChange w:id="3989" w:author="Vannieuwenhuyze Jorre" w:date="2025-03-27T14:21:00Z" w16du:dateUtc="2025-03-27T13:21:00Z">
            <w:rPr>
              <w:i/>
              <w:color w:val="70A2B8"/>
              <w:spacing w:val="-2"/>
              <w:sz w:val="12"/>
            </w:rPr>
          </w:rPrChange>
        </w:rPr>
        <w:t>Nota:</w:t>
      </w:r>
      <w:r w:rsidRPr="001A436D">
        <w:rPr>
          <w:i/>
          <w:color w:val="70A2B8"/>
          <w:sz w:val="12"/>
          <w:rPrChange w:id="3990" w:author="Vannieuwenhuyze Jorre" w:date="2025-03-27T14:21:00Z" w16du:dateUtc="2025-03-27T13:21:00Z">
            <w:rPr>
              <w:i/>
              <w:color w:val="70A2B8"/>
              <w:spacing w:val="15"/>
              <w:sz w:val="12"/>
            </w:rPr>
          </w:rPrChange>
        </w:rPr>
        <w:t xml:space="preserve"> </w:t>
      </w:r>
      <w:r w:rsidRPr="001A436D">
        <w:rPr>
          <w:rFonts w:ascii="Arial MT"/>
          <w:color w:val="344449"/>
          <w:sz w:val="12"/>
          <w:rPrChange w:id="3991" w:author="Vannieuwenhuyze Jorre" w:date="2025-03-27T14:21:00Z" w16du:dateUtc="2025-03-27T13:21:00Z">
            <w:rPr>
              <w:rFonts w:ascii="Arial MT"/>
              <w:color w:val="344449"/>
              <w:spacing w:val="-2"/>
              <w:sz w:val="12"/>
            </w:rPr>
          </w:rPrChange>
        </w:rPr>
        <w:t>Stopgezet</w:t>
      </w:r>
      <w:r w:rsidRPr="002A7964">
        <w:rPr>
          <w:rFonts w:ascii="Arial MT"/>
          <w:color w:val="344449"/>
          <w:sz w:val="12"/>
        </w:rPr>
        <w:t xml:space="preserve"> </w:t>
      </w:r>
      <w:r w:rsidRPr="001A436D">
        <w:rPr>
          <w:rFonts w:ascii="Arial MT"/>
          <w:color w:val="344449"/>
          <w:sz w:val="12"/>
          <w:rPrChange w:id="3992" w:author="Vannieuwenhuyze Jorre" w:date="2025-03-27T14:21:00Z" w16du:dateUtc="2025-03-27T13:21:00Z">
            <w:rPr>
              <w:rFonts w:ascii="Arial MT"/>
              <w:color w:val="344449"/>
              <w:spacing w:val="-2"/>
              <w:sz w:val="12"/>
            </w:rPr>
          </w:rPrChange>
        </w:rPr>
        <w:t>in</w:t>
      </w:r>
      <w:r w:rsidRPr="002A7964">
        <w:rPr>
          <w:rFonts w:ascii="Arial MT"/>
          <w:color w:val="344449"/>
          <w:sz w:val="12"/>
        </w:rPr>
        <w:t xml:space="preserve"> </w:t>
      </w:r>
      <w:r w:rsidRPr="001A436D">
        <w:rPr>
          <w:rFonts w:ascii="Arial MT"/>
          <w:color w:val="344449"/>
          <w:sz w:val="12"/>
          <w:rPrChange w:id="3993" w:author="Vannieuwenhuyze Jorre" w:date="2025-03-27T14:21:00Z" w16du:dateUtc="2025-03-27T13:21:00Z">
            <w:rPr>
              <w:rFonts w:ascii="Arial MT"/>
              <w:color w:val="344449"/>
              <w:spacing w:val="-2"/>
              <w:sz w:val="12"/>
            </w:rPr>
          </w:rPrChange>
        </w:rPr>
        <w:t>2025,</w:t>
      </w:r>
      <w:r w:rsidRPr="002A7964">
        <w:rPr>
          <w:rFonts w:ascii="Arial MT"/>
          <w:color w:val="344449"/>
          <w:sz w:val="12"/>
        </w:rPr>
        <w:t xml:space="preserve"> </w:t>
      </w:r>
      <w:r w:rsidRPr="001A436D">
        <w:rPr>
          <w:rFonts w:ascii="Arial MT"/>
          <w:color w:val="344449"/>
          <w:sz w:val="12"/>
          <w:rPrChange w:id="3994" w:author="Vannieuwenhuyze Jorre" w:date="2025-03-27T14:21:00Z" w16du:dateUtc="2025-03-27T13:21:00Z">
            <w:rPr>
              <w:rFonts w:ascii="Arial MT"/>
              <w:color w:val="344449"/>
              <w:spacing w:val="-2"/>
              <w:sz w:val="12"/>
            </w:rPr>
          </w:rPrChange>
        </w:rPr>
        <w:t>wegens</w:t>
      </w:r>
      <w:r w:rsidRPr="002A7964">
        <w:rPr>
          <w:rFonts w:ascii="Arial MT"/>
          <w:color w:val="344449"/>
          <w:sz w:val="12"/>
        </w:rPr>
        <w:t xml:space="preserve"> </w:t>
      </w:r>
      <w:r w:rsidRPr="001A436D">
        <w:rPr>
          <w:rFonts w:ascii="Arial MT"/>
          <w:color w:val="344449"/>
          <w:sz w:val="12"/>
          <w:rPrChange w:id="3995" w:author="Vannieuwenhuyze Jorre" w:date="2025-03-27T14:21:00Z" w16du:dateUtc="2025-03-27T13:21:00Z">
            <w:rPr>
              <w:rFonts w:ascii="Arial MT"/>
              <w:color w:val="344449"/>
              <w:spacing w:val="-2"/>
              <w:sz w:val="12"/>
            </w:rPr>
          </w:rPrChange>
        </w:rPr>
        <w:t>aanpassing</w:t>
      </w:r>
      <w:r w:rsidRPr="002A7964">
        <w:rPr>
          <w:rFonts w:ascii="Arial MT"/>
          <w:color w:val="344449"/>
          <w:sz w:val="12"/>
        </w:rPr>
        <w:t xml:space="preserve"> </w:t>
      </w:r>
      <w:r w:rsidRPr="001A436D">
        <w:rPr>
          <w:rFonts w:ascii="Arial MT"/>
          <w:color w:val="344449"/>
          <w:sz w:val="12"/>
          <w:rPrChange w:id="3996" w:author="Vannieuwenhuyze Jorre" w:date="2025-03-27T14:21:00Z" w16du:dateUtc="2025-03-27T13:21:00Z">
            <w:rPr>
              <w:rFonts w:ascii="Arial MT"/>
              <w:color w:val="344449"/>
              <w:spacing w:val="-2"/>
              <w:sz w:val="12"/>
            </w:rPr>
          </w:rPrChange>
        </w:rPr>
        <w:t>gemeenten</w:t>
      </w:r>
      <w:r w:rsidRPr="002A7964">
        <w:rPr>
          <w:rFonts w:ascii="Arial MT"/>
          <w:color w:val="344449"/>
          <w:sz w:val="12"/>
        </w:rPr>
        <w:t xml:space="preserve"> </w:t>
      </w:r>
      <w:r w:rsidRPr="001A436D">
        <w:rPr>
          <w:rFonts w:ascii="Arial MT"/>
          <w:color w:val="344449"/>
          <w:sz w:val="12"/>
          <w:rPrChange w:id="3997" w:author="Vannieuwenhuyze Jorre" w:date="2025-03-27T14:21:00Z" w16du:dateUtc="2025-03-27T13:21:00Z">
            <w:rPr>
              <w:rFonts w:ascii="Arial MT"/>
              <w:color w:val="344449"/>
              <w:spacing w:val="-2"/>
              <w:sz w:val="12"/>
            </w:rPr>
          </w:rPrChange>
        </w:rPr>
        <w:t>door</w:t>
      </w:r>
      <w:r w:rsidRPr="002A7964">
        <w:rPr>
          <w:rFonts w:ascii="Arial MT"/>
          <w:color w:val="344449"/>
          <w:sz w:val="12"/>
        </w:rPr>
        <w:t xml:space="preserve"> </w:t>
      </w:r>
      <w:r w:rsidRPr="001A436D">
        <w:rPr>
          <w:rFonts w:ascii="Arial MT"/>
          <w:color w:val="344449"/>
          <w:sz w:val="12"/>
          <w:rPrChange w:id="3998" w:author="Vannieuwenhuyze Jorre" w:date="2025-03-27T14:21:00Z" w16du:dateUtc="2025-03-27T13:21:00Z">
            <w:rPr>
              <w:rFonts w:ascii="Arial MT"/>
              <w:color w:val="344449"/>
              <w:spacing w:val="-2"/>
              <w:sz w:val="12"/>
            </w:rPr>
          </w:rPrChange>
        </w:rPr>
        <w:t>fusies.</w:t>
      </w:r>
    </w:p>
    <w:p w14:paraId="25B31AEC" w14:textId="77777777" w:rsidR="001E3564" w:rsidRPr="002A7964" w:rsidRDefault="001E3564">
      <w:pPr>
        <w:pStyle w:val="BodyText"/>
        <w:rPr>
          <w:rFonts w:ascii="Arial MT"/>
          <w:sz w:val="12"/>
        </w:rPr>
      </w:pPr>
    </w:p>
    <w:p w14:paraId="25B31AED" w14:textId="77777777" w:rsidR="001E3564" w:rsidRPr="002A7964" w:rsidRDefault="001E3564">
      <w:pPr>
        <w:pStyle w:val="BodyText"/>
        <w:spacing w:before="55"/>
        <w:rPr>
          <w:rFonts w:ascii="Arial MT"/>
          <w:sz w:val="12"/>
        </w:rPr>
      </w:pPr>
    </w:p>
    <w:p w14:paraId="25B31AEE" w14:textId="77777777" w:rsidR="001E3564" w:rsidRPr="002A7964" w:rsidRDefault="002F5345">
      <w:pPr>
        <w:ind w:left="896"/>
        <w:rPr>
          <w:b/>
          <w:sz w:val="12"/>
        </w:rPr>
      </w:pPr>
      <w:r w:rsidRPr="001A436D">
        <w:rPr>
          <w:b/>
          <w:color w:val="4A6C79"/>
          <w:sz w:val="12"/>
          <w:rPrChange w:id="3999" w:author="Vannieuwenhuyze Jorre" w:date="2025-03-27T14:21:00Z" w16du:dateUtc="2025-03-27T13:21:00Z">
            <w:rPr>
              <w:b/>
              <w:color w:val="4A6C79"/>
              <w:spacing w:val="-2"/>
              <w:sz w:val="12"/>
            </w:rPr>
          </w:rPrChange>
        </w:rPr>
        <w:t>Aantal</w:t>
      </w:r>
      <w:r w:rsidRPr="001A436D">
        <w:rPr>
          <w:b/>
          <w:color w:val="4A6C79"/>
          <w:sz w:val="12"/>
          <w:rPrChange w:id="4000" w:author="Vannieuwenhuyze Jorre" w:date="2025-03-27T14:21:00Z" w16du:dateUtc="2025-03-27T13:21:00Z">
            <w:rPr>
              <w:b/>
              <w:color w:val="4A6C79"/>
              <w:spacing w:val="3"/>
              <w:sz w:val="12"/>
            </w:rPr>
          </w:rPrChange>
        </w:rPr>
        <w:t xml:space="preserve"> </w:t>
      </w:r>
      <w:r w:rsidRPr="001A436D">
        <w:rPr>
          <w:b/>
          <w:color w:val="4A6C79"/>
          <w:sz w:val="12"/>
          <w:rPrChange w:id="4001" w:author="Vannieuwenhuyze Jorre" w:date="2025-03-27T14:21:00Z" w16du:dateUtc="2025-03-27T13:21:00Z">
            <w:rPr>
              <w:b/>
              <w:color w:val="4A6C79"/>
              <w:spacing w:val="-2"/>
              <w:sz w:val="12"/>
            </w:rPr>
          </w:rPrChange>
        </w:rPr>
        <w:t>mannen</w:t>
      </w:r>
      <w:r w:rsidRPr="001A436D">
        <w:rPr>
          <w:b/>
          <w:color w:val="4A6C79"/>
          <w:sz w:val="12"/>
          <w:rPrChange w:id="4002" w:author="Vannieuwenhuyze Jorre" w:date="2025-03-27T14:21:00Z" w16du:dateUtc="2025-03-27T13:21:00Z">
            <w:rPr>
              <w:b/>
              <w:color w:val="4A6C79"/>
              <w:spacing w:val="4"/>
              <w:sz w:val="12"/>
            </w:rPr>
          </w:rPrChange>
        </w:rPr>
        <w:t xml:space="preserve"> </w:t>
      </w:r>
      <w:r w:rsidRPr="001A436D">
        <w:rPr>
          <w:b/>
          <w:color w:val="4A6C79"/>
          <w:sz w:val="12"/>
          <w:rPrChange w:id="4003" w:author="Vannieuwenhuyze Jorre" w:date="2025-03-27T14:21:00Z" w16du:dateUtc="2025-03-27T13:21:00Z">
            <w:rPr>
              <w:b/>
              <w:color w:val="4A6C79"/>
              <w:spacing w:val="-2"/>
              <w:sz w:val="12"/>
            </w:rPr>
          </w:rPrChange>
        </w:rPr>
        <w:t>en</w:t>
      </w:r>
      <w:r w:rsidRPr="001A436D">
        <w:rPr>
          <w:b/>
          <w:color w:val="4A6C79"/>
          <w:sz w:val="12"/>
          <w:rPrChange w:id="4004" w:author="Vannieuwenhuyze Jorre" w:date="2025-03-27T14:21:00Z" w16du:dateUtc="2025-03-27T13:21:00Z">
            <w:rPr>
              <w:b/>
              <w:color w:val="4A6C79"/>
              <w:spacing w:val="4"/>
              <w:sz w:val="12"/>
            </w:rPr>
          </w:rPrChange>
        </w:rPr>
        <w:t xml:space="preserve"> </w:t>
      </w:r>
      <w:r w:rsidRPr="001A436D">
        <w:rPr>
          <w:b/>
          <w:color w:val="4A6C79"/>
          <w:sz w:val="12"/>
          <w:rPrChange w:id="4005" w:author="Vannieuwenhuyze Jorre" w:date="2025-03-27T14:21:00Z" w16du:dateUtc="2025-03-27T13:21:00Z">
            <w:rPr>
              <w:b/>
              <w:color w:val="4A6C79"/>
              <w:spacing w:val="-2"/>
              <w:sz w:val="12"/>
            </w:rPr>
          </w:rPrChange>
        </w:rPr>
        <w:t>vrouwen,</w:t>
      </w:r>
      <w:r w:rsidRPr="001A436D">
        <w:rPr>
          <w:b/>
          <w:color w:val="4A6C79"/>
          <w:sz w:val="12"/>
          <w:rPrChange w:id="4006" w:author="Vannieuwenhuyze Jorre" w:date="2025-03-27T14:21:00Z" w16du:dateUtc="2025-03-27T13:21:00Z">
            <w:rPr>
              <w:b/>
              <w:color w:val="4A6C79"/>
              <w:spacing w:val="3"/>
              <w:sz w:val="12"/>
            </w:rPr>
          </w:rPrChange>
        </w:rPr>
        <w:t xml:space="preserve"> </w:t>
      </w:r>
      <w:r w:rsidRPr="001A436D">
        <w:rPr>
          <w:b/>
          <w:color w:val="4A6C79"/>
          <w:sz w:val="12"/>
          <w:rPrChange w:id="4007" w:author="Vannieuwenhuyze Jorre" w:date="2025-03-27T14:21:00Z" w16du:dateUtc="2025-03-27T13:21:00Z">
            <w:rPr>
              <w:b/>
              <w:color w:val="4A6C79"/>
              <w:spacing w:val="-2"/>
              <w:sz w:val="12"/>
            </w:rPr>
          </w:rPrChange>
        </w:rPr>
        <w:t>versie</w:t>
      </w:r>
      <w:r w:rsidRPr="001A436D">
        <w:rPr>
          <w:b/>
          <w:color w:val="4A6C79"/>
          <w:sz w:val="12"/>
          <w:rPrChange w:id="4008" w:author="Vannieuwenhuyze Jorre" w:date="2025-03-27T14:21:00Z" w16du:dateUtc="2025-03-27T13:21:00Z">
            <w:rPr>
              <w:b/>
              <w:color w:val="4A6C79"/>
              <w:spacing w:val="4"/>
              <w:sz w:val="12"/>
            </w:rPr>
          </w:rPrChange>
        </w:rPr>
        <w:t xml:space="preserve"> </w:t>
      </w:r>
      <w:r w:rsidRPr="001A436D">
        <w:rPr>
          <w:b/>
          <w:color w:val="4A6C79"/>
          <w:sz w:val="12"/>
          <w:rPrChange w:id="4009" w:author="Vannieuwenhuyze Jorre" w:date="2025-03-27T14:21:00Z" w16du:dateUtc="2025-03-27T13:21:00Z">
            <w:rPr>
              <w:b/>
              <w:color w:val="4A6C79"/>
              <w:spacing w:val="-10"/>
              <w:sz w:val="12"/>
            </w:rPr>
          </w:rPrChange>
        </w:rPr>
        <w:t>3</w:t>
      </w:r>
    </w:p>
    <w:p w14:paraId="25B31AEF" w14:textId="77777777" w:rsidR="001E3564" w:rsidRPr="002A7964" w:rsidRDefault="002F5345">
      <w:pPr>
        <w:spacing w:before="53" w:line="144" w:lineRule="exact"/>
        <w:ind w:left="1108"/>
        <w:rPr>
          <w:i/>
          <w:sz w:val="12"/>
        </w:rPr>
      </w:pPr>
      <w:r w:rsidRPr="001A436D">
        <w:rPr>
          <w:i/>
          <w:color w:val="70A2B8"/>
          <w:sz w:val="12"/>
          <w:rPrChange w:id="4010" w:author="Vannieuwenhuyze Jorre" w:date="2025-03-27T14:21:00Z" w16du:dateUtc="2025-03-27T13:21:00Z">
            <w:rPr>
              <w:i/>
              <w:color w:val="70A2B8"/>
              <w:spacing w:val="-2"/>
              <w:sz w:val="12"/>
            </w:rPr>
          </w:rPrChange>
        </w:rPr>
        <w:t>gebruikersvoorwaarden:</w:t>
      </w:r>
    </w:p>
    <w:p w14:paraId="25B31AF0" w14:textId="77777777" w:rsidR="001E3564" w:rsidRPr="002A7964" w:rsidRDefault="002F5345">
      <w:pPr>
        <w:spacing w:line="136" w:lineRule="exact"/>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4011" w:author="Vannieuwenhuyze Jorre" w:date="2025-03-27T14:21:00Z" w16du:dateUtc="2025-03-27T13:21:00Z">
            <w:rPr>
              <w:rFonts w:ascii="Times New Roman" w:hAnsi="Times New Roman"/>
              <w:i/>
              <w:color w:val="344449"/>
              <w:spacing w:val="23"/>
              <w:sz w:val="12"/>
            </w:rPr>
          </w:rPrChange>
        </w:rPr>
        <w:t xml:space="preserve"> </w:t>
      </w:r>
      <w:r w:rsidRPr="002A7964">
        <w:rPr>
          <w:rFonts w:ascii="Arial MT" w:hAnsi="Arial MT"/>
          <w:color w:val="344449"/>
          <w:sz w:val="12"/>
        </w:rPr>
        <w:t>Decreet XX.XX</w:t>
      </w:r>
      <w:r w:rsidRPr="001A436D">
        <w:rPr>
          <w:rFonts w:ascii="Arial MT" w:hAnsi="Arial MT"/>
          <w:color w:val="344449"/>
          <w:sz w:val="12"/>
          <w:rPrChange w:id="4012"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verwijst naar het</w:t>
      </w:r>
      <w:r w:rsidRPr="001A436D">
        <w:rPr>
          <w:rFonts w:ascii="Arial MT" w:hAnsi="Arial MT"/>
          <w:color w:val="344449"/>
          <w:sz w:val="12"/>
          <w:rPrChange w:id="4013"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aantal inwoners in Vlaamse</w:t>
      </w:r>
      <w:r w:rsidRPr="001A436D">
        <w:rPr>
          <w:rFonts w:ascii="Arial MT" w:hAnsi="Arial MT"/>
          <w:color w:val="344449"/>
          <w:sz w:val="12"/>
          <w:rPrChange w:id="4014"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gemeenten om beleid te</w:t>
      </w:r>
      <w:r w:rsidRPr="001A436D">
        <w:rPr>
          <w:rFonts w:ascii="Arial MT" w:hAnsi="Arial MT"/>
          <w:color w:val="344449"/>
          <w:sz w:val="12"/>
          <w:rPrChange w:id="4015"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 xml:space="preserve">voeren over </w:t>
      </w:r>
      <w:r w:rsidRPr="001A436D">
        <w:rPr>
          <w:rFonts w:ascii="Arial MT" w:hAnsi="Arial MT" w:hint="eastAsia"/>
          <w:color w:val="344449"/>
          <w:sz w:val="12"/>
          <w:rPrChange w:id="4016" w:author="Vannieuwenhuyze Jorre" w:date="2025-03-27T14:21:00Z" w16du:dateUtc="2025-03-27T13:21:00Z">
            <w:rPr>
              <w:rFonts w:ascii="Arial MT" w:hAnsi="Arial MT" w:hint="eastAsia"/>
              <w:color w:val="344449"/>
              <w:spacing w:val="-10"/>
              <w:sz w:val="12"/>
            </w:rPr>
          </w:rPrChange>
        </w:rPr>
        <w:t>…</w:t>
      </w:r>
    </w:p>
    <w:p w14:paraId="25B31AF1" w14:textId="77777777" w:rsidR="001E3564" w:rsidRPr="002A7964" w:rsidRDefault="002F5345">
      <w:pPr>
        <w:spacing w:before="1"/>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4017" w:author="Vannieuwenhuyze Jorre" w:date="2025-03-27T14:21:00Z" w16du:dateUtc="2025-03-27T13:21:00Z">
            <w:rPr>
              <w:rFonts w:ascii="Times New Roman" w:hAnsi="Times New Roman"/>
              <w:i/>
              <w:color w:val="344449"/>
              <w:spacing w:val="20"/>
              <w:sz w:val="12"/>
            </w:rPr>
          </w:rPrChange>
        </w:rPr>
        <w:t xml:space="preserve"> </w:t>
      </w:r>
      <w:r w:rsidRPr="002A7964">
        <w:rPr>
          <w:rFonts w:ascii="Arial MT" w:hAnsi="Arial MT"/>
          <w:color w:val="344449"/>
          <w:sz w:val="12"/>
        </w:rPr>
        <w:t>Agentschap</w:t>
      </w:r>
      <w:r w:rsidRPr="001A436D">
        <w:rPr>
          <w:rFonts w:ascii="Arial MT" w:hAnsi="Arial MT"/>
          <w:color w:val="344449"/>
          <w:sz w:val="12"/>
          <w:rPrChange w:id="4018"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Binnenlands</w:t>
      </w:r>
      <w:r w:rsidRPr="001A436D">
        <w:rPr>
          <w:rFonts w:ascii="Arial MT" w:hAnsi="Arial MT"/>
          <w:color w:val="344449"/>
          <w:sz w:val="12"/>
          <w:rPrChange w:id="4019"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Bestuur</w:t>
      </w:r>
      <w:r w:rsidRPr="001A436D">
        <w:rPr>
          <w:rFonts w:ascii="Arial MT" w:hAnsi="Arial MT"/>
          <w:color w:val="344449"/>
          <w:sz w:val="12"/>
          <w:rPrChange w:id="4020"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publiceert</w:t>
      </w:r>
      <w:r w:rsidRPr="001A436D">
        <w:rPr>
          <w:rFonts w:ascii="Arial MT" w:hAnsi="Arial MT"/>
          <w:color w:val="344449"/>
          <w:sz w:val="12"/>
          <w:rPrChange w:id="4021"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cijfers</w:t>
      </w:r>
      <w:r w:rsidRPr="001A436D">
        <w:rPr>
          <w:rFonts w:ascii="Arial MT" w:hAnsi="Arial MT"/>
          <w:color w:val="344449"/>
          <w:sz w:val="12"/>
          <w:rPrChange w:id="4022"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over</w:t>
      </w:r>
      <w:r w:rsidRPr="001A436D">
        <w:rPr>
          <w:rFonts w:ascii="Arial MT" w:hAnsi="Arial MT"/>
          <w:color w:val="344449"/>
          <w:sz w:val="12"/>
          <w:rPrChange w:id="402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het</w:t>
      </w:r>
      <w:r w:rsidRPr="001A436D">
        <w:rPr>
          <w:rFonts w:ascii="Arial MT" w:hAnsi="Arial MT"/>
          <w:color w:val="344449"/>
          <w:sz w:val="12"/>
          <w:rPrChange w:id="402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aantal</w:t>
      </w:r>
      <w:r w:rsidRPr="001A436D">
        <w:rPr>
          <w:rFonts w:ascii="Arial MT" w:hAnsi="Arial MT"/>
          <w:color w:val="344449"/>
          <w:sz w:val="12"/>
          <w:rPrChange w:id="4025"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inwoners</w:t>
      </w:r>
      <w:r w:rsidRPr="001A436D">
        <w:rPr>
          <w:rFonts w:ascii="Arial MT" w:hAnsi="Arial MT"/>
          <w:color w:val="344449"/>
          <w:sz w:val="12"/>
          <w:rPrChange w:id="4026"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t>
      </w:r>
      <w:r w:rsidRPr="001A436D">
        <w:rPr>
          <w:rFonts w:ascii="Arial MT" w:hAnsi="Arial MT"/>
          <w:color w:val="344449"/>
          <w:sz w:val="12"/>
          <w:rPrChange w:id="4027"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gemeenten</w:t>
      </w:r>
      <w:r w:rsidRPr="001A436D">
        <w:rPr>
          <w:rFonts w:ascii="Arial MT" w:hAnsi="Arial MT"/>
          <w:color w:val="344449"/>
          <w:sz w:val="12"/>
          <w:rPrChange w:id="4028"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als</w:t>
      </w:r>
      <w:r w:rsidRPr="001A436D">
        <w:rPr>
          <w:rFonts w:ascii="Arial MT" w:hAnsi="Arial MT"/>
          <w:color w:val="344449"/>
          <w:sz w:val="12"/>
          <w:rPrChange w:id="4029" w:author="Vannieuwenhuyze Jorre" w:date="2025-03-27T14:21:00Z" w16du:dateUtc="2025-03-27T13:21:00Z">
            <w:rPr>
              <w:rFonts w:ascii="Arial MT" w:hAnsi="Arial MT"/>
              <w:color w:val="344449"/>
              <w:spacing w:val="-2"/>
              <w:sz w:val="12"/>
            </w:rPr>
          </w:rPrChange>
        </w:rPr>
        <w:t xml:space="preserve"> </w:t>
      </w:r>
      <w:r w:rsidRPr="001A436D">
        <w:rPr>
          <w:rFonts w:ascii="Arial MT" w:hAnsi="Arial MT" w:hint="eastAsia"/>
          <w:color w:val="344449"/>
          <w:sz w:val="12"/>
          <w:rPrChange w:id="4030" w:author="Vannieuwenhuyze Jorre" w:date="2025-03-27T14:21:00Z" w16du:dateUtc="2025-03-27T13:21:00Z">
            <w:rPr>
              <w:rFonts w:ascii="Arial MT" w:hAnsi="Arial MT" w:hint="eastAsia"/>
              <w:color w:val="344449"/>
              <w:spacing w:val="-10"/>
              <w:sz w:val="12"/>
            </w:rPr>
          </w:rPrChange>
        </w:rPr>
        <w:t>…</w:t>
      </w:r>
    </w:p>
    <w:p w14:paraId="25B31AF2" w14:textId="77777777" w:rsidR="001E3564" w:rsidRPr="002A7964" w:rsidRDefault="002F5345">
      <w:pPr>
        <w:spacing w:before="1"/>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4031" w:author="Vannieuwenhuyze Jorre" w:date="2025-03-27T14:21:00Z" w16du:dateUtc="2025-03-27T13:21:00Z">
            <w:rPr>
              <w:rFonts w:ascii="Times New Roman" w:hAnsi="Times New Roman"/>
              <w:i/>
              <w:color w:val="344449"/>
              <w:spacing w:val="13"/>
              <w:sz w:val="12"/>
            </w:rPr>
          </w:rPrChange>
        </w:rPr>
        <w:t xml:space="preserve"> </w:t>
      </w:r>
      <w:r w:rsidRPr="002A7964">
        <w:rPr>
          <w:rFonts w:ascii="Arial MT" w:hAnsi="Arial MT"/>
          <w:color w:val="344449"/>
          <w:sz w:val="12"/>
        </w:rPr>
        <w:t>Academische</w:t>
      </w:r>
      <w:r w:rsidRPr="001A436D">
        <w:rPr>
          <w:rFonts w:ascii="Arial MT" w:hAnsi="Arial MT"/>
          <w:color w:val="344449"/>
          <w:sz w:val="12"/>
          <w:rPrChange w:id="4032"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onderzoekers</w:t>
      </w:r>
      <w:r w:rsidRPr="001A436D">
        <w:rPr>
          <w:rFonts w:ascii="Arial MT" w:hAnsi="Arial MT"/>
          <w:color w:val="344449"/>
          <w:sz w:val="12"/>
          <w:rPrChange w:id="4033"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vragen</w:t>
      </w:r>
      <w:r w:rsidRPr="001A436D">
        <w:rPr>
          <w:rFonts w:ascii="Arial MT" w:hAnsi="Arial MT"/>
          <w:color w:val="344449"/>
          <w:sz w:val="12"/>
          <w:rPrChange w:id="4034" w:author="Vannieuwenhuyze Jorre" w:date="2025-03-27T14:21:00Z" w16du:dateUtc="2025-03-27T13:21:00Z">
            <w:rPr>
              <w:rFonts w:ascii="Arial MT" w:hAnsi="Arial MT"/>
              <w:color w:val="344449"/>
              <w:spacing w:val="-7"/>
              <w:sz w:val="12"/>
            </w:rPr>
          </w:rPrChange>
        </w:rPr>
        <w:t xml:space="preserve"> </w:t>
      </w:r>
      <w:r w:rsidRPr="002A7964">
        <w:rPr>
          <w:rFonts w:ascii="Arial MT" w:hAnsi="Arial MT"/>
          <w:color w:val="344449"/>
          <w:sz w:val="12"/>
        </w:rPr>
        <w:t>cijfers</w:t>
      </w:r>
      <w:r w:rsidRPr="001A436D">
        <w:rPr>
          <w:rFonts w:ascii="Arial MT" w:hAnsi="Arial MT"/>
          <w:color w:val="344449"/>
          <w:sz w:val="12"/>
          <w:rPrChange w:id="4035"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over</w:t>
      </w:r>
      <w:r w:rsidRPr="001A436D">
        <w:rPr>
          <w:rFonts w:ascii="Arial MT" w:hAnsi="Arial MT"/>
          <w:color w:val="344449"/>
          <w:sz w:val="12"/>
          <w:rPrChange w:id="4036"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het</w:t>
      </w:r>
      <w:r w:rsidRPr="001A436D">
        <w:rPr>
          <w:rFonts w:ascii="Arial MT" w:hAnsi="Arial MT"/>
          <w:color w:val="344449"/>
          <w:sz w:val="12"/>
          <w:rPrChange w:id="4037"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aantal</w:t>
      </w:r>
      <w:r w:rsidRPr="001A436D">
        <w:rPr>
          <w:rFonts w:ascii="Arial MT" w:hAnsi="Arial MT"/>
          <w:color w:val="344449"/>
          <w:sz w:val="12"/>
          <w:rPrChange w:id="4038"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inwoners</w:t>
      </w:r>
      <w:r w:rsidRPr="001A436D">
        <w:rPr>
          <w:rFonts w:ascii="Arial MT" w:hAnsi="Arial MT"/>
          <w:color w:val="344449"/>
          <w:sz w:val="12"/>
          <w:rPrChange w:id="4039"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in</w:t>
      </w:r>
      <w:r w:rsidRPr="001A436D">
        <w:rPr>
          <w:rFonts w:ascii="Arial MT" w:hAnsi="Arial MT"/>
          <w:color w:val="344449"/>
          <w:sz w:val="12"/>
          <w:rPrChange w:id="4040" w:author="Vannieuwenhuyze Jorre" w:date="2025-03-27T14:21:00Z" w16du:dateUtc="2025-03-27T13:21:00Z">
            <w:rPr>
              <w:rFonts w:ascii="Arial MT" w:hAnsi="Arial MT"/>
              <w:color w:val="344449"/>
              <w:spacing w:val="-7"/>
              <w:sz w:val="12"/>
            </w:rPr>
          </w:rPrChange>
        </w:rPr>
        <w:t xml:space="preserve"> </w:t>
      </w:r>
      <w:r w:rsidRPr="002A7964">
        <w:rPr>
          <w:rFonts w:ascii="Arial MT" w:hAnsi="Arial MT"/>
          <w:color w:val="344449"/>
          <w:sz w:val="12"/>
        </w:rPr>
        <w:t>gemeenten</w:t>
      </w:r>
      <w:r w:rsidRPr="001A436D">
        <w:rPr>
          <w:rFonts w:ascii="Arial MT" w:hAnsi="Arial MT"/>
          <w:color w:val="344449"/>
          <w:sz w:val="12"/>
          <w:rPrChange w:id="4041"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om</w:t>
      </w:r>
      <w:r w:rsidRPr="001A436D">
        <w:rPr>
          <w:rFonts w:ascii="Arial MT" w:hAnsi="Arial MT"/>
          <w:color w:val="344449"/>
          <w:sz w:val="12"/>
          <w:rPrChange w:id="4042"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onderzoek</w:t>
      </w:r>
      <w:r w:rsidRPr="001A436D">
        <w:rPr>
          <w:rFonts w:ascii="Arial MT" w:hAnsi="Arial MT"/>
          <w:color w:val="344449"/>
          <w:sz w:val="12"/>
          <w:rPrChange w:id="4043"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te</w:t>
      </w:r>
      <w:r w:rsidRPr="001A436D">
        <w:rPr>
          <w:rFonts w:ascii="Arial MT" w:hAnsi="Arial MT"/>
          <w:color w:val="344449"/>
          <w:sz w:val="12"/>
          <w:rPrChange w:id="4044"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voeren</w:t>
      </w:r>
      <w:r w:rsidRPr="001A436D">
        <w:rPr>
          <w:rFonts w:ascii="Arial MT" w:hAnsi="Arial MT"/>
          <w:color w:val="344449"/>
          <w:sz w:val="12"/>
          <w:rPrChange w:id="4045" w:author="Vannieuwenhuyze Jorre" w:date="2025-03-27T14:21:00Z" w16du:dateUtc="2025-03-27T13:21:00Z">
            <w:rPr>
              <w:rFonts w:ascii="Arial MT" w:hAnsi="Arial MT"/>
              <w:color w:val="344449"/>
              <w:spacing w:val="-6"/>
              <w:sz w:val="12"/>
            </w:rPr>
          </w:rPrChange>
        </w:rPr>
        <w:t xml:space="preserve"> </w:t>
      </w:r>
      <w:r w:rsidRPr="002A7964">
        <w:rPr>
          <w:rFonts w:ascii="Arial MT" w:hAnsi="Arial MT"/>
          <w:color w:val="344449"/>
          <w:sz w:val="12"/>
        </w:rPr>
        <w:t>over</w:t>
      </w:r>
      <w:r w:rsidRPr="001A436D">
        <w:rPr>
          <w:rFonts w:ascii="Arial MT" w:hAnsi="Arial MT"/>
          <w:color w:val="344449"/>
          <w:sz w:val="12"/>
          <w:rPrChange w:id="4046" w:author="Vannieuwenhuyze Jorre" w:date="2025-03-27T14:21:00Z" w16du:dateUtc="2025-03-27T13:21:00Z">
            <w:rPr>
              <w:rFonts w:ascii="Arial MT" w:hAnsi="Arial MT"/>
              <w:color w:val="344449"/>
              <w:spacing w:val="-6"/>
              <w:sz w:val="12"/>
            </w:rPr>
          </w:rPrChange>
        </w:rPr>
        <w:t xml:space="preserve"> </w:t>
      </w:r>
      <w:r w:rsidRPr="001A436D">
        <w:rPr>
          <w:rFonts w:ascii="Arial MT" w:hAnsi="Arial MT" w:hint="eastAsia"/>
          <w:color w:val="344449"/>
          <w:sz w:val="12"/>
          <w:rPrChange w:id="4047" w:author="Vannieuwenhuyze Jorre" w:date="2025-03-27T14:21:00Z" w16du:dateUtc="2025-03-27T13:21:00Z">
            <w:rPr>
              <w:rFonts w:ascii="Arial MT" w:hAnsi="Arial MT" w:hint="eastAsia"/>
              <w:color w:val="344449"/>
              <w:spacing w:val="-10"/>
              <w:sz w:val="12"/>
            </w:rPr>
          </w:rPrChange>
        </w:rPr>
        <w:t>…</w:t>
      </w:r>
    </w:p>
    <w:p w14:paraId="25B31AF3" w14:textId="77777777" w:rsidR="001E3564" w:rsidRPr="002A7964" w:rsidRDefault="002F5345">
      <w:pPr>
        <w:spacing w:before="1" w:line="138" w:lineRule="exact"/>
        <w:ind w:left="1321"/>
        <w:rPr>
          <w:rFonts w:ascii="Arial MT" w:hAnsi="Arial MT"/>
          <w:sz w:val="12"/>
        </w:rPr>
      </w:pPr>
      <w:r w:rsidRPr="002A7964">
        <w:rPr>
          <w:rFonts w:ascii="Times New Roman" w:hAnsi="Times New Roman"/>
          <w:i/>
          <w:color w:val="344449"/>
          <w:w w:val="105"/>
          <w:sz w:val="12"/>
        </w:rPr>
        <w:t>→</w:t>
      </w:r>
      <w:r w:rsidRPr="001A436D">
        <w:rPr>
          <w:rFonts w:ascii="Times New Roman" w:hAnsi="Times New Roman"/>
          <w:i/>
          <w:color w:val="344449"/>
          <w:w w:val="105"/>
          <w:sz w:val="12"/>
          <w:rPrChange w:id="4048" w:author="Vannieuwenhuyze Jorre" w:date="2025-03-27T14:21:00Z" w16du:dateUtc="2025-03-27T13:21:00Z">
            <w:rPr>
              <w:rFonts w:ascii="Times New Roman" w:hAnsi="Times New Roman"/>
              <w:i/>
              <w:color w:val="344449"/>
              <w:spacing w:val="53"/>
              <w:w w:val="105"/>
              <w:sz w:val="12"/>
            </w:rPr>
          </w:rPrChange>
        </w:rPr>
        <w:t xml:space="preserve"> </w:t>
      </w:r>
      <w:r w:rsidRPr="001A436D">
        <w:rPr>
          <w:rFonts w:ascii="Arial MT" w:hAnsi="Arial MT" w:hint="eastAsia"/>
          <w:color w:val="344449"/>
          <w:w w:val="95"/>
          <w:sz w:val="12"/>
          <w:rPrChange w:id="4049" w:author="Vannieuwenhuyze Jorre" w:date="2025-03-27T14:21:00Z" w16du:dateUtc="2025-03-27T13:21:00Z">
            <w:rPr>
              <w:rFonts w:ascii="Arial MT" w:hAnsi="Arial MT" w:hint="eastAsia"/>
              <w:color w:val="344449"/>
              <w:spacing w:val="-10"/>
              <w:w w:val="95"/>
              <w:sz w:val="12"/>
            </w:rPr>
          </w:rPrChange>
        </w:rPr>
        <w:t>…</w:t>
      </w:r>
    </w:p>
    <w:p w14:paraId="25B31AF4" w14:textId="77777777" w:rsidR="001E3564" w:rsidRPr="002A7964" w:rsidRDefault="002F5345">
      <w:pPr>
        <w:spacing w:before="1" w:line="237" w:lineRule="auto"/>
        <w:ind w:left="1321" w:right="1319" w:hanging="213"/>
        <w:jc w:val="both"/>
        <w:rPr>
          <w:rFonts w:ascii="Arial MT" w:hAnsi="Arial MT"/>
          <w:sz w:val="12"/>
        </w:rPr>
      </w:pPr>
      <w:r w:rsidRPr="002A7964">
        <w:rPr>
          <w:i/>
          <w:color w:val="70A2B8"/>
          <w:sz w:val="12"/>
        </w:rPr>
        <w:t>Operationele</w:t>
      </w:r>
      <w:r w:rsidRPr="001A436D">
        <w:rPr>
          <w:i/>
          <w:color w:val="70A2B8"/>
          <w:sz w:val="12"/>
          <w:rPrChange w:id="4050" w:author="Vannieuwenhuyze Jorre" w:date="2025-03-27T14:21:00Z" w16du:dateUtc="2025-03-27T13:21:00Z">
            <w:rPr>
              <w:i/>
              <w:color w:val="70A2B8"/>
              <w:spacing w:val="-7"/>
              <w:sz w:val="12"/>
            </w:rPr>
          </w:rPrChange>
        </w:rPr>
        <w:t xml:space="preserve"> </w:t>
      </w:r>
      <w:r w:rsidRPr="002A7964">
        <w:rPr>
          <w:i/>
          <w:color w:val="70A2B8"/>
          <w:sz w:val="12"/>
        </w:rPr>
        <w:t>definitie:</w:t>
      </w:r>
      <w:r w:rsidRPr="001A436D">
        <w:rPr>
          <w:i/>
          <w:color w:val="70A2B8"/>
          <w:sz w:val="12"/>
          <w:rPrChange w:id="4051" w:author="Vannieuwenhuyze Jorre" w:date="2025-03-27T14:21:00Z" w16du:dateUtc="2025-03-27T13:21:00Z">
            <w:rPr>
              <w:i/>
              <w:color w:val="70A2B8"/>
              <w:spacing w:val="11"/>
              <w:sz w:val="12"/>
            </w:rPr>
          </w:rPrChange>
        </w:rPr>
        <w:t xml:space="preserve"> </w:t>
      </w:r>
      <w:r w:rsidRPr="002A7964">
        <w:rPr>
          <w:rFonts w:ascii="Arial MT" w:hAnsi="Arial MT"/>
          <w:color w:val="344449"/>
          <w:sz w:val="12"/>
        </w:rPr>
        <w:t>Het</w:t>
      </w:r>
      <w:r w:rsidRPr="001A436D">
        <w:rPr>
          <w:rFonts w:ascii="Arial MT" w:hAnsi="Arial MT"/>
          <w:color w:val="344449"/>
          <w:sz w:val="12"/>
          <w:rPrChange w:id="405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aantal</w:t>
      </w:r>
      <w:r w:rsidRPr="001A436D">
        <w:rPr>
          <w:rFonts w:ascii="Arial MT" w:hAnsi="Arial MT"/>
          <w:color w:val="344449"/>
          <w:sz w:val="12"/>
          <w:rPrChange w:id="405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en</w:t>
      </w:r>
      <w:r w:rsidRPr="001A436D">
        <w:rPr>
          <w:rFonts w:ascii="Arial MT" w:hAnsi="Arial MT"/>
          <w:color w:val="344449"/>
          <w:sz w:val="12"/>
          <w:rPrChange w:id="405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het</w:t>
      </w:r>
      <w:r w:rsidRPr="001A436D">
        <w:rPr>
          <w:rFonts w:ascii="Arial MT" w:hAnsi="Arial MT"/>
          <w:color w:val="344449"/>
          <w:sz w:val="12"/>
          <w:rPrChange w:id="4055"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percentage</w:t>
      </w:r>
      <w:r w:rsidRPr="001A436D">
        <w:rPr>
          <w:rFonts w:ascii="Arial MT" w:hAnsi="Arial MT"/>
          <w:color w:val="344449"/>
          <w:sz w:val="12"/>
          <w:rPrChange w:id="4056"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mannen</w:t>
      </w:r>
      <w:r w:rsidRPr="001A436D">
        <w:rPr>
          <w:rFonts w:ascii="Arial MT" w:hAnsi="Arial MT"/>
          <w:color w:val="344449"/>
          <w:sz w:val="12"/>
          <w:rPrChange w:id="4057"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en</w:t>
      </w:r>
      <w:r w:rsidRPr="001A436D">
        <w:rPr>
          <w:rFonts w:ascii="Arial MT" w:hAnsi="Arial MT"/>
          <w:color w:val="344449"/>
          <w:sz w:val="12"/>
          <w:rPrChange w:id="4058"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vrouwen</w:t>
      </w:r>
      <w:r w:rsidRPr="001A436D">
        <w:rPr>
          <w:rFonts w:ascii="Arial MT" w:hAnsi="Arial MT"/>
          <w:color w:val="344449"/>
          <w:sz w:val="12"/>
          <w:rPrChange w:id="4059"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t>
      </w:r>
      <w:r w:rsidRPr="001A436D">
        <w:rPr>
          <w:rFonts w:ascii="Arial MT" w:hAnsi="Arial MT"/>
          <w:color w:val="344449"/>
          <w:sz w:val="12"/>
          <w:rPrChange w:id="4060"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de</w:t>
      </w:r>
      <w:r w:rsidRPr="001A436D">
        <w:rPr>
          <w:rFonts w:ascii="Arial MT" w:hAnsi="Arial MT"/>
          <w:color w:val="344449"/>
          <w:sz w:val="12"/>
          <w:rPrChange w:id="4061"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verblijvende</w:t>
      </w:r>
      <w:r w:rsidRPr="001A436D">
        <w:rPr>
          <w:rFonts w:ascii="Arial MT" w:hAnsi="Arial MT"/>
          <w:color w:val="344449"/>
          <w:sz w:val="12"/>
          <w:rPrChange w:id="406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bevolking</w:t>
      </w:r>
      <w:r w:rsidRPr="001A436D">
        <w:rPr>
          <w:rFonts w:ascii="Arial MT" w:hAnsi="Arial MT"/>
          <w:color w:val="344449"/>
          <w:sz w:val="12"/>
          <w:rPrChange w:id="406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(aantal</w:t>
      </w:r>
      <w:r w:rsidRPr="001A436D">
        <w:rPr>
          <w:rFonts w:ascii="Arial MT" w:hAnsi="Arial MT"/>
          <w:color w:val="344449"/>
          <w:sz w:val="12"/>
          <w:rPrChange w:id="406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geregistreerde</w:t>
      </w:r>
      <w:r w:rsidRPr="001A436D">
        <w:rPr>
          <w:rFonts w:ascii="Arial MT" w:hAnsi="Arial MT"/>
          <w:color w:val="344449"/>
          <w:sz w:val="12"/>
          <w:rPrChange w:id="4065"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inwoners</w:t>
      </w:r>
      <w:r w:rsidRPr="001A436D">
        <w:rPr>
          <w:rFonts w:ascii="Arial MT" w:hAnsi="Arial MT"/>
          <w:color w:val="344449"/>
          <w:sz w:val="12"/>
          <w:rPrChange w:id="4066"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t>
      </w:r>
      <w:r w:rsidRPr="001A436D">
        <w:rPr>
          <w:rFonts w:ascii="Arial MT" w:hAnsi="Arial MT"/>
          <w:color w:val="344449"/>
          <w:sz w:val="12"/>
          <w:rPrChange w:id="4067"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het</w:t>
      </w:r>
      <w:r w:rsidRPr="001A436D">
        <w:rPr>
          <w:rFonts w:ascii="Arial MT" w:hAnsi="Arial MT"/>
          <w:color w:val="344449"/>
          <w:sz w:val="12"/>
          <w:rPrChange w:id="4068"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Rijksregister</w:t>
      </w:r>
      <w:r w:rsidRPr="001A436D">
        <w:rPr>
          <w:rFonts w:ascii="Arial MT" w:hAnsi="Arial MT"/>
          <w:color w:val="344449"/>
          <w:sz w:val="12"/>
          <w:rPrChange w:id="4069"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inclusief</w:t>
      </w:r>
      <w:r w:rsidRPr="001A436D">
        <w:rPr>
          <w:rFonts w:ascii="Arial MT" w:hAnsi="Arial MT"/>
          <w:color w:val="344449"/>
          <w:sz w:val="12"/>
          <w:rPrChange w:id="4070"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personen</w:t>
      </w:r>
      <w:r w:rsidRPr="001A436D">
        <w:rPr>
          <w:rFonts w:ascii="Arial MT" w:hAnsi="Arial MT"/>
          <w:color w:val="344449"/>
          <w:sz w:val="12"/>
          <w:rPrChange w:id="4071"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in</w:t>
      </w:r>
      <w:r w:rsidRPr="001A436D">
        <w:rPr>
          <w:rFonts w:ascii="Arial MT" w:hAnsi="Arial MT"/>
          <w:color w:val="344449"/>
          <w:sz w:val="12"/>
          <w:rPrChange w:id="4072"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het</w:t>
      </w:r>
      <w:r w:rsidRPr="001A436D">
        <w:rPr>
          <w:rFonts w:ascii="Arial MT" w:hAnsi="Arial MT"/>
          <w:color w:val="344449"/>
          <w:sz w:val="12"/>
          <w:rPrChange w:id="4073"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wachtregister</w:t>
      </w:r>
      <w:r w:rsidRPr="001A436D">
        <w:rPr>
          <w:rFonts w:ascii="Arial MT" w:hAnsi="Arial MT"/>
          <w:color w:val="344449"/>
          <w:sz w:val="12"/>
          <w:rPrChange w:id="4074"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en</w:t>
      </w:r>
      <w:r w:rsidRPr="001A436D">
        <w:rPr>
          <w:rFonts w:ascii="Arial MT" w:hAnsi="Arial MT"/>
          <w:color w:val="344449"/>
          <w:sz w:val="12"/>
          <w:rPrChange w:id="4075"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ambassadeurs</w:t>
      </w:r>
      <w:r w:rsidRPr="001A436D">
        <w:rPr>
          <w:rFonts w:ascii="Arial MT" w:hAnsi="Arial MT"/>
          <w:color w:val="344449"/>
          <w:sz w:val="12"/>
          <w:rPrChange w:id="4076"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en</w:t>
      </w:r>
      <w:r w:rsidRPr="001A436D">
        <w:rPr>
          <w:rFonts w:ascii="Arial MT" w:hAnsi="Arial MT"/>
          <w:color w:val="344449"/>
          <w:sz w:val="12"/>
          <w:rPrChange w:id="4077"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personen</w:t>
      </w:r>
      <w:r w:rsidRPr="001A436D">
        <w:rPr>
          <w:rFonts w:ascii="Arial MT" w:hAnsi="Arial MT"/>
          <w:color w:val="344449"/>
          <w:sz w:val="12"/>
          <w:rPrChange w:id="4078"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die</w:t>
      </w:r>
      <w:r w:rsidRPr="001A436D">
        <w:rPr>
          <w:rFonts w:ascii="Arial MT" w:hAnsi="Arial MT"/>
          <w:color w:val="344449"/>
          <w:sz w:val="12"/>
          <w:rPrChange w:id="4079"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minder</w:t>
      </w:r>
      <w:r w:rsidRPr="001A436D">
        <w:rPr>
          <w:rFonts w:ascii="Arial MT" w:hAnsi="Arial MT"/>
          <w:color w:val="344449"/>
          <w:sz w:val="12"/>
          <w:rPrChange w:id="4080"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dan</w:t>
      </w:r>
      <w:r w:rsidRPr="001A436D">
        <w:rPr>
          <w:rFonts w:ascii="Arial MT" w:hAnsi="Arial MT"/>
          <w:color w:val="344449"/>
          <w:sz w:val="12"/>
          <w:rPrChange w:id="4081"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drie</w:t>
      </w:r>
      <w:r w:rsidRPr="001A436D">
        <w:rPr>
          <w:rFonts w:ascii="Arial MT" w:hAnsi="Arial MT"/>
          <w:color w:val="344449"/>
          <w:sz w:val="12"/>
          <w:rPrChange w:id="4082"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maanden</w:t>
      </w:r>
      <w:r w:rsidRPr="001A436D">
        <w:rPr>
          <w:rFonts w:ascii="Arial MT" w:hAnsi="Arial MT"/>
          <w:color w:val="344449"/>
          <w:sz w:val="12"/>
          <w:rPrChange w:id="4083"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in</w:t>
      </w:r>
      <w:r w:rsidRPr="001A436D">
        <w:rPr>
          <w:rFonts w:ascii="Arial MT" w:hAnsi="Arial MT"/>
          <w:color w:val="344449"/>
          <w:sz w:val="12"/>
          <w:rPrChange w:id="4084"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België</w:t>
      </w:r>
      <w:r w:rsidRPr="001A436D">
        <w:rPr>
          <w:rFonts w:ascii="Arial MT" w:hAnsi="Arial MT"/>
          <w:color w:val="344449"/>
          <w:sz w:val="12"/>
          <w:rPrChange w:id="4085" w:author="Vannieuwenhuyze Jorre" w:date="2025-03-27T14:21:00Z" w16du:dateUtc="2025-03-27T13:21:00Z">
            <w:rPr>
              <w:rFonts w:ascii="Arial MT" w:hAnsi="Arial MT"/>
              <w:color w:val="344449"/>
              <w:spacing w:val="-8"/>
              <w:sz w:val="12"/>
            </w:rPr>
          </w:rPrChange>
        </w:rPr>
        <w:t xml:space="preserve"> </w:t>
      </w:r>
      <w:r w:rsidRPr="002A7964">
        <w:rPr>
          <w:rFonts w:ascii="Arial MT" w:hAnsi="Arial MT"/>
          <w:color w:val="344449"/>
          <w:sz w:val="12"/>
        </w:rPr>
        <w:t>verblijven)</w:t>
      </w:r>
      <w:r w:rsidRPr="001A436D">
        <w:rPr>
          <w:rFonts w:ascii="Arial MT" w:hAnsi="Arial MT"/>
          <w:color w:val="344449"/>
          <w:sz w:val="12"/>
          <w:rPrChange w:id="4086"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op</w:t>
      </w:r>
      <w:r w:rsidRPr="001A436D">
        <w:rPr>
          <w:rFonts w:ascii="Arial MT" w:hAnsi="Arial MT"/>
          <w:color w:val="344449"/>
          <w:sz w:val="12"/>
          <w:rPrChange w:id="4087"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 xml:space="preserve">1 januari van elk kalenderjaar vanaf 2005 per Vlaamse gemeente volgens de NIS-code-indeling in 2025 </w:t>
      </w:r>
      <w:r w:rsidRPr="002A7964">
        <w:rPr>
          <w:rFonts w:ascii="Arial MT" w:hAnsi="Arial MT"/>
          <w:color w:val="344449"/>
          <w:w w:val="110"/>
          <w:sz w:val="12"/>
        </w:rPr>
        <w:t>=</w:t>
      </w:r>
      <w:r w:rsidRPr="001A436D">
        <w:rPr>
          <w:rFonts w:ascii="Arial MT" w:hAnsi="Arial MT"/>
          <w:color w:val="344449"/>
          <w:w w:val="110"/>
          <w:sz w:val="12"/>
          <w:rPrChange w:id="4088" w:author="Vannieuwenhuyze Jorre" w:date="2025-03-27T14:21:00Z" w16du:dateUtc="2025-03-27T13:21:00Z">
            <w:rPr>
              <w:rFonts w:ascii="Arial MT" w:hAnsi="Arial MT"/>
              <w:color w:val="344449"/>
              <w:spacing w:val="-1"/>
              <w:w w:val="110"/>
              <w:sz w:val="12"/>
            </w:rPr>
          </w:rPrChange>
        </w:rPr>
        <w:t xml:space="preserve"> </w:t>
      </w:r>
      <w:r w:rsidRPr="002A7964">
        <w:rPr>
          <w:rFonts w:ascii="Arial MT" w:hAnsi="Arial MT"/>
          <w:color w:val="344449"/>
          <w:sz w:val="12"/>
        </w:rPr>
        <w:t>570 cijfers per jaar.</w:t>
      </w:r>
    </w:p>
    <w:p w14:paraId="25B31AF5" w14:textId="77777777" w:rsidR="001E3564" w:rsidRPr="002A7964" w:rsidRDefault="002F5345">
      <w:pPr>
        <w:spacing w:line="146" w:lineRule="exact"/>
        <w:ind w:left="1108"/>
        <w:jc w:val="both"/>
        <w:rPr>
          <w:rFonts w:ascii="Arial MT"/>
          <w:sz w:val="12"/>
        </w:rPr>
      </w:pPr>
      <w:r w:rsidRPr="002A7964">
        <w:rPr>
          <w:i/>
          <w:color w:val="70A2B8"/>
          <w:sz w:val="12"/>
        </w:rPr>
        <w:t>Kwaliteit:</w:t>
      </w:r>
      <w:r w:rsidRPr="001A436D">
        <w:rPr>
          <w:i/>
          <w:color w:val="70A2B8"/>
          <w:sz w:val="12"/>
          <w:rPrChange w:id="4089" w:author="Vannieuwenhuyze Jorre" w:date="2025-03-27T14:21:00Z" w16du:dateUtc="2025-03-27T13:21:00Z">
            <w:rPr>
              <w:i/>
              <w:color w:val="70A2B8"/>
              <w:spacing w:val="14"/>
              <w:sz w:val="12"/>
            </w:rPr>
          </w:rPrChange>
        </w:rPr>
        <w:t xml:space="preserve"> </w:t>
      </w:r>
      <w:r w:rsidRPr="002A7964">
        <w:rPr>
          <w:rFonts w:ascii="Arial MT"/>
          <w:color w:val="344449"/>
          <w:sz w:val="12"/>
        </w:rPr>
        <w:t>Onderzoek XX</w:t>
      </w:r>
      <w:r w:rsidRPr="001A436D">
        <w:rPr>
          <w:rFonts w:ascii="Arial MT"/>
          <w:color w:val="344449"/>
          <w:sz w:val="12"/>
          <w:rPrChange w:id="4090"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toont aan dat er</w:t>
      </w:r>
      <w:r w:rsidRPr="001A436D">
        <w:rPr>
          <w:rFonts w:ascii="Arial MT"/>
          <w:color w:val="344449"/>
          <w:sz w:val="12"/>
          <w:rPrChange w:id="4091"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geen problemen zijn</w:t>
      </w:r>
      <w:r w:rsidRPr="001A436D">
        <w:rPr>
          <w:rFonts w:ascii="Arial MT"/>
          <w:color w:val="344449"/>
          <w:sz w:val="12"/>
          <w:rPrChange w:id="4092"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 xml:space="preserve">met deze </w:t>
      </w:r>
      <w:r w:rsidRPr="001A436D">
        <w:rPr>
          <w:rFonts w:ascii="Arial MT"/>
          <w:color w:val="344449"/>
          <w:sz w:val="12"/>
          <w:rPrChange w:id="4093" w:author="Vannieuwenhuyze Jorre" w:date="2025-03-27T14:21:00Z" w16du:dateUtc="2025-03-27T13:21:00Z">
            <w:rPr>
              <w:rFonts w:ascii="Arial MT"/>
              <w:color w:val="344449"/>
              <w:spacing w:val="-2"/>
              <w:sz w:val="12"/>
            </w:rPr>
          </w:rPrChange>
        </w:rPr>
        <w:t>statistiekreeks.</w:t>
      </w:r>
    </w:p>
    <w:p w14:paraId="25B31AF6" w14:textId="77777777" w:rsidR="001E3564" w:rsidRPr="002A7964" w:rsidRDefault="001E3564">
      <w:pPr>
        <w:pStyle w:val="BodyText"/>
        <w:rPr>
          <w:rFonts w:ascii="Arial MT"/>
          <w:sz w:val="12"/>
        </w:rPr>
      </w:pPr>
    </w:p>
    <w:p w14:paraId="25B31AF7" w14:textId="77777777" w:rsidR="001E3564" w:rsidRPr="002A7964" w:rsidRDefault="001E3564">
      <w:pPr>
        <w:pStyle w:val="BodyText"/>
        <w:spacing w:before="55"/>
        <w:rPr>
          <w:rFonts w:ascii="Arial MT"/>
          <w:sz w:val="12"/>
        </w:rPr>
      </w:pPr>
    </w:p>
    <w:p w14:paraId="25B31AF8" w14:textId="77777777" w:rsidR="001E3564" w:rsidRPr="002A7964" w:rsidRDefault="002F5345">
      <w:pPr>
        <w:ind w:left="896"/>
        <w:rPr>
          <w:b/>
          <w:sz w:val="12"/>
        </w:rPr>
      </w:pPr>
      <w:r w:rsidRPr="001A436D">
        <w:rPr>
          <w:b/>
          <w:color w:val="4A6C79"/>
          <w:sz w:val="12"/>
          <w:rPrChange w:id="4094" w:author="Vannieuwenhuyze Jorre" w:date="2025-03-27T14:21:00Z" w16du:dateUtc="2025-03-27T13:21:00Z">
            <w:rPr>
              <w:b/>
              <w:color w:val="4A6C79"/>
              <w:spacing w:val="-2"/>
              <w:sz w:val="12"/>
            </w:rPr>
          </w:rPrChange>
        </w:rPr>
        <w:t>Tewerkstelling</w:t>
      </w:r>
      <w:r w:rsidRPr="001A436D">
        <w:rPr>
          <w:b/>
          <w:color w:val="4A6C79"/>
          <w:sz w:val="12"/>
          <w:rPrChange w:id="4095" w:author="Vannieuwenhuyze Jorre" w:date="2025-03-27T14:21:00Z" w16du:dateUtc="2025-03-27T13:21:00Z">
            <w:rPr>
              <w:b/>
              <w:color w:val="4A6C79"/>
              <w:spacing w:val="1"/>
              <w:sz w:val="12"/>
            </w:rPr>
          </w:rPrChange>
        </w:rPr>
        <w:t xml:space="preserve"> </w:t>
      </w:r>
      <w:r w:rsidRPr="001A436D">
        <w:rPr>
          <w:b/>
          <w:color w:val="4A6C79"/>
          <w:sz w:val="12"/>
          <w:rPrChange w:id="4096" w:author="Vannieuwenhuyze Jorre" w:date="2025-03-27T14:21:00Z" w16du:dateUtc="2025-03-27T13:21:00Z">
            <w:rPr>
              <w:b/>
              <w:color w:val="4A6C79"/>
              <w:spacing w:val="-2"/>
              <w:sz w:val="12"/>
            </w:rPr>
          </w:rPrChange>
        </w:rPr>
        <w:t>in</w:t>
      </w:r>
      <w:r w:rsidRPr="001A436D">
        <w:rPr>
          <w:b/>
          <w:color w:val="4A6C79"/>
          <w:sz w:val="12"/>
          <w:rPrChange w:id="4097" w:author="Vannieuwenhuyze Jorre" w:date="2025-03-27T14:21:00Z" w16du:dateUtc="2025-03-27T13:21:00Z">
            <w:rPr>
              <w:b/>
              <w:color w:val="4A6C79"/>
              <w:spacing w:val="1"/>
              <w:sz w:val="12"/>
            </w:rPr>
          </w:rPrChange>
        </w:rPr>
        <w:t xml:space="preserve"> </w:t>
      </w:r>
      <w:r w:rsidRPr="001A436D">
        <w:rPr>
          <w:b/>
          <w:color w:val="4A6C79"/>
          <w:sz w:val="12"/>
          <w:rPrChange w:id="4098" w:author="Vannieuwenhuyze Jorre" w:date="2025-03-27T14:21:00Z" w16du:dateUtc="2025-03-27T13:21:00Z">
            <w:rPr>
              <w:b/>
              <w:color w:val="4A6C79"/>
              <w:spacing w:val="-2"/>
              <w:sz w:val="12"/>
            </w:rPr>
          </w:rPrChange>
        </w:rPr>
        <w:t>hoogtechnologische</w:t>
      </w:r>
      <w:r w:rsidRPr="001A436D">
        <w:rPr>
          <w:b/>
          <w:color w:val="4A6C79"/>
          <w:sz w:val="12"/>
          <w:rPrChange w:id="4099" w:author="Vannieuwenhuyze Jorre" w:date="2025-03-27T14:21:00Z" w16du:dateUtc="2025-03-27T13:21:00Z">
            <w:rPr>
              <w:b/>
              <w:color w:val="4A6C79"/>
              <w:spacing w:val="1"/>
              <w:sz w:val="12"/>
            </w:rPr>
          </w:rPrChange>
        </w:rPr>
        <w:t xml:space="preserve"> </w:t>
      </w:r>
      <w:r w:rsidRPr="001A436D">
        <w:rPr>
          <w:b/>
          <w:color w:val="4A6C79"/>
          <w:sz w:val="12"/>
          <w:rPrChange w:id="4100" w:author="Vannieuwenhuyze Jorre" w:date="2025-03-27T14:21:00Z" w16du:dateUtc="2025-03-27T13:21:00Z">
            <w:rPr>
              <w:b/>
              <w:color w:val="4A6C79"/>
              <w:spacing w:val="-2"/>
              <w:sz w:val="12"/>
            </w:rPr>
          </w:rPrChange>
        </w:rPr>
        <w:t>sector,</w:t>
      </w:r>
      <w:r w:rsidRPr="001A436D">
        <w:rPr>
          <w:b/>
          <w:color w:val="4A6C79"/>
          <w:sz w:val="12"/>
          <w:rPrChange w:id="4101" w:author="Vannieuwenhuyze Jorre" w:date="2025-03-27T14:21:00Z" w16du:dateUtc="2025-03-27T13:21:00Z">
            <w:rPr>
              <w:b/>
              <w:color w:val="4A6C79"/>
              <w:spacing w:val="2"/>
              <w:sz w:val="12"/>
            </w:rPr>
          </w:rPrChange>
        </w:rPr>
        <w:t xml:space="preserve"> </w:t>
      </w:r>
      <w:r w:rsidRPr="001A436D">
        <w:rPr>
          <w:b/>
          <w:color w:val="4A6C79"/>
          <w:sz w:val="12"/>
          <w:rPrChange w:id="4102" w:author="Vannieuwenhuyze Jorre" w:date="2025-03-27T14:21:00Z" w16du:dateUtc="2025-03-27T13:21:00Z">
            <w:rPr>
              <w:b/>
              <w:color w:val="4A6C79"/>
              <w:spacing w:val="-2"/>
              <w:sz w:val="12"/>
            </w:rPr>
          </w:rPrChange>
        </w:rPr>
        <w:t>versie</w:t>
      </w:r>
      <w:r w:rsidRPr="001A436D">
        <w:rPr>
          <w:b/>
          <w:color w:val="4A6C79"/>
          <w:sz w:val="12"/>
          <w:rPrChange w:id="4103" w:author="Vannieuwenhuyze Jorre" w:date="2025-03-27T14:21:00Z" w16du:dateUtc="2025-03-27T13:21:00Z">
            <w:rPr>
              <w:b/>
              <w:color w:val="4A6C79"/>
              <w:spacing w:val="1"/>
              <w:sz w:val="12"/>
            </w:rPr>
          </w:rPrChange>
        </w:rPr>
        <w:t xml:space="preserve"> </w:t>
      </w:r>
      <w:r w:rsidRPr="001A436D">
        <w:rPr>
          <w:b/>
          <w:color w:val="4A6C79"/>
          <w:sz w:val="12"/>
          <w:rPrChange w:id="4104" w:author="Vannieuwenhuyze Jorre" w:date="2025-03-27T14:21:00Z" w16du:dateUtc="2025-03-27T13:21:00Z">
            <w:rPr>
              <w:b/>
              <w:color w:val="4A6C79"/>
              <w:spacing w:val="-10"/>
              <w:sz w:val="12"/>
            </w:rPr>
          </w:rPrChange>
        </w:rPr>
        <w:t>1</w:t>
      </w:r>
    </w:p>
    <w:p w14:paraId="25B31AF9" w14:textId="77777777" w:rsidR="001E3564" w:rsidRPr="002A7964" w:rsidRDefault="002F5345">
      <w:pPr>
        <w:spacing w:before="53" w:line="144" w:lineRule="exact"/>
        <w:ind w:left="1108"/>
        <w:rPr>
          <w:i/>
          <w:sz w:val="12"/>
        </w:rPr>
      </w:pPr>
      <w:r w:rsidRPr="001A436D">
        <w:rPr>
          <w:i/>
          <w:color w:val="70A2B8"/>
          <w:sz w:val="12"/>
          <w:rPrChange w:id="4105" w:author="Vannieuwenhuyze Jorre" w:date="2025-03-27T14:21:00Z" w16du:dateUtc="2025-03-27T13:21:00Z">
            <w:rPr>
              <w:i/>
              <w:color w:val="70A2B8"/>
              <w:spacing w:val="-2"/>
              <w:sz w:val="12"/>
            </w:rPr>
          </w:rPrChange>
        </w:rPr>
        <w:t>gebruikersvoorwaarden:</w:t>
      </w:r>
    </w:p>
    <w:p w14:paraId="25B31AFA" w14:textId="77777777" w:rsidR="001E3564" w:rsidRPr="002A7964" w:rsidRDefault="002F5345">
      <w:pPr>
        <w:spacing w:line="136" w:lineRule="exact"/>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4106" w:author="Vannieuwenhuyze Jorre" w:date="2025-03-27T14:21:00Z" w16du:dateUtc="2025-03-27T13:21:00Z">
            <w:rPr>
              <w:rFonts w:ascii="Times New Roman" w:hAnsi="Times New Roman"/>
              <w:i/>
              <w:color w:val="344449"/>
              <w:spacing w:val="23"/>
              <w:sz w:val="12"/>
            </w:rPr>
          </w:rPrChange>
        </w:rPr>
        <w:t xml:space="preserve"> </w:t>
      </w:r>
      <w:r w:rsidRPr="002A7964">
        <w:rPr>
          <w:rFonts w:ascii="Arial MT" w:hAnsi="Arial MT"/>
          <w:color w:val="344449"/>
          <w:sz w:val="12"/>
        </w:rPr>
        <w:t>Decreet XX.XX</w:t>
      </w:r>
      <w:r w:rsidRPr="001A436D">
        <w:rPr>
          <w:rFonts w:ascii="Arial MT" w:hAnsi="Arial MT"/>
          <w:color w:val="344449"/>
          <w:sz w:val="12"/>
          <w:rPrChange w:id="4107"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verwijst naar Tewerkstelling</w:t>
      </w:r>
      <w:r w:rsidRPr="001A436D">
        <w:rPr>
          <w:rFonts w:ascii="Arial MT" w:hAnsi="Arial MT"/>
          <w:color w:val="344449"/>
          <w:sz w:val="12"/>
          <w:rPrChange w:id="4108"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in hoogtechnologische sector</w:t>
      </w:r>
      <w:r w:rsidRPr="001A436D">
        <w:rPr>
          <w:rFonts w:ascii="Arial MT" w:hAnsi="Arial MT"/>
          <w:color w:val="344449"/>
          <w:sz w:val="12"/>
          <w:rPrChange w:id="4109"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 xml:space="preserve">in kader van </w:t>
      </w:r>
      <w:r w:rsidRPr="001A436D">
        <w:rPr>
          <w:rFonts w:ascii="Arial MT" w:hAnsi="Arial MT" w:hint="eastAsia"/>
          <w:color w:val="344449"/>
          <w:sz w:val="12"/>
          <w:rPrChange w:id="4110" w:author="Vannieuwenhuyze Jorre" w:date="2025-03-27T14:21:00Z" w16du:dateUtc="2025-03-27T13:21:00Z">
            <w:rPr>
              <w:rFonts w:ascii="Arial MT" w:hAnsi="Arial MT" w:hint="eastAsia"/>
              <w:color w:val="344449"/>
              <w:spacing w:val="-10"/>
              <w:sz w:val="12"/>
            </w:rPr>
          </w:rPrChange>
        </w:rPr>
        <w:t>…</w:t>
      </w:r>
    </w:p>
    <w:p w14:paraId="25B31AFB" w14:textId="77777777" w:rsidR="001E3564" w:rsidRPr="002A7964" w:rsidRDefault="002F5345">
      <w:pPr>
        <w:spacing w:before="1"/>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4111" w:author="Vannieuwenhuyze Jorre" w:date="2025-03-27T14:21:00Z" w16du:dateUtc="2025-03-27T13:21:00Z">
            <w:rPr>
              <w:rFonts w:ascii="Times New Roman" w:hAnsi="Times New Roman"/>
              <w:i/>
              <w:color w:val="344449"/>
              <w:spacing w:val="24"/>
              <w:sz w:val="12"/>
            </w:rPr>
          </w:rPrChange>
        </w:rPr>
        <w:t xml:space="preserve"> </w:t>
      </w:r>
      <w:r w:rsidRPr="002A7964">
        <w:rPr>
          <w:rFonts w:ascii="Arial MT" w:hAnsi="Arial MT"/>
          <w:color w:val="344449"/>
          <w:sz w:val="12"/>
        </w:rPr>
        <w:t>De</w:t>
      </w:r>
      <w:r w:rsidRPr="001A436D">
        <w:rPr>
          <w:rFonts w:ascii="Arial MT" w:hAnsi="Arial MT"/>
          <w:color w:val="344449"/>
          <w:sz w:val="12"/>
          <w:rPrChange w:id="411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cijferpagina</w:t>
      </w:r>
      <w:r w:rsidRPr="001A436D">
        <w:rPr>
          <w:rFonts w:ascii="Arial MT" w:hAnsi="Arial MT"/>
          <w:color w:val="344449"/>
          <w:sz w:val="12"/>
          <w:rPrChange w:id="4113"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met</w:t>
      </w:r>
      <w:r w:rsidRPr="001A436D">
        <w:rPr>
          <w:rFonts w:ascii="Arial MT" w:hAnsi="Arial MT"/>
          <w:color w:val="344449"/>
          <w:sz w:val="12"/>
          <w:rPrChange w:id="4114"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cijfers</w:t>
      </w:r>
      <w:r w:rsidRPr="001A436D">
        <w:rPr>
          <w:rFonts w:ascii="Arial MT" w:hAnsi="Arial MT"/>
          <w:color w:val="344449"/>
          <w:sz w:val="12"/>
          <w:rPrChange w:id="4115"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over</w:t>
      </w:r>
      <w:r w:rsidRPr="001A436D">
        <w:rPr>
          <w:rFonts w:ascii="Arial MT" w:hAnsi="Arial MT"/>
          <w:color w:val="344449"/>
          <w:sz w:val="12"/>
          <w:rPrChange w:id="4116"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tewerkstelling</w:t>
      </w:r>
      <w:r w:rsidRPr="001A436D">
        <w:rPr>
          <w:rFonts w:ascii="Arial MT" w:hAnsi="Arial MT"/>
          <w:color w:val="344449"/>
          <w:sz w:val="12"/>
          <w:rPrChange w:id="4117"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in</w:t>
      </w:r>
      <w:r w:rsidRPr="001A436D">
        <w:rPr>
          <w:rFonts w:ascii="Arial MT" w:hAnsi="Arial MT"/>
          <w:color w:val="344449"/>
          <w:sz w:val="12"/>
          <w:rPrChange w:id="4118"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hoogtechnologische</w:t>
      </w:r>
      <w:r w:rsidRPr="001A436D">
        <w:rPr>
          <w:rFonts w:ascii="Arial MT" w:hAnsi="Arial MT"/>
          <w:color w:val="344449"/>
          <w:sz w:val="12"/>
          <w:rPrChange w:id="4119"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sector</w:t>
      </w:r>
      <w:r w:rsidRPr="001A436D">
        <w:rPr>
          <w:rFonts w:ascii="Arial MT" w:hAnsi="Arial MT"/>
          <w:color w:val="344449"/>
          <w:sz w:val="12"/>
          <w:rPrChange w:id="4120"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wordt</w:t>
      </w:r>
      <w:r w:rsidRPr="001A436D">
        <w:rPr>
          <w:rFonts w:ascii="Arial MT" w:hAnsi="Arial MT"/>
          <w:color w:val="344449"/>
          <w:sz w:val="12"/>
          <w:rPrChange w:id="4121"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X</w:t>
      </w:r>
      <w:r w:rsidRPr="001A436D">
        <w:rPr>
          <w:rFonts w:ascii="Arial MT" w:hAnsi="Arial MT"/>
          <w:color w:val="344449"/>
          <w:sz w:val="12"/>
          <w:rPrChange w:id="4122"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aantal</w:t>
      </w:r>
      <w:r w:rsidRPr="001A436D">
        <w:rPr>
          <w:rFonts w:ascii="Arial MT" w:hAnsi="Arial MT"/>
          <w:color w:val="344449"/>
          <w:sz w:val="12"/>
          <w:rPrChange w:id="4123"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keer</w:t>
      </w:r>
      <w:r w:rsidRPr="001A436D">
        <w:rPr>
          <w:rFonts w:ascii="Arial MT" w:hAnsi="Arial MT"/>
          <w:color w:val="344449"/>
          <w:sz w:val="12"/>
          <w:rPrChange w:id="412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per</w:t>
      </w:r>
      <w:r w:rsidRPr="001A436D">
        <w:rPr>
          <w:rFonts w:ascii="Arial MT" w:hAnsi="Arial MT"/>
          <w:color w:val="344449"/>
          <w:sz w:val="12"/>
          <w:rPrChange w:id="4125"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jaar</w:t>
      </w:r>
      <w:r w:rsidRPr="001A436D">
        <w:rPr>
          <w:rFonts w:ascii="Arial MT" w:hAnsi="Arial MT"/>
          <w:color w:val="344449"/>
          <w:sz w:val="12"/>
          <w:rPrChange w:id="4126" w:author="Vannieuwenhuyze Jorre" w:date="2025-03-27T14:21:00Z" w16du:dateUtc="2025-03-27T13:21:00Z">
            <w:rPr>
              <w:rFonts w:ascii="Arial MT" w:hAnsi="Arial MT"/>
              <w:color w:val="344449"/>
              <w:spacing w:val="1"/>
              <w:sz w:val="12"/>
            </w:rPr>
          </w:rPrChange>
        </w:rPr>
        <w:t xml:space="preserve"> </w:t>
      </w:r>
      <w:r w:rsidRPr="001A436D">
        <w:rPr>
          <w:rFonts w:ascii="Arial MT" w:hAnsi="Arial MT"/>
          <w:color w:val="344449"/>
          <w:sz w:val="12"/>
          <w:rPrChange w:id="4127" w:author="Vannieuwenhuyze Jorre" w:date="2025-03-27T14:21:00Z" w16du:dateUtc="2025-03-27T13:21:00Z">
            <w:rPr>
              <w:rFonts w:ascii="Arial MT" w:hAnsi="Arial MT"/>
              <w:color w:val="344449"/>
              <w:spacing w:val="-2"/>
              <w:sz w:val="12"/>
            </w:rPr>
          </w:rPrChange>
        </w:rPr>
        <w:t>geraadpleegd.</w:t>
      </w:r>
    </w:p>
    <w:p w14:paraId="25B31AFC" w14:textId="77777777" w:rsidR="001E3564" w:rsidRPr="002A7964" w:rsidRDefault="002F5345">
      <w:pPr>
        <w:spacing w:before="1" w:line="138" w:lineRule="exact"/>
        <w:ind w:left="1321"/>
        <w:rPr>
          <w:rFonts w:ascii="Arial MT" w:hAnsi="Arial MT"/>
          <w:sz w:val="12"/>
        </w:rPr>
      </w:pPr>
      <w:r w:rsidRPr="002A7964">
        <w:rPr>
          <w:rFonts w:ascii="Times New Roman" w:hAnsi="Times New Roman"/>
          <w:i/>
          <w:color w:val="344449"/>
          <w:w w:val="105"/>
          <w:sz w:val="12"/>
        </w:rPr>
        <w:t>→</w:t>
      </w:r>
      <w:r w:rsidRPr="001A436D">
        <w:rPr>
          <w:rFonts w:ascii="Times New Roman" w:hAnsi="Times New Roman"/>
          <w:i/>
          <w:color w:val="344449"/>
          <w:w w:val="105"/>
          <w:sz w:val="12"/>
          <w:rPrChange w:id="4128" w:author="Vannieuwenhuyze Jorre" w:date="2025-03-27T14:21:00Z" w16du:dateUtc="2025-03-27T13:21:00Z">
            <w:rPr>
              <w:rFonts w:ascii="Times New Roman" w:hAnsi="Times New Roman"/>
              <w:i/>
              <w:color w:val="344449"/>
              <w:spacing w:val="53"/>
              <w:w w:val="105"/>
              <w:sz w:val="12"/>
            </w:rPr>
          </w:rPrChange>
        </w:rPr>
        <w:t xml:space="preserve"> </w:t>
      </w:r>
      <w:r w:rsidRPr="001A436D">
        <w:rPr>
          <w:rFonts w:ascii="Arial MT" w:hAnsi="Arial MT" w:hint="eastAsia"/>
          <w:color w:val="344449"/>
          <w:w w:val="95"/>
          <w:sz w:val="12"/>
          <w:rPrChange w:id="4129" w:author="Vannieuwenhuyze Jorre" w:date="2025-03-27T14:21:00Z" w16du:dateUtc="2025-03-27T13:21:00Z">
            <w:rPr>
              <w:rFonts w:ascii="Arial MT" w:hAnsi="Arial MT" w:hint="eastAsia"/>
              <w:color w:val="344449"/>
              <w:spacing w:val="-10"/>
              <w:w w:val="95"/>
              <w:sz w:val="12"/>
            </w:rPr>
          </w:rPrChange>
        </w:rPr>
        <w:t>…</w:t>
      </w:r>
    </w:p>
    <w:p w14:paraId="25B31AFD" w14:textId="77777777" w:rsidR="001E3564" w:rsidRPr="002A7964" w:rsidRDefault="002F5345">
      <w:pPr>
        <w:spacing w:before="1" w:line="237" w:lineRule="auto"/>
        <w:ind w:left="1321" w:right="1131" w:hanging="213"/>
        <w:rPr>
          <w:rFonts w:ascii="Arial MT" w:hAnsi="Arial MT"/>
          <w:sz w:val="12"/>
        </w:rPr>
      </w:pPr>
      <w:r w:rsidRPr="002A7964">
        <w:rPr>
          <w:i/>
          <w:color w:val="70A2B8"/>
          <w:sz w:val="12"/>
        </w:rPr>
        <w:t>Operationele</w:t>
      </w:r>
      <w:r w:rsidRPr="001A436D">
        <w:rPr>
          <w:i/>
          <w:color w:val="70A2B8"/>
          <w:sz w:val="12"/>
          <w:rPrChange w:id="4130" w:author="Vannieuwenhuyze Jorre" w:date="2025-03-27T14:21:00Z" w16du:dateUtc="2025-03-27T13:21:00Z">
            <w:rPr>
              <w:i/>
              <w:color w:val="70A2B8"/>
              <w:spacing w:val="-6"/>
              <w:sz w:val="12"/>
            </w:rPr>
          </w:rPrChange>
        </w:rPr>
        <w:t xml:space="preserve"> </w:t>
      </w:r>
      <w:r w:rsidRPr="002A7964">
        <w:rPr>
          <w:i/>
          <w:color w:val="70A2B8"/>
          <w:sz w:val="12"/>
        </w:rPr>
        <w:t>definitie:</w:t>
      </w:r>
      <w:r w:rsidRPr="001A436D">
        <w:rPr>
          <w:i/>
          <w:color w:val="70A2B8"/>
          <w:sz w:val="12"/>
          <w:rPrChange w:id="4131" w:author="Vannieuwenhuyze Jorre" w:date="2025-03-27T14:21:00Z" w16du:dateUtc="2025-03-27T13:21:00Z">
            <w:rPr>
              <w:i/>
              <w:color w:val="70A2B8"/>
              <w:spacing w:val="14"/>
              <w:sz w:val="12"/>
            </w:rPr>
          </w:rPrChange>
        </w:rPr>
        <w:t xml:space="preserve"> </w:t>
      </w:r>
      <w:r w:rsidRPr="002A7964">
        <w:rPr>
          <w:rFonts w:ascii="Arial MT" w:hAnsi="Arial MT"/>
          <w:color w:val="344449"/>
          <w:sz w:val="12"/>
        </w:rPr>
        <w:t>Percentage van de hele werkende bevolking aan de slag in de hoogtechnologische sector op 1 januari van elk</w:t>
      </w:r>
      <w:r w:rsidRPr="001A436D">
        <w:rPr>
          <w:rFonts w:ascii="Arial MT" w:hAnsi="Arial MT"/>
          <w:color w:val="344449"/>
          <w:sz w:val="12"/>
          <w:rPrChange w:id="4132" w:author="Vannieuwenhuyze Jorre" w:date="2025-03-27T14:21:00Z" w16du:dateUtc="2025-03-27T13:21:00Z">
            <w:rPr>
              <w:rFonts w:ascii="Arial MT" w:hAnsi="Arial MT"/>
              <w:color w:val="344449"/>
              <w:spacing w:val="40"/>
              <w:sz w:val="12"/>
            </w:rPr>
          </w:rPrChange>
        </w:rPr>
        <w:t xml:space="preserve"> </w:t>
      </w:r>
      <w:r w:rsidRPr="001A436D">
        <w:rPr>
          <w:rFonts w:ascii="Arial MT" w:hAnsi="Arial MT"/>
          <w:color w:val="344449"/>
          <w:sz w:val="12"/>
          <w:rPrChange w:id="4133" w:author="Vannieuwenhuyze Jorre" w:date="2025-03-27T14:21:00Z" w16du:dateUtc="2025-03-27T13:21:00Z">
            <w:rPr>
              <w:rFonts w:ascii="Arial MT" w:hAnsi="Arial MT"/>
              <w:color w:val="344449"/>
              <w:spacing w:val="-2"/>
              <w:sz w:val="12"/>
            </w:rPr>
          </w:rPrChange>
        </w:rPr>
        <w:t xml:space="preserve">kalenderjaar vanaf 2005 per Vlaamse gemeente en voor het hele </w:t>
      </w:r>
      <w:proofErr w:type="spellStart"/>
      <w:r w:rsidRPr="001A436D">
        <w:rPr>
          <w:rFonts w:ascii="Arial MT" w:hAnsi="Arial MT"/>
          <w:color w:val="344449"/>
          <w:sz w:val="12"/>
          <w:rPrChange w:id="4134" w:author="Vannieuwenhuyze Jorre" w:date="2025-03-27T14:21:00Z" w16du:dateUtc="2025-03-27T13:21:00Z">
            <w:rPr>
              <w:rFonts w:ascii="Arial MT" w:hAnsi="Arial MT"/>
              <w:color w:val="344449"/>
              <w:spacing w:val="-2"/>
              <w:sz w:val="12"/>
            </w:rPr>
          </w:rPrChange>
        </w:rPr>
        <w:t>VLaamse</w:t>
      </w:r>
      <w:proofErr w:type="spellEnd"/>
      <w:r w:rsidRPr="001A436D">
        <w:rPr>
          <w:rFonts w:ascii="Arial MT" w:hAnsi="Arial MT"/>
          <w:color w:val="344449"/>
          <w:sz w:val="12"/>
          <w:rPrChange w:id="4135" w:author="Vannieuwenhuyze Jorre" w:date="2025-03-27T14:21:00Z" w16du:dateUtc="2025-03-27T13:21:00Z">
            <w:rPr>
              <w:rFonts w:ascii="Arial MT" w:hAnsi="Arial MT"/>
              <w:color w:val="344449"/>
              <w:spacing w:val="-2"/>
              <w:sz w:val="12"/>
            </w:rPr>
          </w:rPrChange>
        </w:rPr>
        <w:t xml:space="preserve"> gewest volgens de NIS-code-indeling in 2019.</w:t>
      </w:r>
      <w:r w:rsidRPr="001A436D">
        <w:rPr>
          <w:rFonts w:ascii="Arial MT" w:hAnsi="Arial MT"/>
          <w:color w:val="344449"/>
          <w:sz w:val="12"/>
          <w:rPrChange w:id="4136" w:author="Vannieuwenhuyze Jorre" w:date="2025-03-27T14:21:00Z" w16du:dateUtc="2025-03-27T13:21:00Z">
            <w:rPr>
              <w:rFonts w:ascii="Arial MT" w:hAnsi="Arial MT"/>
              <w:color w:val="344449"/>
              <w:spacing w:val="14"/>
              <w:sz w:val="12"/>
            </w:rPr>
          </w:rPrChange>
        </w:rPr>
        <w:t xml:space="preserve"> </w:t>
      </w:r>
      <w:r w:rsidRPr="001A436D">
        <w:rPr>
          <w:rFonts w:ascii="Arial MT" w:hAnsi="Arial MT"/>
          <w:color w:val="344449"/>
          <w:sz w:val="12"/>
          <w:rPrChange w:id="4137" w:author="Vannieuwenhuyze Jorre" w:date="2025-03-27T14:21:00Z" w16du:dateUtc="2025-03-27T13:21:00Z">
            <w:rPr>
              <w:rFonts w:ascii="Arial MT" w:hAnsi="Arial MT"/>
              <w:color w:val="344449"/>
              <w:spacing w:val="-2"/>
              <w:sz w:val="12"/>
            </w:rPr>
          </w:rPrChange>
        </w:rPr>
        <w:t>De werkende</w:t>
      </w:r>
      <w:r w:rsidRPr="001A436D">
        <w:rPr>
          <w:rFonts w:ascii="Arial MT" w:hAnsi="Arial MT"/>
          <w:color w:val="344449"/>
          <w:sz w:val="12"/>
          <w:rPrChange w:id="4138"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bevolking</w:t>
      </w:r>
      <w:r w:rsidRPr="001A436D">
        <w:rPr>
          <w:rFonts w:ascii="Arial MT" w:hAnsi="Arial MT"/>
          <w:color w:val="344449"/>
          <w:sz w:val="12"/>
          <w:rPrChange w:id="4139"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omhelst</w:t>
      </w:r>
      <w:r w:rsidRPr="001A436D">
        <w:rPr>
          <w:rFonts w:ascii="Arial MT" w:hAnsi="Arial MT"/>
          <w:color w:val="344449"/>
          <w:sz w:val="12"/>
          <w:rPrChange w:id="4140"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…De</w:t>
      </w:r>
      <w:r w:rsidRPr="001A436D">
        <w:rPr>
          <w:rFonts w:ascii="Arial MT" w:hAnsi="Arial MT"/>
          <w:color w:val="344449"/>
          <w:sz w:val="12"/>
          <w:rPrChange w:id="4141"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hoogtechnologische</w:t>
      </w:r>
      <w:r w:rsidRPr="001A436D">
        <w:rPr>
          <w:rFonts w:ascii="Arial MT" w:hAnsi="Arial MT"/>
          <w:color w:val="344449"/>
          <w:sz w:val="12"/>
          <w:rPrChange w:id="414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sector</w:t>
      </w:r>
      <w:r w:rsidRPr="001A436D">
        <w:rPr>
          <w:rFonts w:ascii="Arial MT" w:hAnsi="Arial MT"/>
          <w:color w:val="344449"/>
          <w:sz w:val="12"/>
          <w:rPrChange w:id="414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bestaat</w:t>
      </w:r>
      <w:r w:rsidRPr="001A436D">
        <w:rPr>
          <w:rFonts w:ascii="Arial MT" w:hAnsi="Arial MT"/>
          <w:color w:val="344449"/>
          <w:sz w:val="12"/>
          <w:rPrChange w:id="414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uit-</w:t>
      </w:r>
      <w:r w:rsidRPr="001A436D">
        <w:rPr>
          <w:rFonts w:ascii="Arial MT" w:hAnsi="Arial MT"/>
          <w:color w:val="344449"/>
          <w:sz w:val="12"/>
          <w:rPrChange w:id="4145"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bedrijven</w:t>
      </w:r>
      <w:r w:rsidRPr="001A436D">
        <w:rPr>
          <w:rFonts w:ascii="Arial MT" w:hAnsi="Arial MT"/>
          <w:color w:val="344449"/>
          <w:sz w:val="12"/>
          <w:rPrChange w:id="4146"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…De</w:t>
      </w:r>
      <w:r w:rsidRPr="001A436D">
        <w:rPr>
          <w:rFonts w:ascii="Arial MT" w:hAnsi="Arial MT"/>
          <w:color w:val="344449"/>
          <w:sz w:val="12"/>
          <w:rPrChange w:id="4147"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data</w:t>
      </w:r>
      <w:r w:rsidRPr="001A436D">
        <w:rPr>
          <w:rFonts w:ascii="Arial MT" w:hAnsi="Arial MT"/>
          <w:color w:val="344449"/>
          <w:sz w:val="12"/>
          <w:rPrChange w:id="4148"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worden</w:t>
      </w:r>
      <w:r w:rsidRPr="001A436D">
        <w:rPr>
          <w:rFonts w:ascii="Arial MT" w:hAnsi="Arial MT"/>
          <w:color w:val="344449"/>
          <w:sz w:val="12"/>
          <w:rPrChange w:id="4149"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verzameld</w:t>
      </w:r>
      <w:r w:rsidRPr="001A436D">
        <w:rPr>
          <w:rFonts w:ascii="Arial MT" w:hAnsi="Arial MT"/>
          <w:color w:val="344449"/>
          <w:sz w:val="12"/>
          <w:rPrChange w:id="4150"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via</w:t>
      </w:r>
      <w:r w:rsidRPr="001A436D">
        <w:rPr>
          <w:rFonts w:ascii="Arial MT" w:hAnsi="Arial MT"/>
          <w:color w:val="344449"/>
          <w:sz w:val="12"/>
          <w:rPrChange w:id="4151"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de</w:t>
      </w:r>
      <w:r w:rsidRPr="001A436D">
        <w:rPr>
          <w:rFonts w:ascii="Arial MT" w:hAnsi="Arial MT"/>
          <w:color w:val="344449"/>
          <w:sz w:val="12"/>
          <w:rPrChange w:id="415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Enquête</w:t>
      </w:r>
      <w:r w:rsidRPr="001A436D">
        <w:rPr>
          <w:rFonts w:ascii="Arial MT" w:hAnsi="Arial MT"/>
          <w:color w:val="344449"/>
          <w:sz w:val="12"/>
          <w:rPrChange w:id="415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naar</w:t>
      </w:r>
      <w:r w:rsidRPr="001A436D">
        <w:rPr>
          <w:rFonts w:ascii="Arial MT" w:hAnsi="Arial MT"/>
          <w:color w:val="344449"/>
          <w:sz w:val="12"/>
          <w:rPrChange w:id="415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de</w:t>
      </w:r>
      <w:r w:rsidRPr="001A436D">
        <w:rPr>
          <w:rFonts w:ascii="Arial MT" w:hAnsi="Arial MT"/>
          <w:color w:val="344449"/>
          <w:sz w:val="12"/>
          <w:rPrChange w:id="4155"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 xml:space="preserve">Arbeidskrachten (EAK) door </w:t>
      </w:r>
      <w:proofErr w:type="spellStart"/>
      <w:r w:rsidRPr="002A7964">
        <w:rPr>
          <w:rFonts w:ascii="Arial MT" w:hAnsi="Arial MT"/>
          <w:color w:val="344449"/>
          <w:sz w:val="12"/>
        </w:rPr>
        <w:t>Statbel</w:t>
      </w:r>
      <w:proofErr w:type="spellEnd"/>
      <w:r w:rsidRPr="002A7964">
        <w:rPr>
          <w:rFonts w:ascii="Arial MT" w:hAnsi="Arial MT"/>
          <w:color w:val="344449"/>
          <w:sz w:val="12"/>
        </w:rPr>
        <w:t>.</w:t>
      </w:r>
      <w:r w:rsidRPr="001A436D">
        <w:rPr>
          <w:rFonts w:ascii="Arial MT" w:hAnsi="Arial MT"/>
          <w:color w:val="344449"/>
          <w:sz w:val="12"/>
          <w:rPrChange w:id="4156" w:author="Vannieuwenhuyze Jorre" w:date="2025-03-27T14:21:00Z" w16du:dateUtc="2025-03-27T13:21:00Z">
            <w:rPr>
              <w:rFonts w:ascii="Arial MT" w:hAnsi="Arial MT"/>
              <w:color w:val="344449"/>
              <w:spacing w:val="23"/>
              <w:sz w:val="12"/>
            </w:rPr>
          </w:rPrChange>
        </w:rPr>
        <w:t xml:space="preserve"> </w:t>
      </w:r>
      <w:r w:rsidRPr="002A7964">
        <w:rPr>
          <w:rFonts w:ascii="Arial MT" w:hAnsi="Arial MT"/>
          <w:color w:val="344449"/>
          <w:sz w:val="12"/>
        </w:rPr>
        <w:t>In deze enquête wordt data verzameld door …= 301 cijfers per jaar.</w:t>
      </w:r>
    </w:p>
    <w:p w14:paraId="25B31AFE" w14:textId="77777777" w:rsidR="001E3564" w:rsidRPr="002A7964" w:rsidRDefault="002F5345">
      <w:pPr>
        <w:spacing w:before="2"/>
        <w:ind w:left="1108"/>
        <w:rPr>
          <w:rFonts w:ascii="Arial MT"/>
          <w:sz w:val="12"/>
        </w:rPr>
      </w:pPr>
      <w:r w:rsidRPr="002A7964">
        <w:rPr>
          <w:i/>
          <w:color w:val="70A2B8"/>
          <w:sz w:val="12"/>
        </w:rPr>
        <w:t>Kwaliteit:</w:t>
      </w:r>
      <w:r w:rsidRPr="001A436D">
        <w:rPr>
          <w:i/>
          <w:color w:val="70A2B8"/>
          <w:sz w:val="12"/>
          <w:rPrChange w:id="4157" w:author="Vannieuwenhuyze Jorre" w:date="2025-03-27T14:21:00Z" w16du:dateUtc="2025-03-27T13:21:00Z">
            <w:rPr>
              <w:i/>
              <w:color w:val="70A2B8"/>
              <w:spacing w:val="14"/>
              <w:sz w:val="12"/>
            </w:rPr>
          </w:rPrChange>
        </w:rPr>
        <w:t xml:space="preserve"> </w:t>
      </w:r>
      <w:r w:rsidRPr="002A7964">
        <w:rPr>
          <w:rFonts w:ascii="Arial MT"/>
          <w:color w:val="344449"/>
          <w:sz w:val="12"/>
        </w:rPr>
        <w:t>Onderzoek YY</w:t>
      </w:r>
      <w:r w:rsidRPr="001A436D">
        <w:rPr>
          <w:rFonts w:ascii="Arial MT"/>
          <w:color w:val="344449"/>
          <w:sz w:val="12"/>
          <w:rPrChange w:id="4158"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toont aan dat er</w:t>
      </w:r>
      <w:r w:rsidRPr="001A436D">
        <w:rPr>
          <w:rFonts w:ascii="Arial MT"/>
          <w:color w:val="344449"/>
          <w:sz w:val="12"/>
          <w:rPrChange w:id="4159"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geen problemen zijn</w:t>
      </w:r>
      <w:r w:rsidRPr="001A436D">
        <w:rPr>
          <w:rFonts w:ascii="Arial MT"/>
          <w:color w:val="344449"/>
          <w:sz w:val="12"/>
          <w:rPrChange w:id="4160" w:author="Vannieuwenhuyze Jorre" w:date="2025-03-27T14:21:00Z" w16du:dateUtc="2025-03-27T13:21:00Z">
            <w:rPr>
              <w:rFonts w:ascii="Arial MT"/>
              <w:color w:val="344449"/>
              <w:spacing w:val="-1"/>
              <w:sz w:val="12"/>
            </w:rPr>
          </w:rPrChange>
        </w:rPr>
        <w:t xml:space="preserve"> </w:t>
      </w:r>
      <w:r w:rsidRPr="002A7964">
        <w:rPr>
          <w:rFonts w:ascii="Arial MT"/>
          <w:color w:val="344449"/>
          <w:sz w:val="12"/>
        </w:rPr>
        <w:t xml:space="preserve">met deze </w:t>
      </w:r>
      <w:r w:rsidRPr="001A436D">
        <w:rPr>
          <w:rFonts w:ascii="Arial MT"/>
          <w:color w:val="344449"/>
          <w:sz w:val="12"/>
          <w:rPrChange w:id="4161" w:author="Vannieuwenhuyze Jorre" w:date="2025-03-27T14:21:00Z" w16du:dateUtc="2025-03-27T13:21:00Z">
            <w:rPr>
              <w:rFonts w:ascii="Arial MT"/>
              <w:color w:val="344449"/>
              <w:spacing w:val="-2"/>
              <w:sz w:val="12"/>
            </w:rPr>
          </w:rPrChange>
        </w:rPr>
        <w:t>statistiekreeks.</w:t>
      </w:r>
    </w:p>
    <w:p w14:paraId="25B31AFF" w14:textId="77777777" w:rsidR="001E3564" w:rsidRPr="002A7964" w:rsidRDefault="001E3564">
      <w:pPr>
        <w:pStyle w:val="BodyText"/>
        <w:rPr>
          <w:rFonts w:ascii="Arial MT"/>
          <w:sz w:val="12"/>
        </w:rPr>
      </w:pPr>
    </w:p>
    <w:p w14:paraId="25B31B00" w14:textId="77777777" w:rsidR="001E3564" w:rsidRPr="002A7964" w:rsidRDefault="001E3564">
      <w:pPr>
        <w:pStyle w:val="BodyText"/>
        <w:spacing w:before="55"/>
        <w:rPr>
          <w:rFonts w:ascii="Arial MT"/>
          <w:sz w:val="12"/>
        </w:rPr>
      </w:pPr>
    </w:p>
    <w:p w14:paraId="25B31B01" w14:textId="77777777" w:rsidR="001E3564" w:rsidRPr="002A7964" w:rsidRDefault="002F5345">
      <w:pPr>
        <w:spacing w:before="1"/>
        <w:ind w:right="7451"/>
        <w:jc w:val="right"/>
        <w:rPr>
          <w:b/>
          <w:sz w:val="12"/>
        </w:rPr>
      </w:pPr>
      <w:r w:rsidRPr="001A436D">
        <w:rPr>
          <w:b/>
          <w:color w:val="4A6C79"/>
          <w:sz w:val="12"/>
          <w:rPrChange w:id="4162" w:author="Vannieuwenhuyze Jorre" w:date="2025-03-27T14:21:00Z" w16du:dateUtc="2025-03-27T13:21:00Z">
            <w:rPr>
              <w:b/>
              <w:color w:val="4A6C79"/>
              <w:spacing w:val="-2"/>
              <w:sz w:val="12"/>
            </w:rPr>
          </w:rPrChange>
        </w:rPr>
        <w:t>Drinkwaterkwaliteit,</w:t>
      </w:r>
      <w:r w:rsidRPr="001A436D">
        <w:rPr>
          <w:b/>
          <w:color w:val="4A6C79"/>
          <w:sz w:val="12"/>
          <w:rPrChange w:id="4163" w:author="Vannieuwenhuyze Jorre" w:date="2025-03-27T14:21:00Z" w16du:dateUtc="2025-03-27T13:21:00Z">
            <w:rPr>
              <w:b/>
              <w:color w:val="4A6C79"/>
              <w:spacing w:val="6"/>
              <w:sz w:val="12"/>
            </w:rPr>
          </w:rPrChange>
        </w:rPr>
        <w:t xml:space="preserve"> </w:t>
      </w:r>
      <w:r w:rsidRPr="001A436D">
        <w:rPr>
          <w:b/>
          <w:color w:val="4A6C79"/>
          <w:sz w:val="12"/>
          <w:rPrChange w:id="4164" w:author="Vannieuwenhuyze Jorre" w:date="2025-03-27T14:21:00Z" w16du:dateUtc="2025-03-27T13:21:00Z">
            <w:rPr>
              <w:b/>
              <w:color w:val="4A6C79"/>
              <w:spacing w:val="-2"/>
              <w:sz w:val="12"/>
            </w:rPr>
          </w:rPrChange>
        </w:rPr>
        <w:t>versie</w:t>
      </w:r>
      <w:r w:rsidRPr="001A436D">
        <w:rPr>
          <w:b/>
          <w:color w:val="4A6C79"/>
          <w:sz w:val="12"/>
          <w:rPrChange w:id="4165" w:author="Vannieuwenhuyze Jorre" w:date="2025-03-27T14:21:00Z" w16du:dateUtc="2025-03-27T13:21:00Z">
            <w:rPr>
              <w:b/>
              <w:color w:val="4A6C79"/>
              <w:spacing w:val="6"/>
              <w:sz w:val="12"/>
            </w:rPr>
          </w:rPrChange>
        </w:rPr>
        <w:t xml:space="preserve"> </w:t>
      </w:r>
      <w:r w:rsidRPr="001A436D">
        <w:rPr>
          <w:b/>
          <w:color w:val="4A6C79"/>
          <w:sz w:val="12"/>
          <w:rPrChange w:id="4166" w:author="Vannieuwenhuyze Jorre" w:date="2025-03-27T14:21:00Z" w16du:dateUtc="2025-03-27T13:21:00Z">
            <w:rPr>
              <w:b/>
              <w:color w:val="4A6C79"/>
              <w:spacing w:val="-10"/>
              <w:sz w:val="12"/>
            </w:rPr>
          </w:rPrChange>
        </w:rPr>
        <w:t>1</w:t>
      </w:r>
    </w:p>
    <w:p w14:paraId="25B31B02" w14:textId="77777777" w:rsidR="001E3564" w:rsidRPr="002A7964" w:rsidRDefault="002F5345">
      <w:pPr>
        <w:spacing w:before="52" w:line="144" w:lineRule="exact"/>
        <w:ind w:right="7486"/>
        <w:jc w:val="right"/>
        <w:rPr>
          <w:i/>
          <w:sz w:val="12"/>
        </w:rPr>
      </w:pPr>
      <w:r w:rsidRPr="001A436D">
        <w:rPr>
          <w:i/>
          <w:color w:val="70A2B8"/>
          <w:sz w:val="12"/>
          <w:rPrChange w:id="4167" w:author="Vannieuwenhuyze Jorre" w:date="2025-03-27T14:21:00Z" w16du:dateUtc="2025-03-27T13:21:00Z">
            <w:rPr>
              <w:i/>
              <w:color w:val="70A2B8"/>
              <w:spacing w:val="-2"/>
              <w:sz w:val="12"/>
            </w:rPr>
          </w:rPrChange>
        </w:rPr>
        <w:t>gebruikersvoorwaarden:</w:t>
      </w:r>
    </w:p>
    <w:p w14:paraId="25B31B03" w14:textId="77777777" w:rsidR="001E3564" w:rsidRPr="002A7964" w:rsidRDefault="002F5345">
      <w:pPr>
        <w:spacing w:line="136" w:lineRule="exact"/>
        <w:ind w:left="1321"/>
        <w:rPr>
          <w:rFonts w:ascii="Arial MT" w:hAnsi="Arial MT"/>
          <w:sz w:val="12"/>
        </w:rPr>
      </w:pPr>
      <w:r w:rsidRPr="002A7964">
        <w:rPr>
          <w:rFonts w:ascii="Times New Roman" w:hAnsi="Times New Roman"/>
          <w:i/>
          <w:color w:val="344449"/>
          <w:sz w:val="12"/>
        </w:rPr>
        <w:t>→</w:t>
      </w:r>
      <w:r w:rsidRPr="001A436D">
        <w:rPr>
          <w:rFonts w:ascii="Times New Roman" w:hAnsi="Times New Roman"/>
          <w:i/>
          <w:color w:val="344449"/>
          <w:sz w:val="12"/>
          <w:rPrChange w:id="4168" w:author="Vannieuwenhuyze Jorre" w:date="2025-03-27T14:21:00Z" w16du:dateUtc="2025-03-27T13:21:00Z">
            <w:rPr>
              <w:rFonts w:ascii="Times New Roman" w:hAnsi="Times New Roman"/>
              <w:i/>
              <w:color w:val="344449"/>
              <w:spacing w:val="37"/>
              <w:sz w:val="12"/>
            </w:rPr>
          </w:rPrChange>
        </w:rPr>
        <w:t xml:space="preserve"> </w:t>
      </w:r>
      <w:r w:rsidRPr="002A7964">
        <w:rPr>
          <w:rFonts w:ascii="Arial MT" w:hAnsi="Arial MT"/>
          <w:color w:val="344449"/>
          <w:sz w:val="12"/>
        </w:rPr>
        <w:t>Decreet</w:t>
      </w:r>
      <w:r w:rsidRPr="001A436D">
        <w:rPr>
          <w:rFonts w:ascii="Arial MT" w:hAnsi="Arial MT"/>
          <w:color w:val="344449"/>
          <w:sz w:val="12"/>
          <w:rPrChange w:id="4169"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XX.XX</w:t>
      </w:r>
      <w:r w:rsidRPr="001A436D">
        <w:rPr>
          <w:rFonts w:ascii="Arial MT" w:hAnsi="Arial MT"/>
          <w:color w:val="344449"/>
          <w:sz w:val="12"/>
          <w:rPrChange w:id="4170"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verwijst</w:t>
      </w:r>
      <w:r w:rsidRPr="001A436D">
        <w:rPr>
          <w:rFonts w:ascii="Arial MT" w:hAnsi="Arial MT"/>
          <w:color w:val="344449"/>
          <w:sz w:val="12"/>
          <w:rPrChange w:id="4171"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naar</w:t>
      </w:r>
      <w:r w:rsidRPr="001A436D">
        <w:rPr>
          <w:rFonts w:ascii="Arial MT" w:hAnsi="Arial MT"/>
          <w:color w:val="344449"/>
          <w:sz w:val="12"/>
          <w:rPrChange w:id="4172"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drinkwaterkwaliteit</w:t>
      </w:r>
      <w:r w:rsidRPr="001A436D">
        <w:rPr>
          <w:rFonts w:ascii="Arial MT" w:hAnsi="Arial MT"/>
          <w:color w:val="344449"/>
          <w:sz w:val="12"/>
          <w:rPrChange w:id="4173"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in</w:t>
      </w:r>
      <w:r w:rsidRPr="001A436D">
        <w:rPr>
          <w:rFonts w:ascii="Arial MT" w:hAnsi="Arial MT"/>
          <w:color w:val="344449"/>
          <w:sz w:val="12"/>
          <w:rPrChange w:id="4174"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kader</w:t>
      </w:r>
      <w:r w:rsidRPr="001A436D">
        <w:rPr>
          <w:rFonts w:ascii="Arial MT" w:hAnsi="Arial MT"/>
          <w:color w:val="344449"/>
          <w:sz w:val="12"/>
          <w:rPrChange w:id="4175"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van</w:t>
      </w:r>
      <w:r w:rsidRPr="001A436D">
        <w:rPr>
          <w:rFonts w:ascii="Arial MT" w:hAnsi="Arial MT"/>
          <w:color w:val="344449"/>
          <w:sz w:val="12"/>
          <w:rPrChange w:id="4176" w:author="Vannieuwenhuyze Jorre" w:date="2025-03-27T14:21:00Z" w16du:dateUtc="2025-03-27T13:21:00Z">
            <w:rPr>
              <w:rFonts w:ascii="Arial MT" w:hAnsi="Arial MT"/>
              <w:color w:val="344449"/>
              <w:spacing w:val="9"/>
              <w:sz w:val="12"/>
            </w:rPr>
          </w:rPrChange>
        </w:rPr>
        <w:t xml:space="preserve"> </w:t>
      </w:r>
      <w:r w:rsidRPr="001A436D">
        <w:rPr>
          <w:rFonts w:ascii="Arial MT" w:hAnsi="Arial MT" w:hint="eastAsia"/>
          <w:color w:val="344449"/>
          <w:sz w:val="12"/>
          <w:rPrChange w:id="4177" w:author="Vannieuwenhuyze Jorre" w:date="2025-03-27T14:21:00Z" w16du:dateUtc="2025-03-27T13:21:00Z">
            <w:rPr>
              <w:rFonts w:ascii="Arial MT" w:hAnsi="Arial MT" w:hint="eastAsia"/>
              <w:color w:val="344449"/>
              <w:spacing w:val="-10"/>
              <w:sz w:val="12"/>
            </w:rPr>
          </w:rPrChange>
        </w:rPr>
        <w:t>…</w:t>
      </w:r>
    </w:p>
    <w:p w14:paraId="25B31B04" w14:textId="77777777" w:rsidR="001E3564" w:rsidRPr="002A7964" w:rsidRDefault="002F5345">
      <w:pPr>
        <w:spacing w:before="1" w:line="138" w:lineRule="exact"/>
        <w:ind w:left="1321"/>
        <w:rPr>
          <w:rFonts w:ascii="Arial MT" w:hAnsi="Arial MT"/>
          <w:sz w:val="12"/>
        </w:rPr>
      </w:pPr>
      <w:r w:rsidRPr="002A7964">
        <w:rPr>
          <w:rFonts w:ascii="Times New Roman" w:hAnsi="Times New Roman"/>
          <w:i/>
          <w:color w:val="344449"/>
          <w:w w:val="105"/>
          <w:sz w:val="12"/>
        </w:rPr>
        <w:t>→</w:t>
      </w:r>
      <w:r w:rsidRPr="001A436D">
        <w:rPr>
          <w:rFonts w:ascii="Times New Roman" w:hAnsi="Times New Roman"/>
          <w:i/>
          <w:color w:val="344449"/>
          <w:w w:val="105"/>
          <w:sz w:val="12"/>
          <w:rPrChange w:id="4178" w:author="Vannieuwenhuyze Jorre" w:date="2025-03-27T14:21:00Z" w16du:dateUtc="2025-03-27T13:21:00Z">
            <w:rPr>
              <w:rFonts w:ascii="Times New Roman" w:hAnsi="Times New Roman"/>
              <w:i/>
              <w:color w:val="344449"/>
              <w:spacing w:val="53"/>
              <w:w w:val="105"/>
              <w:sz w:val="12"/>
            </w:rPr>
          </w:rPrChange>
        </w:rPr>
        <w:t xml:space="preserve"> </w:t>
      </w:r>
      <w:r w:rsidRPr="001A436D">
        <w:rPr>
          <w:rFonts w:ascii="Arial MT" w:hAnsi="Arial MT" w:hint="eastAsia"/>
          <w:color w:val="344449"/>
          <w:w w:val="95"/>
          <w:sz w:val="12"/>
          <w:rPrChange w:id="4179" w:author="Vannieuwenhuyze Jorre" w:date="2025-03-27T14:21:00Z" w16du:dateUtc="2025-03-27T13:21:00Z">
            <w:rPr>
              <w:rFonts w:ascii="Arial MT" w:hAnsi="Arial MT" w:hint="eastAsia"/>
              <w:color w:val="344449"/>
              <w:spacing w:val="-10"/>
              <w:w w:val="95"/>
              <w:sz w:val="12"/>
            </w:rPr>
          </w:rPrChange>
        </w:rPr>
        <w:t>…</w:t>
      </w:r>
    </w:p>
    <w:p w14:paraId="25B31B05" w14:textId="77777777" w:rsidR="001E3564" w:rsidRPr="002A7964" w:rsidRDefault="002F5345">
      <w:pPr>
        <w:spacing w:before="1" w:line="237" w:lineRule="auto"/>
        <w:ind w:left="1321" w:right="1168" w:hanging="213"/>
        <w:rPr>
          <w:rFonts w:ascii="Arial MT" w:hAnsi="Arial MT"/>
          <w:sz w:val="12"/>
        </w:rPr>
      </w:pPr>
      <w:r w:rsidRPr="002A7964">
        <w:rPr>
          <w:i/>
          <w:color w:val="70A2B8"/>
          <w:sz w:val="12"/>
        </w:rPr>
        <w:t>Operationele</w:t>
      </w:r>
      <w:r w:rsidRPr="001A436D">
        <w:rPr>
          <w:i/>
          <w:color w:val="70A2B8"/>
          <w:sz w:val="12"/>
          <w:rPrChange w:id="4180" w:author="Vannieuwenhuyze Jorre" w:date="2025-03-27T14:21:00Z" w16du:dateUtc="2025-03-27T13:21:00Z">
            <w:rPr>
              <w:i/>
              <w:color w:val="70A2B8"/>
              <w:spacing w:val="-7"/>
              <w:sz w:val="12"/>
            </w:rPr>
          </w:rPrChange>
        </w:rPr>
        <w:t xml:space="preserve"> </w:t>
      </w:r>
      <w:r w:rsidRPr="002A7964">
        <w:rPr>
          <w:i/>
          <w:color w:val="70A2B8"/>
          <w:sz w:val="12"/>
        </w:rPr>
        <w:t>definitie:</w:t>
      </w:r>
      <w:r w:rsidRPr="001A436D">
        <w:rPr>
          <w:i/>
          <w:color w:val="70A2B8"/>
          <w:sz w:val="12"/>
          <w:rPrChange w:id="4181" w:author="Vannieuwenhuyze Jorre" w:date="2025-03-27T14:21:00Z" w16du:dateUtc="2025-03-27T13:21:00Z">
            <w:rPr>
              <w:i/>
              <w:color w:val="70A2B8"/>
              <w:spacing w:val="12"/>
              <w:sz w:val="12"/>
            </w:rPr>
          </w:rPrChange>
        </w:rPr>
        <w:t xml:space="preserve"> </w:t>
      </w:r>
      <w:r w:rsidRPr="002A7964">
        <w:rPr>
          <w:rFonts w:ascii="Arial MT" w:hAnsi="Arial MT"/>
          <w:color w:val="344449"/>
          <w:sz w:val="12"/>
        </w:rPr>
        <w:t>Conformiteitspercentage</w:t>
      </w:r>
      <w:r w:rsidRPr="001A436D">
        <w:rPr>
          <w:rFonts w:ascii="Arial MT" w:hAnsi="Arial MT"/>
          <w:color w:val="344449"/>
          <w:sz w:val="12"/>
          <w:rPrChange w:id="418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van</w:t>
      </w:r>
      <w:r w:rsidRPr="001A436D">
        <w:rPr>
          <w:rFonts w:ascii="Arial MT" w:hAnsi="Arial MT"/>
          <w:color w:val="344449"/>
          <w:sz w:val="12"/>
          <w:rPrChange w:id="4183"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het</w:t>
      </w:r>
      <w:r w:rsidRPr="001A436D">
        <w:rPr>
          <w:rFonts w:ascii="Arial MT" w:hAnsi="Arial MT"/>
          <w:color w:val="344449"/>
          <w:sz w:val="12"/>
          <w:rPrChange w:id="4184"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kraantjeswater</w:t>
      </w:r>
      <w:r w:rsidRPr="001A436D">
        <w:rPr>
          <w:rFonts w:ascii="Arial MT" w:hAnsi="Arial MT"/>
          <w:color w:val="344449"/>
          <w:sz w:val="12"/>
          <w:rPrChange w:id="4185"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in</w:t>
      </w:r>
      <w:r w:rsidRPr="001A436D">
        <w:rPr>
          <w:rFonts w:ascii="Arial MT" w:hAnsi="Arial MT"/>
          <w:color w:val="344449"/>
          <w:sz w:val="12"/>
          <w:rPrChange w:id="4186"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heel</w:t>
      </w:r>
      <w:r w:rsidRPr="001A436D">
        <w:rPr>
          <w:rFonts w:ascii="Arial MT" w:hAnsi="Arial MT"/>
          <w:color w:val="344449"/>
          <w:sz w:val="12"/>
          <w:rPrChange w:id="4187"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Vlaanderen</w:t>
      </w:r>
      <w:r w:rsidRPr="001A436D">
        <w:rPr>
          <w:rFonts w:ascii="Arial MT" w:hAnsi="Arial MT"/>
          <w:color w:val="344449"/>
          <w:sz w:val="12"/>
          <w:rPrChange w:id="4188"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per</w:t>
      </w:r>
      <w:r w:rsidRPr="001A436D">
        <w:rPr>
          <w:rFonts w:ascii="Arial MT" w:hAnsi="Arial MT"/>
          <w:color w:val="344449"/>
          <w:sz w:val="12"/>
          <w:rPrChange w:id="4189"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jaar.</w:t>
      </w:r>
      <w:r w:rsidRPr="001A436D">
        <w:rPr>
          <w:rFonts w:ascii="Arial MT" w:hAnsi="Arial MT"/>
          <w:color w:val="344449"/>
          <w:sz w:val="12"/>
          <w:rPrChange w:id="4190" w:author="Vannieuwenhuyze Jorre" w:date="2025-03-27T14:21:00Z" w16du:dateUtc="2025-03-27T13:21:00Z">
            <w:rPr>
              <w:rFonts w:ascii="Arial MT" w:hAnsi="Arial MT"/>
              <w:color w:val="344449"/>
              <w:spacing w:val="9"/>
              <w:sz w:val="12"/>
            </w:rPr>
          </w:rPrChange>
        </w:rPr>
        <w:t xml:space="preserve"> </w:t>
      </w:r>
      <w:r w:rsidRPr="002A7964">
        <w:rPr>
          <w:rFonts w:ascii="Arial MT" w:hAnsi="Arial MT"/>
          <w:color w:val="344449"/>
          <w:sz w:val="12"/>
        </w:rPr>
        <w:t>Het</w:t>
      </w:r>
      <w:r w:rsidRPr="001A436D">
        <w:rPr>
          <w:rFonts w:ascii="Arial MT" w:hAnsi="Arial MT"/>
          <w:color w:val="344449"/>
          <w:sz w:val="12"/>
          <w:rPrChange w:id="4191"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conformiteitspercentage</w:t>
      </w:r>
      <w:r w:rsidRPr="001A436D">
        <w:rPr>
          <w:rFonts w:ascii="Arial MT" w:hAnsi="Arial MT"/>
          <w:color w:val="344449"/>
          <w:sz w:val="12"/>
          <w:rPrChange w:id="4192" w:author="Vannieuwenhuyze Jorre" w:date="2025-03-27T14:21:00Z" w16du:dateUtc="2025-03-27T13:21:00Z">
            <w:rPr>
              <w:rFonts w:ascii="Arial MT" w:hAnsi="Arial MT"/>
              <w:color w:val="344449"/>
              <w:spacing w:val="-2"/>
              <w:sz w:val="12"/>
            </w:rPr>
          </w:rPrChange>
        </w:rPr>
        <w:t xml:space="preserve"> </w:t>
      </w:r>
      <w:r w:rsidRPr="002A7964">
        <w:rPr>
          <w:rFonts w:ascii="Arial MT" w:hAnsi="Arial MT"/>
          <w:color w:val="344449"/>
          <w:sz w:val="12"/>
        </w:rPr>
        <w:t>wordt</w:t>
      </w:r>
      <w:r w:rsidRPr="001A436D">
        <w:rPr>
          <w:rFonts w:ascii="Arial MT" w:hAnsi="Arial MT"/>
          <w:color w:val="344449"/>
          <w:sz w:val="12"/>
          <w:rPrChange w:id="4193"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berekend door Vlaamse Milieumaatschappij (VMM) op basis van het totale aantal analyses en het totale aantal vastgestelde</w:t>
      </w:r>
      <w:r w:rsidRPr="001A436D">
        <w:rPr>
          <w:rFonts w:ascii="Arial MT" w:hAnsi="Arial MT"/>
          <w:color w:val="344449"/>
          <w:sz w:val="12"/>
          <w:rPrChange w:id="4194"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normoverschrijdingen voor volgende parameters:</w:t>
      </w:r>
      <w:r w:rsidRPr="001A436D">
        <w:rPr>
          <w:rFonts w:ascii="Arial MT" w:hAnsi="Arial MT"/>
          <w:color w:val="344449"/>
          <w:sz w:val="12"/>
          <w:rPrChange w:id="4195" w:author="Vannieuwenhuyze Jorre" w:date="2025-03-27T14:21:00Z" w16du:dateUtc="2025-03-27T13:21:00Z">
            <w:rPr>
              <w:rFonts w:ascii="Arial MT" w:hAnsi="Arial MT"/>
              <w:color w:val="344449"/>
              <w:spacing w:val="22"/>
              <w:sz w:val="12"/>
            </w:rPr>
          </w:rPrChange>
        </w:rPr>
        <w:t xml:space="preserve"> </w:t>
      </w:r>
      <w:r w:rsidRPr="002A7964">
        <w:rPr>
          <w:rFonts w:ascii="Arial MT" w:hAnsi="Arial MT"/>
          <w:color w:val="344449"/>
          <w:sz w:val="12"/>
        </w:rPr>
        <w:t>…= 1 cijfer per jaar.</w:t>
      </w:r>
    </w:p>
    <w:p w14:paraId="25B31B06" w14:textId="77777777" w:rsidR="001E3564" w:rsidRPr="002A7964" w:rsidRDefault="002F5345">
      <w:pPr>
        <w:spacing w:line="237" w:lineRule="auto"/>
        <w:ind w:left="1321" w:right="1168" w:hanging="213"/>
        <w:rPr>
          <w:rFonts w:ascii="Arial MT" w:hAnsi="Arial MT"/>
          <w:sz w:val="12"/>
        </w:rPr>
      </w:pPr>
      <w:r w:rsidRPr="002A7964">
        <w:rPr>
          <w:i/>
          <w:color w:val="70A2B8"/>
          <w:sz w:val="12"/>
        </w:rPr>
        <w:t>Kwaliteit:</w:t>
      </w:r>
      <w:r w:rsidRPr="001A436D">
        <w:rPr>
          <w:i/>
          <w:color w:val="70A2B8"/>
          <w:sz w:val="12"/>
          <w:rPrChange w:id="4196" w:author="Vannieuwenhuyze Jorre" w:date="2025-03-27T14:21:00Z" w16du:dateUtc="2025-03-27T13:21:00Z">
            <w:rPr>
              <w:i/>
              <w:color w:val="70A2B8"/>
              <w:spacing w:val="20"/>
              <w:sz w:val="12"/>
            </w:rPr>
          </w:rPrChange>
        </w:rPr>
        <w:t xml:space="preserve"> </w:t>
      </w:r>
      <w:r w:rsidRPr="002A7964">
        <w:rPr>
          <w:rFonts w:ascii="Arial MT" w:hAnsi="Arial MT"/>
          <w:color w:val="344449"/>
          <w:sz w:val="12"/>
        </w:rPr>
        <w:t>Volgens rapport ZZ ontstaan er kleine onzekerheidsfouten in de meting van parameter x, waardoor het werkelijke</w:t>
      </w:r>
      <w:r w:rsidRPr="001A436D">
        <w:rPr>
          <w:rFonts w:ascii="Arial MT" w:hAnsi="Arial MT"/>
          <w:color w:val="344449"/>
          <w:sz w:val="12"/>
          <w:rPrChange w:id="4197"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conformiteitspercentage</w:t>
      </w:r>
      <w:r w:rsidRPr="001A436D">
        <w:rPr>
          <w:rFonts w:ascii="Arial MT" w:hAnsi="Arial MT"/>
          <w:color w:val="344449"/>
          <w:sz w:val="12"/>
          <w:rPrChange w:id="4198"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kan</w:t>
      </w:r>
      <w:r w:rsidRPr="001A436D">
        <w:rPr>
          <w:rFonts w:ascii="Arial MT" w:hAnsi="Arial MT"/>
          <w:color w:val="344449"/>
          <w:sz w:val="12"/>
          <w:rPrChange w:id="4199"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afwijken</w:t>
      </w:r>
      <w:r w:rsidRPr="001A436D">
        <w:rPr>
          <w:rFonts w:ascii="Arial MT" w:hAnsi="Arial MT"/>
          <w:color w:val="344449"/>
          <w:sz w:val="12"/>
          <w:rPrChange w:id="4200"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met</w:t>
      </w:r>
      <w:r w:rsidRPr="001A436D">
        <w:rPr>
          <w:rFonts w:ascii="Arial MT" w:hAnsi="Arial MT"/>
          <w:color w:val="344449"/>
          <w:sz w:val="12"/>
          <w:rPrChange w:id="4201"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0,2%.</w:t>
      </w:r>
      <w:r w:rsidRPr="001A436D">
        <w:rPr>
          <w:rFonts w:ascii="Arial MT" w:hAnsi="Arial MT"/>
          <w:color w:val="344449"/>
          <w:sz w:val="12"/>
          <w:rPrChange w:id="4202" w:author="Vannieuwenhuyze Jorre" w:date="2025-03-27T14:21:00Z" w16du:dateUtc="2025-03-27T13:21:00Z">
            <w:rPr>
              <w:rFonts w:ascii="Arial MT" w:hAnsi="Arial MT"/>
              <w:color w:val="344449"/>
              <w:spacing w:val="10"/>
              <w:sz w:val="12"/>
            </w:rPr>
          </w:rPrChange>
        </w:rPr>
        <w:t xml:space="preserve"> </w:t>
      </w:r>
      <w:r w:rsidRPr="002A7964">
        <w:rPr>
          <w:rFonts w:ascii="Arial MT" w:hAnsi="Arial MT"/>
          <w:color w:val="344449"/>
          <w:sz w:val="12"/>
        </w:rPr>
        <w:t>Deze</w:t>
      </w:r>
      <w:r w:rsidRPr="001A436D">
        <w:rPr>
          <w:rFonts w:ascii="Arial MT" w:hAnsi="Arial MT"/>
          <w:color w:val="344449"/>
          <w:sz w:val="12"/>
          <w:rPrChange w:id="4203"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fluctuatie</w:t>
      </w:r>
      <w:r w:rsidRPr="001A436D">
        <w:rPr>
          <w:rFonts w:ascii="Arial MT" w:hAnsi="Arial MT"/>
          <w:color w:val="344449"/>
          <w:sz w:val="12"/>
          <w:rPrChange w:id="4204"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heeft</w:t>
      </w:r>
      <w:r w:rsidRPr="001A436D">
        <w:rPr>
          <w:rFonts w:ascii="Arial MT" w:hAnsi="Arial MT"/>
          <w:color w:val="344449"/>
          <w:sz w:val="12"/>
          <w:rPrChange w:id="4205"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slechts</w:t>
      </w:r>
      <w:r w:rsidRPr="001A436D">
        <w:rPr>
          <w:rFonts w:ascii="Arial MT" w:hAnsi="Arial MT"/>
          <w:color w:val="344449"/>
          <w:sz w:val="12"/>
          <w:rPrChange w:id="4206"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beperkte</w:t>
      </w:r>
      <w:r w:rsidRPr="001A436D">
        <w:rPr>
          <w:rFonts w:ascii="Arial MT" w:hAnsi="Arial MT"/>
          <w:color w:val="344449"/>
          <w:sz w:val="12"/>
          <w:rPrChange w:id="4207"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invloed</w:t>
      </w:r>
      <w:r w:rsidRPr="001A436D">
        <w:rPr>
          <w:rFonts w:ascii="Arial MT" w:hAnsi="Arial MT"/>
          <w:color w:val="344449"/>
          <w:sz w:val="12"/>
          <w:rPrChange w:id="4208"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op</w:t>
      </w:r>
      <w:r w:rsidRPr="001A436D">
        <w:rPr>
          <w:rFonts w:ascii="Arial MT" w:hAnsi="Arial MT"/>
          <w:color w:val="344449"/>
          <w:sz w:val="12"/>
          <w:rPrChange w:id="4209"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de</w:t>
      </w:r>
      <w:r w:rsidRPr="001A436D">
        <w:rPr>
          <w:rFonts w:ascii="Arial MT" w:hAnsi="Arial MT"/>
          <w:color w:val="344449"/>
          <w:sz w:val="12"/>
          <w:rPrChange w:id="4210"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kwaliteit</w:t>
      </w:r>
      <w:r w:rsidRPr="001A436D">
        <w:rPr>
          <w:rFonts w:ascii="Arial MT" w:hAnsi="Arial MT"/>
          <w:color w:val="344449"/>
          <w:sz w:val="12"/>
          <w:rPrChange w:id="4211"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waardoor</w:t>
      </w:r>
      <w:r w:rsidRPr="001A436D">
        <w:rPr>
          <w:rFonts w:ascii="Arial MT" w:hAnsi="Arial MT"/>
          <w:color w:val="344449"/>
          <w:sz w:val="12"/>
          <w:rPrChange w:id="4212" w:author="Vannieuwenhuyze Jorre" w:date="2025-03-27T14:21:00Z" w16du:dateUtc="2025-03-27T13:21:00Z">
            <w:rPr>
              <w:rFonts w:ascii="Arial MT" w:hAnsi="Arial MT"/>
              <w:color w:val="344449"/>
              <w:spacing w:val="-1"/>
              <w:sz w:val="12"/>
            </w:rPr>
          </w:rPrChange>
        </w:rPr>
        <w:t xml:space="preserve"> </w:t>
      </w:r>
      <w:r w:rsidRPr="002A7964">
        <w:rPr>
          <w:rFonts w:ascii="Arial MT" w:hAnsi="Arial MT"/>
          <w:color w:val="344449"/>
          <w:sz w:val="12"/>
        </w:rPr>
        <w:t>geen</w:t>
      </w:r>
      <w:r w:rsidRPr="001A436D">
        <w:rPr>
          <w:rFonts w:ascii="Arial MT" w:hAnsi="Arial MT"/>
          <w:color w:val="344449"/>
          <w:sz w:val="12"/>
          <w:rPrChange w:id="4213" w:author="Vannieuwenhuyze Jorre" w:date="2025-03-27T14:21:00Z" w16du:dateUtc="2025-03-27T13:21:00Z">
            <w:rPr>
              <w:rFonts w:ascii="Arial MT" w:hAnsi="Arial MT"/>
              <w:color w:val="344449"/>
              <w:spacing w:val="40"/>
              <w:sz w:val="12"/>
            </w:rPr>
          </w:rPrChange>
        </w:rPr>
        <w:t xml:space="preserve"> </w:t>
      </w:r>
      <w:r w:rsidRPr="002A7964">
        <w:rPr>
          <w:rFonts w:ascii="Arial MT" w:hAnsi="Arial MT"/>
          <w:color w:val="344449"/>
          <w:sz w:val="12"/>
        </w:rPr>
        <w:t>herdefiniëring nodig is.</w:t>
      </w:r>
    </w:p>
    <w:p w14:paraId="25B31B07" w14:textId="77777777" w:rsidR="001E3564" w:rsidRPr="002A7964" w:rsidRDefault="001E3564">
      <w:pPr>
        <w:pStyle w:val="BodyText"/>
        <w:rPr>
          <w:rFonts w:ascii="Arial MT"/>
          <w:sz w:val="12"/>
        </w:rPr>
      </w:pPr>
    </w:p>
    <w:p w14:paraId="25B31B08" w14:textId="77777777" w:rsidR="001E3564" w:rsidRPr="002A7964" w:rsidRDefault="001E3564">
      <w:pPr>
        <w:pStyle w:val="BodyText"/>
        <w:spacing w:before="62"/>
        <w:rPr>
          <w:rFonts w:ascii="Arial MT"/>
          <w:sz w:val="12"/>
        </w:rPr>
      </w:pPr>
    </w:p>
    <w:p w14:paraId="25B31B09" w14:textId="77777777" w:rsidR="001E3564" w:rsidRPr="002A7964" w:rsidRDefault="002F5345">
      <w:pPr>
        <w:ind w:left="896"/>
        <w:rPr>
          <w:b/>
          <w:sz w:val="12"/>
        </w:rPr>
      </w:pPr>
      <w:r w:rsidRPr="001A436D">
        <w:rPr>
          <w:b/>
          <w:color w:val="4A6C79"/>
          <w:sz w:val="12"/>
          <w:rPrChange w:id="4214" w:author="Vannieuwenhuyze Jorre" w:date="2025-03-27T14:21:00Z" w16du:dateUtc="2025-03-27T13:21:00Z">
            <w:rPr>
              <w:b/>
              <w:color w:val="4A6C79"/>
              <w:spacing w:val="-2"/>
              <w:sz w:val="12"/>
            </w:rPr>
          </w:rPrChange>
        </w:rPr>
        <w:t>………,</w:t>
      </w:r>
      <w:r w:rsidRPr="001A436D">
        <w:rPr>
          <w:b/>
          <w:color w:val="4A6C79"/>
          <w:sz w:val="12"/>
          <w:rPrChange w:id="4215" w:author="Vannieuwenhuyze Jorre" w:date="2025-03-27T14:21:00Z" w16du:dateUtc="2025-03-27T13:21:00Z">
            <w:rPr>
              <w:b/>
              <w:color w:val="4A6C79"/>
              <w:spacing w:val="2"/>
              <w:sz w:val="12"/>
            </w:rPr>
          </w:rPrChange>
        </w:rPr>
        <w:t xml:space="preserve"> </w:t>
      </w:r>
      <w:r w:rsidRPr="001A436D">
        <w:rPr>
          <w:b/>
          <w:color w:val="4A6C79"/>
          <w:sz w:val="12"/>
          <w:rPrChange w:id="4216" w:author="Vannieuwenhuyze Jorre" w:date="2025-03-27T14:21:00Z" w16du:dateUtc="2025-03-27T13:21:00Z">
            <w:rPr>
              <w:b/>
              <w:color w:val="4A6C79"/>
              <w:spacing w:val="-2"/>
              <w:sz w:val="12"/>
            </w:rPr>
          </w:rPrChange>
        </w:rPr>
        <w:t>versie</w:t>
      </w:r>
      <w:r w:rsidRPr="001A436D">
        <w:rPr>
          <w:b/>
          <w:color w:val="4A6C79"/>
          <w:sz w:val="12"/>
          <w:rPrChange w:id="4217" w:author="Vannieuwenhuyze Jorre" w:date="2025-03-27T14:21:00Z" w16du:dateUtc="2025-03-27T13:21:00Z">
            <w:rPr>
              <w:b/>
              <w:color w:val="4A6C79"/>
              <w:spacing w:val="3"/>
              <w:sz w:val="12"/>
            </w:rPr>
          </w:rPrChange>
        </w:rPr>
        <w:t xml:space="preserve"> </w:t>
      </w:r>
      <w:r w:rsidRPr="001A436D">
        <w:rPr>
          <w:b/>
          <w:color w:val="4A6C79"/>
          <w:sz w:val="12"/>
          <w:rPrChange w:id="4218" w:author="Vannieuwenhuyze Jorre" w:date="2025-03-27T14:21:00Z" w16du:dateUtc="2025-03-27T13:21:00Z">
            <w:rPr>
              <w:b/>
              <w:color w:val="4A6C79"/>
              <w:spacing w:val="-12"/>
              <w:sz w:val="12"/>
            </w:rPr>
          </w:rPrChange>
        </w:rPr>
        <w:t>…</w:t>
      </w:r>
    </w:p>
    <w:p w14:paraId="25B31B0A" w14:textId="77777777" w:rsidR="001E3564" w:rsidRPr="002A7964" w:rsidRDefault="002F5345">
      <w:pPr>
        <w:spacing w:before="59" w:line="228" w:lineRule="auto"/>
        <w:ind w:left="1108" w:right="7041"/>
        <w:rPr>
          <w:rFonts w:ascii="Arial MT" w:hAnsi="Arial MT"/>
          <w:sz w:val="12"/>
        </w:rPr>
      </w:pPr>
      <w:r w:rsidRPr="002A7964">
        <w:rPr>
          <w:i/>
          <w:color w:val="70A2B8"/>
          <w:w w:val="95"/>
          <w:sz w:val="12"/>
        </w:rPr>
        <w:t>gebruikersvoorwaarden:</w:t>
      </w:r>
      <w:r w:rsidRPr="001A436D">
        <w:rPr>
          <w:i/>
          <w:color w:val="70A2B8"/>
          <w:sz w:val="12"/>
          <w:rPrChange w:id="4219" w:author="Vannieuwenhuyze Jorre" w:date="2025-03-27T14:21:00Z" w16du:dateUtc="2025-03-27T13:21:00Z">
            <w:rPr>
              <w:i/>
              <w:color w:val="70A2B8"/>
              <w:spacing w:val="9"/>
              <w:sz w:val="12"/>
            </w:rPr>
          </w:rPrChange>
        </w:rPr>
        <w:t xml:space="preserve"> </w:t>
      </w:r>
      <w:r w:rsidRPr="002A7964">
        <w:rPr>
          <w:rFonts w:ascii="Arial MT" w:hAnsi="Arial MT"/>
          <w:color w:val="344449"/>
          <w:w w:val="95"/>
          <w:sz w:val="12"/>
        </w:rPr>
        <w:t>…</w:t>
      </w:r>
      <w:r w:rsidRPr="001A436D">
        <w:rPr>
          <w:rFonts w:ascii="Arial MT" w:hAnsi="Arial MT"/>
          <w:color w:val="344449"/>
          <w:sz w:val="12"/>
          <w:rPrChange w:id="4220" w:author="Vannieuwenhuyze Jorre" w:date="2025-03-27T14:21:00Z" w16du:dateUtc="2025-03-27T13:21:00Z">
            <w:rPr>
              <w:rFonts w:ascii="Arial MT" w:hAnsi="Arial MT"/>
              <w:color w:val="344449"/>
              <w:spacing w:val="40"/>
              <w:sz w:val="12"/>
            </w:rPr>
          </w:rPrChange>
        </w:rPr>
        <w:t xml:space="preserve"> </w:t>
      </w:r>
      <w:r w:rsidRPr="002A7964">
        <w:rPr>
          <w:i/>
          <w:color w:val="70A2B8"/>
          <w:w w:val="95"/>
          <w:sz w:val="12"/>
        </w:rPr>
        <w:t>Operationele definitie:</w:t>
      </w:r>
      <w:r w:rsidRPr="001A436D">
        <w:rPr>
          <w:i/>
          <w:color w:val="70A2B8"/>
          <w:sz w:val="12"/>
          <w:rPrChange w:id="4221" w:author="Vannieuwenhuyze Jorre" w:date="2025-03-27T14:21:00Z" w16du:dateUtc="2025-03-27T13:21:00Z">
            <w:rPr>
              <w:i/>
              <w:color w:val="70A2B8"/>
              <w:spacing w:val="40"/>
              <w:sz w:val="12"/>
            </w:rPr>
          </w:rPrChange>
        </w:rPr>
        <w:t xml:space="preserve"> </w:t>
      </w:r>
      <w:r w:rsidRPr="002A7964">
        <w:rPr>
          <w:rFonts w:ascii="Arial MT" w:hAnsi="Arial MT"/>
          <w:color w:val="344449"/>
          <w:w w:val="95"/>
          <w:sz w:val="12"/>
        </w:rPr>
        <w:t>…</w:t>
      </w:r>
      <w:r w:rsidRPr="001A436D">
        <w:rPr>
          <w:rFonts w:ascii="Arial MT" w:hAnsi="Arial MT"/>
          <w:color w:val="344449"/>
          <w:sz w:val="12"/>
          <w:rPrChange w:id="4222" w:author="Vannieuwenhuyze Jorre" w:date="2025-03-27T14:21:00Z" w16du:dateUtc="2025-03-27T13:21:00Z">
            <w:rPr>
              <w:rFonts w:ascii="Arial MT" w:hAnsi="Arial MT"/>
              <w:color w:val="344449"/>
              <w:spacing w:val="40"/>
              <w:sz w:val="12"/>
            </w:rPr>
          </w:rPrChange>
        </w:rPr>
        <w:t xml:space="preserve"> </w:t>
      </w:r>
      <w:r w:rsidRPr="002A7964">
        <w:rPr>
          <w:i/>
          <w:color w:val="70A2B8"/>
          <w:w w:val="95"/>
          <w:sz w:val="12"/>
        </w:rPr>
        <w:t>Kwaliteit:</w:t>
      </w:r>
      <w:r w:rsidRPr="001A436D">
        <w:rPr>
          <w:i/>
          <w:color w:val="70A2B8"/>
          <w:sz w:val="12"/>
          <w:rPrChange w:id="4223" w:author="Vannieuwenhuyze Jorre" w:date="2025-03-27T14:21:00Z" w16du:dateUtc="2025-03-27T13:21:00Z">
            <w:rPr>
              <w:i/>
              <w:color w:val="70A2B8"/>
              <w:spacing w:val="36"/>
              <w:sz w:val="12"/>
            </w:rPr>
          </w:rPrChange>
        </w:rPr>
        <w:t xml:space="preserve"> </w:t>
      </w:r>
      <w:r w:rsidRPr="002A7964">
        <w:rPr>
          <w:rFonts w:ascii="Arial MT" w:hAnsi="Arial MT"/>
          <w:color w:val="344449"/>
          <w:w w:val="95"/>
          <w:sz w:val="12"/>
        </w:rPr>
        <w:t>…</w:t>
      </w:r>
    </w:p>
    <w:p w14:paraId="25B31B0B" w14:textId="77777777" w:rsidR="001E3564" w:rsidRPr="002A7964" w:rsidRDefault="001E3564">
      <w:pPr>
        <w:pStyle w:val="BodyText"/>
        <w:rPr>
          <w:rFonts w:ascii="Arial MT"/>
          <w:sz w:val="12"/>
        </w:rPr>
      </w:pPr>
    </w:p>
    <w:p w14:paraId="25B31B0C" w14:textId="77777777" w:rsidR="001E3564" w:rsidRPr="002A7964" w:rsidRDefault="001E3564">
      <w:pPr>
        <w:pStyle w:val="BodyText"/>
        <w:spacing w:before="57"/>
        <w:rPr>
          <w:rFonts w:ascii="Arial MT"/>
          <w:sz w:val="12"/>
        </w:rPr>
      </w:pPr>
    </w:p>
    <w:p w14:paraId="25B31B0D" w14:textId="77777777" w:rsidR="001E3564" w:rsidRPr="002A7964" w:rsidRDefault="002F5345">
      <w:pPr>
        <w:spacing w:before="1"/>
        <w:ind w:left="896"/>
        <w:rPr>
          <w:b/>
          <w:sz w:val="12"/>
        </w:rPr>
      </w:pPr>
      <w:r w:rsidRPr="001A436D">
        <w:rPr>
          <w:b/>
          <w:color w:val="4A6C79"/>
          <w:sz w:val="12"/>
          <w:rPrChange w:id="4224" w:author="Vannieuwenhuyze Jorre" w:date="2025-03-27T14:21:00Z" w16du:dateUtc="2025-03-27T13:21:00Z">
            <w:rPr>
              <w:b/>
              <w:color w:val="4A6C79"/>
              <w:spacing w:val="-5"/>
              <w:sz w:val="12"/>
            </w:rPr>
          </w:rPrChange>
        </w:rPr>
        <w:t>………</w:t>
      </w:r>
    </w:p>
    <w:p w14:paraId="25B31B0E" w14:textId="77777777" w:rsidR="001E3564" w:rsidRPr="002A7964" w:rsidRDefault="001E3564">
      <w:pPr>
        <w:rPr>
          <w:b/>
          <w:sz w:val="12"/>
        </w:rPr>
        <w:sectPr w:rsidR="001E3564" w:rsidRPr="002A7964">
          <w:pgSz w:w="11910" w:h="16840"/>
          <w:pgMar w:top="1920" w:right="850" w:bottom="1680" w:left="1275" w:header="0" w:footer="1480" w:gutter="0"/>
          <w:cols w:space="708"/>
        </w:sectPr>
      </w:pPr>
    </w:p>
    <w:p w14:paraId="25B31B0F" w14:textId="69995D5D" w:rsidR="001E3564" w:rsidRPr="002A7964" w:rsidRDefault="002F5345">
      <w:pPr>
        <w:pStyle w:val="BodyText"/>
        <w:spacing w:before="59" w:line="237" w:lineRule="auto"/>
        <w:ind w:left="709" w:right="1129"/>
        <w:jc w:val="both"/>
      </w:pPr>
      <w:bookmarkStart w:id="4225" w:name="_bookmark10"/>
      <w:bookmarkEnd w:id="4225"/>
      <w:commentRangeStart w:id="4226"/>
      <w:commentRangeStart w:id="4227"/>
      <w:r w:rsidRPr="002A7964">
        <w:rPr>
          <w:color w:val="344449"/>
        </w:rPr>
        <w:lastRenderedPageBreak/>
        <w:t>Bovendien</w:t>
      </w:r>
      <w:r w:rsidRPr="001A436D">
        <w:rPr>
          <w:color w:val="344449"/>
          <w:rPrChange w:id="4228" w:author="Vannieuwenhuyze Jorre" w:date="2025-03-27T14:21:00Z" w16du:dateUtc="2025-03-27T13:21:00Z">
            <w:rPr>
              <w:color w:val="344449"/>
              <w:spacing w:val="-14"/>
            </w:rPr>
          </w:rPrChange>
        </w:rPr>
        <w:t xml:space="preserve"> </w:t>
      </w:r>
      <w:r w:rsidRPr="002A7964">
        <w:rPr>
          <w:color w:val="344449"/>
        </w:rPr>
        <w:t>moet</w:t>
      </w:r>
      <w:r w:rsidRPr="001A436D">
        <w:rPr>
          <w:color w:val="344449"/>
          <w:rPrChange w:id="4229" w:author="Vannieuwenhuyze Jorre" w:date="2025-03-27T14:21:00Z" w16du:dateUtc="2025-03-27T13:21:00Z">
            <w:rPr>
              <w:color w:val="344449"/>
              <w:spacing w:val="-14"/>
            </w:rPr>
          </w:rPrChange>
        </w:rPr>
        <w:t xml:space="preserve"> </w:t>
      </w:r>
      <w:r w:rsidRPr="002A7964">
        <w:rPr>
          <w:color w:val="344449"/>
        </w:rPr>
        <w:t>elke</w:t>
      </w:r>
      <w:r w:rsidRPr="001A436D">
        <w:rPr>
          <w:color w:val="344449"/>
          <w:rPrChange w:id="4230" w:author="Vannieuwenhuyze Jorre" w:date="2025-03-27T14:21:00Z" w16du:dateUtc="2025-03-27T13:21:00Z">
            <w:rPr>
              <w:color w:val="344449"/>
              <w:spacing w:val="-13"/>
            </w:rPr>
          </w:rPrChange>
        </w:rPr>
        <w:t xml:space="preserve"> </w:t>
      </w:r>
      <w:r w:rsidRPr="002A7964">
        <w:rPr>
          <w:color w:val="344449"/>
        </w:rPr>
        <w:t>statistiekreeks</w:t>
      </w:r>
      <w:r w:rsidRPr="001A436D">
        <w:rPr>
          <w:color w:val="344449"/>
          <w:rPrChange w:id="4231" w:author="Vannieuwenhuyze Jorre" w:date="2025-03-27T14:21:00Z" w16du:dateUtc="2025-03-27T13:21:00Z">
            <w:rPr>
              <w:color w:val="344449"/>
              <w:spacing w:val="-14"/>
            </w:rPr>
          </w:rPrChange>
        </w:rPr>
        <w:t xml:space="preserve"> </w:t>
      </w:r>
      <w:r w:rsidRPr="002A7964">
        <w:rPr>
          <w:color w:val="344449"/>
        </w:rPr>
        <w:t>volledig</w:t>
      </w:r>
      <w:r w:rsidRPr="001A436D">
        <w:rPr>
          <w:color w:val="344449"/>
          <w:rPrChange w:id="4232" w:author="Vannieuwenhuyze Jorre" w:date="2025-03-27T14:21:00Z" w16du:dateUtc="2025-03-27T13:21:00Z">
            <w:rPr>
              <w:color w:val="344449"/>
              <w:spacing w:val="-13"/>
            </w:rPr>
          </w:rPrChange>
        </w:rPr>
        <w:t xml:space="preserve"> </w:t>
      </w:r>
      <w:r w:rsidRPr="002A7964">
        <w:rPr>
          <w:color w:val="344449"/>
        </w:rPr>
        <w:t>vrij</w:t>
      </w:r>
      <w:r w:rsidRPr="001A436D">
        <w:rPr>
          <w:color w:val="344449"/>
          <w:rPrChange w:id="4233" w:author="Vannieuwenhuyze Jorre" w:date="2025-03-27T14:21:00Z" w16du:dateUtc="2025-03-27T13:21:00Z">
            <w:rPr>
              <w:color w:val="344449"/>
              <w:spacing w:val="-14"/>
            </w:rPr>
          </w:rPrChange>
        </w:rPr>
        <w:t xml:space="preserve"> </w:t>
      </w:r>
      <w:r w:rsidRPr="002A7964">
        <w:rPr>
          <w:color w:val="344449"/>
        </w:rPr>
        <w:t>raadpleegbaar</w:t>
      </w:r>
      <w:r w:rsidRPr="001A436D">
        <w:rPr>
          <w:color w:val="344449"/>
          <w:rPrChange w:id="4234" w:author="Vannieuwenhuyze Jorre" w:date="2025-03-27T14:21:00Z" w16du:dateUtc="2025-03-27T13:21:00Z">
            <w:rPr>
              <w:color w:val="344449"/>
              <w:spacing w:val="-13"/>
            </w:rPr>
          </w:rPrChange>
        </w:rPr>
        <w:t xml:space="preserve"> </w:t>
      </w:r>
      <w:r w:rsidRPr="002A7964">
        <w:rPr>
          <w:color w:val="344449"/>
        </w:rPr>
        <w:t>zijn.</w:t>
      </w:r>
      <w:r w:rsidRPr="001A436D">
        <w:rPr>
          <w:color w:val="344449"/>
          <w:rPrChange w:id="4235" w:author="Vannieuwenhuyze Jorre" w:date="2025-03-27T14:21:00Z" w16du:dateUtc="2025-03-27T13:21:00Z">
            <w:rPr>
              <w:color w:val="344449"/>
              <w:spacing w:val="-14"/>
            </w:rPr>
          </w:rPrChange>
        </w:rPr>
        <w:t xml:space="preserve"> </w:t>
      </w:r>
      <w:r w:rsidRPr="002A7964">
        <w:rPr>
          <w:color w:val="344449"/>
        </w:rPr>
        <w:t>Ook</w:t>
      </w:r>
      <w:r w:rsidRPr="001A436D">
        <w:rPr>
          <w:color w:val="344449"/>
          <w:rPrChange w:id="4236" w:author="Vannieuwenhuyze Jorre" w:date="2025-03-27T14:21:00Z" w16du:dateUtc="2025-03-27T13:21:00Z">
            <w:rPr>
              <w:color w:val="344449"/>
              <w:spacing w:val="-14"/>
            </w:rPr>
          </w:rPrChange>
        </w:rPr>
        <w:t xml:space="preserve"> </w:t>
      </w:r>
      <w:r w:rsidRPr="002A7964">
        <w:rPr>
          <w:color w:val="344449"/>
        </w:rPr>
        <w:t>oude</w:t>
      </w:r>
      <w:r w:rsidRPr="001A436D">
        <w:rPr>
          <w:color w:val="344449"/>
          <w:rPrChange w:id="4237" w:author="Vannieuwenhuyze Jorre" w:date="2025-03-27T14:21:00Z" w16du:dateUtc="2025-03-27T13:21:00Z">
            <w:rPr>
              <w:color w:val="344449"/>
              <w:spacing w:val="-13"/>
            </w:rPr>
          </w:rPrChange>
        </w:rPr>
        <w:t xml:space="preserve"> </w:t>
      </w:r>
      <w:r w:rsidRPr="002A7964">
        <w:rPr>
          <w:color w:val="344449"/>
        </w:rPr>
        <w:t>ver</w:t>
      </w:r>
      <w:del w:id="4238" w:author="Vannieuwenhuyze Jorre" w:date="2025-02-21T16:37:00Z" w16du:dateUtc="2025-02-21T15:37:00Z">
        <w:r w:rsidRPr="002A7964" w:rsidDel="00C4419E">
          <w:rPr>
            <w:color w:val="344449"/>
          </w:rPr>
          <w:delText xml:space="preserve">‐ </w:delText>
        </w:r>
      </w:del>
      <w:r w:rsidRPr="002A7964">
        <w:rPr>
          <w:color w:val="344449"/>
        </w:rPr>
        <w:t>sies</w:t>
      </w:r>
      <w:r w:rsidRPr="001A436D">
        <w:rPr>
          <w:color w:val="344449"/>
          <w:rPrChange w:id="4239" w:author="Vannieuwenhuyze Jorre" w:date="2025-03-27T14:21:00Z" w16du:dateUtc="2025-03-27T13:21:00Z">
            <w:rPr>
              <w:color w:val="344449"/>
              <w:spacing w:val="-13"/>
            </w:rPr>
          </w:rPrChange>
        </w:rPr>
        <w:t xml:space="preserve"> </w:t>
      </w:r>
      <w:r w:rsidRPr="002A7964">
        <w:rPr>
          <w:color w:val="344449"/>
        </w:rPr>
        <w:t>van</w:t>
      </w:r>
      <w:r w:rsidRPr="001A436D">
        <w:rPr>
          <w:color w:val="344449"/>
          <w:rPrChange w:id="4240" w:author="Vannieuwenhuyze Jorre" w:date="2025-03-27T14:21:00Z" w16du:dateUtc="2025-03-27T13:21:00Z">
            <w:rPr>
              <w:color w:val="344449"/>
              <w:spacing w:val="-13"/>
            </w:rPr>
          </w:rPrChange>
        </w:rPr>
        <w:t xml:space="preserve"> </w:t>
      </w:r>
      <w:r w:rsidRPr="002A7964">
        <w:rPr>
          <w:color w:val="344449"/>
        </w:rPr>
        <w:t>een</w:t>
      </w:r>
      <w:r w:rsidRPr="001A436D">
        <w:rPr>
          <w:color w:val="344449"/>
          <w:rPrChange w:id="4241" w:author="Vannieuwenhuyze Jorre" w:date="2025-03-27T14:21:00Z" w16du:dateUtc="2025-03-27T13:21:00Z">
            <w:rPr>
              <w:color w:val="344449"/>
              <w:spacing w:val="-13"/>
            </w:rPr>
          </w:rPrChange>
        </w:rPr>
        <w:t xml:space="preserve"> </w:t>
      </w:r>
      <w:r w:rsidRPr="002A7964">
        <w:rPr>
          <w:color w:val="344449"/>
        </w:rPr>
        <w:t>statistiekreeks</w:t>
      </w:r>
      <w:r w:rsidRPr="001A436D">
        <w:rPr>
          <w:color w:val="344449"/>
          <w:rPrChange w:id="4242" w:author="Vannieuwenhuyze Jorre" w:date="2025-03-27T14:21:00Z" w16du:dateUtc="2025-03-27T13:21:00Z">
            <w:rPr>
              <w:color w:val="344449"/>
              <w:spacing w:val="-13"/>
            </w:rPr>
          </w:rPrChange>
        </w:rPr>
        <w:t xml:space="preserve"> </w:t>
      </w:r>
      <w:r w:rsidRPr="002A7964">
        <w:rPr>
          <w:color w:val="344449"/>
        </w:rPr>
        <w:t>blijven</w:t>
      </w:r>
      <w:r w:rsidRPr="001A436D">
        <w:rPr>
          <w:color w:val="344449"/>
          <w:rPrChange w:id="4243" w:author="Vannieuwenhuyze Jorre" w:date="2025-03-27T14:21:00Z" w16du:dateUtc="2025-03-27T13:21:00Z">
            <w:rPr>
              <w:color w:val="344449"/>
              <w:spacing w:val="-13"/>
            </w:rPr>
          </w:rPrChange>
        </w:rPr>
        <w:t xml:space="preserve"> </w:t>
      </w:r>
      <w:r w:rsidRPr="002A7964">
        <w:rPr>
          <w:color w:val="344449"/>
        </w:rPr>
        <w:t>beschikbaar. Deze</w:t>
      </w:r>
      <w:r w:rsidRPr="001A436D">
        <w:rPr>
          <w:color w:val="344449"/>
          <w:rPrChange w:id="4244" w:author="Vannieuwenhuyze Jorre" w:date="2025-03-27T14:21:00Z" w16du:dateUtc="2025-03-27T13:21:00Z">
            <w:rPr>
              <w:color w:val="344449"/>
              <w:spacing w:val="-13"/>
            </w:rPr>
          </w:rPrChange>
        </w:rPr>
        <w:t xml:space="preserve"> </w:t>
      </w:r>
      <w:r w:rsidRPr="002A7964">
        <w:rPr>
          <w:color w:val="344449"/>
        </w:rPr>
        <w:t>datasets</w:t>
      </w:r>
      <w:r w:rsidRPr="001A436D">
        <w:rPr>
          <w:color w:val="344449"/>
          <w:rPrChange w:id="4245" w:author="Vannieuwenhuyze Jorre" w:date="2025-03-27T14:21:00Z" w16du:dateUtc="2025-03-27T13:21:00Z">
            <w:rPr>
              <w:color w:val="344449"/>
              <w:spacing w:val="-13"/>
            </w:rPr>
          </w:rPrChange>
        </w:rPr>
        <w:t xml:space="preserve"> </w:t>
      </w:r>
      <w:r w:rsidRPr="002A7964">
        <w:rPr>
          <w:color w:val="344449"/>
        </w:rPr>
        <w:t>kunnen</w:t>
      </w:r>
      <w:r w:rsidRPr="001A436D">
        <w:rPr>
          <w:color w:val="344449"/>
          <w:rPrChange w:id="4246" w:author="Vannieuwenhuyze Jorre" w:date="2025-03-27T14:21:00Z" w16du:dateUtc="2025-03-27T13:21:00Z">
            <w:rPr>
              <w:color w:val="344449"/>
              <w:spacing w:val="-13"/>
            </w:rPr>
          </w:rPrChange>
        </w:rPr>
        <w:t xml:space="preserve"> </w:t>
      </w:r>
      <w:r w:rsidRPr="002A7964">
        <w:rPr>
          <w:color w:val="344449"/>
        </w:rPr>
        <w:t>op</w:t>
      </w:r>
      <w:r w:rsidRPr="001A436D">
        <w:rPr>
          <w:color w:val="344449"/>
          <w:rPrChange w:id="4247" w:author="Vannieuwenhuyze Jorre" w:date="2025-03-27T14:21:00Z" w16du:dateUtc="2025-03-27T13:21:00Z">
            <w:rPr>
              <w:color w:val="344449"/>
              <w:spacing w:val="-13"/>
            </w:rPr>
          </w:rPrChange>
        </w:rPr>
        <w:t xml:space="preserve"> </w:t>
      </w:r>
      <w:r w:rsidRPr="002A7964">
        <w:rPr>
          <w:color w:val="344449"/>
        </w:rPr>
        <w:t>verschil</w:t>
      </w:r>
      <w:del w:id="4248" w:author="Vannieuwenhuyze Jorre" w:date="2025-02-21T16:37:00Z" w16du:dateUtc="2025-02-21T15:37:00Z">
        <w:r w:rsidRPr="002A7964" w:rsidDel="00C4419E">
          <w:rPr>
            <w:color w:val="344449"/>
          </w:rPr>
          <w:delText xml:space="preserve">‐ </w:delText>
        </w:r>
      </w:del>
      <w:r w:rsidRPr="002A7964">
        <w:rPr>
          <w:color w:val="344449"/>
        </w:rPr>
        <w:t>lende manieren gepubliceerd worden, bijvoorbeeld:</w:t>
      </w:r>
    </w:p>
    <w:p w14:paraId="25B31B10" w14:textId="77777777" w:rsidR="001E3564" w:rsidRPr="002A7964" w:rsidRDefault="002F5345">
      <w:pPr>
        <w:pStyle w:val="ListParagraph"/>
        <w:numPr>
          <w:ilvl w:val="2"/>
          <w:numId w:val="7"/>
        </w:numPr>
        <w:tabs>
          <w:tab w:val="left" w:pos="1373"/>
          <w:tab w:val="left" w:pos="1375"/>
        </w:tabs>
        <w:spacing w:before="141" w:line="237" w:lineRule="auto"/>
        <w:ind w:right="1131"/>
        <w:jc w:val="both"/>
        <w:rPr>
          <w:sz w:val="24"/>
        </w:rPr>
      </w:pPr>
      <w:r w:rsidRPr="002A7964">
        <w:rPr>
          <w:color w:val="344449"/>
          <w:sz w:val="24"/>
        </w:rPr>
        <w:t xml:space="preserve">als een eenvoudige downloadbare dataset of een reeks van datasets (bij‐ voorbeeld in </w:t>
      </w:r>
      <w:proofErr w:type="spellStart"/>
      <w:r w:rsidRPr="002A7964">
        <w:rPr>
          <w:color w:val="344449"/>
          <w:sz w:val="24"/>
        </w:rPr>
        <w:t>csv</w:t>
      </w:r>
      <w:proofErr w:type="spellEnd"/>
      <w:r w:rsidRPr="002A7964">
        <w:rPr>
          <w:color w:val="344449"/>
          <w:sz w:val="24"/>
        </w:rPr>
        <w:t>‐bestandsformaat), of</w:t>
      </w:r>
    </w:p>
    <w:p w14:paraId="25B31B11" w14:textId="5DED9411" w:rsidR="001E3564" w:rsidRPr="002A7964" w:rsidRDefault="002F5345">
      <w:pPr>
        <w:pStyle w:val="ListParagraph"/>
        <w:numPr>
          <w:ilvl w:val="2"/>
          <w:numId w:val="7"/>
        </w:numPr>
        <w:tabs>
          <w:tab w:val="left" w:pos="1373"/>
          <w:tab w:val="left" w:pos="1375"/>
        </w:tabs>
        <w:spacing w:line="237" w:lineRule="auto"/>
        <w:ind w:right="1132"/>
        <w:jc w:val="both"/>
        <w:rPr>
          <w:sz w:val="24"/>
        </w:rPr>
      </w:pPr>
      <w:r w:rsidRPr="002A7964">
        <w:rPr>
          <w:color w:val="344449"/>
          <w:sz w:val="24"/>
        </w:rPr>
        <w:t>via</w:t>
      </w:r>
      <w:r w:rsidRPr="001A436D">
        <w:rPr>
          <w:color w:val="344449"/>
          <w:sz w:val="24"/>
          <w:rPrChange w:id="4249" w:author="Vannieuwenhuyze Jorre" w:date="2025-03-27T14:21:00Z" w16du:dateUtc="2025-03-27T13:21:00Z">
            <w:rPr>
              <w:color w:val="344449"/>
              <w:spacing w:val="-11"/>
              <w:sz w:val="24"/>
            </w:rPr>
          </w:rPrChange>
        </w:rPr>
        <w:t xml:space="preserve"> </w:t>
      </w:r>
      <w:r w:rsidRPr="002A7964">
        <w:rPr>
          <w:color w:val="344449"/>
          <w:sz w:val="24"/>
        </w:rPr>
        <w:t>een</w:t>
      </w:r>
      <w:r w:rsidRPr="001A436D">
        <w:rPr>
          <w:color w:val="344449"/>
          <w:sz w:val="24"/>
          <w:rPrChange w:id="4250" w:author="Vannieuwenhuyze Jorre" w:date="2025-03-27T14:21:00Z" w16du:dateUtc="2025-03-27T13:21:00Z">
            <w:rPr>
              <w:color w:val="344449"/>
              <w:spacing w:val="-11"/>
              <w:sz w:val="24"/>
            </w:rPr>
          </w:rPrChange>
        </w:rPr>
        <w:t xml:space="preserve"> </w:t>
      </w:r>
      <w:commentRangeStart w:id="4251"/>
      <w:r w:rsidRPr="002A7964">
        <w:rPr>
          <w:color w:val="344449"/>
          <w:sz w:val="24"/>
        </w:rPr>
        <w:t>interactieve</w:t>
      </w:r>
      <w:r w:rsidRPr="001A436D">
        <w:rPr>
          <w:color w:val="344449"/>
          <w:sz w:val="24"/>
          <w:rPrChange w:id="4252" w:author="Vannieuwenhuyze Jorre" w:date="2025-03-27T14:21:00Z" w16du:dateUtc="2025-03-27T13:21:00Z">
            <w:rPr>
              <w:color w:val="344449"/>
              <w:spacing w:val="-11"/>
              <w:sz w:val="24"/>
            </w:rPr>
          </w:rPrChange>
        </w:rPr>
        <w:t xml:space="preserve"> </w:t>
      </w:r>
      <w:r w:rsidRPr="002A7964">
        <w:rPr>
          <w:color w:val="344449"/>
          <w:sz w:val="24"/>
        </w:rPr>
        <w:t>cijferapplicatie</w:t>
      </w:r>
      <w:r w:rsidRPr="001A436D">
        <w:rPr>
          <w:color w:val="344449"/>
          <w:sz w:val="24"/>
          <w:rPrChange w:id="4253" w:author="Vannieuwenhuyze Jorre" w:date="2025-03-27T14:21:00Z" w16du:dateUtc="2025-03-27T13:21:00Z">
            <w:rPr>
              <w:color w:val="344449"/>
              <w:spacing w:val="-11"/>
              <w:sz w:val="24"/>
            </w:rPr>
          </w:rPrChange>
        </w:rPr>
        <w:t xml:space="preserve"> </w:t>
      </w:r>
      <w:commentRangeEnd w:id="4251"/>
      <w:r w:rsidR="00E66916" w:rsidRPr="002A7964">
        <w:rPr>
          <w:rStyle w:val="CommentReference"/>
        </w:rPr>
        <w:commentReference w:id="4251"/>
      </w:r>
      <w:r w:rsidRPr="002A7964">
        <w:rPr>
          <w:color w:val="344449"/>
          <w:sz w:val="24"/>
        </w:rPr>
        <w:t>waarin</w:t>
      </w:r>
      <w:r w:rsidRPr="001A436D">
        <w:rPr>
          <w:color w:val="344449"/>
          <w:sz w:val="24"/>
          <w:rPrChange w:id="4254" w:author="Vannieuwenhuyze Jorre" w:date="2025-03-27T14:21:00Z" w16du:dateUtc="2025-03-27T13:21:00Z">
            <w:rPr>
              <w:color w:val="344449"/>
              <w:spacing w:val="-11"/>
              <w:sz w:val="24"/>
            </w:rPr>
          </w:rPrChange>
        </w:rPr>
        <w:t xml:space="preserve"> </w:t>
      </w:r>
      <w:r w:rsidRPr="002A7964">
        <w:rPr>
          <w:color w:val="344449"/>
          <w:sz w:val="24"/>
        </w:rPr>
        <w:t>gebruikers</w:t>
      </w:r>
      <w:r w:rsidRPr="001A436D">
        <w:rPr>
          <w:color w:val="344449"/>
          <w:sz w:val="24"/>
          <w:rPrChange w:id="4255" w:author="Vannieuwenhuyze Jorre" w:date="2025-03-27T14:21:00Z" w16du:dateUtc="2025-03-27T13:21:00Z">
            <w:rPr>
              <w:color w:val="344449"/>
              <w:spacing w:val="-11"/>
              <w:sz w:val="24"/>
            </w:rPr>
          </w:rPrChange>
        </w:rPr>
        <w:t xml:space="preserve"> </w:t>
      </w:r>
      <w:r w:rsidRPr="002A7964">
        <w:rPr>
          <w:color w:val="344449"/>
          <w:sz w:val="24"/>
        </w:rPr>
        <w:t>selecties</w:t>
      </w:r>
      <w:r w:rsidRPr="001A436D">
        <w:rPr>
          <w:color w:val="344449"/>
          <w:sz w:val="24"/>
          <w:rPrChange w:id="4256" w:author="Vannieuwenhuyze Jorre" w:date="2025-03-27T14:21:00Z" w16du:dateUtc="2025-03-27T13:21:00Z">
            <w:rPr>
              <w:color w:val="344449"/>
              <w:spacing w:val="-11"/>
              <w:sz w:val="24"/>
            </w:rPr>
          </w:rPrChange>
        </w:rPr>
        <w:t xml:space="preserve"> </w:t>
      </w:r>
      <w:r w:rsidRPr="002A7964">
        <w:rPr>
          <w:color w:val="344449"/>
          <w:sz w:val="24"/>
        </w:rPr>
        <w:t>kunnen</w:t>
      </w:r>
      <w:r w:rsidRPr="001A436D">
        <w:rPr>
          <w:color w:val="344449"/>
          <w:sz w:val="24"/>
          <w:rPrChange w:id="4257" w:author="Vannieuwenhuyze Jorre" w:date="2025-03-27T14:21:00Z" w16du:dateUtc="2025-03-27T13:21:00Z">
            <w:rPr>
              <w:color w:val="344449"/>
              <w:spacing w:val="-11"/>
              <w:sz w:val="24"/>
            </w:rPr>
          </w:rPrChange>
        </w:rPr>
        <w:t xml:space="preserve"> </w:t>
      </w:r>
      <w:r w:rsidRPr="002A7964">
        <w:rPr>
          <w:color w:val="344449"/>
          <w:sz w:val="24"/>
        </w:rPr>
        <w:t>ma</w:t>
      </w:r>
      <w:del w:id="4258" w:author="Vannieuwenhuyze Jorre" w:date="2025-02-21T16:37:00Z" w16du:dateUtc="2025-02-21T15:37:00Z">
        <w:r w:rsidRPr="002A7964" w:rsidDel="00C4419E">
          <w:rPr>
            <w:color w:val="344449"/>
            <w:sz w:val="24"/>
          </w:rPr>
          <w:delText xml:space="preserve">‐ </w:delText>
        </w:r>
      </w:del>
      <w:r w:rsidRPr="001A436D">
        <w:rPr>
          <w:color w:val="344449"/>
          <w:sz w:val="24"/>
          <w:rPrChange w:id="4259" w:author="Vannieuwenhuyze Jorre" w:date="2025-03-27T14:21:00Z" w16du:dateUtc="2025-03-27T13:21:00Z">
            <w:rPr>
              <w:color w:val="344449"/>
              <w:spacing w:val="-2"/>
              <w:sz w:val="24"/>
            </w:rPr>
          </w:rPrChange>
        </w:rPr>
        <w:t>ken</w:t>
      </w:r>
      <w:r w:rsidRPr="001A436D">
        <w:rPr>
          <w:color w:val="344449"/>
          <w:sz w:val="24"/>
          <w:rPrChange w:id="4260" w:author="Vannieuwenhuyze Jorre" w:date="2025-03-27T14:21:00Z" w16du:dateUtc="2025-03-27T13:21:00Z">
            <w:rPr>
              <w:color w:val="344449"/>
              <w:spacing w:val="-8"/>
              <w:sz w:val="24"/>
            </w:rPr>
          </w:rPrChange>
        </w:rPr>
        <w:t xml:space="preserve"> </w:t>
      </w:r>
      <w:r w:rsidRPr="001A436D">
        <w:rPr>
          <w:color w:val="344449"/>
          <w:sz w:val="24"/>
          <w:rPrChange w:id="4261" w:author="Vannieuwenhuyze Jorre" w:date="2025-03-27T14:21:00Z" w16du:dateUtc="2025-03-27T13:21:00Z">
            <w:rPr>
              <w:color w:val="344449"/>
              <w:spacing w:val="-2"/>
              <w:sz w:val="24"/>
            </w:rPr>
          </w:rPrChange>
        </w:rPr>
        <w:t>op</w:t>
      </w:r>
      <w:r w:rsidRPr="001A436D">
        <w:rPr>
          <w:color w:val="344449"/>
          <w:sz w:val="24"/>
          <w:rPrChange w:id="4262" w:author="Vannieuwenhuyze Jorre" w:date="2025-03-27T14:21:00Z" w16du:dateUtc="2025-03-27T13:21:00Z">
            <w:rPr>
              <w:color w:val="344449"/>
              <w:spacing w:val="-8"/>
              <w:sz w:val="24"/>
            </w:rPr>
          </w:rPrChange>
        </w:rPr>
        <w:t xml:space="preserve"> </w:t>
      </w:r>
      <w:r w:rsidRPr="001A436D">
        <w:rPr>
          <w:color w:val="344449"/>
          <w:sz w:val="24"/>
          <w:rPrChange w:id="4263" w:author="Vannieuwenhuyze Jorre" w:date="2025-03-27T14:21:00Z" w16du:dateUtc="2025-03-27T13:21:00Z">
            <w:rPr>
              <w:color w:val="344449"/>
              <w:spacing w:val="-2"/>
              <w:sz w:val="24"/>
            </w:rPr>
          </w:rPrChange>
        </w:rPr>
        <w:t>basis</w:t>
      </w:r>
      <w:r w:rsidRPr="001A436D">
        <w:rPr>
          <w:color w:val="344449"/>
          <w:sz w:val="24"/>
          <w:rPrChange w:id="4264" w:author="Vannieuwenhuyze Jorre" w:date="2025-03-27T14:21:00Z" w16du:dateUtc="2025-03-27T13:21:00Z">
            <w:rPr>
              <w:color w:val="344449"/>
              <w:spacing w:val="-8"/>
              <w:sz w:val="24"/>
            </w:rPr>
          </w:rPrChange>
        </w:rPr>
        <w:t xml:space="preserve"> </w:t>
      </w:r>
      <w:r w:rsidRPr="001A436D">
        <w:rPr>
          <w:color w:val="344449"/>
          <w:sz w:val="24"/>
          <w:rPrChange w:id="4265" w:author="Vannieuwenhuyze Jorre" w:date="2025-03-27T14:21:00Z" w16du:dateUtc="2025-03-27T13:21:00Z">
            <w:rPr>
              <w:color w:val="344449"/>
              <w:spacing w:val="-2"/>
              <w:sz w:val="24"/>
            </w:rPr>
          </w:rPrChange>
        </w:rPr>
        <w:t>van</w:t>
      </w:r>
      <w:r w:rsidRPr="001A436D">
        <w:rPr>
          <w:color w:val="344449"/>
          <w:sz w:val="24"/>
          <w:rPrChange w:id="4266" w:author="Vannieuwenhuyze Jorre" w:date="2025-03-27T14:21:00Z" w16du:dateUtc="2025-03-27T13:21:00Z">
            <w:rPr>
              <w:color w:val="344449"/>
              <w:spacing w:val="-9"/>
              <w:sz w:val="24"/>
            </w:rPr>
          </w:rPrChange>
        </w:rPr>
        <w:t xml:space="preserve"> </w:t>
      </w:r>
      <w:r w:rsidRPr="001A436D">
        <w:rPr>
          <w:color w:val="344449"/>
          <w:sz w:val="24"/>
          <w:rPrChange w:id="4267" w:author="Vannieuwenhuyze Jorre" w:date="2025-03-27T14:21:00Z" w16du:dateUtc="2025-03-27T13:21:00Z">
            <w:rPr>
              <w:color w:val="344449"/>
              <w:spacing w:val="-2"/>
              <w:sz w:val="24"/>
            </w:rPr>
          </w:rPrChange>
        </w:rPr>
        <w:t>dimensies</w:t>
      </w:r>
      <w:r w:rsidRPr="001A436D">
        <w:rPr>
          <w:color w:val="344449"/>
          <w:sz w:val="24"/>
          <w:rPrChange w:id="4268" w:author="Vannieuwenhuyze Jorre" w:date="2025-03-27T14:21:00Z" w16du:dateUtc="2025-03-27T13:21:00Z">
            <w:rPr>
              <w:color w:val="344449"/>
              <w:spacing w:val="-8"/>
              <w:sz w:val="24"/>
            </w:rPr>
          </w:rPrChange>
        </w:rPr>
        <w:t xml:space="preserve"> </w:t>
      </w:r>
      <w:r w:rsidRPr="001A436D">
        <w:rPr>
          <w:color w:val="344449"/>
          <w:sz w:val="24"/>
          <w:rPrChange w:id="4269" w:author="Vannieuwenhuyze Jorre" w:date="2025-03-27T14:21:00Z" w16du:dateUtc="2025-03-27T13:21:00Z">
            <w:rPr>
              <w:color w:val="344449"/>
              <w:spacing w:val="-2"/>
              <w:sz w:val="24"/>
            </w:rPr>
          </w:rPrChange>
        </w:rPr>
        <w:t>en</w:t>
      </w:r>
      <w:r w:rsidRPr="001A436D">
        <w:rPr>
          <w:color w:val="344449"/>
          <w:sz w:val="24"/>
          <w:rPrChange w:id="4270" w:author="Vannieuwenhuyze Jorre" w:date="2025-03-27T14:21:00Z" w16du:dateUtc="2025-03-27T13:21:00Z">
            <w:rPr>
              <w:color w:val="344449"/>
              <w:spacing w:val="-8"/>
              <w:sz w:val="24"/>
            </w:rPr>
          </w:rPrChange>
        </w:rPr>
        <w:t xml:space="preserve"> </w:t>
      </w:r>
      <w:r w:rsidRPr="001A436D">
        <w:rPr>
          <w:color w:val="344449"/>
          <w:sz w:val="24"/>
          <w:rPrChange w:id="4271" w:author="Vannieuwenhuyze Jorre" w:date="2025-03-27T14:21:00Z" w16du:dateUtc="2025-03-27T13:21:00Z">
            <w:rPr>
              <w:color w:val="344449"/>
              <w:spacing w:val="-2"/>
              <w:sz w:val="24"/>
            </w:rPr>
          </w:rPrChange>
        </w:rPr>
        <w:t>alleen</w:t>
      </w:r>
      <w:r w:rsidRPr="001A436D">
        <w:rPr>
          <w:color w:val="344449"/>
          <w:sz w:val="24"/>
          <w:rPrChange w:id="4272" w:author="Vannieuwenhuyze Jorre" w:date="2025-03-27T14:21:00Z" w16du:dateUtc="2025-03-27T13:21:00Z">
            <w:rPr>
              <w:color w:val="344449"/>
              <w:spacing w:val="-8"/>
              <w:sz w:val="24"/>
            </w:rPr>
          </w:rPrChange>
        </w:rPr>
        <w:t xml:space="preserve"> </w:t>
      </w:r>
      <w:r w:rsidRPr="001A436D">
        <w:rPr>
          <w:color w:val="344449"/>
          <w:sz w:val="24"/>
          <w:rPrChange w:id="4273" w:author="Vannieuwenhuyze Jorre" w:date="2025-03-27T14:21:00Z" w16du:dateUtc="2025-03-27T13:21:00Z">
            <w:rPr>
              <w:color w:val="344449"/>
              <w:spacing w:val="-2"/>
              <w:sz w:val="24"/>
            </w:rPr>
          </w:rPrChange>
        </w:rPr>
        <w:t>relevante</w:t>
      </w:r>
      <w:r w:rsidRPr="001A436D">
        <w:rPr>
          <w:color w:val="344449"/>
          <w:sz w:val="24"/>
          <w:rPrChange w:id="4274" w:author="Vannieuwenhuyze Jorre" w:date="2025-03-27T14:21:00Z" w16du:dateUtc="2025-03-27T13:21:00Z">
            <w:rPr>
              <w:color w:val="344449"/>
              <w:spacing w:val="-8"/>
              <w:sz w:val="24"/>
            </w:rPr>
          </w:rPrChange>
        </w:rPr>
        <w:t xml:space="preserve"> </w:t>
      </w:r>
      <w:r w:rsidRPr="001A436D">
        <w:rPr>
          <w:color w:val="344449"/>
          <w:sz w:val="24"/>
          <w:rPrChange w:id="4275" w:author="Vannieuwenhuyze Jorre" w:date="2025-03-27T14:21:00Z" w16du:dateUtc="2025-03-27T13:21:00Z">
            <w:rPr>
              <w:color w:val="344449"/>
              <w:spacing w:val="-2"/>
              <w:sz w:val="24"/>
            </w:rPr>
          </w:rPrChange>
        </w:rPr>
        <w:t>delen</w:t>
      </w:r>
      <w:r w:rsidRPr="001A436D">
        <w:rPr>
          <w:color w:val="344449"/>
          <w:sz w:val="24"/>
          <w:rPrChange w:id="4276" w:author="Vannieuwenhuyze Jorre" w:date="2025-03-27T14:21:00Z" w16du:dateUtc="2025-03-27T13:21:00Z">
            <w:rPr>
              <w:color w:val="344449"/>
              <w:spacing w:val="-8"/>
              <w:sz w:val="24"/>
            </w:rPr>
          </w:rPrChange>
        </w:rPr>
        <w:t xml:space="preserve"> </w:t>
      </w:r>
      <w:r w:rsidRPr="001A436D">
        <w:rPr>
          <w:color w:val="344449"/>
          <w:sz w:val="24"/>
          <w:rPrChange w:id="4277" w:author="Vannieuwenhuyze Jorre" w:date="2025-03-27T14:21:00Z" w16du:dateUtc="2025-03-27T13:21:00Z">
            <w:rPr>
              <w:color w:val="344449"/>
              <w:spacing w:val="-2"/>
              <w:sz w:val="24"/>
            </w:rPr>
          </w:rPrChange>
        </w:rPr>
        <w:t>van</w:t>
      </w:r>
      <w:r w:rsidRPr="001A436D">
        <w:rPr>
          <w:color w:val="344449"/>
          <w:sz w:val="24"/>
          <w:rPrChange w:id="4278" w:author="Vannieuwenhuyze Jorre" w:date="2025-03-27T14:21:00Z" w16du:dateUtc="2025-03-27T13:21:00Z">
            <w:rPr>
              <w:color w:val="344449"/>
              <w:spacing w:val="-9"/>
              <w:sz w:val="24"/>
            </w:rPr>
          </w:rPrChange>
        </w:rPr>
        <w:t xml:space="preserve"> </w:t>
      </w:r>
      <w:r w:rsidRPr="001A436D">
        <w:rPr>
          <w:color w:val="344449"/>
          <w:sz w:val="24"/>
          <w:rPrChange w:id="4279" w:author="Vannieuwenhuyze Jorre" w:date="2025-03-27T14:21:00Z" w16du:dateUtc="2025-03-27T13:21:00Z">
            <w:rPr>
              <w:color w:val="344449"/>
              <w:spacing w:val="-2"/>
              <w:sz w:val="24"/>
            </w:rPr>
          </w:rPrChange>
        </w:rPr>
        <w:t>een</w:t>
      </w:r>
      <w:r w:rsidRPr="001A436D">
        <w:rPr>
          <w:color w:val="344449"/>
          <w:sz w:val="24"/>
          <w:rPrChange w:id="4280" w:author="Vannieuwenhuyze Jorre" w:date="2025-03-27T14:21:00Z" w16du:dateUtc="2025-03-27T13:21:00Z">
            <w:rPr>
              <w:color w:val="344449"/>
              <w:spacing w:val="-8"/>
              <w:sz w:val="24"/>
            </w:rPr>
          </w:rPrChange>
        </w:rPr>
        <w:t xml:space="preserve"> </w:t>
      </w:r>
      <w:r w:rsidRPr="001A436D">
        <w:rPr>
          <w:color w:val="344449"/>
          <w:sz w:val="24"/>
          <w:rPrChange w:id="4281" w:author="Vannieuwenhuyze Jorre" w:date="2025-03-27T14:21:00Z" w16du:dateUtc="2025-03-27T13:21:00Z">
            <w:rPr>
              <w:color w:val="344449"/>
              <w:spacing w:val="-2"/>
              <w:sz w:val="24"/>
            </w:rPr>
          </w:rPrChange>
        </w:rPr>
        <w:t xml:space="preserve">statistiekreeks </w:t>
      </w:r>
      <w:r w:rsidRPr="002A7964">
        <w:rPr>
          <w:color w:val="344449"/>
          <w:sz w:val="24"/>
        </w:rPr>
        <w:t>kunnen visualiseren en downloaden.</w:t>
      </w:r>
      <w:commentRangeEnd w:id="4226"/>
      <w:r w:rsidR="00A27C71" w:rsidRPr="002A7964">
        <w:rPr>
          <w:rStyle w:val="CommentReference"/>
        </w:rPr>
        <w:commentReference w:id="4226"/>
      </w:r>
      <w:commentRangeEnd w:id="4227"/>
      <w:r w:rsidR="0021445F" w:rsidRPr="002A7964">
        <w:rPr>
          <w:rStyle w:val="CommentReference"/>
        </w:rPr>
        <w:commentReference w:id="4227"/>
      </w:r>
    </w:p>
    <w:p w14:paraId="25B31B12" w14:textId="77777777" w:rsidR="001E3564" w:rsidRPr="002A7964" w:rsidRDefault="001E3564">
      <w:pPr>
        <w:pStyle w:val="BodyText"/>
      </w:pPr>
    </w:p>
    <w:p w14:paraId="25B31B13" w14:textId="77777777" w:rsidR="001E3564" w:rsidRPr="002A7964" w:rsidRDefault="001E3564">
      <w:pPr>
        <w:pStyle w:val="BodyText"/>
        <w:spacing w:before="87"/>
      </w:pPr>
    </w:p>
    <w:p w14:paraId="25B31B14" w14:textId="77777777" w:rsidR="001E3564" w:rsidRPr="002A7964" w:rsidRDefault="002F5345">
      <w:pPr>
        <w:pStyle w:val="Heading2"/>
        <w:numPr>
          <w:ilvl w:val="1"/>
          <w:numId w:val="7"/>
        </w:numPr>
        <w:tabs>
          <w:tab w:val="left" w:pos="1345"/>
        </w:tabs>
        <w:spacing w:before="1"/>
        <w:ind w:hanging="636"/>
      </w:pPr>
      <w:bookmarkStart w:id="4282" w:name="Cijferpagina's"/>
      <w:bookmarkEnd w:id="4282"/>
      <w:r w:rsidRPr="001A436D">
        <w:rPr>
          <w:color w:val="70A2B8"/>
          <w:rPrChange w:id="4283" w:author="Vannieuwenhuyze Jorre" w:date="2025-03-27T14:21:00Z" w16du:dateUtc="2025-03-27T13:21:00Z">
            <w:rPr>
              <w:color w:val="70A2B8"/>
              <w:spacing w:val="-2"/>
            </w:rPr>
          </w:rPrChange>
        </w:rPr>
        <w:t>CIJFERPAGINA’S</w:t>
      </w:r>
    </w:p>
    <w:p w14:paraId="25B31B15" w14:textId="2D6DC4F7" w:rsidR="001E3564" w:rsidRPr="002A7964" w:rsidRDefault="002F5345">
      <w:pPr>
        <w:pStyle w:val="BodyText"/>
        <w:spacing w:before="154" w:line="237" w:lineRule="auto"/>
        <w:ind w:left="709" w:right="1128"/>
        <w:jc w:val="both"/>
      </w:pPr>
      <w:r w:rsidRPr="4FF31174">
        <w:rPr>
          <w:color w:val="344449"/>
        </w:rPr>
        <w:t xml:space="preserve">Cijferpagina’s zijn webpagina’s waarop specifieke statistieken in de schijnwerpers worden gezet. Het doel van een cijferpagina is niet </w:t>
      </w:r>
      <w:del w:id="4284" w:author="Vannieuwenhuyze Jorre" w:date="2025-02-21T16:38:00Z">
        <w:r w:rsidRPr="4FF31174" w:rsidDel="002F5345">
          <w:rPr>
            <w:color w:val="344449"/>
          </w:rPr>
          <w:delText xml:space="preserve">het </w:delText>
        </w:r>
      </w:del>
      <w:ins w:id="4285" w:author="Vannieuwenhuyze Jorre" w:date="2025-02-21T16:38:00Z">
        <w:r w:rsidR="00C165C4" w:rsidRPr="4FF31174">
          <w:rPr>
            <w:color w:val="344449"/>
          </w:rPr>
          <w:t>om</w:t>
        </w:r>
      </w:ins>
      <w:del w:id="4286" w:author="Vannieuwenhuyze Jorre" w:date="2025-02-21T16:38:00Z">
        <w:r w:rsidRPr="4FF31174" w:rsidDel="002F5345">
          <w:rPr>
            <w:color w:val="344449"/>
          </w:rPr>
          <w:delText xml:space="preserve">publiceren van </w:delText>
        </w:r>
      </w:del>
      <w:ins w:id="4287" w:author="Vannieuwenhuyze Jorre" w:date="2025-02-21T16:38:00Z">
        <w:r w:rsidR="00C165C4" w:rsidRPr="4FF31174">
          <w:rPr>
            <w:color w:val="344449"/>
          </w:rPr>
          <w:t xml:space="preserve"> </w:t>
        </w:r>
      </w:ins>
      <w:r w:rsidRPr="4FF31174">
        <w:rPr>
          <w:color w:val="344449"/>
        </w:rPr>
        <w:t>volledige statistiekreeksen</w:t>
      </w:r>
      <w:ins w:id="4288" w:author="Vannieuwenhuyze Jorre" w:date="2025-02-21T16:38:00Z">
        <w:r w:rsidR="00C165C4" w:rsidRPr="4FF31174">
          <w:rPr>
            <w:color w:val="344449"/>
          </w:rPr>
          <w:t xml:space="preserve"> </w:t>
        </w:r>
      </w:ins>
      <w:ins w:id="4289" w:author="Vannieuwenhuyze Jorre" w:date="2025-02-21T16:39:00Z">
        <w:r w:rsidR="00C165C4" w:rsidRPr="4FF31174">
          <w:rPr>
            <w:color w:val="344449"/>
          </w:rPr>
          <w:t>te publiceren</w:t>
        </w:r>
      </w:ins>
      <w:r w:rsidRPr="4FF31174">
        <w:rPr>
          <w:color w:val="344449"/>
        </w:rPr>
        <w:t xml:space="preserve">, maar </w:t>
      </w:r>
      <w:del w:id="4290" w:author="Vannieuwenhuyze Jorre" w:date="2025-02-21T16:39:00Z">
        <w:r w:rsidRPr="4FF31174" w:rsidDel="002F5345">
          <w:rPr>
            <w:color w:val="344449"/>
          </w:rPr>
          <w:delText>het presenteren van een</w:delText>
        </w:r>
      </w:del>
      <w:ins w:id="4291" w:author="Vannieuwenhuyze Jorre" w:date="2025-02-21T16:39:00Z">
        <w:r w:rsidR="00C165C4" w:rsidRPr="4FF31174">
          <w:rPr>
            <w:color w:val="344449"/>
          </w:rPr>
          <w:t>om een</w:t>
        </w:r>
      </w:ins>
      <w:r w:rsidRPr="4FF31174">
        <w:rPr>
          <w:color w:val="344449"/>
        </w:rPr>
        <w:t xml:space="preserve"> toegankelijk en boeiend narratief rond enkele opvallende </w:t>
      </w:r>
      <w:del w:id="4292" w:author="Weekers Karolien" w:date="2025-03-28T08:54:00Z">
        <w:r w:rsidRPr="4FF31174" w:rsidDel="002F5345">
          <w:rPr>
            <w:color w:val="344449"/>
          </w:rPr>
          <w:delText>cijfers</w:delText>
        </w:r>
      </w:del>
      <w:ins w:id="4293" w:author="Weekers Karolien" w:date="2025-03-28T08:54:00Z">
        <w:r w:rsidR="7E9906FB" w:rsidRPr="4FF31174">
          <w:rPr>
            <w:color w:val="344449"/>
          </w:rPr>
          <w:t>statistieken</w:t>
        </w:r>
      </w:ins>
      <w:r w:rsidRPr="4FF31174">
        <w:rPr>
          <w:color w:val="344449"/>
        </w:rPr>
        <w:t xml:space="preserve"> uit deze reeksen</w:t>
      </w:r>
      <w:ins w:id="4294" w:author="Vannieuwenhuyze Jorre" w:date="2025-02-21T16:39:00Z">
        <w:r w:rsidR="00C165C4" w:rsidRPr="4FF31174">
          <w:rPr>
            <w:color w:val="344449"/>
          </w:rPr>
          <w:t xml:space="preserve"> </w:t>
        </w:r>
        <w:r w:rsidR="00AC6BEF" w:rsidRPr="4FF31174">
          <w:rPr>
            <w:color w:val="344449"/>
          </w:rPr>
          <w:t>te vertellen</w:t>
        </w:r>
      </w:ins>
      <w:r w:rsidRPr="4FF31174">
        <w:rPr>
          <w:color w:val="344449"/>
        </w:rPr>
        <w:t xml:space="preserve">. </w:t>
      </w:r>
      <w:ins w:id="4295" w:author="Vannieuwenhuyze Jorre" w:date="2025-02-21T16:39:00Z">
        <w:r w:rsidR="00AC6BEF" w:rsidRPr="4FF31174">
          <w:rPr>
            <w:color w:val="344449"/>
          </w:rPr>
          <w:t xml:space="preserve">Voor de creatie van </w:t>
        </w:r>
      </w:ins>
      <w:del w:id="4296" w:author="Vannieuwenhuyze Jorre" w:date="2025-02-21T16:40:00Z">
        <w:r w:rsidRPr="4FF31174" w:rsidDel="002F5345">
          <w:rPr>
            <w:color w:val="344449"/>
          </w:rPr>
          <w:delText>Bij het opstellen van e</w:delText>
        </w:r>
      </w:del>
      <w:ins w:id="4297" w:author="Vannieuwenhuyze Jorre" w:date="2025-02-21T16:40:00Z">
        <w:r w:rsidR="00F84F97" w:rsidRPr="4FF31174">
          <w:rPr>
            <w:color w:val="344449"/>
          </w:rPr>
          <w:t>e</w:t>
        </w:r>
      </w:ins>
      <w:r w:rsidRPr="4FF31174">
        <w:rPr>
          <w:color w:val="344449"/>
        </w:rPr>
        <w:t>en cijfer</w:t>
      </w:r>
      <w:del w:id="4298" w:author="Vannieuwenhuyze Jorre" w:date="2025-02-21T16:40:00Z">
        <w:r w:rsidRPr="4FF31174" w:rsidDel="002F5345">
          <w:rPr>
            <w:color w:val="344449"/>
          </w:rPr>
          <w:delText xml:space="preserve">‐ </w:delText>
        </w:r>
      </w:del>
      <w:r w:rsidRPr="4FF31174">
        <w:rPr>
          <w:color w:val="344449"/>
        </w:rPr>
        <w:t>pagina word</w:t>
      </w:r>
      <w:ins w:id="4299" w:author="Vannieuwenhuyze Jorre" w:date="2025-02-21T16:40:00Z">
        <w:r w:rsidR="00F84F97" w:rsidRPr="4FF31174">
          <w:rPr>
            <w:color w:val="344449"/>
          </w:rPr>
          <w:t>en er dus slechts enkele statistieken</w:t>
        </w:r>
      </w:ins>
      <w:ins w:id="4300" w:author="Weekers Karolien" w:date="2025-03-28T08:51:00Z">
        <w:r w:rsidR="2D030715" w:rsidRPr="4FF31174">
          <w:rPr>
            <w:color w:val="344449"/>
          </w:rPr>
          <w:t xml:space="preserve"> van een statistiekreeks</w:t>
        </w:r>
      </w:ins>
      <w:ins w:id="4301" w:author="Vannieuwenhuyze Jorre" w:date="2025-02-21T16:40:00Z">
        <w:r w:rsidR="00F84F97" w:rsidRPr="4FF31174">
          <w:rPr>
            <w:color w:val="344449"/>
          </w:rPr>
          <w:t xml:space="preserve"> geselecteerd </w:t>
        </w:r>
      </w:ins>
      <w:del w:id="4302" w:author="Vannieuwenhuyze Jorre" w:date="2025-02-21T16:40:00Z">
        <w:r w:rsidRPr="4FF31174" w:rsidDel="002F5345">
          <w:rPr>
            <w:color w:val="344449"/>
          </w:rPr>
          <w:delText xml:space="preserve">t er dus selectief te werk gegaan, </w:delText>
        </w:r>
      </w:del>
      <w:r w:rsidRPr="4FF31174">
        <w:rPr>
          <w:color w:val="344449"/>
        </w:rPr>
        <w:t xml:space="preserve">om </w:t>
      </w:r>
      <w:del w:id="4303" w:author="Vannieuwenhuyze Jorre" w:date="2025-02-21T16:40:00Z">
        <w:r w:rsidRPr="4FF31174" w:rsidDel="002F5345">
          <w:rPr>
            <w:color w:val="344449"/>
          </w:rPr>
          <w:delText xml:space="preserve">zo </w:delText>
        </w:r>
      </w:del>
      <w:r w:rsidRPr="4FF31174">
        <w:rPr>
          <w:color w:val="344449"/>
        </w:rPr>
        <w:t xml:space="preserve">een helder en overzichtelijk verhaal te creëren dat aantrekkelijk is voor een breed publiek. Vanwege deze opzet kunnen niet alle beschikbare statistieken </w:t>
      </w:r>
      <w:ins w:id="4304" w:author="Weekers Karolien" w:date="2025-03-28T08:54:00Z">
        <w:r w:rsidR="080F4E2B" w:rsidRPr="4FF31174">
          <w:rPr>
            <w:color w:val="344449"/>
          </w:rPr>
          <w:t xml:space="preserve">van een statistiekreeks </w:t>
        </w:r>
      </w:ins>
      <w:del w:id="4305" w:author="Weekers Karolien" w:date="2025-03-28T08:54:00Z">
        <w:r w:rsidRPr="4FF31174" w:rsidDel="080F4E2B">
          <w:rPr>
            <w:color w:val="344449"/>
          </w:rPr>
          <w:delText>e</w:delText>
        </w:r>
      </w:del>
      <w:r w:rsidRPr="4FF31174">
        <w:rPr>
          <w:color w:val="344449"/>
        </w:rPr>
        <w:t>op een cijferpagina worden besproken of gevisualiseerd. Dit zou de pagina immers onnodig complex en minder gebruiks</w:t>
      </w:r>
      <w:del w:id="4306" w:author="Vannieuwenhuyze Jorre" w:date="2025-02-21T16:41:00Z">
        <w:r w:rsidRPr="4FF31174" w:rsidDel="002F5345">
          <w:rPr>
            <w:color w:val="344449"/>
          </w:rPr>
          <w:delText xml:space="preserve">‐ </w:delText>
        </w:r>
      </w:del>
      <w:r w:rsidRPr="4FF31174">
        <w:rPr>
          <w:color w:val="344449"/>
        </w:rPr>
        <w:t>vriendelijk maken.</w:t>
      </w:r>
    </w:p>
    <w:p w14:paraId="25B31B16" w14:textId="738B0070" w:rsidR="001E3564" w:rsidRPr="002A7964" w:rsidRDefault="002F5345">
      <w:pPr>
        <w:pStyle w:val="BodyText"/>
        <w:spacing w:before="134" w:line="237" w:lineRule="auto"/>
        <w:ind w:left="709" w:right="1129"/>
        <w:jc w:val="both"/>
        <w:rPr>
          <w:color w:val="344449"/>
        </w:rPr>
      </w:pPr>
      <w:commentRangeStart w:id="4307"/>
      <w:commentRangeStart w:id="4308"/>
      <w:r w:rsidRPr="4FF31174">
        <w:rPr>
          <w:color w:val="344449"/>
        </w:rPr>
        <w:t xml:space="preserve">Cijferpagina’s bevatten vaak verschillende tabellen die een selectie van </w:t>
      </w:r>
      <w:del w:id="4309" w:author="Weekers Karolien" w:date="2025-03-28T08:54:00Z">
        <w:r w:rsidRPr="4FF31174" w:rsidDel="002F5345">
          <w:rPr>
            <w:color w:val="344449"/>
          </w:rPr>
          <w:delText>cijfers u</w:delText>
        </w:r>
      </w:del>
      <w:ins w:id="4310" w:author="Weekers Karolien" w:date="2025-03-28T08:54:00Z">
        <w:r w:rsidR="5E8DF23D" w:rsidRPr="4FF31174">
          <w:rPr>
            <w:color w:val="344449"/>
          </w:rPr>
          <w:t>statistieken u</w:t>
        </w:r>
      </w:ins>
      <w:r w:rsidRPr="4FF31174">
        <w:rPr>
          <w:color w:val="344449"/>
        </w:rPr>
        <w:t xml:space="preserve">it de statistiekreeksen presenteren. </w:t>
      </w:r>
      <w:commentRangeStart w:id="4311"/>
      <w:commentRangeStart w:id="4312"/>
      <w:r w:rsidRPr="4FF31174">
        <w:rPr>
          <w:color w:val="344449"/>
        </w:rPr>
        <w:t>De structuur van deze tabellen is echter zelden uniform.</w:t>
      </w:r>
      <w:commentRangeEnd w:id="4311"/>
      <w:r>
        <w:rPr>
          <w:rStyle w:val="CommentReference"/>
        </w:rPr>
        <w:commentReference w:id="4311"/>
      </w:r>
      <w:commentRangeEnd w:id="4312"/>
      <w:r>
        <w:rPr>
          <w:rStyle w:val="CommentReference"/>
        </w:rPr>
        <w:commentReference w:id="4312"/>
      </w:r>
      <w:r w:rsidRPr="4FF31174">
        <w:rPr>
          <w:color w:val="344449"/>
        </w:rPr>
        <w:t xml:space="preserve"> Zo kan de eerste tabel bijvoorbeeld een tijdreeks met totaalcijfers tonen, waarbij </w:t>
      </w:r>
      <w:ins w:id="4313" w:author="Vannieuwenhuyze Jorre" w:date="2025-02-21T16:42:00Z">
        <w:r w:rsidR="008639F4" w:rsidRPr="4FF31174">
          <w:rPr>
            <w:color w:val="344449"/>
          </w:rPr>
          <w:t xml:space="preserve">‘tijdsperiode’ </w:t>
        </w:r>
      </w:ins>
      <w:r w:rsidRPr="4FF31174">
        <w:rPr>
          <w:color w:val="344449"/>
        </w:rPr>
        <w:t xml:space="preserve">de </w:t>
      </w:r>
      <w:ins w:id="4314" w:author="Vannieuwenhuyze Jorre" w:date="2025-02-21T16:42:00Z">
        <w:r w:rsidR="008639F4" w:rsidRPr="4FF31174">
          <w:rPr>
            <w:color w:val="344449"/>
          </w:rPr>
          <w:t xml:space="preserve">enige </w:t>
        </w:r>
      </w:ins>
      <w:r w:rsidRPr="4FF31174">
        <w:rPr>
          <w:color w:val="344449"/>
        </w:rPr>
        <w:t xml:space="preserve">dimensie </w:t>
      </w:r>
      <w:del w:id="4315" w:author="Vannieuwenhuyze Jorre" w:date="2025-02-21T16:41:00Z">
        <w:r w:rsidRPr="4FF31174" w:rsidDel="002F5345">
          <w:rPr>
            <w:color w:val="344449"/>
          </w:rPr>
          <w:delText xml:space="preserve">het concept </w:delText>
        </w:r>
      </w:del>
      <w:del w:id="4316" w:author="Vannieuwenhuyze Jorre" w:date="2025-02-21T16:42:00Z">
        <w:r w:rsidRPr="4FF31174" w:rsidDel="002F5345">
          <w:rPr>
            <w:color w:val="344449"/>
          </w:rPr>
          <w:delText xml:space="preserve">‘tijdsperiode’ </w:delText>
        </w:r>
      </w:del>
      <w:r w:rsidRPr="4FF31174">
        <w:rPr>
          <w:color w:val="344449"/>
        </w:rPr>
        <w:t>is. Een tweede tabel kan daaren</w:t>
      </w:r>
      <w:del w:id="4317" w:author="Vannieuwenhuyze Jorre" w:date="2025-02-21T16:41:00Z">
        <w:r w:rsidRPr="4FF31174" w:rsidDel="002F5345">
          <w:rPr>
            <w:color w:val="344449"/>
          </w:rPr>
          <w:delText xml:space="preserve">‐ </w:delText>
        </w:r>
      </w:del>
      <w:r w:rsidRPr="4FF31174">
        <w:rPr>
          <w:color w:val="344449"/>
        </w:rPr>
        <w:t>tegen cijfers weergeven voor slechts één enkel jaar, uitgesplitst naar verschillende bevolkingsgroepen. In dat geval is er gefilterd op één tijdsperiode en vormt ‘bevol</w:t>
      </w:r>
      <w:del w:id="4318" w:author="Vannieuwenhuyze Jorre" w:date="2025-02-21T16:41:00Z">
        <w:r w:rsidRPr="4FF31174" w:rsidDel="002F5345">
          <w:rPr>
            <w:color w:val="344449"/>
          </w:rPr>
          <w:delText xml:space="preserve">‐ </w:delText>
        </w:r>
      </w:del>
      <w:r w:rsidRPr="4FF31174">
        <w:rPr>
          <w:color w:val="344449"/>
        </w:rPr>
        <w:t>kingsgroep’ de dimensie. Deze variatie in tabelopmaak maakt duidelijk dat cijferpa</w:t>
      </w:r>
      <w:del w:id="4319" w:author="Vannieuwenhuyze Jorre" w:date="2025-02-21T16:44:00Z">
        <w:r w:rsidRPr="4FF31174" w:rsidDel="002F5345">
          <w:rPr>
            <w:color w:val="344449"/>
          </w:rPr>
          <w:delText xml:space="preserve">‐ </w:delText>
        </w:r>
      </w:del>
      <w:r w:rsidRPr="4FF31174">
        <w:rPr>
          <w:color w:val="344449"/>
        </w:rPr>
        <w:t xml:space="preserve">gina’s niet bedoeld zijn </w:t>
      </w:r>
      <w:del w:id="4320" w:author="Vannieuwenhuyze Jorre" w:date="2025-02-21T16:44:00Z">
        <w:r w:rsidRPr="4FF31174" w:rsidDel="002F5345">
          <w:rPr>
            <w:color w:val="344449"/>
          </w:rPr>
          <w:delText>als basis voor het vaststellen van</w:delText>
        </w:r>
      </w:del>
      <w:ins w:id="4321" w:author="Vannieuwenhuyze Jorre" w:date="2025-02-21T16:44:00Z">
        <w:r w:rsidR="00D55439" w:rsidRPr="4FF31174">
          <w:rPr>
            <w:color w:val="344449"/>
          </w:rPr>
          <w:t>om</w:t>
        </w:r>
      </w:ins>
      <w:r w:rsidRPr="4FF31174">
        <w:rPr>
          <w:color w:val="344449"/>
        </w:rPr>
        <w:t xml:space="preserve"> volledige statistiekreeksen</w:t>
      </w:r>
      <w:ins w:id="4322" w:author="Vannieuwenhuyze Jorre" w:date="2025-02-21T16:44:00Z">
        <w:r w:rsidR="00D55439" w:rsidRPr="4FF31174">
          <w:rPr>
            <w:color w:val="344449"/>
          </w:rPr>
          <w:t xml:space="preserve"> te ontsluiten</w:t>
        </w:r>
      </w:ins>
      <w:r w:rsidRPr="4FF31174">
        <w:rPr>
          <w:color w:val="344449"/>
        </w:rPr>
        <w:t>.</w:t>
      </w:r>
    </w:p>
    <w:p w14:paraId="25B31B17" w14:textId="797C2816" w:rsidR="001E3564" w:rsidRPr="002A7964" w:rsidRDefault="002F5345">
      <w:pPr>
        <w:pStyle w:val="BodyText"/>
        <w:spacing w:before="136" w:line="237" w:lineRule="auto"/>
        <w:ind w:left="709" w:right="1129"/>
        <w:jc w:val="both"/>
        <w:rPr>
          <w:color w:val="344449"/>
        </w:rPr>
      </w:pPr>
      <w:r w:rsidRPr="002A7964">
        <w:rPr>
          <w:color w:val="344449"/>
        </w:rPr>
        <w:t xml:space="preserve">De inhoud van een cijferpagina wordt samengesteld door een </w:t>
      </w:r>
      <w:ins w:id="4323" w:author="Vannieuwenhuyze Jorre" w:date="2025-02-21T16:44:00Z" w16du:dateUtc="2025-02-21T15:44:00Z">
        <w:r w:rsidR="00D55439" w:rsidRPr="002A7964">
          <w:rPr>
            <w:color w:val="344449"/>
          </w:rPr>
          <w:t>team</w:t>
        </w:r>
      </w:ins>
      <w:ins w:id="4324" w:author="Noppe Jo" w:date="2025-01-20T11:12:00Z">
        <w:del w:id="4325" w:author="Vannieuwenhuyze Jorre" w:date="2025-02-21T16:44:00Z" w16du:dateUtc="2025-02-21T15:44:00Z">
          <w:r w:rsidR="3C8469BC" w:rsidRPr="002A7964" w:rsidDel="00D55439">
            <w:rPr>
              <w:color w:val="344449"/>
            </w:rPr>
            <w:delText>groep</w:delText>
          </w:r>
        </w:del>
        <w:r w:rsidR="3C8469BC" w:rsidRPr="002A7964">
          <w:rPr>
            <w:color w:val="344449"/>
          </w:rPr>
          <w:t xml:space="preserve"> van collega’s </w:t>
        </w:r>
        <w:del w:id="4326" w:author="Vannieuwenhuyze Jorre" w:date="2025-02-21T16:45:00Z" w16du:dateUtc="2025-02-21T15:45:00Z">
          <w:r w:rsidR="3C8469BC" w:rsidRPr="002A7964" w:rsidDel="00A31F0C">
            <w:rPr>
              <w:color w:val="344449"/>
            </w:rPr>
            <w:delText>die</w:delText>
          </w:r>
        </w:del>
      </w:ins>
      <w:del w:id="4327" w:author="Vannieuwenhuyze Jorre" w:date="2025-02-21T16:45:00Z" w16du:dateUtc="2025-02-21T15:45:00Z">
        <w:r w:rsidRPr="002A7964" w:rsidDel="00A31F0C">
          <w:rPr>
            <w:color w:val="344449"/>
          </w:rPr>
          <w:delText xml:space="preserve">team dat </w:delText>
        </w:r>
      </w:del>
      <w:r w:rsidRPr="002A7964">
        <w:rPr>
          <w:color w:val="344449"/>
        </w:rPr>
        <w:t>verant</w:t>
      </w:r>
      <w:del w:id="4328" w:author="Vannieuwenhuyze Jorre" w:date="2025-02-21T16:44:00Z" w16du:dateUtc="2025-02-21T15:44:00Z">
        <w:r w:rsidRPr="002A7964" w:rsidDel="00D55439">
          <w:rPr>
            <w:color w:val="344449"/>
          </w:rPr>
          <w:delText xml:space="preserve">‐ </w:delText>
        </w:r>
      </w:del>
      <w:r w:rsidRPr="002A7964">
        <w:rPr>
          <w:color w:val="344449"/>
        </w:rPr>
        <w:t xml:space="preserve">woordelijk </w:t>
      </w:r>
      <w:ins w:id="4329" w:author="Noppe Jo" w:date="2025-01-20T11:12:00Z">
        <w:del w:id="4330" w:author="Vannieuwenhuyze Jorre" w:date="2025-02-21T16:45:00Z" w16du:dateUtc="2025-02-21T15:45:00Z">
          <w:r w:rsidR="13D0223C" w:rsidRPr="002A7964" w:rsidDel="00A31F0C">
            <w:rPr>
              <w:color w:val="344449"/>
            </w:rPr>
            <w:delText>zijn</w:delText>
          </w:r>
        </w:del>
      </w:ins>
      <w:del w:id="4331" w:author="Noppe Jo" w:date="2025-01-20T11:12:00Z">
        <w:r w:rsidRPr="002A7964">
          <w:rPr>
            <w:color w:val="344449"/>
          </w:rPr>
          <w:delText>is</w:delText>
        </w:r>
      </w:del>
      <w:del w:id="4332" w:author="Vannieuwenhuyze Jorre" w:date="2025-02-21T16:45:00Z" w16du:dateUtc="2025-02-21T15:45:00Z">
        <w:r w:rsidRPr="002A7964" w:rsidDel="00A31F0C">
          <w:rPr>
            <w:color w:val="344449"/>
          </w:rPr>
          <w:delText xml:space="preserve"> </w:delText>
        </w:r>
      </w:del>
      <w:r w:rsidRPr="002A7964">
        <w:rPr>
          <w:color w:val="344449"/>
        </w:rPr>
        <w:t xml:space="preserve">voor </w:t>
      </w:r>
      <w:ins w:id="4333" w:author="Noppe Jo" w:date="2025-01-20T11:13:00Z">
        <w:r w:rsidR="1D70C823" w:rsidRPr="002A7964">
          <w:rPr>
            <w:color w:val="344449"/>
          </w:rPr>
          <w:t xml:space="preserve">de ontsluiting van </w:t>
        </w:r>
      </w:ins>
      <w:del w:id="4334" w:author="Noppe Jo" w:date="2025-01-20T11:13:00Z">
        <w:r w:rsidRPr="002A7964">
          <w:rPr>
            <w:color w:val="344449"/>
          </w:rPr>
          <w:delText xml:space="preserve">het toegankelijk maken van </w:delText>
        </w:r>
      </w:del>
      <w:r w:rsidRPr="002A7964">
        <w:rPr>
          <w:color w:val="344449"/>
        </w:rPr>
        <w:t>onze statistieken</w:t>
      </w:r>
      <w:ins w:id="4335" w:author="Noppe Jo" w:date="2025-01-20T11:13:00Z">
        <w:r w:rsidR="51F24897" w:rsidRPr="002A7964">
          <w:rPr>
            <w:color w:val="344449"/>
          </w:rPr>
          <w:t xml:space="preserve"> op een toegankelijke manier</w:t>
        </w:r>
      </w:ins>
      <w:r w:rsidRPr="002A7964">
        <w:rPr>
          <w:color w:val="344449"/>
        </w:rPr>
        <w:t>.</w:t>
      </w:r>
      <w:r w:rsidRPr="001A436D">
        <w:rPr>
          <w:color w:val="344449"/>
          <w:rPrChange w:id="4336" w:author="Vannieuwenhuyze Jorre" w:date="2025-03-27T14:21:00Z" w16du:dateUtc="2025-03-27T13:21:00Z">
            <w:rPr>
              <w:color w:val="344449"/>
              <w:spacing w:val="40"/>
            </w:rPr>
          </w:rPrChange>
        </w:rPr>
        <w:t xml:space="preserve"> </w:t>
      </w:r>
      <w:r w:rsidRPr="002A7964">
        <w:rPr>
          <w:color w:val="344449"/>
        </w:rPr>
        <w:t xml:space="preserve">Dit proces staat </w:t>
      </w:r>
      <w:r w:rsidRPr="001A436D">
        <w:rPr>
          <w:color w:val="344449"/>
          <w:rPrChange w:id="4337" w:author="Vannieuwenhuyze Jorre" w:date="2025-03-27T14:21:00Z" w16du:dateUtc="2025-03-27T13:21:00Z">
            <w:rPr>
              <w:color w:val="344449"/>
              <w:spacing w:val="-2"/>
            </w:rPr>
          </w:rPrChange>
        </w:rPr>
        <w:t>los</w:t>
      </w:r>
      <w:r w:rsidRPr="001A436D">
        <w:rPr>
          <w:color w:val="344449"/>
          <w:rPrChange w:id="4338" w:author="Vannieuwenhuyze Jorre" w:date="2025-03-27T14:21:00Z" w16du:dateUtc="2025-03-27T13:21:00Z">
            <w:rPr>
              <w:color w:val="344449"/>
              <w:spacing w:val="-7"/>
            </w:rPr>
          </w:rPrChange>
        </w:rPr>
        <w:t xml:space="preserve"> </w:t>
      </w:r>
      <w:r w:rsidRPr="001A436D">
        <w:rPr>
          <w:color w:val="344449"/>
          <w:rPrChange w:id="4339" w:author="Vannieuwenhuyze Jorre" w:date="2025-03-27T14:21:00Z" w16du:dateUtc="2025-03-27T13:21:00Z">
            <w:rPr>
              <w:color w:val="344449"/>
              <w:spacing w:val="-2"/>
            </w:rPr>
          </w:rPrChange>
        </w:rPr>
        <w:t>van</w:t>
      </w:r>
      <w:r w:rsidRPr="001A436D">
        <w:rPr>
          <w:color w:val="344449"/>
          <w:rPrChange w:id="4340" w:author="Vannieuwenhuyze Jorre" w:date="2025-03-27T14:21:00Z" w16du:dateUtc="2025-03-27T13:21:00Z">
            <w:rPr>
              <w:color w:val="344449"/>
              <w:spacing w:val="-7"/>
            </w:rPr>
          </w:rPrChange>
        </w:rPr>
        <w:t xml:space="preserve"> </w:t>
      </w:r>
      <w:r w:rsidRPr="001A436D">
        <w:rPr>
          <w:color w:val="344449"/>
          <w:rPrChange w:id="4341" w:author="Vannieuwenhuyze Jorre" w:date="2025-03-27T14:21:00Z" w16du:dateUtc="2025-03-27T13:21:00Z">
            <w:rPr>
              <w:color w:val="344449"/>
              <w:spacing w:val="-2"/>
            </w:rPr>
          </w:rPrChange>
        </w:rPr>
        <w:t>de</w:t>
      </w:r>
      <w:r w:rsidRPr="001A436D">
        <w:rPr>
          <w:color w:val="344449"/>
          <w:rPrChange w:id="4342" w:author="Vannieuwenhuyze Jorre" w:date="2025-03-27T14:21:00Z" w16du:dateUtc="2025-03-27T13:21:00Z">
            <w:rPr>
              <w:color w:val="344449"/>
              <w:spacing w:val="-7"/>
            </w:rPr>
          </w:rPrChange>
        </w:rPr>
        <w:t xml:space="preserve"> </w:t>
      </w:r>
      <w:ins w:id="4343" w:author="Vannieuwenhuyze Jorre" w:date="2025-02-21T16:45:00Z" w16du:dateUtc="2025-02-21T15:45:00Z">
        <w:r w:rsidR="00C912DD" w:rsidRPr="001A436D">
          <w:rPr>
            <w:color w:val="344449"/>
            <w:rPrChange w:id="4344" w:author="Vannieuwenhuyze Jorre" w:date="2025-03-27T14:21:00Z" w16du:dateUtc="2025-03-27T13:21:00Z">
              <w:rPr>
                <w:color w:val="344449"/>
                <w:spacing w:val="-7"/>
              </w:rPr>
            </w:rPrChange>
          </w:rPr>
          <w:t xml:space="preserve">productie </w:t>
        </w:r>
      </w:ins>
      <w:del w:id="4345" w:author="Vannieuwenhuyze Jorre" w:date="2025-02-21T16:45:00Z" w16du:dateUtc="2025-02-21T15:45:00Z">
        <w:r w:rsidRPr="001A436D" w:rsidDel="00C912DD">
          <w:rPr>
            <w:color w:val="344449"/>
            <w:rPrChange w:id="4346" w:author="Vannieuwenhuyze Jorre" w:date="2025-03-27T14:21:00Z" w16du:dateUtc="2025-03-27T13:21:00Z">
              <w:rPr>
                <w:color w:val="344449"/>
                <w:spacing w:val="-2"/>
              </w:rPr>
            </w:rPrChange>
          </w:rPr>
          <w:delText>totstandkoming</w:delText>
        </w:r>
        <w:r w:rsidRPr="001A436D" w:rsidDel="00C912DD">
          <w:rPr>
            <w:color w:val="344449"/>
            <w:rPrChange w:id="4347" w:author="Vannieuwenhuyze Jorre" w:date="2025-03-27T14:21:00Z" w16du:dateUtc="2025-03-27T13:21:00Z">
              <w:rPr>
                <w:color w:val="344449"/>
                <w:spacing w:val="-7"/>
              </w:rPr>
            </w:rPrChange>
          </w:rPr>
          <w:delText xml:space="preserve"> </w:delText>
        </w:r>
      </w:del>
      <w:r w:rsidRPr="001A436D">
        <w:rPr>
          <w:color w:val="344449"/>
          <w:rPrChange w:id="4348" w:author="Vannieuwenhuyze Jorre" w:date="2025-03-27T14:21:00Z" w16du:dateUtc="2025-03-27T13:21:00Z">
            <w:rPr>
              <w:color w:val="344449"/>
              <w:spacing w:val="-2"/>
            </w:rPr>
          </w:rPrChange>
        </w:rPr>
        <w:t>van</w:t>
      </w:r>
      <w:r w:rsidRPr="001A436D">
        <w:rPr>
          <w:color w:val="344449"/>
          <w:rPrChange w:id="4349" w:author="Vannieuwenhuyze Jorre" w:date="2025-03-27T14:21:00Z" w16du:dateUtc="2025-03-27T13:21:00Z">
            <w:rPr>
              <w:color w:val="344449"/>
              <w:spacing w:val="-7"/>
            </w:rPr>
          </w:rPrChange>
        </w:rPr>
        <w:t xml:space="preserve"> </w:t>
      </w:r>
      <w:r w:rsidRPr="001A436D">
        <w:rPr>
          <w:color w:val="344449"/>
          <w:rPrChange w:id="4350" w:author="Vannieuwenhuyze Jorre" w:date="2025-03-27T14:21:00Z" w16du:dateUtc="2025-03-27T13:21:00Z">
            <w:rPr>
              <w:color w:val="344449"/>
              <w:spacing w:val="-2"/>
            </w:rPr>
          </w:rPrChange>
        </w:rPr>
        <w:t>de</w:t>
      </w:r>
      <w:r w:rsidRPr="001A436D">
        <w:rPr>
          <w:color w:val="344449"/>
          <w:rPrChange w:id="4351" w:author="Vannieuwenhuyze Jorre" w:date="2025-03-27T14:21:00Z" w16du:dateUtc="2025-03-27T13:21:00Z">
            <w:rPr>
              <w:color w:val="344449"/>
              <w:spacing w:val="-7"/>
            </w:rPr>
          </w:rPrChange>
        </w:rPr>
        <w:t xml:space="preserve"> </w:t>
      </w:r>
      <w:r w:rsidRPr="001A436D">
        <w:rPr>
          <w:color w:val="344449"/>
          <w:rPrChange w:id="4352" w:author="Vannieuwenhuyze Jorre" w:date="2025-03-27T14:21:00Z" w16du:dateUtc="2025-03-27T13:21:00Z">
            <w:rPr>
              <w:color w:val="344449"/>
              <w:spacing w:val="-2"/>
            </w:rPr>
          </w:rPrChange>
        </w:rPr>
        <w:t>statistiekreeksen</w:t>
      </w:r>
      <w:r w:rsidRPr="001A436D">
        <w:rPr>
          <w:color w:val="344449"/>
          <w:rPrChange w:id="4353" w:author="Vannieuwenhuyze Jorre" w:date="2025-03-27T14:21:00Z" w16du:dateUtc="2025-03-27T13:21:00Z">
            <w:rPr>
              <w:color w:val="344449"/>
              <w:spacing w:val="-7"/>
            </w:rPr>
          </w:rPrChange>
        </w:rPr>
        <w:t xml:space="preserve"> </w:t>
      </w:r>
      <w:r w:rsidRPr="001A436D">
        <w:rPr>
          <w:color w:val="344449"/>
          <w:rPrChange w:id="4354" w:author="Vannieuwenhuyze Jorre" w:date="2025-03-27T14:21:00Z" w16du:dateUtc="2025-03-27T13:21:00Z">
            <w:rPr>
              <w:color w:val="344449"/>
              <w:spacing w:val="-2"/>
            </w:rPr>
          </w:rPrChange>
        </w:rPr>
        <w:t>zelf,</w:t>
      </w:r>
      <w:r w:rsidRPr="001A436D">
        <w:rPr>
          <w:color w:val="344449"/>
          <w:rPrChange w:id="4355" w:author="Vannieuwenhuyze Jorre" w:date="2025-03-27T14:21:00Z" w16du:dateUtc="2025-03-27T13:21:00Z">
            <w:rPr>
              <w:color w:val="344449"/>
              <w:spacing w:val="-6"/>
            </w:rPr>
          </w:rPrChange>
        </w:rPr>
        <w:t xml:space="preserve"> </w:t>
      </w:r>
      <w:r w:rsidRPr="001A436D">
        <w:rPr>
          <w:color w:val="344449"/>
          <w:rPrChange w:id="4356" w:author="Vannieuwenhuyze Jorre" w:date="2025-03-27T14:21:00Z" w16du:dateUtc="2025-03-27T13:21:00Z">
            <w:rPr>
              <w:color w:val="344449"/>
              <w:spacing w:val="-2"/>
            </w:rPr>
          </w:rPrChange>
        </w:rPr>
        <w:t>wat</w:t>
      </w:r>
      <w:r w:rsidRPr="001A436D">
        <w:rPr>
          <w:color w:val="344449"/>
          <w:rPrChange w:id="4357" w:author="Vannieuwenhuyze Jorre" w:date="2025-03-27T14:21:00Z" w16du:dateUtc="2025-03-27T13:21:00Z">
            <w:rPr>
              <w:color w:val="344449"/>
              <w:spacing w:val="-7"/>
            </w:rPr>
          </w:rPrChange>
        </w:rPr>
        <w:t xml:space="preserve"> </w:t>
      </w:r>
      <w:r w:rsidRPr="001A436D">
        <w:rPr>
          <w:color w:val="344449"/>
          <w:rPrChange w:id="4358" w:author="Vannieuwenhuyze Jorre" w:date="2025-03-27T14:21:00Z" w16du:dateUtc="2025-03-27T13:21:00Z">
            <w:rPr>
              <w:color w:val="344449"/>
              <w:spacing w:val="-2"/>
            </w:rPr>
          </w:rPrChange>
        </w:rPr>
        <w:t>ervoor</w:t>
      </w:r>
      <w:r w:rsidRPr="001A436D">
        <w:rPr>
          <w:color w:val="344449"/>
          <w:rPrChange w:id="4359" w:author="Vannieuwenhuyze Jorre" w:date="2025-03-27T14:21:00Z" w16du:dateUtc="2025-03-27T13:21:00Z">
            <w:rPr>
              <w:color w:val="344449"/>
              <w:spacing w:val="-7"/>
            </w:rPr>
          </w:rPrChange>
        </w:rPr>
        <w:t xml:space="preserve"> </w:t>
      </w:r>
      <w:r w:rsidRPr="001A436D">
        <w:rPr>
          <w:color w:val="344449"/>
          <w:rPrChange w:id="4360" w:author="Vannieuwenhuyze Jorre" w:date="2025-03-27T14:21:00Z" w16du:dateUtc="2025-03-27T13:21:00Z">
            <w:rPr>
              <w:color w:val="344449"/>
              <w:spacing w:val="-2"/>
            </w:rPr>
          </w:rPrChange>
        </w:rPr>
        <w:t>zorgt</w:t>
      </w:r>
      <w:r w:rsidRPr="001A436D">
        <w:rPr>
          <w:color w:val="344449"/>
          <w:rPrChange w:id="4361" w:author="Vannieuwenhuyze Jorre" w:date="2025-03-27T14:21:00Z" w16du:dateUtc="2025-03-27T13:21:00Z">
            <w:rPr>
              <w:color w:val="344449"/>
              <w:spacing w:val="-7"/>
            </w:rPr>
          </w:rPrChange>
        </w:rPr>
        <w:t xml:space="preserve"> </w:t>
      </w:r>
      <w:r w:rsidRPr="001A436D">
        <w:rPr>
          <w:color w:val="344449"/>
          <w:rPrChange w:id="4362" w:author="Vannieuwenhuyze Jorre" w:date="2025-03-27T14:21:00Z" w16du:dateUtc="2025-03-27T13:21:00Z">
            <w:rPr>
              <w:color w:val="344449"/>
              <w:spacing w:val="-2"/>
            </w:rPr>
          </w:rPrChange>
        </w:rPr>
        <w:t>dat</w:t>
      </w:r>
      <w:r w:rsidRPr="001A436D">
        <w:rPr>
          <w:color w:val="344449"/>
          <w:rPrChange w:id="4363" w:author="Vannieuwenhuyze Jorre" w:date="2025-03-27T14:21:00Z" w16du:dateUtc="2025-03-27T13:21:00Z">
            <w:rPr>
              <w:color w:val="344449"/>
              <w:spacing w:val="-7"/>
            </w:rPr>
          </w:rPrChange>
        </w:rPr>
        <w:t xml:space="preserve"> </w:t>
      </w:r>
      <w:r w:rsidRPr="001A436D">
        <w:rPr>
          <w:color w:val="344449"/>
          <w:rPrChange w:id="4364" w:author="Vannieuwenhuyze Jorre" w:date="2025-03-27T14:21:00Z" w16du:dateUtc="2025-03-27T13:21:00Z">
            <w:rPr>
              <w:color w:val="344449"/>
              <w:spacing w:val="-2"/>
            </w:rPr>
          </w:rPrChange>
        </w:rPr>
        <w:t>de</w:t>
      </w:r>
      <w:r w:rsidRPr="001A436D">
        <w:rPr>
          <w:color w:val="344449"/>
          <w:rPrChange w:id="4365" w:author="Vannieuwenhuyze Jorre" w:date="2025-03-27T14:21:00Z" w16du:dateUtc="2025-03-27T13:21:00Z">
            <w:rPr>
              <w:color w:val="344449"/>
              <w:spacing w:val="-7"/>
            </w:rPr>
          </w:rPrChange>
        </w:rPr>
        <w:t xml:space="preserve"> </w:t>
      </w:r>
      <w:r w:rsidRPr="001A436D">
        <w:rPr>
          <w:color w:val="344449"/>
          <w:rPrChange w:id="4366" w:author="Vannieuwenhuyze Jorre" w:date="2025-03-27T14:21:00Z" w16du:dateUtc="2025-03-27T13:21:00Z">
            <w:rPr>
              <w:color w:val="344449"/>
              <w:spacing w:val="-2"/>
            </w:rPr>
          </w:rPrChange>
        </w:rPr>
        <w:t>fo</w:t>
      </w:r>
      <w:del w:id="4367" w:author="Vannieuwenhuyze Jorre" w:date="2025-02-21T16:44:00Z" w16du:dateUtc="2025-02-21T15:44:00Z">
        <w:r w:rsidRPr="001A436D" w:rsidDel="00D55439">
          <w:rPr>
            <w:color w:val="344449"/>
            <w:rPrChange w:id="4368" w:author="Vannieuwenhuyze Jorre" w:date="2025-03-27T14:21:00Z" w16du:dateUtc="2025-03-27T13:21:00Z">
              <w:rPr>
                <w:color w:val="344449"/>
                <w:spacing w:val="-2"/>
              </w:rPr>
            </w:rPrChange>
          </w:rPr>
          <w:delText xml:space="preserve">‐ </w:delText>
        </w:r>
      </w:del>
      <w:r w:rsidRPr="002A7964">
        <w:rPr>
          <w:color w:val="344449"/>
        </w:rPr>
        <w:t>cus</w:t>
      </w:r>
      <w:r w:rsidRPr="001A436D">
        <w:rPr>
          <w:color w:val="344449"/>
          <w:rPrChange w:id="4369" w:author="Vannieuwenhuyze Jorre" w:date="2025-03-27T14:21:00Z" w16du:dateUtc="2025-03-27T13:21:00Z">
            <w:rPr>
              <w:color w:val="344449"/>
              <w:spacing w:val="-12"/>
            </w:rPr>
          </w:rPrChange>
        </w:rPr>
        <w:t xml:space="preserve"> </w:t>
      </w:r>
      <w:r w:rsidRPr="002A7964">
        <w:rPr>
          <w:color w:val="344449"/>
        </w:rPr>
        <w:t>blijft</w:t>
      </w:r>
      <w:r w:rsidRPr="001A436D">
        <w:rPr>
          <w:color w:val="344449"/>
          <w:rPrChange w:id="4370" w:author="Vannieuwenhuyze Jorre" w:date="2025-03-27T14:21:00Z" w16du:dateUtc="2025-03-27T13:21:00Z">
            <w:rPr>
              <w:color w:val="344449"/>
              <w:spacing w:val="-11"/>
            </w:rPr>
          </w:rPrChange>
        </w:rPr>
        <w:t xml:space="preserve"> </w:t>
      </w:r>
      <w:r w:rsidRPr="002A7964">
        <w:rPr>
          <w:color w:val="344449"/>
        </w:rPr>
        <w:t>liggen</w:t>
      </w:r>
      <w:r w:rsidRPr="001A436D">
        <w:rPr>
          <w:color w:val="344449"/>
          <w:rPrChange w:id="4371" w:author="Vannieuwenhuyze Jorre" w:date="2025-03-27T14:21:00Z" w16du:dateUtc="2025-03-27T13:21:00Z">
            <w:rPr>
              <w:color w:val="344449"/>
              <w:spacing w:val="-12"/>
            </w:rPr>
          </w:rPrChange>
        </w:rPr>
        <w:t xml:space="preserve"> </w:t>
      </w:r>
      <w:r w:rsidRPr="002A7964">
        <w:rPr>
          <w:color w:val="344449"/>
        </w:rPr>
        <w:t>op</w:t>
      </w:r>
      <w:r w:rsidRPr="001A436D">
        <w:rPr>
          <w:color w:val="344449"/>
          <w:rPrChange w:id="4372" w:author="Vannieuwenhuyze Jorre" w:date="2025-03-27T14:21:00Z" w16du:dateUtc="2025-03-27T13:21:00Z">
            <w:rPr>
              <w:color w:val="344449"/>
              <w:spacing w:val="-11"/>
            </w:rPr>
          </w:rPrChange>
        </w:rPr>
        <w:t xml:space="preserve"> </w:t>
      </w:r>
      <w:ins w:id="4373" w:author="Vannieuwenhuyze Jorre" w:date="2025-02-21T16:44:00Z" w16du:dateUtc="2025-02-21T15:44:00Z">
        <w:r w:rsidR="00A31F0C" w:rsidRPr="001A436D">
          <w:rPr>
            <w:color w:val="344449"/>
            <w:rPrChange w:id="4374" w:author="Vannieuwenhuyze Jorre" w:date="2025-03-27T14:21:00Z" w16du:dateUtc="2025-03-27T13:21:00Z">
              <w:rPr>
                <w:color w:val="344449"/>
                <w:spacing w:val="-11"/>
              </w:rPr>
            </w:rPrChange>
          </w:rPr>
          <w:t>de creatie</w:t>
        </w:r>
      </w:ins>
      <w:del w:id="4375" w:author="Vannieuwenhuyze Jorre" w:date="2025-02-21T16:44:00Z" w16du:dateUtc="2025-02-21T15:44:00Z">
        <w:r w:rsidRPr="002A7964" w:rsidDel="00A31F0C">
          <w:rPr>
            <w:color w:val="344449"/>
          </w:rPr>
          <w:delText>het</w:delText>
        </w:r>
        <w:r w:rsidRPr="001A436D" w:rsidDel="00A31F0C">
          <w:rPr>
            <w:color w:val="344449"/>
            <w:rPrChange w:id="4376" w:author="Vannieuwenhuyze Jorre" w:date="2025-03-27T14:21:00Z" w16du:dateUtc="2025-03-27T13:21:00Z">
              <w:rPr>
                <w:color w:val="344449"/>
                <w:spacing w:val="-12"/>
              </w:rPr>
            </w:rPrChange>
          </w:rPr>
          <w:delText xml:space="preserve"> </w:delText>
        </w:r>
        <w:r w:rsidRPr="002A7964" w:rsidDel="00A31F0C">
          <w:rPr>
            <w:color w:val="344449"/>
          </w:rPr>
          <w:delText>creëren</w:delText>
        </w:r>
      </w:del>
      <w:r w:rsidRPr="001A436D">
        <w:rPr>
          <w:color w:val="344449"/>
          <w:rPrChange w:id="4377" w:author="Vannieuwenhuyze Jorre" w:date="2025-03-27T14:21:00Z" w16du:dateUtc="2025-03-27T13:21:00Z">
            <w:rPr>
              <w:color w:val="344449"/>
              <w:spacing w:val="-12"/>
            </w:rPr>
          </w:rPrChange>
        </w:rPr>
        <w:t xml:space="preserve"> </w:t>
      </w:r>
      <w:r w:rsidRPr="002A7964">
        <w:rPr>
          <w:color w:val="344449"/>
        </w:rPr>
        <w:t>van</w:t>
      </w:r>
      <w:r w:rsidRPr="001A436D">
        <w:rPr>
          <w:color w:val="344449"/>
          <w:rPrChange w:id="4378" w:author="Vannieuwenhuyze Jorre" w:date="2025-03-27T14:21:00Z" w16du:dateUtc="2025-03-27T13:21:00Z">
            <w:rPr>
              <w:color w:val="344449"/>
              <w:spacing w:val="-12"/>
            </w:rPr>
          </w:rPrChange>
        </w:rPr>
        <w:t xml:space="preserve"> </w:t>
      </w:r>
      <w:r w:rsidRPr="002A7964">
        <w:rPr>
          <w:color w:val="344449"/>
        </w:rPr>
        <w:t>begrijpelijke</w:t>
      </w:r>
      <w:r w:rsidRPr="001A436D">
        <w:rPr>
          <w:color w:val="344449"/>
          <w:rPrChange w:id="4379" w:author="Vannieuwenhuyze Jorre" w:date="2025-03-27T14:21:00Z" w16du:dateUtc="2025-03-27T13:21:00Z">
            <w:rPr>
              <w:color w:val="344449"/>
              <w:spacing w:val="-11"/>
            </w:rPr>
          </w:rPrChange>
        </w:rPr>
        <w:t xml:space="preserve"> </w:t>
      </w:r>
      <w:r w:rsidRPr="002A7964">
        <w:rPr>
          <w:color w:val="344449"/>
        </w:rPr>
        <w:t>en</w:t>
      </w:r>
      <w:r w:rsidRPr="001A436D">
        <w:rPr>
          <w:color w:val="344449"/>
          <w:rPrChange w:id="4380" w:author="Vannieuwenhuyze Jorre" w:date="2025-03-27T14:21:00Z" w16du:dateUtc="2025-03-27T13:21:00Z">
            <w:rPr>
              <w:color w:val="344449"/>
              <w:spacing w:val="-11"/>
            </w:rPr>
          </w:rPrChange>
        </w:rPr>
        <w:t xml:space="preserve"> </w:t>
      </w:r>
      <w:r w:rsidRPr="002A7964">
        <w:rPr>
          <w:color w:val="344449"/>
        </w:rPr>
        <w:t>informatieve</w:t>
      </w:r>
      <w:r w:rsidRPr="001A436D">
        <w:rPr>
          <w:color w:val="344449"/>
          <w:rPrChange w:id="4381" w:author="Vannieuwenhuyze Jorre" w:date="2025-03-27T14:21:00Z" w16du:dateUtc="2025-03-27T13:21:00Z">
            <w:rPr>
              <w:color w:val="344449"/>
              <w:spacing w:val="-11"/>
            </w:rPr>
          </w:rPrChange>
        </w:rPr>
        <w:t xml:space="preserve"> </w:t>
      </w:r>
      <w:r w:rsidRPr="002A7964">
        <w:rPr>
          <w:color w:val="344449"/>
        </w:rPr>
        <w:t>verhalen</w:t>
      </w:r>
      <w:r w:rsidRPr="001A436D">
        <w:rPr>
          <w:color w:val="344449"/>
          <w:rPrChange w:id="4382" w:author="Vannieuwenhuyze Jorre" w:date="2025-03-27T14:21:00Z" w16du:dateUtc="2025-03-27T13:21:00Z">
            <w:rPr>
              <w:color w:val="344449"/>
              <w:spacing w:val="-12"/>
            </w:rPr>
          </w:rPrChange>
        </w:rPr>
        <w:t xml:space="preserve"> </w:t>
      </w:r>
      <w:r w:rsidRPr="002A7964">
        <w:rPr>
          <w:color w:val="344449"/>
        </w:rPr>
        <w:t>voor</w:t>
      </w:r>
      <w:r w:rsidRPr="001A436D">
        <w:rPr>
          <w:color w:val="344449"/>
          <w:rPrChange w:id="4383" w:author="Vannieuwenhuyze Jorre" w:date="2025-03-27T14:21:00Z" w16du:dateUtc="2025-03-27T13:21:00Z">
            <w:rPr>
              <w:color w:val="344449"/>
              <w:spacing w:val="-11"/>
            </w:rPr>
          </w:rPrChange>
        </w:rPr>
        <w:t xml:space="preserve"> </w:t>
      </w:r>
      <w:r w:rsidRPr="002A7964">
        <w:rPr>
          <w:color w:val="344449"/>
        </w:rPr>
        <w:t>een breed publiek.</w:t>
      </w:r>
      <w:commentRangeEnd w:id="4307"/>
      <w:r w:rsidR="006865C3" w:rsidRPr="002A7964">
        <w:rPr>
          <w:rStyle w:val="CommentReference"/>
        </w:rPr>
        <w:commentReference w:id="4307"/>
      </w:r>
      <w:commentRangeEnd w:id="4308"/>
      <w:r w:rsidR="004B1E5A" w:rsidRPr="002A7964">
        <w:rPr>
          <w:rStyle w:val="CommentReference"/>
        </w:rPr>
        <w:commentReference w:id="4308"/>
      </w:r>
    </w:p>
    <w:p w14:paraId="25B31B18" w14:textId="77777777" w:rsidR="001E3564" w:rsidRPr="002A7964" w:rsidRDefault="001E3564">
      <w:pPr>
        <w:pStyle w:val="BodyText"/>
        <w:spacing w:line="237" w:lineRule="auto"/>
        <w:jc w:val="both"/>
        <w:sectPr w:rsidR="001E3564" w:rsidRPr="002A7964">
          <w:pgSz w:w="11910" w:h="16840"/>
          <w:pgMar w:top="1920" w:right="850" w:bottom="1680" w:left="1275" w:header="0" w:footer="1480" w:gutter="0"/>
          <w:cols w:space="708"/>
        </w:sectPr>
      </w:pPr>
    </w:p>
    <w:p w14:paraId="25B31B19" w14:textId="77777777" w:rsidR="001E3564" w:rsidRPr="002A7964" w:rsidRDefault="002F5345">
      <w:pPr>
        <w:spacing w:before="57"/>
        <w:ind w:left="709"/>
        <w:rPr>
          <w:b/>
          <w:sz w:val="24"/>
        </w:rPr>
      </w:pPr>
      <w:r w:rsidRPr="001A436D">
        <w:rPr>
          <w:b/>
          <w:color w:val="344449"/>
          <w:sz w:val="24"/>
          <w:rPrChange w:id="4384" w:author="Vannieuwenhuyze Jorre" w:date="2025-03-27T14:21:00Z" w16du:dateUtc="2025-03-27T13:21:00Z">
            <w:rPr>
              <w:b/>
              <w:color w:val="344449"/>
              <w:spacing w:val="-2"/>
              <w:sz w:val="24"/>
            </w:rPr>
          </w:rPrChange>
        </w:rPr>
        <w:lastRenderedPageBreak/>
        <w:t>Ideeën</w:t>
      </w:r>
      <w:r w:rsidRPr="001A436D">
        <w:rPr>
          <w:b/>
          <w:color w:val="344449"/>
          <w:sz w:val="24"/>
          <w:rPrChange w:id="4385" w:author="Vannieuwenhuyze Jorre" w:date="2025-03-27T14:21:00Z" w16du:dateUtc="2025-03-27T13:21:00Z">
            <w:rPr>
              <w:b/>
              <w:color w:val="344449"/>
              <w:spacing w:val="-3"/>
              <w:sz w:val="24"/>
            </w:rPr>
          </w:rPrChange>
        </w:rPr>
        <w:t xml:space="preserve"> </w:t>
      </w:r>
      <w:r w:rsidRPr="001A436D">
        <w:rPr>
          <w:b/>
          <w:color w:val="344449"/>
          <w:sz w:val="24"/>
          <w:rPrChange w:id="4386" w:author="Vannieuwenhuyze Jorre" w:date="2025-03-27T14:21:00Z" w16du:dateUtc="2025-03-27T13:21:00Z">
            <w:rPr>
              <w:b/>
              <w:color w:val="344449"/>
              <w:spacing w:val="-2"/>
              <w:sz w:val="24"/>
            </w:rPr>
          </w:rPrChange>
        </w:rPr>
        <w:t>voor</w:t>
      </w:r>
      <w:r w:rsidRPr="001A436D">
        <w:rPr>
          <w:b/>
          <w:color w:val="344449"/>
          <w:sz w:val="24"/>
          <w:rPrChange w:id="4387" w:author="Vannieuwenhuyze Jorre" w:date="2025-03-27T14:21:00Z" w16du:dateUtc="2025-03-27T13:21:00Z">
            <w:rPr>
              <w:b/>
              <w:color w:val="344449"/>
              <w:spacing w:val="-3"/>
              <w:sz w:val="24"/>
            </w:rPr>
          </w:rPrChange>
        </w:rPr>
        <w:t xml:space="preserve"> </w:t>
      </w:r>
      <w:r w:rsidRPr="001A436D">
        <w:rPr>
          <w:b/>
          <w:color w:val="344449"/>
          <w:sz w:val="24"/>
          <w:rPrChange w:id="4388" w:author="Vannieuwenhuyze Jorre" w:date="2025-03-27T14:21:00Z" w16du:dateUtc="2025-03-27T13:21:00Z">
            <w:rPr>
              <w:b/>
              <w:color w:val="344449"/>
              <w:spacing w:val="-2"/>
              <w:sz w:val="24"/>
            </w:rPr>
          </w:rPrChange>
        </w:rPr>
        <w:t>verdere</w:t>
      </w:r>
      <w:r w:rsidRPr="001A436D">
        <w:rPr>
          <w:b/>
          <w:color w:val="344449"/>
          <w:sz w:val="24"/>
          <w:rPrChange w:id="4389" w:author="Vannieuwenhuyze Jorre" w:date="2025-03-27T14:21:00Z" w16du:dateUtc="2025-03-27T13:21:00Z">
            <w:rPr>
              <w:b/>
              <w:color w:val="344449"/>
              <w:spacing w:val="-3"/>
              <w:sz w:val="24"/>
            </w:rPr>
          </w:rPrChange>
        </w:rPr>
        <w:t xml:space="preserve"> </w:t>
      </w:r>
      <w:r w:rsidRPr="001A436D">
        <w:rPr>
          <w:b/>
          <w:color w:val="344449"/>
          <w:sz w:val="24"/>
          <w:rPrChange w:id="4390" w:author="Vannieuwenhuyze Jorre" w:date="2025-03-27T14:21:00Z" w16du:dateUtc="2025-03-27T13:21:00Z">
            <w:rPr>
              <w:b/>
              <w:color w:val="344449"/>
              <w:spacing w:val="-2"/>
              <w:sz w:val="24"/>
            </w:rPr>
          </w:rPrChange>
        </w:rPr>
        <w:t>ontwikkeling</w:t>
      </w:r>
      <w:r w:rsidRPr="001A436D">
        <w:rPr>
          <w:b/>
          <w:color w:val="344449"/>
          <w:sz w:val="24"/>
          <w:rPrChange w:id="4391" w:author="Vannieuwenhuyze Jorre" w:date="2025-03-27T14:21:00Z" w16du:dateUtc="2025-03-27T13:21:00Z">
            <w:rPr>
              <w:b/>
              <w:color w:val="344449"/>
              <w:spacing w:val="-3"/>
              <w:sz w:val="24"/>
            </w:rPr>
          </w:rPrChange>
        </w:rPr>
        <w:t xml:space="preserve"> </w:t>
      </w:r>
      <w:r w:rsidRPr="001A436D">
        <w:rPr>
          <w:b/>
          <w:color w:val="344449"/>
          <w:sz w:val="24"/>
          <w:rPrChange w:id="4392" w:author="Vannieuwenhuyze Jorre" w:date="2025-03-27T14:21:00Z" w16du:dateUtc="2025-03-27T13:21:00Z">
            <w:rPr>
              <w:b/>
              <w:color w:val="344449"/>
              <w:spacing w:val="-2"/>
              <w:sz w:val="24"/>
            </w:rPr>
          </w:rPrChange>
        </w:rPr>
        <w:t>van</w:t>
      </w:r>
      <w:r w:rsidRPr="001A436D">
        <w:rPr>
          <w:b/>
          <w:color w:val="344449"/>
          <w:sz w:val="24"/>
          <w:rPrChange w:id="4393" w:author="Vannieuwenhuyze Jorre" w:date="2025-03-27T14:21:00Z" w16du:dateUtc="2025-03-27T13:21:00Z">
            <w:rPr>
              <w:b/>
              <w:color w:val="344449"/>
              <w:spacing w:val="-3"/>
              <w:sz w:val="24"/>
            </w:rPr>
          </w:rPrChange>
        </w:rPr>
        <w:t xml:space="preserve"> </w:t>
      </w:r>
      <w:r w:rsidRPr="001A436D">
        <w:rPr>
          <w:b/>
          <w:color w:val="344449"/>
          <w:sz w:val="24"/>
          <w:rPrChange w:id="4394" w:author="Vannieuwenhuyze Jorre" w:date="2025-03-27T14:21:00Z" w16du:dateUtc="2025-03-27T13:21:00Z">
            <w:rPr>
              <w:b/>
              <w:color w:val="344449"/>
              <w:spacing w:val="-2"/>
              <w:sz w:val="24"/>
            </w:rPr>
          </w:rPrChange>
        </w:rPr>
        <w:t>deze</w:t>
      </w:r>
      <w:r w:rsidRPr="001A436D">
        <w:rPr>
          <w:b/>
          <w:color w:val="344449"/>
          <w:sz w:val="24"/>
          <w:rPrChange w:id="4395" w:author="Vannieuwenhuyze Jorre" w:date="2025-03-27T14:21:00Z" w16du:dateUtc="2025-03-27T13:21:00Z">
            <w:rPr>
              <w:b/>
              <w:color w:val="344449"/>
              <w:spacing w:val="-3"/>
              <w:sz w:val="24"/>
            </w:rPr>
          </w:rPrChange>
        </w:rPr>
        <w:t xml:space="preserve"> </w:t>
      </w:r>
      <w:r w:rsidRPr="001A436D">
        <w:rPr>
          <w:b/>
          <w:color w:val="344449"/>
          <w:sz w:val="24"/>
          <w:rPrChange w:id="4396" w:author="Vannieuwenhuyze Jorre" w:date="2025-03-27T14:21:00Z" w16du:dateUtc="2025-03-27T13:21:00Z">
            <w:rPr>
              <w:b/>
              <w:color w:val="344449"/>
              <w:spacing w:val="-2"/>
              <w:sz w:val="24"/>
            </w:rPr>
          </w:rPrChange>
        </w:rPr>
        <w:t>handleiding</w:t>
      </w:r>
    </w:p>
    <w:p w14:paraId="25B31B1A" w14:textId="261ED10C" w:rsidR="001E3564" w:rsidRPr="002A7964" w:rsidRDefault="002F5345">
      <w:pPr>
        <w:pStyle w:val="ListParagraph"/>
        <w:numPr>
          <w:ilvl w:val="2"/>
          <w:numId w:val="7"/>
        </w:numPr>
        <w:tabs>
          <w:tab w:val="left" w:pos="1375"/>
        </w:tabs>
        <w:spacing w:before="142" w:line="237" w:lineRule="auto"/>
        <w:ind w:right="1127"/>
        <w:rPr>
          <w:sz w:val="24"/>
        </w:rPr>
      </w:pPr>
      <w:r w:rsidRPr="002A7964">
        <w:rPr>
          <w:color w:val="344449"/>
          <w:sz w:val="24"/>
        </w:rPr>
        <w:t>Handleiding</w:t>
      </w:r>
      <w:r w:rsidRPr="001A436D">
        <w:rPr>
          <w:color w:val="344449"/>
          <w:sz w:val="24"/>
          <w:rPrChange w:id="4397" w:author="Vannieuwenhuyze Jorre" w:date="2025-03-27T14:21:00Z" w16du:dateUtc="2025-03-27T13:21:00Z">
            <w:rPr>
              <w:color w:val="344449"/>
              <w:spacing w:val="-8"/>
              <w:sz w:val="24"/>
            </w:rPr>
          </w:rPrChange>
        </w:rPr>
        <w:t xml:space="preserve"> </w:t>
      </w:r>
      <w:r w:rsidRPr="002A7964">
        <w:rPr>
          <w:color w:val="344449"/>
          <w:sz w:val="24"/>
        </w:rPr>
        <w:t>over</w:t>
      </w:r>
      <w:r w:rsidRPr="001A436D">
        <w:rPr>
          <w:color w:val="344449"/>
          <w:sz w:val="24"/>
          <w:rPrChange w:id="4398" w:author="Vannieuwenhuyze Jorre" w:date="2025-03-27T14:21:00Z" w16du:dateUtc="2025-03-27T13:21:00Z">
            <w:rPr>
              <w:color w:val="344449"/>
              <w:spacing w:val="-8"/>
              <w:sz w:val="24"/>
            </w:rPr>
          </w:rPrChange>
        </w:rPr>
        <w:t xml:space="preserve"> </w:t>
      </w:r>
      <w:r w:rsidRPr="002A7964">
        <w:rPr>
          <w:color w:val="344449"/>
          <w:sz w:val="24"/>
        </w:rPr>
        <w:t>hoe</w:t>
      </w:r>
      <w:r w:rsidRPr="001A436D">
        <w:rPr>
          <w:color w:val="344449"/>
          <w:sz w:val="24"/>
          <w:rPrChange w:id="4399" w:author="Vannieuwenhuyze Jorre" w:date="2025-03-27T14:21:00Z" w16du:dateUtc="2025-03-27T13:21:00Z">
            <w:rPr>
              <w:color w:val="344449"/>
              <w:spacing w:val="-8"/>
              <w:sz w:val="24"/>
            </w:rPr>
          </w:rPrChange>
        </w:rPr>
        <w:t xml:space="preserve"> </w:t>
      </w:r>
      <w:r w:rsidRPr="002A7964">
        <w:rPr>
          <w:color w:val="344449"/>
          <w:sz w:val="24"/>
        </w:rPr>
        <w:t>je</w:t>
      </w:r>
      <w:r w:rsidRPr="001A436D">
        <w:rPr>
          <w:color w:val="344449"/>
          <w:sz w:val="24"/>
          <w:rPrChange w:id="4400" w:author="Vannieuwenhuyze Jorre" w:date="2025-03-27T14:21:00Z" w16du:dateUtc="2025-03-27T13:21:00Z">
            <w:rPr>
              <w:color w:val="344449"/>
              <w:spacing w:val="-8"/>
              <w:sz w:val="24"/>
            </w:rPr>
          </w:rPrChange>
        </w:rPr>
        <w:t xml:space="preserve"> </w:t>
      </w:r>
      <w:r w:rsidRPr="002A7964">
        <w:rPr>
          <w:color w:val="344449"/>
          <w:sz w:val="24"/>
        </w:rPr>
        <w:t>een</w:t>
      </w:r>
      <w:r w:rsidRPr="001A436D">
        <w:rPr>
          <w:color w:val="344449"/>
          <w:sz w:val="24"/>
          <w:rPrChange w:id="4401" w:author="Vannieuwenhuyze Jorre" w:date="2025-03-27T14:21:00Z" w16du:dateUtc="2025-03-27T13:21:00Z">
            <w:rPr>
              <w:color w:val="344449"/>
              <w:spacing w:val="-8"/>
              <w:sz w:val="24"/>
            </w:rPr>
          </w:rPrChange>
        </w:rPr>
        <w:t xml:space="preserve"> </w:t>
      </w:r>
      <w:r w:rsidRPr="002A7964">
        <w:rPr>
          <w:color w:val="344449"/>
          <w:sz w:val="24"/>
        </w:rPr>
        <w:t>duidelijke</w:t>
      </w:r>
      <w:r w:rsidRPr="001A436D">
        <w:rPr>
          <w:color w:val="344449"/>
          <w:sz w:val="24"/>
          <w:rPrChange w:id="4402" w:author="Vannieuwenhuyze Jorre" w:date="2025-03-27T14:21:00Z" w16du:dateUtc="2025-03-27T13:21:00Z">
            <w:rPr>
              <w:color w:val="344449"/>
              <w:spacing w:val="-8"/>
              <w:sz w:val="24"/>
            </w:rPr>
          </w:rPrChange>
        </w:rPr>
        <w:t xml:space="preserve"> </w:t>
      </w:r>
      <w:r w:rsidRPr="002A7964">
        <w:rPr>
          <w:color w:val="344449"/>
          <w:sz w:val="24"/>
        </w:rPr>
        <w:t>operationele</w:t>
      </w:r>
      <w:r w:rsidRPr="001A436D">
        <w:rPr>
          <w:color w:val="344449"/>
          <w:sz w:val="24"/>
          <w:rPrChange w:id="4403" w:author="Vannieuwenhuyze Jorre" w:date="2025-03-27T14:21:00Z" w16du:dateUtc="2025-03-27T13:21:00Z">
            <w:rPr>
              <w:color w:val="344449"/>
              <w:spacing w:val="-8"/>
              <w:sz w:val="24"/>
            </w:rPr>
          </w:rPrChange>
        </w:rPr>
        <w:t xml:space="preserve"> </w:t>
      </w:r>
      <w:r w:rsidRPr="002A7964">
        <w:rPr>
          <w:color w:val="344449"/>
          <w:sz w:val="24"/>
        </w:rPr>
        <w:t>definitie</w:t>
      </w:r>
      <w:r w:rsidRPr="001A436D">
        <w:rPr>
          <w:color w:val="344449"/>
          <w:sz w:val="24"/>
          <w:rPrChange w:id="4404" w:author="Vannieuwenhuyze Jorre" w:date="2025-03-27T14:21:00Z" w16du:dateUtc="2025-03-27T13:21:00Z">
            <w:rPr>
              <w:color w:val="344449"/>
              <w:spacing w:val="-8"/>
              <w:sz w:val="24"/>
            </w:rPr>
          </w:rPrChange>
        </w:rPr>
        <w:t xml:space="preserve"> </w:t>
      </w:r>
      <w:r w:rsidRPr="002A7964">
        <w:rPr>
          <w:color w:val="344449"/>
          <w:sz w:val="24"/>
        </w:rPr>
        <w:t>schrijft,</w:t>
      </w:r>
      <w:r w:rsidRPr="001A436D">
        <w:rPr>
          <w:color w:val="344449"/>
          <w:sz w:val="24"/>
          <w:rPrChange w:id="4405" w:author="Vannieuwenhuyze Jorre" w:date="2025-03-27T14:21:00Z" w16du:dateUtc="2025-03-27T13:21:00Z">
            <w:rPr>
              <w:color w:val="344449"/>
              <w:spacing w:val="-7"/>
              <w:sz w:val="24"/>
            </w:rPr>
          </w:rPrChange>
        </w:rPr>
        <w:t xml:space="preserve"> </w:t>
      </w:r>
      <w:r w:rsidRPr="002A7964">
        <w:rPr>
          <w:color w:val="344449"/>
          <w:sz w:val="24"/>
        </w:rPr>
        <w:t>opge</w:t>
      </w:r>
      <w:del w:id="4406" w:author="Vannieuwenhuyze Jorre" w:date="2025-02-21T16:45:00Z" w16du:dateUtc="2025-02-21T15:45:00Z">
        <w:r w:rsidRPr="002A7964" w:rsidDel="00C912DD">
          <w:rPr>
            <w:color w:val="344449"/>
            <w:sz w:val="24"/>
          </w:rPr>
          <w:delText xml:space="preserve">‐ </w:delText>
        </w:r>
      </w:del>
      <w:r w:rsidRPr="002A7964">
        <w:rPr>
          <w:color w:val="344449"/>
          <w:sz w:val="24"/>
        </w:rPr>
        <w:t>deeld in de verschillende concepten?</w:t>
      </w:r>
    </w:p>
    <w:p w14:paraId="25B31B1B" w14:textId="77777777" w:rsidR="001E3564" w:rsidRPr="002A7964" w:rsidRDefault="002F5345">
      <w:pPr>
        <w:pStyle w:val="ListParagraph"/>
        <w:numPr>
          <w:ilvl w:val="2"/>
          <w:numId w:val="7"/>
        </w:numPr>
        <w:tabs>
          <w:tab w:val="left" w:pos="1375"/>
        </w:tabs>
        <w:spacing w:before="140"/>
        <w:ind w:hanging="333"/>
        <w:rPr>
          <w:sz w:val="24"/>
        </w:rPr>
      </w:pPr>
      <w:r w:rsidRPr="001A436D">
        <w:rPr>
          <w:color w:val="344449"/>
          <w:sz w:val="24"/>
          <w:rPrChange w:id="4407" w:author="Vannieuwenhuyze Jorre" w:date="2025-03-27T14:21:00Z" w16du:dateUtc="2025-03-27T13:21:00Z">
            <w:rPr>
              <w:color w:val="344449"/>
              <w:spacing w:val="-2"/>
              <w:sz w:val="24"/>
            </w:rPr>
          </w:rPrChange>
        </w:rPr>
        <w:t>Diepgaandere</w:t>
      </w:r>
      <w:r w:rsidRPr="001A436D">
        <w:rPr>
          <w:color w:val="344449"/>
          <w:sz w:val="24"/>
          <w:rPrChange w:id="4408" w:author="Vannieuwenhuyze Jorre" w:date="2025-03-27T14:21:00Z" w16du:dateUtc="2025-03-27T13:21:00Z">
            <w:rPr>
              <w:color w:val="344449"/>
              <w:spacing w:val="2"/>
              <w:sz w:val="24"/>
            </w:rPr>
          </w:rPrChange>
        </w:rPr>
        <w:t xml:space="preserve"> </w:t>
      </w:r>
      <w:r w:rsidRPr="001A436D">
        <w:rPr>
          <w:color w:val="344449"/>
          <w:sz w:val="24"/>
          <w:rPrChange w:id="4409" w:author="Vannieuwenhuyze Jorre" w:date="2025-03-27T14:21:00Z" w16du:dateUtc="2025-03-27T13:21:00Z">
            <w:rPr>
              <w:color w:val="344449"/>
              <w:spacing w:val="-2"/>
              <w:sz w:val="24"/>
            </w:rPr>
          </w:rPrChange>
        </w:rPr>
        <w:t>uitwerking</w:t>
      </w:r>
      <w:r w:rsidRPr="001A436D">
        <w:rPr>
          <w:color w:val="344449"/>
          <w:sz w:val="24"/>
          <w:rPrChange w:id="4410" w:author="Vannieuwenhuyze Jorre" w:date="2025-03-27T14:21:00Z" w16du:dateUtc="2025-03-27T13:21:00Z">
            <w:rPr>
              <w:color w:val="344449"/>
              <w:spacing w:val="3"/>
              <w:sz w:val="24"/>
            </w:rPr>
          </w:rPrChange>
        </w:rPr>
        <w:t xml:space="preserve"> </w:t>
      </w:r>
      <w:r w:rsidRPr="001A436D">
        <w:rPr>
          <w:color w:val="344449"/>
          <w:sz w:val="24"/>
          <w:rPrChange w:id="4411" w:author="Vannieuwenhuyze Jorre" w:date="2025-03-27T14:21:00Z" w16du:dateUtc="2025-03-27T13:21:00Z">
            <w:rPr>
              <w:color w:val="344449"/>
              <w:spacing w:val="-2"/>
              <w:sz w:val="24"/>
            </w:rPr>
          </w:rPrChange>
        </w:rPr>
        <w:t>van</w:t>
      </w:r>
      <w:r w:rsidRPr="001A436D">
        <w:rPr>
          <w:color w:val="344449"/>
          <w:sz w:val="24"/>
          <w:rPrChange w:id="4412" w:author="Vannieuwenhuyze Jorre" w:date="2025-03-27T14:21:00Z" w16du:dateUtc="2025-03-27T13:21:00Z">
            <w:rPr>
              <w:color w:val="344449"/>
              <w:spacing w:val="2"/>
              <w:sz w:val="24"/>
            </w:rPr>
          </w:rPrChange>
        </w:rPr>
        <w:t xml:space="preserve"> </w:t>
      </w:r>
      <w:r w:rsidRPr="001A436D">
        <w:rPr>
          <w:color w:val="344449"/>
          <w:sz w:val="24"/>
          <w:rPrChange w:id="4413" w:author="Vannieuwenhuyze Jorre" w:date="2025-03-27T14:21:00Z" w16du:dateUtc="2025-03-27T13:21:00Z">
            <w:rPr>
              <w:color w:val="344449"/>
              <w:spacing w:val="-2"/>
              <w:sz w:val="24"/>
            </w:rPr>
          </w:rPrChange>
        </w:rPr>
        <w:t>definitie</w:t>
      </w:r>
      <w:r w:rsidRPr="001A436D">
        <w:rPr>
          <w:color w:val="344449"/>
          <w:sz w:val="24"/>
          <w:rPrChange w:id="4414" w:author="Vannieuwenhuyze Jorre" w:date="2025-03-27T14:21:00Z" w16du:dateUtc="2025-03-27T13:21:00Z">
            <w:rPr>
              <w:color w:val="344449"/>
              <w:spacing w:val="3"/>
              <w:sz w:val="24"/>
            </w:rPr>
          </w:rPrChange>
        </w:rPr>
        <w:t xml:space="preserve"> </w:t>
      </w:r>
      <w:r w:rsidRPr="001A436D">
        <w:rPr>
          <w:color w:val="344449"/>
          <w:sz w:val="24"/>
          <w:rPrChange w:id="4415" w:author="Vannieuwenhuyze Jorre" w:date="2025-03-27T14:21:00Z" w16du:dateUtc="2025-03-27T13:21:00Z">
            <w:rPr>
              <w:color w:val="344449"/>
              <w:spacing w:val="-2"/>
              <w:sz w:val="24"/>
            </w:rPr>
          </w:rPrChange>
        </w:rPr>
        <w:t>gebruikersbehoeften?</w:t>
      </w:r>
    </w:p>
    <w:p w14:paraId="25B31B1C" w14:textId="77777777" w:rsidR="001E3564" w:rsidRPr="002A7964" w:rsidRDefault="002F5345">
      <w:pPr>
        <w:pStyle w:val="ListParagraph"/>
        <w:numPr>
          <w:ilvl w:val="2"/>
          <w:numId w:val="7"/>
        </w:numPr>
        <w:tabs>
          <w:tab w:val="left" w:pos="1375"/>
        </w:tabs>
        <w:spacing w:before="141"/>
        <w:ind w:hanging="333"/>
        <w:rPr>
          <w:sz w:val="24"/>
        </w:rPr>
      </w:pPr>
      <w:r w:rsidRPr="002A7964">
        <w:rPr>
          <w:color w:val="344449"/>
          <w:sz w:val="24"/>
        </w:rPr>
        <w:t>Handleiding</w:t>
      </w:r>
      <w:r w:rsidRPr="001A436D">
        <w:rPr>
          <w:color w:val="344449"/>
          <w:sz w:val="24"/>
          <w:rPrChange w:id="4416" w:author="Vannieuwenhuyze Jorre" w:date="2025-03-27T14:21:00Z" w16du:dateUtc="2025-03-27T13:21:00Z">
            <w:rPr>
              <w:color w:val="344449"/>
              <w:spacing w:val="-13"/>
              <w:sz w:val="24"/>
            </w:rPr>
          </w:rPrChange>
        </w:rPr>
        <w:t xml:space="preserve"> </w:t>
      </w:r>
      <w:r w:rsidRPr="001A436D">
        <w:rPr>
          <w:color w:val="344449"/>
          <w:sz w:val="24"/>
          <w:rPrChange w:id="4417" w:author="Vannieuwenhuyze Jorre" w:date="2025-03-27T14:21:00Z" w16du:dateUtc="2025-03-27T13:21:00Z">
            <w:rPr>
              <w:color w:val="344449"/>
              <w:spacing w:val="-2"/>
              <w:sz w:val="24"/>
            </w:rPr>
          </w:rPrChange>
        </w:rPr>
        <w:t>SDMX?</w:t>
      </w:r>
    </w:p>
    <w:p w14:paraId="25B31B1D" w14:textId="77777777" w:rsidR="001E3564" w:rsidRPr="002A7964" w:rsidRDefault="002F5345">
      <w:pPr>
        <w:pStyle w:val="ListParagraph"/>
        <w:numPr>
          <w:ilvl w:val="2"/>
          <w:numId w:val="7"/>
        </w:numPr>
        <w:tabs>
          <w:tab w:val="left" w:pos="1375"/>
        </w:tabs>
        <w:spacing w:before="140"/>
        <w:ind w:hanging="333"/>
        <w:rPr>
          <w:sz w:val="24"/>
        </w:rPr>
      </w:pPr>
      <w:r w:rsidRPr="002A7964">
        <w:rPr>
          <w:color w:val="344449"/>
          <w:sz w:val="24"/>
        </w:rPr>
        <w:t>Handleiding</w:t>
      </w:r>
      <w:r w:rsidRPr="001A436D">
        <w:rPr>
          <w:color w:val="344449"/>
          <w:sz w:val="24"/>
          <w:rPrChange w:id="4418" w:author="Vannieuwenhuyze Jorre" w:date="2025-03-27T14:21:00Z" w16du:dateUtc="2025-03-27T13:21:00Z">
            <w:rPr>
              <w:color w:val="344449"/>
              <w:spacing w:val="-13"/>
              <w:sz w:val="24"/>
            </w:rPr>
          </w:rPrChange>
        </w:rPr>
        <w:t xml:space="preserve"> </w:t>
      </w:r>
      <w:r w:rsidRPr="001A436D">
        <w:rPr>
          <w:color w:val="344449"/>
          <w:sz w:val="24"/>
          <w:rPrChange w:id="4419" w:author="Vannieuwenhuyze Jorre" w:date="2025-03-27T14:21:00Z" w16du:dateUtc="2025-03-27T13:21:00Z">
            <w:rPr>
              <w:color w:val="344449"/>
              <w:spacing w:val="-2"/>
              <w:sz w:val="24"/>
            </w:rPr>
          </w:rPrChange>
        </w:rPr>
        <w:t>SIMS/GSBPM/…?</w:t>
      </w:r>
    </w:p>
    <w:p w14:paraId="25B31B1E" w14:textId="77777777" w:rsidR="001E3564" w:rsidRPr="002A7964" w:rsidRDefault="002F5345">
      <w:pPr>
        <w:pStyle w:val="ListParagraph"/>
        <w:numPr>
          <w:ilvl w:val="2"/>
          <w:numId w:val="7"/>
        </w:numPr>
        <w:tabs>
          <w:tab w:val="left" w:pos="1375"/>
        </w:tabs>
        <w:spacing w:before="143" w:line="237" w:lineRule="auto"/>
        <w:ind w:right="1130"/>
        <w:rPr>
          <w:sz w:val="24"/>
        </w:rPr>
      </w:pPr>
      <w:r w:rsidRPr="002A7964">
        <w:rPr>
          <w:color w:val="344449"/>
          <w:sz w:val="24"/>
        </w:rPr>
        <w:t>Handleiding</w:t>
      </w:r>
      <w:r w:rsidRPr="001A436D">
        <w:rPr>
          <w:color w:val="344449"/>
          <w:sz w:val="24"/>
          <w:rPrChange w:id="4420" w:author="Vannieuwenhuyze Jorre" w:date="2025-03-27T14:21:00Z" w16du:dateUtc="2025-03-27T13:21:00Z">
            <w:rPr>
              <w:color w:val="344449"/>
              <w:spacing w:val="-8"/>
              <w:sz w:val="24"/>
            </w:rPr>
          </w:rPrChange>
        </w:rPr>
        <w:t xml:space="preserve"> </w:t>
      </w:r>
      <w:r w:rsidRPr="002A7964">
        <w:rPr>
          <w:color w:val="344449"/>
          <w:sz w:val="24"/>
        </w:rPr>
        <w:t>over</w:t>
      </w:r>
      <w:r w:rsidRPr="001A436D">
        <w:rPr>
          <w:color w:val="344449"/>
          <w:sz w:val="24"/>
          <w:rPrChange w:id="4421" w:author="Vannieuwenhuyze Jorre" w:date="2025-03-27T14:21:00Z" w16du:dateUtc="2025-03-27T13:21:00Z">
            <w:rPr>
              <w:color w:val="344449"/>
              <w:spacing w:val="-9"/>
              <w:sz w:val="24"/>
            </w:rPr>
          </w:rPrChange>
        </w:rPr>
        <w:t xml:space="preserve"> </w:t>
      </w:r>
      <w:r w:rsidRPr="002A7964">
        <w:rPr>
          <w:color w:val="344449"/>
          <w:sz w:val="24"/>
        </w:rPr>
        <w:t>hoe</w:t>
      </w:r>
      <w:r w:rsidRPr="001A436D">
        <w:rPr>
          <w:color w:val="344449"/>
          <w:sz w:val="24"/>
          <w:rPrChange w:id="4422" w:author="Vannieuwenhuyze Jorre" w:date="2025-03-27T14:21:00Z" w16du:dateUtc="2025-03-27T13:21:00Z">
            <w:rPr>
              <w:color w:val="344449"/>
              <w:spacing w:val="-8"/>
              <w:sz w:val="24"/>
            </w:rPr>
          </w:rPrChange>
        </w:rPr>
        <w:t xml:space="preserve"> </w:t>
      </w:r>
      <w:r w:rsidRPr="002A7964">
        <w:rPr>
          <w:color w:val="344449"/>
          <w:sz w:val="24"/>
        </w:rPr>
        <w:t>kernstatistieken</w:t>
      </w:r>
      <w:r w:rsidRPr="001A436D">
        <w:rPr>
          <w:color w:val="344449"/>
          <w:sz w:val="24"/>
          <w:rPrChange w:id="4423" w:author="Vannieuwenhuyze Jorre" w:date="2025-03-27T14:21:00Z" w16du:dateUtc="2025-03-27T13:21:00Z">
            <w:rPr>
              <w:color w:val="344449"/>
              <w:spacing w:val="-9"/>
              <w:sz w:val="24"/>
            </w:rPr>
          </w:rPrChange>
        </w:rPr>
        <w:t xml:space="preserve"> </w:t>
      </w:r>
      <w:r w:rsidRPr="002A7964">
        <w:rPr>
          <w:color w:val="344449"/>
          <w:sz w:val="24"/>
        </w:rPr>
        <w:t>worden</w:t>
      </w:r>
      <w:r w:rsidRPr="001A436D">
        <w:rPr>
          <w:color w:val="344449"/>
          <w:sz w:val="24"/>
          <w:rPrChange w:id="4424" w:author="Vannieuwenhuyze Jorre" w:date="2025-03-27T14:21:00Z" w16du:dateUtc="2025-03-27T13:21:00Z">
            <w:rPr>
              <w:color w:val="344449"/>
              <w:spacing w:val="-8"/>
              <w:sz w:val="24"/>
            </w:rPr>
          </w:rPrChange>
        </w:rPr>
        <w:t xml:space="preserve"> </w:t>
      </w:r>
      <w:r w:rsidRPr="002A7964">
        <w:rPr>
          <w:color w:val="344449"/>
          <w:sz w:val="24"/>
        </w:rPr>
        <w:t>aangeleverd</w:t>
      </w:r>
      <w:r w:rsidRPr="001A436D">
        <w:rPr>
          <w:color w:val="344449"/>
          <w:sz w:val="24"/>
          <w:rPrChange w:id="4425" w:author="Vannieuwenhuyze Jorre" w:date="2025-03-27T14:21:00Z" w16du:dateUtc="2025-03-27T13:21:00Z">
            <w:rPr>
              <w:color w:val="344449"/>
              <w:spacing w:val="-8"/>
              <w:sz w:val="24"/>
            </w:rPr>
          </w:rPrChange>
        </w:rPr>
        <w:t xml:space="preserve"> </w:t>
      </w:r>
      <w:r w:rsidRPr="002A7964">
        <w:rPr>
          <w:color w:val="344449"/>
          <w:sz w:val="24"/>
        </w:rPr>
        <w:t>aan</w:t>
      </w:r>
      <w:r w:rsidRPr="001A436D">
        <w:rPr>
          <w:color w:val="344449"/>
          <w:sz w:val="24"/>
          <w:rPrChange w:id="4426" w:author="Vannieuwenhuyze Jorre" w:date="2025-03-27T14:21:00Z" w16du:dateUtc="2025-03-27T13:21:00Z">
            <w:rPr>
              <w:color w:val="344449"/>
              <w:spacing w:val="-8"/>
              <w:sz w:val="24"/>
            </w:rPr>
          </w:rPrChange>
        </w:rPr>
        <w:t xml:space="preserve"> </w:t>
      </w:r>
      <w:r w:rsidRPr="002A7964">
        <w:rPr>
          <w:color w:val="344449"/>
          <w:sz w:val="24"/>
        </w:rPr>
        <w:t>de</w:t>
      </w:r>
      <w:r w:rsidRPr="001A436D">
        <w:rPr>
          <w:color w:val="344449"/>
          <w:sz w:val="24"/>
          <w:rPrChange w:id="4427" w:author="Vannieuwenhuyze Jorre" w:date="2025-03-27T14:21:00Z" w16du:dateUtc="2025-03-27T13:21:00Z">
            <w:rPr>
              <w:color w:val="344449"/>
              <w:spacing w:val="-8"/>
              <w:sz w:val="24"/>
            </w:rPr>
          </w:rPrChange>
        </w:rPr>
        <w:t xml:space="preserve"> </w:t>
      </w:r>
      <w:r w:rsidRPr="002A7964">
        <w:rPr>
          <w:color w:val="344449"/>
          <w:sz w:val="24"/>
        </w:rPr>
        <w:t>VSA</w:t>
      </w:r>
      <w:r w:rsidRPr="001A436D">
        <w:rPr>
          <w:color w:val="344449"/>
          <w:sz w:val="24"/>
          <w:rPrChange w:id="4428" w:author="Vannieuwenhuyze Jorre" w:date="2025-03-27T14:21:00Z" w16du:dateUtc="2025-03-27T13:21:00Z">
            <w:rPr>
              <w:color w:val="344449"/>
              <w:spacing w:val="-8"/>
              <w:sz w:val="24"/>
            </w:rPr>
          </w:rPrChange>
        </w:rPr>
        <w:t xml:space="preserve"> </w:t>
      </w:r>
      <w:r w:rsidRPr="002A7964">
        <w:rPr>
          <w:color w:val="344449"/>
          <w:sz w:val="24"/>
        </w:rPr>
        <w:t>(als een gefilterde statistiekreeks).</w:t>
      </w:r>
    </w:p>
    <w:p w14:paraId="25B31B1F" w14:textId="77777777" w:rsidR="001E3564" w:rsidRPr="002A7964" w:rsidRDefault="002F5345">
      <w:pPr>
        <w:pStyle w:val="ListParagraph"/>
        <w:numPr>
          <w:ilvl w:val="2"/>
          <w:numId w:val="7"/>
        </w:numPr>
        <w:tabs>
          <w:tab w:val="left" w:pos="1375"/>
        </w:tabs>
        <w:spacing w:before="140"/>
        <w:ind w:hanging="333"/>
        <w:rPr>
          <w:sz w:val="24"/>
        </w:rPr>
      </w:pPr>
      <w:r w:rsidRPr="001A436D">
        <w:rPr>
          <w:color w:val="344449"/>
          <w:sz w:val="24"/>
          <w:rPrChange w:id="4429" w:author="Vannieuwenhuyze Jorre" w:date="2025-03-27T14:21:00Z" w16du:dateUtc="2025-03-27T13:21:00Z">
            <w:rPr>
              <w:color w:val="344449"/>
              <w:spacing w:val="-5"/>
              <w:sz w:val="24"/>
            </w:rPr>
          </w:rPrChange>
        </w:rPr>
        <w:t>…?</w:t>
      </w:r>
    </w:p>
    <w:sectPr w:rsidR="001E3564" w:rsidRPr="002A7964">
      <w:footerReference w:type="default" r:id="rId19"/>
      <w:pgSz w:w="11910" w:h="16840"/>
      <w:pgMar w:top="1920" w:right="850" w:bottom="1680" w:left="1275" w:header="0" w:footer="148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eekers Karolien" w:date="2025-03-28T11:03:00Z" w:initials="WK">
    <w:p w14:paraId="59229D84" w14:textId="39A4E154" w:rsidR="004E6B32" w:rsidRDefault="004E6B32">
      <w:pPr>
        <w:pStyle w:val="CommentText"/>
      </w:pPr>
      <w:r>
        <w:rPr>
          <w:rStyle w:val="CommentReference"/>
        </w:rPr>
        <w:annotationRef/>
      </w:r>
      <w:r w:rsidRPr="7BA6EC4B">
        <w:t xml:space="preserve">binnen transatietraject nadenken over manier van documenteren en metadata.  Gestructureerde manier van verzamelen, opvolgen.  </w:t>
      </w:r>
    </w:p>
  </w:comment>
  <w:comment w:id="3" w:author="Weekers Karolien" w:date="2025-03-28T11:05:00Z" w:initials="WK">
    <w:p w14:paraId="36985F6C" w14:textId="2FECB6E1" w:rsidR="004E6B32" w:rsidRDefault="004E6B32">
      <w:pPr>
        <w:pStyle w:val="CommentText"/>
      </w:pPr>
      <w:r>
        <w:rPr>
          <w:rStyle w:val="CommentReference"/>
        </w:rPr>
        <w:annotationRef/>
      </w:r>
      <w:r w:rsidRPr="15421B6C">
        <w:t>metadatafiche vormt de basis voor informatie en documentatie.  Dit is het centrale document, zodat we geen verschillende plaatsen hebben.</w:t>
      </w:r>
    </w:p>
  </w:comment>
  <w:comment w:id="4" w:author="Weekers Karolien" w:date="2025-03-28T11:07:00Z" w:initials="WK">
    <w:p w14:paraId="7FEAC1B5" w14:textId="4D75BACB" w:rsidR="004E6B32" w:rsidRDefault="004E6B32">
      <w:pPr>
        <w:pStyle w:val="CommentText"/>
      </w:pPr>
      <w:r>
        <w:rPr>
          <w:rStyle w:val="CommentReference"/>
        </w:rPr>
        <w:annotationRef/>
      </w:r>
      <w:r w:rsidRPr="428DB63C">
        <w:t>we kunnen pas beginnen als er implementatie is van metadataproject</w:t>
      </w:r>
    </w:p>
  </w:comment>
  <w:comment w:id="5" w:author="Weekers Karolien" w:date="2025-03-28T11:14:00Z" w:initials="WK">
    <w:p w14:paraId="6F6940E8" w14:textId="4775E8C8" w:rsidR="004E6B32" w:rsidRDefault="004E6B32">
      <w:pPr>
        <w:pStyle w:val="CommentText"/>
      </w:pPr>
      <w:r>
        <w:rPr>
          <w:rStyle w:val="CommentReference"/>
        </w:rPr>
        <w:annotationRef/>
      </w:r>
      <w:r w:rsidRPr="4E017DC2">
        <w:t>afspraken zie clusteroverleg A&amp;O verslag</w:t>
      </w:r>
    </w:p>
    <w:p w14:paraId="6E7D37FF" w14:textId="28F9D9A5" w:rsidR="004E6B32" w:rsidRDefault="004E6B32">
      <w:pPr>
        <w:pStyle w:val="CommentText"/>
      </w:pPr>
    </w:p>
  </w:comment>
  <w:comment w:id="6" w:author="Weekers Karolien" w:date="2025-03-28T11:17:00Z" w:initials="WK">
    <w:p w14:paraId="10BA86C2" w14:textId="42831C2E" w:rsidR="004E6B32" w:rsidRDefault="004E6B32">
      <w:pPr>
        <w:pStyle w:val="CommentText"/>
      </w:pPr>
      <w:r>
        <w:rPr>
          <w:rStyle w:val="CommentReference"/>
        </w:rPr>
        <w:annotationRef/>
      </w:r>
      <w:r w:rsidRPr="0CA948EB">
        <w:t>template afwerken en technische implementering moet eerst afgewerkt worden.  Daarna rondsturen naar collega's zodat ze kunnen invullen en testen.</w:t>
      </w:r>
    </w:p>
    <w:p w14:paraId="6A3C1F92" w14:textId="7672FA3F" w:rsidR="004E6B32" w:rsidRDefault="004E6B32">
      <w:pPr>
        <w:pStyle w:val="CommentText"/>
      </w:pPr>
      <w:r w:rsidRPr="21D547F5">
        <w:t>vanaf bepaald moment dan beslissen om alle updates met nieuwe metadata te publiceren</w:t>
      </w:r>
    </w:p>
  </w:comment>
  <w:comment w:id="7" w:author="Weekers Karolien" w:date="2025-03-28T11:18:00Z" w:initials="WK">
    <w:p w14:paraId="2F11DBA3" w14:textId="2665DB1C" w:rsidR="004E6B32" w:rsidRDefault="004E6B32">
      <w:pPr>
        <w:pStyle w:val="CommentText"/>
      </w:pPr>
      <w:r>
        <w:rPr>
          <w:rStyle w:val="CommentReference"/>
        </w:rPr>
        <w:annotationRef/>
      </w:r>
      <w:r w:rsidRPr="7A3AFE7A">
        <w:t>template moet ook eens nagekeken worden vanuit deze nota, zodat de afspraken in deze nota gelijklopen met terminologie in de metadata</w:t>
      </w:r>
    </w:p>
  </w:comment>
  <w:comment w:id="8" w:author="Weekers Karolien" w:date="2025-03-28T11:20:00Z" w:initials="WK">
    <w:p w14:paraId="303B2E9F" w14:textId="7ADCEE00" w:rsidR="004E6B32" w:rsidRDefault="004E6B32">
      <w:pPr>
        <w:pStyle w:val="CommentText"/>
      </w:pPr>
      <w:r>
        <w:rPr>
          <w:rStyle w:val="CommentReference"/>
        </w:rPr>
        <w:annotationRef/>
      </w:r>
      <w:r w:rsidRPr="1B1479F4">
        <w:t>Tom bekijkt met Pieter ook de technische implementatie waarbij we werken met enkele velden op de cijferpagina en daarnaast een uitgebreide versie in pdf.</w:t>
      </w:r>
    </w:p>
    <w:p w14:paraId="50F7788E" w14:textId="64AD0A12" w:rsidR="004E6B32" w:rsidRDefault="004E6B32">
      <w:pPr>
        <w:pStyle w:val="CommentText"/>
      </w:pPr>
    </w:p>
  </w:comment>
  <w:comment w:id="9" w:author="Weekers Karolien" w:date="2025-03-28T11:34:00Z" w:initials="WK">
    <w:p w14:paraId="6ED8DD8A" w14:textId="1BFF950B" w:rsidR="004E6B32" w:rsidRDefault="004E6B32">
      <w:pPr>
        <w:pStyle w:val="CommentText"/>
      </w:pPr>
      <w:r>
        <w:rPr>
          <w:rStyle w:val="CommentReference"/>
        </w:rPr>
        <w:annotationRef/>
      </w:r>
      <w:r w:rsidRPr="4D5F3A78">
        <w:t xml:space="preserve">stappen: Tom maakt template tegen eind volgende week, er wordt getest op stand van de bevolking (moederfiche met verwijzing naar ID van de VOS), indien werkbaar wordt template gedeeld met alle collega's, zodat collega's voor  alle VOS kunnen invullen.  Vanaf 1 september bij elke nieuwe update in nieuwe template zowel voor eigen VOS als voor VOS entiteiten.  We vullen zelf een aanzet in voor de entiteiten en zij vullen aan/lezen na.  </w:t>
      </w:r>
    </w:p>
  </w:comment>
  <w:comment w:id="10" w:author="Weekers Karolien" w:date="2025-03-28T11:36:00Z" w:initials="WK">
    <w:p w14:paraId="690683DD" w14:textId="3CF45CE0" w:rsidR="004E6B32" w:rsidRDefault="004E6B32">
      <w:pPr>
        <w:pStyle w:val="CommentText"/>
      </w:pPr>
      <w:r>
        <w:rPr>
          <w:rStyle w:val="CommentReference"/>
        </w:rPr>
        <w:annotationRef/>
      </w:r>
      <w:r w:rsidRPr="46BF97EE">
        <w:t>Duidelijk maken wat verschil is tussen metadatapagina op de website en de in te vullen template voor de metadata die volledig zal zijn.</w:t>
      </w:r>
    </w:p>
  </w:comment>
  <w:comment w:id="11" w:author="Weekers Karolien" w:date="2025-03-28T11:37:00Z" w:initials="WK">
    <w:p w14:paraId="65BA44FA" w14:textId="73060808" w:rsidR="004E6B32" w:rsidRDefault="004E6B32">
      <w:pPr>
        <w:pStyle w:val="CommentText"/>
      </w:pPr>
      <w:r>
        <w:rPr>
          <w:rStyle w:val="CommentReference"/>
        </w:rPr>
        <w:annotationRef/>
      </w:r>
      <w:r w:rsidRPr="7C338285">
        <w:t>Tom maakt plan van aanpak.</w:t>
      </w:r>
    </w:p>
  </w:comment>
  <w:comment w:id="12" w:author="Weekers Karolien" w:date="2025-03-28T11:38:00Z" w:initials="WK">
    <w:p w14:paraId="376D62B2" w14:textId="40CF54D2" w:rsidR="004E6B32" w:rsidRDefault="004E6B32">
      <w:pPr>
        <w:pStyle w:val="CommentText"/>
      </w:pPr>
      <w:r>
        <w:rPr>
          <w:rStyle w:val="CommentReference"/>
        </w:rPr>
        <w:annotationRef/>
      </w:r>
      <w:r w:rsidRPr="3AF429D4">
        <w:t>kunnen metadatapagina's weg? Tom maakt een voorbeeld, indien het kort is kan dat zeker op de cijferpagina</w:t>
      </w:r>
    </w:p>
    <w:p w14:paraId="24A111E1" w14:textId="3AA3D824" w:rsidR="004E6B32" w:rsidRDefault="004E6B32">
      <w:pPr>
        <w:pStyle w:val="CommentText"/>
      </w:pPr>
    </w:p>
  </w:comment>
  <w:comment w:id="15" w:author="Weekers Karolien" w:date="2025-03-28T12:04:00Z" w:initials="WK">
    <w:p w14:paraId="47374FA5" w14:textId="4D8C94F3" w:rsidR="004E6B32" w:rsidRDefault="004E6B32">
      <w:pPr>
        <w:pStyle w:val="CommentText"/>
      </w:pPr>
      <w:r>
        <w:rPr>
          <w:rStyle w:val="CommentReference"/>
        </w:rPr>
        <w:annotationRef/>
      </w:r>
      <w:r w:rsidRPr="28F206BF">
        <w:t>afspraak: Jorre maakt er een 'mooie' tekst van en nadien gaan we er nog door.</w:t>
      </w:r>
    </w:p>
  </w:comment>
  <w:comment w:id="21" w:author="De Winter Tom" w:date="2025-01-17T10:45:00Z" w:initials="TD">
    <w:p w14:paraId="57843533" w14:textId="37B20A18" w:rsidR="008D4767" w:rsidRDefault="008D4767" w:rsidP="008D4767">
      <w:pPr>
        <w:pStyle w:val="CommentText"/>
      </w:pPr>
      <w:r>
        <w:rPr>
          <w:rStyle w:val="CommentReference"/>
        </w:rPr>
        <w:annotationRef/>
      </w:r>
      <w:r>
        <w:rPr>
          <w:lang w:val="nl-BE"/>
        </w:rPr>
        <w:t>openbare</w:t>
      </w:r>
    </w:p>
  </w:comment>
  <w:comment w:id="22" w:author="Vannieuwenhuyze Jorre" w:date="2025-02-17T11:41:00Z" w:initials="JV">
    <w:p w14:paraId="5070D3DD" w14:textId="77777777" w:rsidR="00042ABB" w:rsidRDefault="005F4F3F" w:rsidP="00042ABB">
      <w:pPr>
        <w:pStyle w:val="CommentText"/>
      </w:pPr>
      <w:r>
        <w:rPr>
          <w:rStyle w:val="CommentReference"/>
        </w:rPr>
        <w:annotationRef/>
      </w:r>
      <w:r w:rsidR="00042ABB">
        <w:t>In Vlaanderen vertalen we dus “Official Statistics” naar Openbare Statistieken ipv Officiéle Statistieken, alweer Vlaamse logica… *head explodes* 😂</w:t>
      </w:r>
    </w:p>
  </w:comment>
  <w:comment w:id="25" w:author="Weekers Karolien" w:date="2025-03-28T12:02:00Z" w:initials="WK">
    <w:p w14:paraId="33288112" w14:textId="7E004686" w:rsidR="004E6B32" w:rsidRDefault="004E6B32">
      <w:pPr>
        <w:pStyle w:val="CommentText"/>
      </w:pPr>
      <w:r>
        <w:rPr>
          <w:rStyle w:val="CommentReference"/>
        </w:rPr>
        <w:annotationRef/>
      </w:r>
      <w:r w:rsidRPr="3513F6D5">
        <w:t xml:space="preserve">Misschien ook ergens iets invoegen over VOS, VOS op VSP-lijst en link met statistiekreeksen. </w:t>
      </w:r>
    </w:p>
    <w:p w14:paraId="0DD654C9" w14:textId="2DE3D886" w:rsidR="004E6B32" w:rsidRDefault="004E6B32">
      <w:pPr>
        <w:pStyle w:val="CommentText"/>
      </w:pPr>
    </w:p>
  </w:comment>
  <w:comment w:id="26" w:author="Weekers Karolien" w:date="2025-03-28T12:02:00Z" w:initials="WK">
    <w:p w14:paraId="02165A15" w14:textId="4131AD9A" w:rsidR="004E6B32" w:rsidRDefault="004E6B32">
      <w:pPr>
        <w:pStyle w:val="CommentText"/>
      </w:pPr>
      <w:r>
        <w:rPr>
          <w:rStyle w:val="CommentReference"/>
        </w:rPr>
        <w:annotationRef/>
      </w:r>
      <w:r w:rsidRPr="2803C48C">
        <w:t>vertrekkende vanuit het decreet</w:t>
      </w:r>
    </w:p>
    <w:p w14:paraId="35CFC95F" w14:textId="23A3EC23" w:rsidR="004E6B32" w:rsidRDefault="004E6B32">
      <w:pPr>
        <w:pStyle w:val="CommentText"/>
      </w:pPr>
    </w:p>
  </w:comment>
  <w:comment w:id="27" w:author="Weekers Karolien" w:date="2025-03-28T12:02:00Z" w:initials="WK">
    <w:p w14:paraId="0D71A309" w14:textId="3C66E50D" w:rsidR="004E6B32" w:rsidRDefault="004E6B32">
      <w:pPr>
        <w:pStyle w:val="CommentText"/>
      </w:pPr>
      <w:r>
        <w:rPr>
          <w:rStyle w:val="CommentReference"/>
        </w:rPr>
        <w:annotationRef/>
      </w:r>
      <w:r w:rsidRPr="393C6E5A">
        <w:t>doel van de tekst is ook voor een deel om duidelijk te maken wat een VOS precies is, dat moet dus ook duidelijk in de tekst staan.</w:t>
      </w:r>
    </w:p>
  </w:comment>
  <w:comment w:id="28" w:author="Weekers Karolien" w:date="2025-03-28T12:03:00Z" w:initials="WK">
    <w:p w14:paraId="0BC8BD10" w14:textId="52E8AD4C" w:rsidR="004E6B32" w:rsidRDefault="004E6B32">
      <w:pPr>
        <w:pStyle w:val="CommentText"/>
      </w:pPr>
      <w:r>
        <w:rPr>
          <w:rStyle w:val="CommentReference"/>
        </w:rPr>
        <w:annotationRef/>
      </w:r>
      <w:r w:rsidRPr="17AA8EC6">
        <w:t>mss op het einde zelfs duidelijk zeggen een VOS is dus...</w:t>
      </w:r>
    </w:p>
  </w:comment>
  <w:comment w:id="139" w:author="Willen Danny" w:date="2025-01-20T15:20:00Z" w:initials="DW">
    <w:p w14:paraId="14772924" w14:textId="77777777" w:rsidR="00A60D61" w:rsidRDefault="00A60D61" w:rsidP="00A60D61">
      <w:pPr>
        <w:pStyle w:val="CommentText"/>
      </w:pPr>
      <w:r>
        <w:rPr>
          <w:rStyle w:val="CommentReference"/>
        </w:rPr>
        <w:annotationRef/>
      </w:r>
      <w:r>
        <w:rPr>
          <w:lang w:val="nl-BE"/>
        </w:rPr>
        <w:t>Zijn de noties Conceptuele Definitie en Operationele Definitie (of het onderscheid hiertussen) gangbaar in de wereld van de (Openbare) Statistiek of is dit een suggestie, die hier gedaan wordt?</w:t>
      </w:r>
    </w:p>
    <w:p w14:paraId="1CD1C73D" w14:textId="77777777" w:rsidR="00A60D61" w:rsidRDefault="00A60D61" w:rsidP="00A60D61">
      <w:pPr>
        <w:pStyle w:val="CommentText"/>
      </w:pPr>
      <w:r>
        <w:rPr>
          <w:lang w:val="nl-BE"/>
        </w:rPr>
        <w:t xml:space="preserve">Hoewel soms erg abstract kan het mogelijk toch helpen om ook eens te kijken naar GSIM (Global Statistical Information Model; </w:t>
      </w:r>
      <w:hyperlink r:id="rId1" w:history="1">
        <w:r w:rsidRPr="00B42CBB">
          <w:rPr>
            <w:rStyle w:val="Hyperlink"/>
            <w:lang w:val="nl-BE"/>
          </w:rPr>
          <w:t>https://statswiki.unece.org/spaces/gsim/pages/431489141/GSIM+v2.0+documentsl</w:t>
        </w:r>
      </w:hyperlink>
      <w:r>
        <w:rPr>
          <w:lang w:val="nl-BE"/>
        </w:rPr>
        <w:t>) indien het moeilijk blijkt  om de juiste taal te vinden of te hanteren. In dit Informatie Model worden bv verwoede pogingen gedaan om een onderscheid te maken tussen een concept en een variabele, die dit concept representeert in een specifieke context (statistiek) ...</w:t>
      </w:r>
    </w:p>
  </w:comment>
  <w:comment w:id="140" w:author="Vannieuwenhuyze Jorre" w:date="2025-01-20T15:52:00Z" w:initials="JV">
    <w:p w14:paraId="6EEA1706" w14:textId="77777777" w:rsidR="0080660B" w:rsidRDefault="00C55004" w:rsidP="0080660B">
      <w:pPr>
        <w:pStyle w:val="CommentText"/>
      </w:pPr>
      <w:r>
        <w:rPr>
          <w:rStyle w:val="CommentReference"/>
        </w:rPr>
        <w:annotationRef/>
      </w:r>
      <w:r w:rsidR="0080660B">
        <w:rPr>
          <w:lang w:val="nl-BE"/>
        </w:rPr>
        <w:t xml:space="preserve">Of de termen Conceptuele Definitie en Operationele Definitie </w:t>
      </w:r>
      <w:r w:rsidR="0080660B">
        <w:t xml:space="preserve">in de wereld van de Openbare statistiek gangbare termen zijn weet ik niet, maar ze zijn het wel in de wetenschappelijke wereld in het algemeen (niet enkel statistiek, </w:t>
      </w:r>
      <w:hyperlink r:id="rId2" w:history="1">
        <w:r w:rsidR="0080660B" w:rsidRPr="00090C6F">
          <w:rPr>
            <w:rStyle w:val="Hyperlink"/>
          </w:rPr>
          <w:t>https://www.google.com/search?q=conceptual+vs+operational+definition</w:t>
        </w:r>
      </w:hyperlink>
      <w:r w:rsidR="0080660B">
        <w:t xml:space="preserve"> ). </w:t>
      </w:r>
      <w:r w:rsidR="0080660B">
        <w:br/>
        <w:t>Goede suggestie om de GSIM daar verder over te doorzoeken. Tot nu toe was ik deze ideeën nog niet tegengekomen, maar ik heb de GSIM ook nog niet structureel genoeg bestudeerd, de abstractheid van dat model is daar een reden voor.</w:t>
      </w:r>
    </w:p>
  </w:comment>
  <w:comment w:id="204" w:author="Noppe Jo" w:date="2025-01-20T10:38:00Z" w:initials="NJ">
    <w:p w14:paraId="7B165FF1" w14:textId="371D94F8" w:rsidR="00E8039F" w:rsidRDefault="00E8039F">
      <w:pPr>
        <w:pStyle w:val="CommentText"/>
      </w:pPr>
      <w:r>
        <w:rPr>
          <w:rStyle w:val="CommentReference"/>
        </w:rPr>
        <w:annotationRef/>
      </w:r>
      <w:r w:rsidRPr="27361D97">
        <w:t>Komt verder aan bod</w:t>
      </w:r>
    </w:p>
  </w:comment>
  <w:comment w:id="199" w:author="Willen Danny" w:date="2025-01-20T15:27:00Z" w:initials="DW">
    <w:p w14:paraId="57C847E5" w14:textId="77777777" w:rsidR="00B771CE" w:rsidRDefault="00B771CE" w:rsidP="00B771CE">
      <w:pPr>
        <w:pStyle w:val="CommentText"/>
      </w:pPr>
      <w:r>
        <w:rPr>
          <w:rStyle w:val="CommentReference"/>
        </w:rPr>
        <w:annotationRef/>
      </w:r>
      <w:r>
        <w:rPr>
          <w:lang w:val="nl-BE"/>
        </w:rPr>
        <w:t>Dit is toch juist een goed voorbeeld van een verschil in conceptuele definitie en toch niet louter een verschil in de manier waarop het cijfer bekomen wordt?</w:t>
      </w:r>
    </w:p>
  </w:comment>
  <w:comment w:id="211" w:author="Weekers Karolien" w:date="2025-03-28T10:26:00Z" w:initials="WK">
    <w:p w14:paraId="42D756BA" w14:textId="66F2DC7F" w:rsidR="004E6B32" w:rsidRDefault="004E6B32">
      <w:pPr>
        <w:pStyle w:val="CommentText"/>
      </w:pPr>
      <w:r>
        <w:rPr>
          <w:rStyle w:val="CommentReference"/>
        </w:rPr>
        <w:annotationRef/>
      </w:r>
      <w:r w:rsidRPr="17B2BA51">
        <w:t xml:space="preserve">NISCODE in 2019:  belangrijk om mee te geven, gezien NISCODE ook na de fusie 2025 dezelfde is gebleven </w:t>
      </w:r>
    </w:p>
  </w:comment>
  <w:comment w:id="217" w:author="Willen Danny" w:date="2025-01-20T15:29:00Z" w:initials="DW">
    <w:p w14:paraId="52F4006F" w14:textId="77777777" w:rsidR="00F607F0" w:rsidRDefault="00F607F0" w:rsidP="00F607F0">
      <w:pPr>
        <w:pStyle w:val="CommentText"/>
      </w:pPr>
      <w:r>
        <w:rPr>
          <w:rStyle w:val="CommentReference"/>
        </w:rPr>
        <w:annotationRef/>
      </w:r>
      <w:r>
        <w:rPr>
          <w:lang w:val="nl-BE"/>
        </w:rPr>
        <w:t>Dit is naar mijn begrip eerder ‘operationeel’</w:t>
      </w:r>
    </w:p>
  </w:comment>
  <w:comment w:id="249" w:author="Willen Danny" w:date="2025-01-20T15:29:00Z" w:initials="DW">
    <w:p w14:paraId="002F2424" w14:textId="2DFA5598" w:rsidR="00F607F0" w:rsidRDefault="00F607F0" w:rsidP="00F607F0">
      <w:pPr>
        <w:pStyle w:val="CommentText"/>
      </w:pPr>
      <w:r>
        <w:rPr>
          <w:rStyle w:val="CommentReference"/>
        </w:rPr>
        <w:annotationRef/>
      </w:r>
      <w:r>
        <w:rPr>
          <w:lang w:val="nl-BE"/>
        </w:rPr>
        <w:t>Dit is naar mijn begri ‘Conceptueel’.</w:t>
      </w:r>
    </w:p>
  </w:comment>
  <w:comment w:id="250" w:author="Vannieuwenhuyze Jorre" w:date="2025-02-17T15:58:00Z" w:initials="JV">
    <w:p w14:paraId="5199A934" w14:textId="77777777" w:rsidR="00A5079E" w:rsidRDefault="00A5079E" w:rsidP="00A5079E">
      <w:pPr>
        <w:pStyle w:val="CommentText"/>
      </w:pPr>
      <w:r>
        <w:rPr>
          <w:rStyle w:val="CommentReference"/>
        </w:rPr>
        <w:annotationRef/>
      </w:r>
      <w:r>
        <w:t>Juist niet, het beschrijft hoe we het concept “bevolkingsgrootte” exact gaan meten, dat is net operationeel.</w:t>
      </w:r>
    </w:p>
  </w:comment>
  <w:comment w:id="350" w:author="Willen Danny" w:date="2025-01-20T15:31:00Z" w:initials="DW">
    <w:p w14:paraId="4962F01A" w14:textId="7369589F" w:rsidR="003D3530" w:rsidRDefault="003D3530" w:rsidP="003D3530">
      <w:pPr>
        <w:pStyle w:val="CommentText"/>
      </w:pPr>
      <w:r>
        <w:rPr>
          <w:rStyle w:val="CommentReference"/>
        </w:rPr>
        <w:annotationRef/>
      </w:r>
      <w:r>
        <w:rPr>
          <w:lang w:val="nl-BE"/>
        </w:rPr>
        <w:t>Dit geeft een duidelijke ‘shift’ in de conceptuele definitie weer en zeer belangrijk in de ‘interpretatie’ door de gebruiker van de gegevens over de tijd heen.</w:t>
      </w:r>
    </w:p>
  </w:comment>
  <w:comment w:id="351" w:author="Vannieuwenhuyze Jorre" w:date="2025-02-18T08:52:00Z" w:initials="JV">
    <w:p w14:paraId="6F7575F9" w14:textId="77777777" w:rsidR="004B04A5" w:rsidRDefault="00FB515B" w:rsidP="004B04A5">
      <w:pPr>
        <w:pStyle w:val="CommentText"/>
      </w:pPr>
      <w:r>
        <w:rPr>
          <w:rStyle w:val="CommentReference"/>
        </w:rPr>
        <w:annotationRef/>
      </w:r>
      <w:r w:rsidR="004B04A5">
        <w:t xml:space="preserve">Shift in de </w:t>
      </w:r>
      <w:r w:rsidR="004B04A5">
        <w:rPr>
          <w:u w:val="single"/>
        </w:rPr>
        <w:t>operationele</w:t>
      </w:r>
      <w:r w:rsidR="004B04A5">
        <w:t xml:space="preserve"> definitie van het concept “bevolkingsgrootte”, of van het concept “wettelijke bevolking”, maar dus geen shift in de conceptuele definitie.</w:t>
      </w:r>
      <w:r w:rsidR="004B04A5">
        <w:br/>
        <w:t>Het zou een shift in conceptuele definitie zijn als we een onderscheid maakten tussen de twee verschillende concepten “wettelijke bevolking zoals bepaald voor 1995” en “wettelijke bevolking zoals bepaald vanaf 1995”, maar dat doen we in deze tekst niet en dat wordt in het algemeen ook waarschijnlijk niet gedaan door Statbel of demografen.</w:t>
      </w:r>
    </w:p>
  </w:comment>
  <w:comment w:id="592" w:author="Weekers Karolien" w:date="2025-03-28T10:29:00Z" w:initials="WK">
    <w:p w14:paraId="662DD6A3" w14:textId="03E98909" w:rsidR="004E6B32" w:rsidRDefault="004E6B32">
      <w:pPr>
        <w:pStyle w:val="CommentText"/>
      </w:pPr>
      <w:r>
        <w:rPr>
          <w:rStyle w:val="CommentReference"/>
        </w:rPr>
        <w:annotationRef/>
      </w:r>
      <w:r w:rsidRPr="352E9E05">
        <w:t>dit is wat eng als benadering voor kwaliteit</w:t>
      </w:r>
    </w:p>
  </w:comment>
  <w:comment w:id="593" w:author="Weekers Karolien" w:date="2025-03-28T10:31:00Z" w:initials="WK">
    <w:p w14:paraId="53992898" w14:textId="59555DF0" w:rsidR="004E6B32" w:rsidRDefault="004E6B32">
      <w:pPr>
        <w:pStyle w:val="CommentText"/>
      </w:pPr>
      <w:r>
        <w:rPr>
          <w:rStyle w:val="CommentReference"/>
        </w:rPr>
        <w:annotationRef/>
      </w:r>
      <w:r w:rsidRPr="150D4B2B">
        <w:t>mss vertrekken van gebruikersbehoeften en vandaar naar kwaliteit</w:t>
      </w:r>
    </w:p>
    <w:p w14:paraId="239C2D77" w14:textId="429677A4" w:rsidR="004E6B32" w:rsidRDefault="004E6B32">
      <w:pPr>
        <w:pStyle w:val="CommentText"/>
      </w:pPr>
    </w:p>
  </w:comment>
  <w:comment w:id="594" w:author="Weekers Karolien" w:date="2025-03-28T10:33:00Z" w:initials="WK">
    <w:p w14:paraId="7E3B7EA6" w14:textId="05751208" w:rsidR="004E6B32" w:rsidRDefault="004E6B32">
      <w:pPr>
        <w:pStyle w:val="CommentText"/>
      </w:pPr>
      <w:r>
        <w:rPr>
          <w:rStyle w:val="CommentReference"/>
        </w:rPr>
        <w:annotationRef/>
      </w:r>
      <w:r w:rsidRPr="0DD520BC">
        <w:t>geldigheid en betrouwbaarheid belangrijk om mee te nemen</w:t>
      </w:r>
    </w:p>
  </w:comment>
  <w:comment w:id="595" w:author="Weekers Karolien" w:date="2025-03-28T10:36:00Z" w:initials="WK">
    <w:p w14:paraId="4AE8346B" w14:textId="308714F1" w:rsidR="004E6B32" w:rsidRDefault="004E6B32">
      <w:pPr>
        <w:pStyle w:val="CommentText"/>
      </w:pPr>
      <w:r>
        <w:rPr>
          <w:rStyle w:val="CommentReference"/>
        </w:rPr>
        <w:annotationRef/>
      </w:r>
      <w:r w:rsidRPr="09BA886A">
        <w:t>mogelijke oplossing: dit is aspect van kwaliteit, alle andere kwaliteitsvereisten zijn nodig om hieraan (an de gebruikersbehoeften) te voldoen.</w:t>
      </w:r>
    </w:p>
    <w:p w14:paraId="1C21BB1A" w14:textId="4D8FDC75" w:rsidR="004E6B32" w:rsidRDefault="004E6B32">
      <w:pPr>
        <w:pStyle w:val="CommentText"/>
      </w:pPr>
    </w:p>
  </w:comment>
  <w:comment w:id="606" w:author="Willen Danny" w:date="2025-01-20T16:14:00Z" w:initials="DW">
    <w:p w14:paraId="7DAF9049" w14:textId="2B41CD67" w:rsidR="000F4098" w:rsidRDefault="007E5818" w:rsidP="000F4098">
      <w:pPr>
        <w:pStyle w:val="CommentText"/>
      </w:pPr>
      <w:r>
        <w:rPr>
          <w:rStyle w:val="CommentReference"/>
        </w:rPr>
        <w:annotationRef/>
      </w:r>
      <w:r w:rsidR="000F4098">
        <w:rPr>
          <w:lang w:val="nl-BE"/>
        </w:rPr>
        <w:t>Akkoord. Worden deze aspecten dan niet gedocumenteerd in (en dus bepaald door) het (Vlaams) Statistisch Programma?</w:t>
      </w:r>
      <w:r w:rsidR="000F4098">
        <w:rPr>
          <w:lang w:val="nl-BE"/>
        </w:rPr>
        <w:br/>
        <w:t>Het voelt aan alsof de keuze van geproduceerde statistieken eerder bepaald wordt door de producent dan door de doelgroep.</w:t>
      </w:r>
    </w:p>
  </w:comment>
  <w:comment w:id="607" w:author="Vannieuwenhuyze Jorre" w:date="2025-01-20T16:41:00Z" w:initials="JV">
    <w:p w14:paraId="0256705B" w14:textId="77777777" w:rsidR="009C6389" w:rsidRDefault="009C6389" w:rsidP="009C6389">
      <w:pPr>
        <w:pStyle w:val="CommentText"/>
      </w:pPr>
      <w:r>
        <w:rPr>
          <w:rStyle w:val="CommentReference"/>
        </w:rPr>
        <w:annotationRef/>
      </w:r>
      <w:r>
        <w:t>Ik ging er ook vanuit dat deze informatie in het VSP zat en verwacht dat eigenlijk ook zoals jij, maar uit een opmerking van Jo verder in dit document is me dat niet meer zo duidelijk</w:t>
      </w:r>
    </w:p>
  </w:comment>
  <w:comment w:id="806" w:author="Vannieuwenhuyze Jorre" w:date="2025-02-17T16:38:00Z" w:initials="JV">
    <w:p w14:paraId="34070812" w14:textId="77777777" w:rsidR="009B2729" w:rsidRDefault="009B2729" w:rsidP="009B2729">
      <w:pPr>
        <w:pStyle w:val="CommentText"/>
      </w:pPr>
      <w:r>
        <w:rPr>
          <w:rStyle w:val="CommentReference"/>
        </w:rPr>
        <w:annotationRef/>
      </w:r>
      <w:r>
        <w:t>Opmerking Jo: Maar we gaan nu toch verder met de SIMS als standaard voor de metadata. Of stel je dat hier in vraag?</w:t>
      </w:r>
    </w:p>
  </w:comment>
  <w:comment w:id="807" w:author="Vannieuwenhuyze Jorre" w:date="2025-02-17T16:38:00Z" w:initials="JV">
    <w:p w14:paraId="2604504F" w14:textId="77777777" w:rsidR="009B2729" w:rsidRDefault="009B2729" w:rsidP="009B2729">
      <w:pPr>
        <w:pStyle w:val="CommentText"/>
      </w:pPr>
      <w:r>
        <w:rPr>
          <w:rStyle w:val="CommentReference"/>
        </w:rPr>
        <w:annotationRef/>
      </w:r>
      <w:r>
        <w:t>De SIMS kan blijven gebruikt worden. Maar ik blijf bij mijn opmerking dat we die vooral als afchecklijst moeten gebruiken en niet blindelings de structuur moeten overnemen. De structuur is chaotisch en onoverzichtelijk. Bij GSBPM zie je dat er al meer werd nagedacht over de structuur van de informatie en wordt er expliciet toegegeven dat dat maar een ideaaltype is waarvan kan worden afgeweken. De SIMS lijkt voor mij de uitkomst van een wilde brainstorm waarbij de belangrijke stap vergeten werd om alles nadien duidelijker te structureren.</w:t>
      </w:r>
    </w:p>
  </w:comment>
  <w:comment w:id="814" w:author="Vannieuwenhuyze Jorre" w:date="2025-01-20T11:46:00Z" w:initials="JV">
    <w:p w14:paraId="75944F94" w14:textId="3DA08D08" w:rsidR="004572A4" w:rsidRDefault="00D96420" w:rsidP="004572A4">
      <w:pPr>
        <w:pStyle w:val="CommentText"/>
      </w:pPr>
      <w:r>
        <w:rPr>
          <w:rStyle w:val="CommentReference"/>
        </w:rPr>
        <w:annotationRef/>
      </w:r>
      <w:r w:rsidR="004572A4">
        <w:t>De SIMS kan blijven gebruikt worden. Maar ik blijf bij mijn opmerking dat we die vooral als afchecklijst moeten gebruiken en niet blindelings de structuur moeten overnemen. De structuur is chaotisch en onoverzichtelijk. Bij GSBPM zie je dat er al meer werd nagedacht over de structuur van de informatie en wordt er expliciet toegegeven dat dat maar een ideaaltype is waarvan kan worden afgeweken. De SIMS lijkt voor mij de uitkomst van een wilde brainstorm waarbij de belangrijke stap vergeten werd om alles nadien duidelijker te structureren.</w:t>
      </w:r>
    </w:p>
  </w:comment>
  <w:comment w:id="821" w:author="Weekers Karolien" w:date="2025-03-28T10:40:00Z" w:initials="WK">
    <w:p w14:paraId="607D28FA" w14:textId="4F5561D5" w:rsidR="004E6B32" w:rsidRDefault="004E6B32">
      <w:pPr>
        <w:pStyle w:val="CommentText"/>
      </w:pPr>
      <w:r>
        <w:rPr>
          <w:rStyle w:val="CommentReference"/>
        </w:rPr>
        <w:annotationRef/>
      </w:r>
      <w:r w:rsidRPr="4AED3D19">
        <w:t>experimentele statistiek: start van eurostat, daaruit verschillende opties: zowel geen behoefte, maar ook anders wel een behoefte, maar testen van bron, methode om iets te meten en dan te kijken of het voldoet aan de gebruikersbehoeften</w:t>
      </w:r>
    </w:p>
    <w:p w14:paraId="344ADC96" w14:textId="5687F241" w:rsidR="004E6B32" w:rsidRDefault="004E6B32">
      <w:pPr>
        <w:pStyle w:val="CommentText"/>
      </w:pPr>
    </w:p>
  </w:comment>
  <w:comment w:id="825" w:author="Van Landschoot Lisa" w:date="2025-03-27T16:56:00Z" w:initials="VL">
    <w:p w14:paraId="26D82065" w14:textId="0EF7A9F3" w:rsidR="00511C94" w:rsidRDefault="00511C94">
      <w:pPr>
        <w:pStyle w:val="CommentText"/>
      </w:pPr>
      <w:r>
        <w:rPr>
          <w:rStyle w:val="CommentReference"/>
        </w:rPr>
        <w:annotationRef/>
      </w:r>
      <w:r w:rsidRPr="688FAA9A">
        <w:t xml:space="preserve">? </w:t>
      </w:r>
    </w:p>
  </w:comment>
  <w:comment w:id="827" w:author="Noppe Jo" w:date="2025-01-20T10:48:00Z" w:initials="NJ">
    <w:p w14:paraId="1CA90E69" w14:textId="19875E27" w:rsidR="00E8039F" w:rsidRDefault="00E8039F">
      <w:pPr>
        <w:pStyle w:val="CommentText"/>
      </w:pPr>
      <w:r>
        <w:rPr>
          <w:rStyle w:val="CommentReference"/>
        </w:rPr>
        <w:annotationRef/>
      </w:r>
      <w:r w:rsidRPr="0DAE5967">
        <w:t>Experimentele statistieken zijn voor mij statistieken ontwikkeld op basis van innovatieve methoden of bronnen. Dat is voor mij niet verbonden met al dan niet bestaan van gebruikersvraag. Een gebruikersvraag kan zo complex zijn om te operationaliseren dat daarvoor nieuwe technieken nodig of bruikbaar kunnen zijn.</w:t>
      </w:r>
    </w:p>
  </w:comment>
  <w:comment w:id="828" w:author="Noppe Jo" w:date="2025-01-20T11:13:00Z" w:initials="NJ">
    <w:p w14:paraId="6E9E4DB2" w14:textId="3C8ED677" w:rsidR="00E8039F" w:rsidRDefault="00E8039F">
      <w:pPr>
        <w:pStyle w:val="CommentText"/>
      </w:pPr>
      <w:r>
        <w:rPr>
          <w:rStyle w:val="CommentReference"/>
        </w:rPr>
        <w:annotationRef/>
      </w:r>
      <w:r w:rsidRPr="15EAD01D">
        <w:t>Zie ook definitie van Eurostat: Experimental statistics use new data sources and methods to better respond to our users' needs in a timely manner. Zie: https://ec.europa.eu/eurostat/web/experimental-statistics</w:t>
      </w:r>
    </w:p>
  </w:comment>
  <w:comment w:id="829" w:author="Vannieuwenhuyze Jorre" w:date="2025-01-20T11:31:00Z" w:initials="JV">
    <w:p w14:paraId="013D8D2E" w14:textId="19D05BFC" w:rsidR="006378CF" w:rsidRDefault="006378CF" w:rsidP="006378CF">
      <w:pPr>
        <w:pStyle w:val="CommentText"/>
      </w:pPr>
      <w:r>
        <w:rPr>
          <w:rStyle w:val="CommentReference"/>
        </w:rPr>
        <w:annotationRef/>
      </w:r>
      <w:r>
        <w:fldChar w:fldCharType="begin"/>
      </w:r>
      <w:r>
        <w:instrText>HYPERLINK "mailto:jo.noppe@vlaanderen.be"</w:instrText>
      </w:r>
      <w:bookmarkStart w:id="864" w:name="_@_1EEA82EF959D493CA0AC374D477BFFBFZ"/>
      <w:r>
        <w:fldChar w:fldCharType="separate"/>
      </w:r>
      <w:bookmarkEnd w:id="864"/>
      <w:r w:rsidRPr="006378CF">
        <w:rPr>
          <w:rStyle w:val="Mention"/>
          <w:noProof/>
        </w:rPr>
        <w:t>@Noppe Jo</w:t>
      </w:r>
      <w:r>
        <w:fldChar w:fldCharType="end"/>
      </w:r>
      <w:r>
        <w:t xml:space="preserve"> Kan je definitie geven van “ innovatieve methoden of bronnen”?</w:t>
      </w:r>
    </w:p>
  </w:comment>
  <w:comment w:id="830" w:author="Vannieuwenhuyze Jorre" w:date="2025-01-20T11:32:00Z" w:initials="JV">
    <w:p w14:paraId="3232EABE" w14:textId="77777777" w:rsidR="007531C9" w:rsidRDefault="007531C9" w:rsidP="007531C9">
      <w:pPr>
        <w:pStyle w:val="CommentText"/>
      </w:pPr>
      <w:r>
        <w:rPr>
          <w:rStyle w:val="CommentReference"/>
        </w:rPr>
        <w:annotationRef/>
      </w:r>
      <w:r>
        <w:t>We kunnen de statistieken in de tekst ook een andere naam geven, maar we gaan ze op de één of andere manier toch moeten benoemen.</w:t>
      </w:r>
    </w:p>
  </w:comment>
  <w:comment w:id="831" w:author="Vannieuwenhuyze Jorre" w:date="2025-01-20T11:36:00Z" w:initials="JV">
    <w:p w14:paraId="27D42D1C" w14:textId="77777777" w:rsidR="004D0C61" w:rsidRDefault="004D0C61" w:rsidP="004D0C61">
      <w:pPr>
        <w:pStyle w:val="CommentText"/>
      </w:pPr>
      <w:r>
        <w:rPr>
          <w:rStyle w:val="CommentReference"/>
        </w:rPr>
        <w:annotationRef/>
      </w:r>
      <w:r>
        <w:t>De Eurostat definitie is trouwens rekbaar, als wij een nieuwe statistiek invoeren, bijvoorbeeld, op basis van een nieuwe eenvoudige vraag in de SV-bevraging, is dat ook een “nieuwe data-bron”, hoewel jij dat waarschijnlijk niet als innovatief zal bestempelen. Zo zijn alle statistieken, waarvoor we geen opgelijste gebruikersbehoeften hebben, ooit ontstaan uit een nieuwe databron. ‘Nieuwe databron’ in de zin dat we de bron daarvoor niet gebruikten om statistieken aan te maken.</w:t>
      </w:r>
    </w:p>
  </w:comment>
  <w:comment w:id="832" w:author="Vannieuwenhuyze Jorre" w:date="2025-01-20T13:01:00Z" w:initials="JV">
    <w:p w14:paraId="222131BA" w14:textId="77777777" w:rsidR="001000F0" w:rsidRDefault="001000F0" w:rsidP="001000F0">
      <w:pPr>
        <w:pStyle w:val="CommentText"/>
      </w:pPr>
      <w:r>
        <w:rPr>
          <w:rStyle w:val="CommentReference"/>
        </w:rPr>
        <w:annotationRef/>
      </w:r>
      <w:r>
        <w:t>Sowieso heb je voor beide groepen statistieken, experimentele statistieken en statistieken waarvoor we geen duidelijke gebruikersbehoeften hebben, dezelfde aanpak nodig. We maken ze aan omdat we denken dat ze nuttig zijn maar zonder duidelijke gebruikersbehoeften in kaart te hebben. Nadien moeten we voor beide categorieën evalueren of ze nuttig zijn voor gebruikers. Mijn suggestie is om het ons dan niet moeilijk te maken en deze gewoon allemaal onder dezelfde term te categoriseren: “experimentele statistieken”</w:t>
      </w:r>
    </w:p>
  </w:comment>
  <w:comment w:id="826" w:author="Willen Danny" w:date="2025-01-20T16:26:00Z" w:initials="DW">
    <w:p w14:paraId="5553D061" w14:textId="77777777" w:rsidR="007A5B52" w:rsidRDefault="007A5B52" w:rsidP="007A5B52">
      <w:pPr>
        <w:pStyle w:val="CommentText"/>
      </w:pPr>
      <w:r>
        <w:rPr>
          <w:rStyle w:val="CommentReference"/>
        </w:rPr>
        <w:annotationRef/>
      </w:r>
      <w:r>
        <w:rPr>
          <w:lang w:val="nl-BE"/>
        </w:rPr>
        <w:t>Vraag is dus of deze statistieken experimenteel zijn in de zin dat ze ‘nog niet officieel’ aanvaard zijn (in één of ander Statistisch Programma) of dat we ‘nieuwe ‘methodes gebruiken om tot de statistiek te komen.</w:t>
      </w:r>
      <w:r>
        <w:rPr>
          <w:lang w:val="nl-BE"/>
        </w:rPr>
        <w:br/>
        <w:t>Ik vind het vanuit systeemontwerp alvast wel relevant om hier een éénduidig en gedragen begrip rond te creëren. Wanneer het namelijk zou betekenen dat deze statistiek productie nog ‘in een experimentele fase of status zit’ gelden hier vanuit een governance en publicatie oogpunt mogelijk ook minder stricte regels en moeten we voor de uitvoering hiervan omgevingen met meer vrijheid bieden.</w:t>
      </w:r>
    </w:p>
  </w:comment>
  <w:comment w:id="872" w:author="Van Landschoot Lisa" w:date="2025-03-27T16:58:00Z" w:initials="VL">
    <w:p w14:paraId="7AE13EAD" w14:textId="07C2F532" w:rsidR="00511C94" w:rsidRDefault="00511C94">
      <w:pPr>
        <w:pStyle w:val="CommentText"/>
      </w:pPr>
      <w:r>
        <w:rPr>
          <w:rStyle w:val="CommentReference"/>
        </w:rPr>
        <w:annotationRef/>
      </w:r>
      <w:r w:rsidRPr="5BF83487">
        <w:t>Ik interpreteer kwaliteit toch ook nog op andere manieren; correct gemeten, meet het wat het moet meten,.. n</w:t>
      </w:r>
    </w:p>
  </w:comment>
  <w:comment w:id="878" w:author="Willen Danny" w:date="2025-01-20T16:27:00Z" w:initials="DW">
    <w:p w14:paraId="4B6AFD92" w14:textId="77777777" w:rsidR="00807BA0" w:rsidRDefault="00807BA0" w:rsidP="00807BA0">
      <w:pPr>
        <w:pStyle w:val="CommentText"/>
      </w:pPr>
      <w:r>
        <w:rPr>
          <w:rStyle w:val="CommentReference"/>
        </w:rPr>
        <w:annotationRef/>
      </w:r>
      <w:r>
        <w:rPr>
          <w:lang w:val="nl-BE"/>
        </w:rPr>
        <w:t>Wordt er op dit moment duidelijk aangegeven\gedocumenteerd\gecommuniceerd wanneer een statistiek ‘nog experimenteel’ is en welke ‘service levels of garanties’ hiermee gepaard gaan of geboden kunnen worden?</w:t>
      </w:r>
    </w:p>
  </w:comment>
  <w:comment w:id="879" w:author="Vannieuwenhuyze Jorre" w:date="2025-02-18T10:23:00Z" w:initials="JV">
    <w:p w14:paraId="77326C33" w14:textId="77777777" w:rsidR="002A1F78" w:rsidRDefault="002A1F78" w:rsidP="002A1F78">
      <w:pPr>
        <w:pStyle w:val="CommentText"/>
      </w:pPr>
      <w:r>
        <w:rPr>
          <w:rStyle w:val="CommentReference"/>
        </w:rPr>
        <w:annotationRef/>
      </w:r>
      <w:r>
        <w:t>Neen nog niet, want er is al discussie over wat een experimentele statistiek is.</w:t>
      </w:r>
    </w:p>
  </w:comment>
  <w:comment w:id="936" w:author="Vannieuwenhuyze Jorre" w:date="2025-02-18T10:25:00Z" w:initials="JV">
    <w:p w14:paraId="42BF1006" w14:textId="77777777" w:rsidR="00CE1A7F" w:rsidRDefault="006522FC" w:rsidP="00CE1A7F">
      <w:pPr>
        <w:pStyle w:val="CommentText"/>
      </w:pPr>
      <w:r>
        <w:rPr>
          <w:rStyle w:val="CommentReference"/>
        </w:rPr>
        <w:annotationRef/>
      </w:r>
      <w:r w:rsidR="00CE1A7F">
        <w:t xml:space="preserve">“Officiëel” is toch een veel duidelijkere term dan “openbaar”? Openbaar betekent letterlijk dat ze vrij beschikbaar zijn, maar experimentele statistieken kunnen ook al openbaar zijn. Officiëel verwijst veel duidelijker naar een afgesproken engagement dat we deze statistieken op regelmatige basis publiceren. </w:t>
      </w:r>
    </w:p>
  </w:comment>
  <w:comment w:id="946" w:author="Vannieuwenhuyze Jorre" w:date="2025-02-18T10:26:00Z" w:initials="JV">
    <w:p w14:paraId="7CD3B59D" w14:textId="77777777" w:rsidR="00CE1A7F" w:rsidRDefault="00CE1A7F" w:rsidP="00CE1A7F">
      <w:pPr>
        <w:pStyle w:val="CommentText"/>
      </w:pPr>
      <w:r>
        <w:rPr>
          <w:rStyle w:val="CommentReference"/>
        </w:rPr>
        <w:annotationRef/>
      </w:r>
      <w:r>
        <w:t>Opmerking Jo: De VOS’en zijn vastgelegd in de beginjaren van de VSA in overleg met de gebruikers in themagroepen. Zij voldoen dus wel aan gebruikersbehoeften. Ook nu wordt met de bepaling van de nieuwe VSP-lijst volop rekening gehouden met gebruikersbehoeften.</w:t>
      </w:r>
    </w:p>
  </w:comment>
  <w:comment w:id="947" w:author="Vannieuwenhuyze Jorre" w:date="2025-02-18T10:26:00Z" w:initials="JV">
    <w:p w14:paraId="6081014B" w14:textId="77777777" w:rsidR="00CE1A7F" w:rsidRDefault="00CE1A7F" w:rsidP="00CE1A7F">
      <w:pPr>
        <w:pStyle w:val="CommentText"/>
      </w:pPr>
      <w:r>
        <w:rPr>
          <w:rStyle w:val="CommentReference"/>
        </w:rPr>
        <w:annotationRef/>
      </w:r>
      <w:r>
        <w:t>Als dat zo is, des te beter. Maar ik heb tot nu toe voor geen enkele statistiek al een overzicht van die gebruikersbehoeften gezien. Ik heb de demografen vorige week gevraagd naar de argumenten waarom we cijfers publiceren over de stand van de bevolking. Zij konden die niet geven... Tom en ik zullen die nochtans nodig hebben om de kwaliteit van de statistieken te beoordelen.</w:t>
      </w:r>
    </w:p>
  </w:comment>
  <w:comment w:id="980" w:author="Vannieuwenhuyze Jorre" w:date="2025-01-20T11:42:00Z" w:initials="JV">
    <w:p w14:paraId="729D7FF3" w14:textId="50F21B1F" w:rsidR="00706E18" w:rsidRDefault="000D2BFB" w:rsidP="00706E18">
      <w:pPr>
        <w:pStyle w:val="CommentText"/>
      </w:pPr>
      <w:r>
        <w:rPr>
          <w:rStyle w:val="CommentReference"/>
        </w:rPr>
        <w:annotationRef/>
      </w:r>
      <w:r w:rsidR="00706E18">
        <w:t>Als dat zo is, des te beter. Maar ik heb tot nu toe voor geen enkele statistiek al een overzicht van die gebruikersbehoeften gezien. Ik heb de demografen vorige week gevraagd naar de argumenten waarom we cijfers publiceren over de stand van de bevolking. Zij konden die niet geven... Tom en ik zullen die nochtans nodig hebben om de kwaliteit van de statistieken te beoordelen.</w:t>
      </w:r>
    </w:p>
  </w:comment>
  <w:comment w:id="995" w:author="Noppe Jo" w:date="2025-01-20T11:10:00Z" w:initials="NJ">
    <w:p w14:paraId="1681A696" w14:textId="33D2AA1E" w:rsidR="00E8039F" w:rsidRDefault="00E8039F">
      <w:pPr>
        <w:pStyle w:val="CommentText"/>
      </w:pPr>
      <w:r>
        <w:rPr>
          <w:rStyle w:val="CommentReference"/>
        </w:rPr>
        <w:annotationRef/>
      </w:r>
      <w:r w:rsidRPr="47C3C155">
        <w:t>Bepaalt mee de kwaliteit van de statistiek: lijkt me niet de enige bepalende factor.</w:t>
      </w:r>
    </w:p>
  </w:comment>
  <w:comment w:id="996" w:author="Vannieuwenhuyze Jorre" w:date="2025-01-20T11:47:00Z" w:initials="JV">
    <w:p w14:paraId="14FACB8A" w14:textId="77777777" w:rsidR="00A535A5" w:rsidRDefault="00A535A5" w:rsidP="00A535A5">
      <w:pPr>
        <w:pStyle w:val="CommentText"/>
      </w:pPr>
      <w:r>
        <w:rPr>
          <w:rStyle w:val="CommentReference"/>
        </w:rPr>
        <w:annotationRef/>
      </w:r>
      <w:r>
        <w:t>Welke zie je nog?</w:t>
      </w:r>
    </w:p>
  </w:comment>
  <w:comment w:id="997" w:author="Vannieuwenhuyze Jorre" w:date="2025-01-20T12:22:00Z" w:initials="JV">
    <w:p w14:paraId="1853E7EA" w14:textId="77777777" w:rsidR="00374386" w:rsidRDefault="00104239" w:rsidP="00374386">
      <w:pPr>
        <w:pStyle w:val="CommentText"/>
      </w:pPr>
      <w:r>
        <w:rPr>
          <w:rStyle w:val="CommentReference"/>
        </w:rPr>
        <w:annotationRef/>
      </w:r>
      <w:r w:rsidR="00374386">
        <w:t xml:space="preserve">Ik had voor mezelf al opgeschreven om misschien nog een stuk toe te voegen over hoe de punten van de Europese praktijkcode allemaal te herleiden zijn tot zo’n wanverhouding tussen gebruikersbehoeften en de operationele definitie. Dat zal deze stelling beter illustreren. Elk punt uit de code komt uiteindelijk neer op zo’n wanverhouding. </w:t>
      </w:r>
    </w:p>
  </w:comment>
  <w:comment w:id="998" w:author="Willen Danny" w:date="2025-01-20T16:32:00Z" w:initials="DW">
    <w:p w14:paraId="5F631809" w14:textId="77777777" w:rsidR="009F57F3" w:rsidRDefault="00B564DF" w:rsidP="009F57F3">
      <w:pPr>
        <w:pStyle w:val="CommentText"/>
      </w:pPr>
      <w:r>
        <w:rPr>
          <w:rStyle w:val="CommentReference"/>
        </w:rPr>
        <w:annotationRef/>
      </w:r>
      <w:r w:rsidR="009F57F3">
        <w:rPr>
          <w:lang w:val="nl-BE"/>
        </w:rPr>
        <w:t>Zou het helpen indien we dit herformuleren als: ‘bepaalt de geschiktheid van de statistiek voor het (door de gebruiker) beoogde doel’?</w:t>
      </w:r>
    </w:p>
  </w:comment>
  <w:comment w:id="999" w:author="Vannieuwenhuyze Jorre" w:date="2025-02-18T12:08:00Z" w:initials="JV">
    <w:p w14:paraId="1A9FBB27" w14:textId="77777777" w:rsidR="005A51CE" w:rsidRDefault="005A51CE" w:rsidP="005A51CE">
      <w:pPr>
        <w:pStyle w:val="CommentText"/>
      </w:pPr>
      <w:r>
        <w:rPr>
          <w:rStyle w:val="CommentReference"/>
        </w:rPr>
        <w:annotationRef/>
      </w:r>
      <w:r>
        <w:t>Liever niet, want dan gebruik je verschillende woorden om te verwijzen naar hetzelfde idee, dat veroorzaakt alleen maar meer verwarring in plaats van het op te lossen</w:t>
      </w:r>
    </w:p>
  </w:comment>
  <w:comment w:id="1256" w:author="Noppe Jo" w:date="2025-01-20T11:11:00Z" w:initials="NJ">
    <w:p w14:paraId="0BADA8AA" w14:textId="2ABBB309" w:rsidR="00E8039F" w:rsidRDefault="00E8039F">
      <w:pPr>
        <w:pStyle w:val="CommentText"/>
      </w:pPr>
      <w:r>
        <w:rPr>
          <w:rStyle w:val="CommentReference"/>
        </w:rPr>
        <w:annotationRef/>
      </w:r>
      <w:r w:rsidRPr="106558E4">
        <w:t>Zoals gezegd zie ik experimentele statistieken vooral als gebaseerd op innovatieve methoden of bronnen.</w:t>
      </w:r>
    </w:p>
  </w:comment>
  <w:comment w:id="1333" w:author="Willen Danny" w:date="2025-01-20T16:42:00Z" w:initials="DW">
    <w:p w14:paraId="777DC057" w14:textId="77777777" w:rsidR="00CC3F9F" w:rsidRDefault="007E03B9" w:rsidP="00CC3F9F">
      <w:pPr>
        <w:pStyle w:val="CommentText"/>
      </w:pPr>
      <w:r>
        <w:rPr>
          <w:rStyle w:val="CommentReference"/>
        </w:rPr>
        <w:annotationRef/>
      </w:r>
      <w:r w:rsidR="00CC3F9F">
        <w:rPr>
          <w:lang w:val="nl-BE"/>
        </w:rPr>
        <w:t>Om dit even als voorbeeld te gebruiken voor de wondere abstracte wereld van GSIM.</w:t>
      </w:r>
      <w:r w:rsidR="00CC3F9F">
        <w:rPr>
          <w:lang w:val="nl-BE"/>
        </w:rPr>
        <w:br/>
        <w:t>De omschrijving van wat er precies als een inwoner wordt beschouwd heet een ‘Concept’. Wanneer een concept gehanteerd wordt in statistiek productie spreken we van een ‘variable’ . De associatie van een ‘variable’ met de manier dat deze gerepresenteerd wordt (in dit geval: een geheel getal tussen 0 en oneindig) is een ‘represented variable’ en de ‘instantiêring’ van deze variabele (bijvoorbeeld in een cijferreeks) is een ‘instance variable’ (bv: ‘Aantal inwoners in Aartselaar (in 2019)’)</w:t>
      </w:r>
    </w:p>
  </w:comment>
  <w:comment w:id="1334" w:author="Vannieuwenhuyze Jorre" w:date="2025-01-20T17:15:00Z" w:initials="JV">
    <w:p w14:paraId="3CE83351" w14:textId="77777777" w:rsidR="00163646" w:rsidRDefault="005930FD" w:rsidP="00163646">
      <w:pPr>
        <w:pStyle w:val="CommentText"/>
      </w:pPr>
      <w:r>
        <w:rPr>
          <w:rStyle w:val="CommentReference"/>
        </w:rPr>
        <w:annotationRef/>
      </w:r>
      <w:r w:rsidR="00163646">
        <w:t xml:space="preserve">Ik ga de GSIM dus nog eens grondig moeten bestuderen. Als dit allemaal klopt wat jij zegt gebruikt dat model andere termen dan wat ganagbaar is in de statistiek- en wetenschappelijke wereld. Wat jij hier uitlegt als ‘represented variable’ wordt in de statistiek gewoon het “domein” van een variabele genoemd, parallel met de term “domein” in de brede wiskunde of “domein” in algemene taal een afgebakend gebied is. Een veel duidelijker woord dus en het verwondert mij nog steeds dat de GSIM-mensen voortdurend met andere termen op de proppen komen om ideeën te benoemen die al lang bestaan. </w:t>
      </w:r>
      <w:r w:rsidR="00163646">
        <w:br/>
        <w:t>Zoals je hierboven de term ‘concept’ uitlegt ben ik echter niet zeker of dat in GSIM zo hard afwijkt van hoe ik het hier beschrijf, nog op te zoeken dus.</w:t>
      </w:r>
    </w:p>
  </w:comment>
  <w:comment w:id="1335" w:author="Willen Danny" w:date="2025-01-20T17:45:00Z" w:initials="DW">
    <w:p w14:paraId="4AF92C4D" w14:textId="77777777" w:rsidR="009950C5" w:rsidRDefault="009950C5" w:rsidP="009950C5">
      <w:pPr>
        <w:pStyle w:val="CommentText"/>
      </w:pPr>
      <w:r>
        <w:rPr>
          <w:rStyle w:val="CommentReference"/>
        </w:rPr>
        <w:annotationRef/>
      </w:r>
      <w:r>
        <w:rPr>
          <w:lang w:val="nl-BE"/>
        </w:rPr>
        <w:t>Oei. Even voorzichtig zijn. GSIM hanteert wel degelijk ook de ‘Domein’ notie. De representatie van een variabele volgt een specifiek Domein (van waarden).</w:t>
      </w:r>
    </w:p>
  </w:comment>
  <w:comment w:id="1460" w:author="Willen Danny" w:date="2025-01-20T16:49:00Z" w:initials="DW">
    <w:p w14:paraId="6BC02588" w14:textId="17796726" w:rsidR="00247F6B" w:rsidRDefault="00247F6B" w:rsidP="00247F6B">
      <w:pPr>
        <w:pStyle w:val="CommentText"/>
      </w:pPr>
      <w:r>
        <w:rPr>
          <w:rStyle w:val="CommentReference"/>
        </w:rPr>
        <w:annotationRef/>
      </w:r>
      <w:r>
        <w:rPr>
          <w:lang w:val="nl-BE"/>
        </w:rPr>
        <w:t xml:space="preserve">Deze definitie-cascade is onder andere een reden waarvoor GSIM deze nuances in verschillende noties probeert te vatten (en het dus helaas ook zo abstract wordt). </w:t>
      </w:r>
    </w:p>
  </w:comment>
  <w:comment w:id="1607" w:author="Willen Danny" w:date="2025-01-20T17:03:00Z" w:initials="DW">
    <w:p w14:paraId="14281E35" w14:textId="77777777" w:rsidR="00050DD2" w:rsidRDefault="00050DD2" w:rsidP="00050DD2">
      <w:pPr>
        <w:pStyle w:val="CommentText"/>
      </w:pPr>
      <w:r>
        <w:rPr>
          <w:rStyle w:val="CommentReference"/>
        </w:rPr>
        <w:annotationRef/>
      </w:r>
      <w:r>
        <w:rPr>
          <w:lang w:val="nl-BE"/>
        </w:rPr>
        <w:t>Attributen worden vooral gehanteerd wanneer we een (niet conceptuele) annotatie willen maken over een (groep van) cijfer(s), typisch over de kwaliteit, betrouwbaarheid, onderhevigheid aan SDC, ‘productiestatus’ (‘reviewstatus’), ...</w:t>
      </w:r>
    </w:p>
  </w:comment>
  <w:comment w:id="1608" w:author="Vannieuwenhuyze Jorre" w:date="2025-02-18T12:20:00Z" w:initials="JV">
    <w:p w14:paraId="7B801E12" w14:textId="77777777" w:rsidR="00755668" w:rsidRDefault="00885590" w:rsidP="00755668">
      <w:pPr>
        <w:pStyle w:val="CommentText"/>
      </w:pPr>
      <w:r>
        <w:rPr>
          <w:rStyle w:val="CommentReference"/>
        </w:rPr>
        <w:annotationRef/>
      </w:r>
      <w:r w:rsidR="00755668">
        <w:t xml:space="preserve">Klopt niet, attributen gaan breder dan dat. Attributen geven bijkomende informatie over de cijfers in een tabel en die informatie kan ook conceptueel zijn. Hier bijvoorbeeld dat de cijfers verwijzen naar bevolkingsgrootte in 2019. </w:t>
      </w:r>
    </w:p>
  </w:comment>
  <w:comment w:id="1615" w:author="Weekers Karolien" w:date="2025-03-28T10:46:00Z" w:initials="WK">
    <w:p w14:paraId="562152D8" w14:textId="60C00E6C" w:rsidR="004E6B32" w:rsidRDefault="004E6B32">
      <w:pPr>
        <w:pStyle w:val="CommentText"/>
      </w:pPr>
      <w:r>
        <w:rPr>
          <w:rStyle w:val="CommentReference"/>
        </w:rPr>
        <w:annotationRef/>
      </w:r>
      <w:r w:rsidRPr="0AEA9FD6">
        <w:t>Een voorbeeld zoals in de ppt is heel verhelderend, mss goed idee om dit ook op te nemen op moment dat dit echt handleiding wordt.</w:t>
      </w:r>
    </w:p>
  </w:comment>
  <w:comment w:id="1647" w:author="Willen Danny" w:date="2025-01-20T17:04:00Z" w:initials="DW">
    <w:p w14:paraId="0A0189FA" w14:textId="3A57B371" w:rsidR="0069601E" w:rsidRDefault="008A05DD" w:rsidP="0069601E">
      <w:pPr>
        <w:pStyle w:val="CommentText"/>
      </w:pPr>
      <w:r>
        <w:rPr>
          <w:rStyle w:val="CommentReference"/>
        </w:rPr>
        <w:annotationRef/>
      </w:r>
      <w:r w:rsidR="0069601E">
        <w:rPr>
          <w:lang w:val="nl-BE"/>
        </w:rPr>
        <w:t>Dit zijn (volgens GSIM en SDMX) wel degelijk 2 verschillende ‘measures’ en geen ‘attributes’.</w:t>
      </w:r>
    </w:p>
  </w:comment>
  <w:comment w:id="1648" w:author="Vannieuwenhuyze Jorre" w:date="2025-02-18T12:32:00Z" w:initials="JV">
    <w:p w14:paraId="3D6188DE" w14:textId="77777777" w:rsidR="006003E9" w:rsidRDefault="006003E9" w:rsidP="006003E9">
      <w:pPr>
        <w:pStyle w:val="CommentText"/>
      </w:pPr>
      <w:r>
        <w:rPr>
          <w:rStyle w:val="CommentReference"/>
        </w:rPr>
        <w:annotationRef/>
      </w:r>
      <w:r>
        <w:t>En daarmee schieten GSIM en SDMX zichzelf in de voet op het vlak van bruikbaarheid en eenvoud</w:t>
      </w:r>
    </w:p>
  </w:comment>
  <w:comment w:id="1649" w:author="Vannieuwenhuyze Jorre" w:date="2025-02-18T12:36:00Z" w:initials="JV">
    <w:p w14:paraId="7F1B87C7" w14:textId="77777777" w:rsidR="007B1AD4" w:rsidRDefault="00440674" w:rsidP="007B1AD4">
      <w:pPr>
        <w:pStyle w:val="CommentText"/>
      </w:pPr>
      <w:r>
        <w:rPr>
          <w:rStyle w:val="CommentReference"/>
        </w:rPr>
        <w:annotationRef/>
      </w:r>
      <w:r w:rsidR="007B1AD4">
        <w:t>Je zou immers ook kunnen argumenteren dat bevolkingsgrootte in 2019 dan een andere measure is dan bevolkingsgrootte in 2020. Of nog straffer, bevolkingsgrootte in Gent is een andere measure dan bevolkingsgrootte in Antwerpen. Waarom zijn cijfers die variëren over tijd of geografisch gebied dezelfde measure, maar als ze variëren op een ander vlak zijn het verschillende measures? GSIM en SDMX trekken ergens een arbitraire lijn die niet wordt uitgelegd, maar die ook geen steek houdt. Vanuit data- en informatiebeheer maken zo’n richtlijnen enkel alles maar nodeloos complexer ipv eenvoudiger.</w:t>
      </w:r>
    </w:p>
  </w:comment>
  <w:comment w:id="1739" w:author="Weekers Karolien" w:date="2025-03-28T10:55:00Z" w:initials="WK">
    <w:p w14:paraId="1FEBD286" w14:textId="6D19A8E6" w:rsidR="004E6B32" w:rsidRDefault="004E6B32">
      <w:pPr>
        <w:pStyle w:val="CommentText"/>
      </w:pPr>
      <w:r>
        <w:rPr>
          <w:rStyle w:val="CommentReference"/>
        </w:rPr>
        <w:annotationRef/>
      </w:r>
      <w:r w:rsidRPr="632D9E6F">
        <w:t>gemeenten in het Vlaamse Gewest</w:t>
      </w:r>
    </w:p>
    <w:p w14:paraId="7EA9218F" w14:textId="19993697" w:rsidR="004E6B32" w:rsidRDefault="004E6B32">
      <w:pPr>
        <w:pStyle w:val="CommentText"/>
      </w:pPr>
    </w:p>
  </w:comment>
  <w:comment w:id="2052" w:author="Vannieuwenhuyze Jorre" w:date="2025-02-18T15:32:00Z" w:initials="JV">
    <w:p w14:paraId="5D830B48" w14:textId="77777777" w:rsidR="00B816E2" w:rsidRDefault="00B816E2" w:rsidP="00B816E2">
      <w:pPr>
        <w:pStyle w:val="CommentText"/>
      </w:pPr>
      <w:r>
        <w:rPr>
          <w:rStyle w:val="CommentReference"/>
        </w:rPr>
        <w:annotationRef/>
      </w:r>
      <w:r>
        <w:t>Hier dieper op ingaan in een aparte paragraaf?</w:t>
      </w:r>
    </w:p>
  </w:comment>
  <w:comment w:id="2250" w:author="Willen Danny" w:date="2025-01-20T17:11:00Z" w:initials="DW">
    <w:p w14:paraId="70B19ED7" w14:textId="378DE9A0" w:rsidR="005E2E37" w:rsidRDefault="00064796" w:rsidP="005E2E37">
      <w:pPr>
        <w:pStyle w:val="CommentText"/>
      </w:pPr>
      <w:r>
        <w:rPr>
          <w:rStyle w:val="CommentReference"/>
        </w:rPr>
        <w:annotationRef/>
      </w:r>
      <w:r w:rsidR="005E2E37">
        <w:rPr>
          <w:lang w:val="nl-BE"/>
        </w:rPr>
        <w:t>Aantal en Percentge zijn 2 verschillende ‘measures’. Akkoord dat dit SDMX slechts 2 manieren van modelleren toelaat :</w:t>
      </w:r>
      <w:r w:rsidR="005E2E37">
        <w:rPr>
          <w:lang w:val="nl-BE"/>
        </w:rPr>
        <w:br/>
        <w:t>1) door 2 verschillende ‘datastructuren’ te definiêren</w:t>
      </w:r>
      <w:r w:rsidR="005E2E37">
        <w:rPr>
          <w:lang w:val="nl-BE"/>
        </w:rPr>
        <w:br/>
        <w:t>2) door te werken met slechts 1 datastructuur, maar waarbij er idd een redelijk ‘kunstmatige’ dimensie gebruikt wordt om aan te geven over welke measure het in het betreffende ‘record’ gaat.</w:t>
      </w:r>
      <w:r w:rsidR="005E2E37">
        <w:rPr>
          <w:lang w:val="nl-BE"/>
        </w:rPr>
        <w:br/>
        <w:t>Juist omdat het een zekre kennis\expertsie vraagt om deze noties goed te begrijpen, is het wss geen goed idee om iedere statistiekproducent\analist te belasten met het ‘modelleren’ van deze structuren, maar deze taake toe te kennen aan een ‘data modeler’ (hetgeen ook het advies was tijdens de ESTP  training rond statistiek standaarden)</w:t>
      </w:r>
    </w:p>
  </w:comment>
  <w:comment w:id="2251" w:author="Vannieuwenhuyze Jorre" w:date="2025-01-20T17:30:00Z" w:initials="JV">
    <w:p w14:paraId="65CCEDED" w14:textId="77777777" w:rsidR="00287DAA" w:rsidRDefault="00287DAA" w:rsidP="00287DAA">
      <w:pPr>
        <w:pStyle w:val="CommentText"/>
      </w:pPr>
      <w:r>
        <w:rPr>
          <w:rStyle w:val="CommentReference"/>
        </w:rPr>
        <w:annotationRef/>
      </w:r>
      <w:r>
        <w:t xml:space="preserve">De manier waarop ik measure interpreteer in SDMX, is dat dit enkel het kenmerk is van een kolom. In de tabel hier heb je twee kolommen die measures zijn. Als ik de tabel pivoteer heb ik slecht nog één kolom met measures. Het verschil tussen aantallen en percentages is een dimensie, maar dat is zowel in deze tabel zo als in de gepivoteerde tabel. Op zich doen die nuanceverschillen er ook niet helemaal toe want het gaat steeds over dezelfde data georganiseerd volgens dezelfde dimensies.  </w:t>
      </w:r>
      <w:r>
        <w:br/>
        <w:t>Voor mij behoort dit wel tot een basisbegrip datastructuren dus ik verwacht eerder geen problemen bij collega’s om dit te begrijpen, maar ik kan natuurlijk mis zijn.</w:t>
      </w:r>
    </w:p>
  </w:comment>
  <w:comment w:id="2252" w:author="Vannieuwenhuyze Jorre" w:date="2025-02-18T15:36:00Z" w:initials="JV">
    <w:p w14:paraId="4528DFED" w14:textId="77777777" w:rsidR="0016435E" w:rsidRDefault="00DB0BB3" w:rsidP="0016435E">
      <w:pPr>
        <w:pStyle w:val="CommentText"/>
      </w:pPr>
      <w:r>
        <w:rPr>
          <w:rStyle w:val="CommentReference"/>
        </w:rPr>
        <w:annotationRef/>
      </w:r>
      <w:r w:rsidR="0016435E">
        <w:t>Bemerk ook dat de kolommen in een wiskundige matrix ook verwijzen naar een dimensie van die matrix. Zelfde terminologie in bv. datastructuren zoals datakubussen (bv. OLAP cubes). Waarom zou het verschil tussen percentage en aantal in tabel 3 dan niet gewoon ook een dimensie zijn? Daar is niets kunstmatigs aan.</w:t>
      </w:r>
    </w:p>
  </w:comment>
  <w:comment w:id="2253" w:author="Vannieuwenhuyze Jorre" w:date="2025-02-18T15:57:00Z" w:initials="JV">
    <w:p w14:paraId="4E80627E" w14:textId="77777777" w:rsidR="000808BF" w:rsidRDefault="00E75B13" w:rsidP="000808BF">
      <w:pPr>
        <w:pStyle w:val="CommentText"/>
      </w:pPr>
      <w:r>
        <w:rPr>
          <w:rStyle w:val="CommentReference"/>
        </w:rPr>
        <w:annotationRef/>
      </w:r>
      <w:r w:rsidR="000808BF">
        <w:t>Annaloog kan je ook geslacht in de kolommen kunnen zetten, dan zou het plots wel een dimensie zijn? SDMX is hier gewoon heel inconsistent.</w:t>
      </w:r>
    </w:p>
  </w:comment>
  <w:comment w:id="2534" w:author="Weekers Karolien" w:date="2025-03-28T11:42:00Z" w:initials="WK">
    <w:p w14:paraId="59A27FE3" w14:textId="753B011D" w:rsidR="004E6B32" w:rsidRDefault="004E6B32">
      <w:pPr>
        <w:pStyle w:val="CommentText"/>
      </w:pPr>
      <w:r>
        <w:rPr>
          <w:rStyle w:val="CommentReference"/>
        </w:rPr>
        <w:annotationRef/>
      </w:r>
      <w:r w:rsidRPr="09B86BFF">
        <w:t>leeftijd proberen harmoniseren, hier ook zeker de gebruikersbehoeften in kaart brengen</w:t>
      </w:r>
    </w:p>
  </w:comment>
  <w:comment w:id="2535" w:author="Willen Danny" w:date="2025-01-20T17:16:00Z" w:initials="DW">
    <w:p w14:paraId="4E728784" w14:textId="4B41387B" w:rsidR="00494825" w:rsidRDefault="00451009" w:rsidP="00494825">
      <w:pPr>
        <w:pStyle w:val="CommentText"/>
      </w:pPr>
      <w:r>
        <w:rPr>
          <w:rStyle w:val="CommentReference"/>
        </w:rPr>
        <w:annotationRef/>
      </w:r>
      <w:r w:rsidR="00494825">
        <w:rPr>
          <w:lang w:val="nl-BE"/>
        </w:rPr>
        <w:t>Ter info: Voor een concept kunnen er verschillende codelijsten circuleren. Sommige codelijsten bevattenbv geen code voor de totalen of voor ‘ongekend’. Of, de representatie gebeurt niet door een 1-karakter-code, maar door een geheel getal of een voltekst.</w:t>
      </w:r>
      <w:r w:rsidR="00494825">
        <w:rPr>
          <w:lang w:val="nl-BE"/>
        </w:rPr>
        <w:br/>
        <w:t>Verder kan het ook gebeuren dat een specifieke codelijst gebruikt wordt voor de representatie van meerdere concepten.</w:t>
      </w:r>
    </w:p>
  </w:comment>
  <w:comment w:id="2536" w:author="Vannieuwenhuyze Jorre" w:date="2025-01-20T17:33:00Z" w:initials="JV">
    <w:p w14:paraId="6046B73C" w14:textId="77777777" w:rsidR="00753030" w:rsidRDefault="00753030" w:rsidP="00753030">
      <w:pPr>
        <w:pStyle w:val="CommentText"/>
      </w:pPr>
      <w:r>
        <w:rPr>
          <w:rStyle w:val="CommentReference"/>
        </w:rPr>
        <w:annotationRef/>
      </w:r>
      <w:r>
        <w:t>Klopt, maar ik heb in SDMX nog niet gevonden hoe dat dan best georganiseerd wordt. Ik zou vertrekken vanuit een “Master”-codelijst voor elk concept, waaruit je voor elke specifieke tabel enkel de relevante codes selecteert in een nieuwe tabel-sepcifieke-codelijst voor dit concept. Maar dus nog niets over dit gelezen in SDMX...</w:t>
      </w:r>
    </w:p>
  </w:comment>
  <w:comment w:id="2537" w:author="Willen Danny" w:date="2025-01-20T17:47:00Z" w:initials="DW">
    <w:p w14:paraId="3E611CEA" w14:textId="77777777" w:rsidR="008A4C9C" w:rsidRDefault="008A4C9C" w:rsidP="008A4C9C">
      <w:pPr>
        <w:pStyle w:val="CommentText"/>
      </w:pPr>
      <w:r>
        <w:rPr>
          <w:rStyle w:val="CommentReference"/>
        </w:rPr>
        <w:annotationRef/>
      </w:r>
      <w:r>
        <w:rPr>
          <w:lang w:val="nl-BE"/>
        </w:rPr>
        <w:t>Idd, zoiets</w:t>
      </w:r>
    </w:p>
  </w:comment>
  <w:comment w:id="2877" w:author="Weekers Karolien" w:date="2025-03-28T11:49:00Z" w:initials="WK">
    <w:p w14:paraId="0638346E" w14:textId="175A1225" w:rsidR="004E6B32" w:rsidRDefault="004E6B32">
      <w:pPr>
        <w:pStyle w:val="CommentText"/>
      </w:pPr>
      <w:r>
        <w:rPr>
          <w:rStyle w:val="CommentReference"/>
        </w:rPr>
        <w:annotationRef/>
      </w:r>
      <w:r w:rsidRPr="16C5852D">
        <w:t>Hier ook zeker kijken wat werkt voor Lieven en Georneth</w:t>
      </w:r>
    </w:p>
  </w:comment>
  <w:comment w:id="2878" w:author="Weekers Karolien" w:date="2025-03-28T11:50:00Z" w:initials="WK">
    <w:p w14:paraId="188B760C" w14:textId="360A1F35" w:rsidR="004E6B32" w:rsidRDefault="004E6B32">
      <w:pPr>
        <w:pStyle w:val="CommentText"/>
      </w:pPr>
      <w:r>
        <w:rPr>
          <w:rStyle w:val="CommentReference"/>
        </w:rPr>
        <w:annotationRef/>
      </w:r>
      <w:r w:rsidRPr="38038D91">
        <w:t xml:space="preserve">kijken hoe ze het nu doen </w:t>
      </w:r>
    </w:p>
  </w:comment>
  <w:comment w:id="2879" w:author="Weekers Karolien" w:date="2025-03-28T11:52:00Z" w:initials="WK">
    <w:p w14:paraId="245370D5" w14:textId="6D1E6765" w:rsidR="004E6B32" w:rsidRDefault="004E6B32">
      <w:pPr>
        <w:pStyle w:val="CommentText"/>
      </w:pPr>
      <w:r>
        <w:rPr>
          <w:rStyle w:val="CommentReference"/>
        </w:rPr>
        <w:annotationRef/>
      </w:r>
      <w:r w:rsidRPr="0E6CFBC1">
        <w:t>Georneth en Lieven moeten betrokken worden bij datamodel, kunnen hier ook verantwoordelijkheid nemen.</w:t>
      </w:r>
    </w:p>
  </w:comment>
  <w:comment w:id="3136" w:author="Willen Danny" w:date="2025-01-20T17:20:00Z" w:initials="DW">
    <w:p w14:paraId="606C5D94" w14:textId="0E2285BC" w:rsidR="00432F4D" w:rsidRDefault="00432F4D" w:rsidP="00432F4D">
      <w:pPr>
        <w:pStyle w:val="CommentText"/>
      </w:pPr>
      <w:r>
        <w:rPr>
          <w:rStyle w:val="CommentReference"/>
        </w:rPr>
        <w:annotationRef/>
      </w:r>
      <w:r>
        <w:rPr>
          <w:lang w:val="nl-BE"/>
        </w:rPr>
        <w:t>Om één of andere reden wordt er in SDMX (3.0) een expliciet onderscheid gemaakt tussen ‘reeksen’ en ‘tijdreeksen’ en geniet de ‘dimensie’ tijd’ blijkbaar een specifieke ‘status’ (lees: worden er bepaalde eigenschappen of kwaliteiten geassocieerd met de tijdsdimensie)</w:t>
      </w:r>
    </w:p>
  </w:comment>
  <w:comment w:id="3137" w:author="Vannieuwenhuyze Jorre" w:date="2025-01-20T18:04:00Z" w:initials="JV">
    <w:p w14:paraId="01B8EB91" w14:textId="77777777" w:rsidR="00AF389A" w:rsidRDefault="00AF389A" w:rsidP="00AF389A">
      <w:pPr>
        <w:pStyle w:val="CommentText"/>
      </w:pPr>
      <w:r>
        <w:rPr>
          <w:rStyle w:val="CommentReference"/>
        </w:rPr>
        <w:annotationRef/>
      </w:r>
      <w:r>
        <w:t xml:space="preserve">Ik dacht ergens gelezen te hebben dat tijd in SDMX 3.0 net meer werd gezien als een gewone dimensie gelijkwaardig aan andere dimensies (en dat vind ik de logica zelve). Ik kan alleen jammer genoeg niet meer vinden waar ik dat las. </w:t>
      </w:r>
      <w:r>
        <w:br/>
        <w:t xml:space="preserve">In de </w:t>
      </w:r>
      <w:hyperlink r:id="rId3" w:history="1">
        <w:r w:rsidRPr="00EF71E4">
          <w:rPr>
            <w:rStyle w:val="Hyperlink"/>
          </w:rPr>
          <w:t>Information Model</w:t>
        </w:r>
      </w:hyperlink>
      <w:r>
        <w:t xml:space="preserve"> heb je alleszins nu een ‘Generic data set’ (lijn 284) die zowel time series als non-time series (cross sectional data) kan bevatten dus dat wijst volgens mij wel op harmonisatie. De ‘Generic time series data set’ (lijn 291) is er waarschijnlijk voor compatibiliteit met voorgaande SDMX versies. </w:t>
      </w:r>
      <w:r>
        <w:br/>
        <w:t>Maar ik ben niet zeker of ik dit allemaal juist interpreteer. Alweer illustratie van hoe SDMX iets complex maakt, van wat in mijn ogen eigenlijk heel eenvoudig is.</w:t>
      </w:r>
    </w:p>
  </w:comment>
  <w:comment w:id="3171" w:author="Weekers Karolien" w:date="2025-03-28T11:55:00Z" w:initials="WK">
    <w:p w14:paraId="4ADD695A" w14:textId="475BE3CE" w:rsidR="004E6B32" w:rsidRDefault="004E6B32">
      <w:pPr>
        <w:pStyle w:val="CommentText"/>
      </w:pPr>
      <w:r>
        <w:rPr>
          <w:rStyle w:val="CommentReference"/>
        </w:rPr>
        <w:annotationRef/>
      </w:r>
      <w:r w:rsidRPr="769BDCDE">
        <w:t>schrappen?  als er teveel uitzonderingen zijn, is het dan nodig deze te houden?  beetje onduidelijk</w:t>
      </w:r>
    </w:p>
  </w:comment>
  <w:comment w:id="3177" w:author="Willen Danny" w:date="2025-01-20T17:21:00Z" w:initials="DW">
    <w:p w14:paraId="11A9F3FA" w14:textId="50F2EC1F" w:rsidR="00E1713C" w:rsidRDefault="00E1713C" w:rsidP="00E1713C">
      <w:pPr>
        <w:pStyle w:val="CommentText"/>
      </w:pPr>
      <w:r>
        <w:rPr>
          <w:rStyle w:val="CommentReference"/>
        </w:rPr>
        <w:annotationRef/>
      </w:r>
      <w:r>
        <w:rPr>
          <w:lang w:val="nl-BE"/>
        </w:rPr>
        <w:t>Dit zou bijvoorbeeld als ‘attribuut’ gemodelleerd kunnen worden</w:t>
      </w:r>
    </w:p>
  </w:comment>
  <w:comment w:id="3178" w:author="Vannieuwenhuyze Jorre" w:date="2025-01-20T18:10:00Z" w:initials="JV">
    <w:p w14:paraId="2D791204" w14:textId="77777777" w:rsidR="000563D6" w:rsidRDefault="000563D6" w:rsidP="000563D6">
      <w:pPr>
        <w:pStyle w:val="CommentText"/>
      </w:pPr>
      <w:r>
        <w:rPr>
          <w:rStyle w:val="CommentReference"/>
        </w:rPr>
        <w:annotationRef/>
      </w:r>
      <w:r>
        <w:t xml:space="preserve">Ik snap waar je naartoe gaat maar ik zou dat verwarrend vinden, dit zijn gewoon cijfers met verschillende betekenissen die weliswaar aan elkaar gelinkt zijn.  </w:t>
      </w:r>
    </w:p>
  </w:comment>
  <w:comment w:id="3259" w:author="Weekers Karolien" w:date="2025-03-28T11:58:00Z" w:initials="WK">
    <w:p w14:paraId="64595C4B" w14:textId="019AE86D" w:rsidR="004E6B32" w:rsidRDefault="004E6B32">
      <w:pPr>
        <w:pStyle w:val="CommentText"/>
      </w:pPr>
      <w:r>
        <w:rPr>
          <w:rStyle w:val="CommentReference"/>
        </w:rPr>
        <w:annotationRef/>
      </w:r>
      <w:r w:rsidRPr="11124F11">
        <w:t>Een cijfers dat....  wordt opgesplitst in verschillende reeksen.  Dus dat teller en noemers bijvoorbeeld aparte reeksen zijn als het uit verschillende bronnen komt.</w:t>
      </w:r>
    </w:p>
  </w:comment>
  <w:comment w:id="3265" w:author="Weekers Karolien" w:date="2025-03-28T11:58:00Z" w:initials="WK">
    <w:p w14:paraId="76F505AF" w14:textId="228F566E" w:rsidR="004E6B32" w:rsidRDefault="004E6B32">
      <w:pPr>
        <w:pStyle w:val="CommentText"/>
      </w:pPr>
      <w:r>
        <w:rPr>
          <w:rStyle w:val="CommentReference"/>
        </w:rPr>
        <w:annotationRef/>
      </w:r>
      <w:r w:rsidRPr="41CB0813">
        <w:t>dit is dus een datamodel</w:t>
      </w:r>
    </w:p>
  </w:comment>
  <w:comment w:id="3263" w:author="Willen Danny" w:date="2025-01-20T17:23:00Z" w:initials="DW">
    <w:p w14:paraId="40B4D14A" w14:textId="4F6ACF88" w:rsidR="00501ED4" w:rsidRDefault="006777CE" w:rsidP="00501ED4">
      <w:pPr>
        <w:pStyle w:val="CommentText"/>
      </w:pPr>
      <w:r>
        <w:rPr>
          <w:rStyle w:val="CommentReference"/>
        </w:rPr>
        <w:annotationRef/>
      </w:r>
      <w:r w:rsidR="00501ED4">
        <w:rPr>
          <w:lang w:val="nl-BE"/>
        </w:rPr>
        <w:t>Zie opmerking hoger. Onder andere om redenen van consistentie wordt deze verantwoordelijkheid of rol in de organisatie best toegewezen aan één specifiek persoon met de adequate background en het nodige abstractievermogen ipv van verschillende individuen of elke individuele analist.</w:t>
      </w:r>
    </w:p>
  </w:comment>
  <w:comment w:id="3264" w:author="Vannieuwenhuyze Jorre" w:date="2025-01-20T18:12:00Z" w:initials="JV">
    <w:p w14:paraId="35D79380" w14:textId="77777777" w:rsidR="00F76A32" w:rsidRDefault="00F76A32" w:rsidP="00F76A32">
      <w:pPr>
        <w:pStyle w:val="CommentText"/>
      </w:pPr>
      <w:r>
        <w:rPr>
          <w:rStyle w:val="CommentReference"/>
        </w:rPr>
        <w:annotationRef/>
      </w:r>
      <w:r>
        <w:t>Hier zeggen we hetzelfde. Al zou ik wel minstens twee personen als team aanduiden, om risico’s in te dekken.</w:t>
      </w:r>
    </w:p>
  </w:comment>
  <w:comment w:id="3468" w:author="Noppe Jo" w:date="2025-01-20T12:09:00Z" w:initials="NJ">
    <w:p w14:paraId="362E1C8E" w14:textId="1100824C" w:rsidR="007F599B" w:rsidRDefault="007F599B">
      <w:pPr>
        <w:pStyle w:val="CommentText"/>
      </w:pPr>
      <w:r>
        <w:rPr>
          <w:rStyle w:val="CommentReference"/>
        </w:rPr>
        <w:annotationRef/>
      </w:r>
      <w:r w:rsidRPr="64AB84D6">
        <w:t>Wat er in de VSP-lijst moet staan ligt vast door afspraken met IIS. Info die je voorstelt zou ik opnemen in SIMS-medata.</w:t>
      </w:r>
    </w:p>
  </w:comment>
  <w:comment w:id="3469" w:author="Vannieuwenhuyze Jorre" w:date="2025-01-20T12:19:00Z" w:initials="JV">
    <w:p w14:paraId="1007C903" w14:textId="77777777" w:rsidR="00DD00F6" w:rsidRDefault="00DD00F6" w:rsidP="00DD00F6">
      <w:pPr>
        <w:pStyle w:val="CommentText"/>
      </w:pPr>
      <w:r>
        <w:rPr>
          <w:rStyle w:val="CommentReference"/>
        </w:rPr>
        <w:annotationRef/>
      </w:r>
      <w:r>
        <w:t>Maar dan graag de SIMS herstructureren zodat info die bij elkaar hoort, ook bij elkaar staat. Zie opmerking hoger.</w:t>
      </w:r>
    </w:p>
  </w:comment>
  <w:comment w:id="3470" w:author="Vannieuwenhuyze Jorre" w:date="2025-01-20T16:54:00Z" w:initials="JV">
    <w:p w14:paraId="1FED76E8" w14:textId="77777777" w:rsidR="002213CC" w:rsidRDefault="00D95B04" w:rsidP="002213CC">
      <w:pPr>
        <w:pStyle w:val="CommentText"/>
      </w:pPr>
      <w:r>
        <w:rPr>
          <w:rStyle w:val="CommentReference"/>
        </w:rPr>
        <w:annotationRef/>
      </w:r>
      <w:r w:rsidR="002213CC">
        <w:t>Vraag hierbij van mij, maar waarschijnlijk ook van Danny en Tom: Welke info uit deze opsomming staat er dan in de VSP-lijst en welke niet?</w:t>
      </w:r>
    </w:p>
  </w:comment>
  <w:comment w:id="3561" w:author="Weekers Karolien" w:date="2025-03-28T12:07:00Z" w:initials="WK">
    <w:p w14:paraId="38C838D9" w14:textId="3EE91FCC" w:rsidR="004E6B32" w:rsidRDefault="004E6B32">
      <w:pPr>
        <w:pStyle w:val="CommentText"/>
      </w:pPr>
      <w:r>
        <w:rPr>
          <w:rStyle w:val="CommentReference"/>
        </w:rPr>
        <w:annotationRef/>
      </w:r>
      <w:r w:rsidRPr="1F3D79AC">
        <w:t>SUF en PUF zijn er ook, maar is microdata en niet echt de manier van ontsluiten van cijferreeksen</w:t>
      </w:r>
    </w:p>
  </w:comment>
  <w:comment w:id="3562" w:author="Weekers Karolien" w:date="2025-03-28T12:07:00Z" w:initials="WK">
    <w:p w14:paraId="63C7891C" w14:textId="2E1207D5" w:rsidR="004E6B32" w:rsidRDefault="004E6B32">
      <w:pPr>
        <w:pStyle w:val="CommentText"/>
      </w:pPr>
      <w:r>
        <w:rPr>
          <w:rStyle w:val="CommentReference"/>
        </w:rPr>
        <w:annotationRef/>
      </w:r>
      <w:r w:rsidRPr="364468EF">
        <w:t>ook andere vormen van ontsluiting: dashboards, VIC, rapporten, .....  vermelden.</w:t>
      </w:r>
    </w:p>
  </w:comment>
  <w:comment w:id="3563" w:author="Weekers Karolien" w:date="2025-03-28T12:08:00Z" w:initials="WK">
    <w:p w14:paraId="0F24C7FB" w14:textId="47654F98" w:rsidR="004E6B32" w:rsidRDefault="004E6B32">
      <w:pPr>
        <w:pStyle w:val="CommentText"/>
      </w:pPr>
      <w:r>
        <w:rPr>
          <w:rStyle w:val="CommentReference"/>
        </w:rPr>
        <w:annotationRef/>
      </w:r>
      <w:r w:rsidRPr="4D19F424">
        <w:t xml:space="preserve">Wel dieper ingaan op feit dat cijferpagina's slechts deel zijn van de statistiekreeksen die we publiceren.  </w:t>
      </w:r>
    </w:p>
  </w:comment>
  <w:comment w:id="3564" w:author="Weekers Karolien" w:date="2025-03-28T12:09:00Z" w:initials="WK">
    <w:p w14:paraId="00053159" w14:textId="59D1F4EB" w:rsidR="004E6B32" w:rsidRDefault="004E6B32">
      <w:pPr>
        <w:pStyle w:val="CommentText"/>
      </w:pPr>
      <w:r>
        <w:rPr>
          <w:rStyle w:val="CommentReference"/>
        </w:rPr>
        <w:annotationRef/>
      </w:r>
      <w:r w:rsidRPr="27861539">
        <w:t>zodat duidelijk er een link is tussen VOS en cijferpagina's</w:t>
      </w:r>
    </w:p>
    <w:p w14:paraId="2B7DB160" w14:textId="7A7F764C" w:rsidR="004E6B32" w:rsidRDefault="004E6B32">
      <w:pPr>
        <w:pStyle w:val="CommentText"/>
      </w:pPr>
    </w:p>
  </w:comment>
  <w:comment w:id="3671" w:author="Willen Danny" w:date="2025-01-20T17:31:00Z" w:initials="DW">
    <w:p w14:paraId="6C02A751" w14:textId="77777777" w:rsidR="003F2955" w:rsidRDefault="00F85D6D" w:rsidP="003F2955">
      <w:pPr>
        <w:pStyle w:val="CommentText"/>
      </w:pPr>
      <w:r>
        <w:rPr>
          <w:rStyle w:val="CommentReference"/>
        </w:rPr>
        <w:annotationRef/>
      </w:r>
      <w:r w:rsidR="003F2955">
        <w:rPr>
          <w:lang w:val="nl-BE"/>
        </w:rPr>
        <w:t>De combo van dimensies, measures en attributen dient toch vooral in de eerste plaats om de ‘structuur’ van de bekomen datasets te beschrijven, eerder dan het objectief te hebben om een operationele definitie te geven.</w:t>
      </w:r>
      <w:r w:rsidR="003F2955">
        <w:rPr>
          <w:lang w:val="nl-BE"/>
        </w:rPr>
        <w:br/>
        <w:t>Ik ben het enkel eens met dit statement in de tekst indien we hiermee ook expliciteren welke concepten er door deze dimensies, measures en attributen gerepresenteerd worden. Enkel een oplijsting van mogelijke geldige representaties of waarden (codelijsten) zou niet volstaan om een duidelijke operationele definitie te bekomen.</w:t>
      </w:r>
    </w:p>
  </w:comment>
  <w:comment w:id="3672" w:author="Vannieuwenhuyze Jorre" w:date="2025-01-20T18:15:00Z" w:initials="JV">
    <w:p w14:paraId="5EED0932" w14:textId="77777777" w:rsidR="00976830" w:rsidRDefault="00962948" w:rsidP="00976830">
      <w:pPr>
        <w:pStyle w:val="CommentText"/>
      </w:pPr>
      <w:r>
        <w:rPr>
          <w:rStyle w:val="CommentReference"/>
        </w:rPr>
        <w:annotationRef/>
      </w:r>
      <w:r w:rsidR="00976830">
        <w:rPr>
          <w:lang w:val="nl-BE"/>
        </w:rPr>
        <w:t>De combo van dimensies, measures en attributen dienen om de ‘structuur’ van de bekomen datasets te beschrijven, maar ook om de operationele definitie te beschrijven. Dat zijn twee doelen die onlosmakelijk aan elkaar vasthangen en waarbij het ene niet belangrijker is dan het andere.</w:t>
      </w:r>
    </w:p>
  </w:comment>
  <w:comment w:id="4251" w:author="Vannieuwenhuyze Jorre" w:date="2025-02-21T16:38:00Z" w:initials="JV">
    <w:p w14:paraId="3AFAC208" w14:textId="77777777" w:rsidR="00CC5303" w:rsidRDefault="00E66916" w:rsidP="00CC5303">
      <w:pPr>
        <w:pStyle w:val="CommentText"/>
      </w:pPr>
      <w:r>
        <w:rPr>
          <w:rStyle w:val="CommentReference"/>
        </w:rPr>
        <w:annotationRef/>
      </w:r>
      <w:r w:rsidR="00CC5303">
        <w:t>Na gesprekken met demografen ben ik niet meer zeker of de PowerBI cijferapplicatie op dit moment worden ontwikkeld met als doel volledige statistiekreeksen te ontsluiten. Bijvoorbeeld, cijfers over opgeheven gemeenten worden niet meer opgenomen in de cijferapplicatie.</w:t>
      </w:r>
    </w:p>
  </w:comment>
  <w:comment w:id="4226" w:author="Willen Danny" w:date="2025-01-20T17:35:00Z" w:initials="DW">
    <w:p w14:paraId="26ACC4C5" w14:textId="373F5418" w:rsidR="00A27C71" w:rsidRDefault="00A27C71" w:rsidP="00A27C71">
      <w:pPr>
        <w:pStyle w:val="CommentText"/>
      </w:pPr>
      <w:r>
        <w:rPr>
          <w:rStyle w:val="CommentReference"/>
        </w:rPr>
        <w:annotationRef/>
      </w:r>
      <w:r>
        <w:rPr>
          <w:lang w:val="nl-BE"/>
        </w:rPr>
        <w:t>Dit is hetgeen mogelijk gemaakt wordt door de gespecialiseerde software pakketten zoals .Stat Suite (Explorer), maar wel niet voor hoog-volume microdata.</w:t>
      </w:r>
    </w:p>
  </w:comment>
  <w:comment w:id="4227" w:author="Vannieuwenhuyze Jorre" w:date="2025-01-20T18:18:00Z" w:initials="JV">
    <w:p w14:paraId="4AE1E73F" w14:textId="77777777" w:rsidR="0021445F" w:rsidRDefault="0021445F" w:rsidP="0021445F">
      <w:pPr>
        <w:pStyle w:val="CommentText"/>
      </w:pPr>
      <w:r>
        <w:rPr>
          <w:rStyle w:val="CommentReference"/>
        </w:rPr>
        <w:annotationRef/>
      </w:r>
      <w:r>
        <w:t xml:space="preserve">Inderaad. Daarom dat we dus eerst een algemeen begrip moeten hebben van wat een statistiekreeks nu precies is (lees niet hetzelfde als een cijferpagina) zodat we paketten zoals .Stat Suite kunnen bekijken. </w:t>
      </w:r>
      <w:r>
        <w:br/>
        <w:t>Wat bedoel je met hoog-volume? (onderscheid tussen microdata en statistiekreeksen is voor mij niet relevant, het zijn allemaal gewoon datasets)</w:t>
      </w:r>
    </w:p>
  </w:comment>
  <w:comment w:id="4311" w:author="Noppe Jo" w:date="2025-01-20T12:12:00Z" w:initials="NJ">
    <w:p w14:paraId="041C9D6C" w14:textId="0718B43B" w:rsidR="00911EEA" w:rsidRDefault="00911EEA">
      <w:pPr>
        <w:pStyle w:val="CommentText"/>
      </w:pPr>
      <w:r>
        <w:rPr>
          <w:rStyle w:val="CommentReference"/>
        </w:rPr>
        <w:annotationRef/>
      </w:r>
      <w:r w:rsidRPr="2EF5B628">
        <w:t>Maar de opbouw van die pagina's is wel zo veel mogelijk uniform: eerst evolutie, dan specifiek aspect, dan lokaal, dan Europees.</w:t>
      </w:r>
    </w:p>
  </w:comment>
  <w:comment w:id="4312" w:author="Vannieuwenhuyze Jorre" w:date="2025-01-20T12:17:00Z" w:initials="JV">
    <w:p w14:paraId="2965767D" w14:textId="77777777" w:rsidR="00DE44CB" w:rsidRDefault="00DE44CB" w:rsidP="00DE44CB">
      <w:pPr>
        <w:pStyle w:val="CommentText"/>
      </w:pPr>
      <w:r>
        <w:rPr>
          <w:rStyle w:val="CommentReference"/>
        </w:rPr>
        <w:annotationRef/>
      </w:r>
      <w:r>
        <w:t>Dat klopt, en dat mag zeker zo blijven. Maar het is geen goede opbouw om de statistiekreeksen te definiëren omdat elke tabel andere dimensies heeft. Daarom lijkt het mij beter de afbakening van statistiekreeksen en cijferpagina’s als twee aparte activiteiten te bekijken.</w:t>
      </w:r>
    </w:p>
  </w:comment>
  <w:comment w:id="4307" w:author="Willen Danny" w:date="2025-01-20T17:39:00Z" w:initials="DW">
    <w:p w14:paraId="1A799FDE" w14:textId="77777777" w:rsidR="00056C2F" w:rsidRDefault="006865C3" w:rsidP="00056C2F">
      <w:pPr>
        <w:pStyle w:val="CommentText"/>
      </w:pPr>
      <w:r>
        <w:rPr>
          <w:rStyle w:val="CommentReference"/>
        </w:rPr>
        <w:annotationRef/>
      </w:r>
      <w:r w:rsidR="00056C2F">
        <w:rPr>
          <w:lang w:val="nl-BE"/>
        </w:rPr>
        <w:t>Wel moeten we ernaar streven dat we ook hier de gangbare Europese code zoveel mkogelijk toepassen en in deze visualisaties makkelijk kunnen doorklikken naar de hoger besproken conceptuele (en operationele) definities. Hierin schieten de traditionele BI of visualisatie-tools (PowerBI, Tableau, Clikview, …) helaas te kort en wordt er door de grotere (Nationale) statistiek instituten als maar vaker beroep gedaan op gespecialiseerde pakketen (zoals .Stat Suite).</w:t>
      </w:r>
    </w:p>
  </w:comment>
  <w:comment w:id="4308" w:author="Vannieuwenhuyze Jorre" w:date="2025-01-20T18:18:00Z" w:initials="JV">
    <w:p w14:paraId="11122B98" w14:textId="77777777" w:rsidR="004B1E5A" w:rsidRDefault="004B1E5A" w:rsidP="004B1E5A">
      <w:pPr>
        <w:pStyle w:val="CommentText"/>
      </w:pPr>
      <w:r>
        <w:rPr>
          <w:rStyle w:val="CommentReference"/>
        </w:rPr>
        <w:annotationRef/>
      </w:r>
      <w:r>
        <w:t>akkoord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229D84" w15:done="0"/>
  <w15:commentEx w15:paraId="36985F6C" w15:paraIdParent="59229D84" w15:done="0"/>
  <w15:commentEx w15:paraId="7FEAC1B5" w15:paraIdParent="59229D84" w15:done="0"/>
  <w15:commentEx w15:paraId="6E7D37FF" w15:paraIdParent="59229D84" w15:done="0"/>
  <w15:commentEx w15:paraId="6A3C1F92" w15:paraIdParent="59229D84" w15:done="0"/>
  <w15:commentEx w15:paraId="2F11DBA3" w15:paraIdParent="59229D84" w15:done="0"/>
  <w15:commentEx w15:paraId="50F7788E" w15:paraIdParent="59229D84" w15:done="0"/>
  <w15:commentEx w15:paraId="6ED8DD8A" w15:paraIdParent="59229D84" w15:done="0"/>
  <w15:commentEx w15:paraId="690683DD" w15:paraIdParent="59229D84" w15:done="0"/>
  <w15:commentEx w15:paraId="65BA44FA" w15:paraIdParent="59229D84" w15:done="0"/>
  <w15:commentEx w15:paraId="24A111E1" w15:paraIdParent="59229D84" w15:done="0"/>
  <w15:commentEx w15:paraId="47374FA5" w15:done="0"/>
  <w15:commentEx w15:paraId="57843533" w15:done="0"/>
  <w15:commentEx w15:paraId="5070D3DD" w15:paraIdParent="57843533" w15:done="0"/>
  <w15:commentEx w15:paraId="0DD654C9" w15:done="0"/>
  <w15:commentEx w15:paraId="35CFC95F" w15:paraIdParent="0DD654C9" w15:done="0"/>
  <w15:commentEx w15:paraId="0D71A309" w15:paraIdParent="0DD654C9" w15:done="0"/>
  <w15:commentEx w15:paraId="0BC8BD10" w15:paraIdParent="0DD654C9" w15:done="0"/>
  <w15:commentEx w15:paraId="1CD1C73D" w15:done="0"/>
  <w15:commentEx w15:paraId="6EEA1706" w15:paraIdParent="1CD1C73D" w15:done="0"/>
  <w15:commentEx w15:paraId="7B165FF1" w15:done="0"/>
  <w15:commentEx w15:paraId="57C847E5" w15:done="0"/>
  <w15:commentEx w15:paraId="42D756BA" w15:done="0"/>
  <w15:commentEx w15:paraId="52F4006F" w15:done="0"/>
  <w15:commentEx w15:paraId="002F2424" w15:done="0"/>
  <w15:commentEx w15:paraId="5199A934" w15:paraIdParent="002F2424" w15:done="0"/>
  <w15:commentEx w15:paraId="4962F01A" w15:done="0"/>
  <w15:commentEx w15:paraId="6F7575F9" w15:paraIdParent="4962F01A" w15:done="0"/>
  <w15:commentEx w15:paraId="662DD6A3" w15:done="0"/>
  <w15:commentEx w15:paraId="239C2D77" w15:paraIdParent="662DD6A3" w15:done="0"/>
  <w15:commentEx w15:paraId="7E3B7EA6" w15:paraIdParent="662DD6A3" w15:done="0"/>
  <w15:commentEx w15:paraId="1C21BB1A" w15:paraIdParent="662DD6A3" w15:done="0"/>
  <w15:commentEx w15:paraId="7DAF9049" w15:done="0"/>
  <w15:commentEx w15:paraId="0256705B" w15:paraIdParent="7DAF9049" w15:done="0"/>
  <w15:commentEx w15:paraId="34070812" w15:done="0"/>
  <w15:commentEx w15:paraId="2604504F" w15:paraIdParent="34070812" w15:done="0"/>
  <w15:commentEx w15:paraId="75944F94" w15:done="0"/>
  <w15:commentEx w15:paraId="344ADC96" w15:done="0"/>
  <w15:commentEx w15:paraId="26D82065" w15:done="0"/>
  <w15:commentEx w15:paraId="1CA90E69" w15:done="0"/>
  <w15:commentEx w15:paraId="6E9E4DB2" w15:paraIdParent="1CA90E69" w15:done="0"/>
  <w15:commentEx w15:paraId="013D8D2E" w15:paraIdParent="1CA90E69" w15:done="0"/>
  <w15:commentEx w15:paraId="3232EABE" w15:paraIdParent="1CA90E69" w15:done="0"/>
  <w15:commentEx w15:paraId="27D42D1C" w15:paraIdParent="1CA90E69" w15:done="0"/>
  <w15:commentEx w15:paraId="222131BA" w15:paraIdParent="1CA90E69" w15:done="0"/>
  <w15:commentEx w15:paraId="5553D061" w15:done="0"/>
  <w15:commentEx w15:paraId="7AE13EAD" w15:done="0"/>
  <w15:commentEx w15:paraId="4B6AFD92" w15:done="0"/>
  <w15:commentEx w15:paraId="77326C33" w15:paraIdParent="4B6AFD92" w15:done="0"/>
  <w15:commentEx w15:paraId="42BF1006" w15:done="0"/>
  <w15:commentEx w15:paraId="7CD3B59D" w15:done="0"/>
  <w15:commentEx w15:paraId="6081014B" w15:paraIdParent="7CD3B59D" w15:done="0"/>
  <w15:commentEx w15:paraId="729D7FF3" w15:done="0"/>
  <w15:commentEx w15:paraId="1681A696" w15:done="0"/>
  <w15:commentEx w15:paraId="14FACB8A" w15:paraIdParent="1681A696" w15:done="0"/>
  <w15:commentEx w15:paraId="1853E7EA" w15:paraIdParent="1681A696" w15:done="0"/>
  <w15:commentEx w15:paraId="5F631809" w15:done="0"/>
  <w15:commentEx w15:paraId="1A9FBB27" w15:paraIdParent="5F631809" w15:done="0"/>
  <w15:commentEx w15:paraId="0BADA8AA" w15:done="0"/>
  <w15:commentEx w15:paraId="777DC057" w15:done="0"/>
  <w15:commentEx w15:paraId="3CE83351" w15:paraIdParent="777DC057" w15:done="0"/>
  <w15:commentEx w15:paraId="4AF92C4D" w15:paraIdParent="777DC057" w15:done="0"/>
  <w15:commentEx w15:paraId="6BC02588" w15:done="0"/>
  <w15:commentEx w15:paraId="14281E35" w15:done="0"/>
  <w15:commentEx w15:paraId="7B801E12" w15:paraIdParent="14281E35" w15:done="0"/>
  <w15:commentEx w15:paraId="562152D8" w15:done="0"/>
  <w15:commentEx w15:paraId="0A0189FA" w15:done="0"/>
  <w15:commentEx w15:paraId="3D6188DE" w15:paraIdParent="0A0189FA" w15:done="0"/>
  <w15:commentEx w15:paraId="7F1B87C7" w15:paraIdParent="0A0189FA" w15:done="0"/>
  <w15:commentEx w15:paraId="7EA9218F" w15:done="0"/>
  <w15:commentEx w15:paraId="5D830B48" w15:done="0"/>
  <w15:commentEx w15:paraId="70B19ED7" w15:done="0"/>
  <w15:commentEx w15:paraId="65CCEDED" w15:paraIdParent="70B19ED7" w15:done="0"/>
  <w15:commentEx w15:paraId="4528DFED" w15:paraIdParent="70B19ED7" w15:done="0"/>
  <w15:commentEx w15:paraId="4E80627E" w15:paraIdParent="70B19ED7" w15:done="0"/>
  <w15:commentEx w15:paraId="59A27FE3" w15:done="0"/>
  <w15:commentEx w15:paraId="4E728784" w15:done="0"/>
  <w15:commentEx w15:paraId="6046B73C" w15:paraIdParent="4E728784" w15:done="0"/>
  <w15:commentEx w15:paraId="3E611CEA" w15:paraIdParent="4E728784" w15:done="0"/>
  <w15:commentEx w15:paraId="0638346E" w15:done="0"/>
  <w15:commentEx w15:paraId="188B760C" w15:paraIdParent="0638346E" w15:done="0"/>
  <w15:commentEx w15:paraId="245370D5" w15:paraIdParent="0638346E" w15:done="0"/>
  <w15:commentEx w15:paraId="606C5D94" w15:done="0"/>
  <w15:commentEx w15:paraId="01B8EB91" w15:paraIdParent="606C5D94" w15:done="0"/>
  <w15:commentEx w15:paraId="4ADD695A" w15:done="0"/>
  <w15:commentEx w15:paraId="11A9F3FA" w15:done="0"/>
  <w15:commentEx w15:paraId="2D791204" w15:paraIdParent="11A9F3FA" w15:done="0"/>
  <w15:commentEx w15:paraId="64595C4B" w15:done="0"/>
  <w15:commentEx w15:paraId="76F505AF" w15:done="0"/>
  <w15:commentEx w15:paraId="40B4D14A" w15:done="0"/>
  <w15:commentEx w15:paraId="35D79380" w15:paraIdParent="40B4D14A" w15:done="0"/>
  <w15:commentEx w15:paraId="362E1C8E" w15:done="0"/>
  <w15:commentEx w15:paraId="1007C903" w15:paraIdParent="362E1C8E" w15:done="0"/>
  <w15:commentEx w15:paraId="1FED76E8" w15:paraIdParent="362E1C8E" w15:done="0"/>
  <w15:commentEx w15:paraId="38C838D9" w15:done="0"/>
  <w15:commentEx w15:paraId="63C7891C" w15:paraIdParent="38C838D9" w15:done="0"/>
  <w15:commentEx w15:paraId="0F24C7FB" w15:paraIdParent="38C838D9" w15:done="0"/>
  <w15:commentEx w15:paraId="2B7DB160" w15:paraIdParent="38C838D9" w15:done="0"/>
  <w15:commentEx w15:paraId="6C02A751" w15:done="0"/>
  <w15:commentEx w15:paraId="5EED0932" w15:paraIdParent="6C02A751" w15:done="0"/>
  <w15:commentEx w15:paraId="3AFAC208" w15:done="0"/>
  <w15:commentEx w15:paraId="26ACC4C5" w15:done="0"/>
  <w15:commentEx w15:paraId="4AE1E73F" w15:paraIdParent="26ACC4C5" w15:done="0"/>
  <w15:commentEx w15:paraId="041C9D6C" w15:done="0"/>
  <w15:commentEx w15:paraId="2965767D" w15:paraIdParent="041C9D6C" w15:done="0"/>
  <w15:commentEx w15:paraId="1A799FDE" w15:done="0"/>
  <w15:commentEx w15:paraId="11122B98" w15:paraIdParent="1A799F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5C6075" w16cex:dateUtc="2025-03-28T10:03:00Z"/>
  <w16cex:commentExtensible w16cex:durableId="163CF535" w16cex:dateUtc="2025-03-28T10:05:00Z"/>
  <w16cex:commentExtensible w16cex:durableId="20A32807" w16cex:dateUtc="2025-03-28T10:07:00Z"/>
  <w16cex:commentExtensible w16cex:durableId="40A1286C" w16cex:dateUtc="2025-03-28T10:14:00Z"/>
  <w16cex:commentExtensible w16cex:durableId="13D9E6AD" w16cex:dateUtc="2025-03-28T10:17:00Z"/>
  <w16cex:commentExtensible w16cex:durableId="68094FAD" w16cex:dateUtc="2025-03-28T10:18:00Z"/>
  <w16cex:commentExtensible w16cex:durableId="31E1A679" w16cex:dateUtc="2025-03-28T10:20:00Z"/>
  <w16cex:commentExtensible w16cex:durableId="1FAD4894" w16cex:dateUtc="2025-03-28T10:34:00Z"/>
  <w16cex:commentExtensible w16cex:durableId="5942EAD4" w16cex:dateUtc="2025-03-28T10:36:00Z"/>
  <w16cex:commentExtensible w16cex:durableId="5B0F5B50" w16cex:dateUtc="2025-03-28T10:37:00Z"/>
  <w16cex:commentExtensible w16cex:durableId="77834BA0" w16cex:dateUtc="2025-03-28T10:38:00Z"/>
  <w16cex:commentExtensible w16cex:durableId="308682D7" w16cex:dateUtc="2025-03-28T11:04:00Z"/>
  <w16cex:commentExtensible w16cex:durableId="03B8743E" w16cex:dateUtc="2025-01-17T09:45:00Z"/>
  <w16cex:commentExtensible w16cex:durableId="04B2B36F" w16cex:dateUtc="2025-02-17T10:41:00Z"/>
  <w16cex:commentExtensible w16cex:durableId="52540A31" w16cex:dateUtc="2025-03-28T11:02:00Z"/>
  <w16cex:commentExtensible w16cex:durableId="5805F2E2" w16cex:dateUtc="2025-03-28T11:02:00Z"/>
  <w16cex:commentExtensible w16cex:durableId="18B6D912" w16cex:dateUtc="2025-03-28T11:02:00Z"/>
  <w16cex:commentExtensible w16cex:durableId="7EA888F4" w16cex:dateUtc="2025-03-28T11:03:00Z"/>
  <w16cex:commentExtensible w16cex:durableId="083044F2" w16cex:dateUtc="2025-01-20T14:20:00Z"/>
  <w16cex:commentExtensible w16cex:durableId="1E042A46" w16cex:dateUtc="2025-01-20T14:52:00Z"/>
  <w16cex:commentExtensible w16cex:durableId="174F8C3A" w16cex:dateUtc="2025-01-20T09:38:00Z"/>
  <w16cex:commentExtensible w16cex:durableId="2AF9D1CD" w16cex:dateUtc="2025-01-20T14:27:00Z"/>
  <w16cex:commentExtensible w16cex:durableId="7D5BA41B" w16cex:dateUtc="2025-03-28T09:26:00Z"/>
  <w16cex:commentExtensible w16cex:durableId="0C100CF5" w16cex:dateUtc="2025-01-20T14:29:00Z"/>
  <w16cex:commentExtensible w16cex:durableId="2D97EC21" w16cex:dateUtc="2025-01-20T14:29:00Z"/>
  <w16cex:commentExtensible w16cex:durableId="45DA66B4" w16cex:dateUtc="2025-02-17T14:58:00Z"/>
  <w16cex:commentExtensible w16cex:durableId="4FBA7290" w16cex:dateUtc="2025-01-20T14:31:00Z"/>
  <w16cex:commentExtensible w16cex:durableId="50235B91" w16cex:dateUtc="2025-02-18T07:52:00Z"/>
  <w16cex:commentExtensible w16cex:durableId="514B687C" w16cex:dateUtc="2025-03-28T09:29:00Z"/>
  <w16cex:commentExtensible w16cex:durableId="23A4B834" w16cex:dateUtc="2025-03-28T09:31:00Z"/>
  <w16cex:commentExtensible w16cex:durableId="2E4D3B0E" w16cex:dateUtc="2025-03-28T09:33:00Z"/>
  <w16cex:commentExtensible w16cex:durableId="210B6A13" w16cex:dateUtc="2025-03-28T09:36:00Z"/>
  <w16cex:commentExtensible w16cex:durableId="5AF32C8B" w16cex:dateUtc="2025-01-20T15:14:00Z"/>
  <w16cex:commentExtensible w16cex:durableId="3D114024" w16cex:dateUtc="2025-01-20T15:41:00Z"/>
  <w16cex:commentExtensible w16cex:durableId="67E6B801" w16cex:dateUtc="2025-02-17T15:38:00Z"/>
  <w16cex:commentExtensible w16cex:durableId="7C40A6F3" w16cex:dateUtc="2025-02-17T15:38:00Z"/>
  <w16cex:commentExtensible w16cex:durableId="35CB7516" w16cex:dateUtc="2025-01-20T10:46:00Z"/>
  <w16cex:commentExtensible w16cex:durableId="723672CF" w16cex:dateUtc="2025-03-28T09:40:00Z"/>
  <w16cex:commentExtensible w16cex:durableId="02A7ECA3" w16cex:dateUtc="2025-03-27T15:56:00Z"/>
  <w16cex:commentExtensible w16cex:durableId="225FA050" w16cex:dateUtc="2025-01-20T09:48:00Z"/>
  <w16cex:commentExtensible w16cex:durableId="754FA522" w16cex:dateUtc="2025-01-20T10:13:00Z"/>
  <w16cex:commentExtensible w16cex:durableId="6F63C32E" w16cex:dateUtc="2025-01-20T10:31:00Z"/>
  <w16cex:commentExtensible w16cex:durableId="6BC6AAEA" w16cex:dateUtc="2025-01-20T10:32:00Z"/>
  <w16cex:commentExtensible w16cex:durableId="73556E28" w16cex:dateUtc="2025-01-20T10:36:00Z"/>
  <w16cex:commentExtensible w16cex:durableId="519DB6F5" w16cex:dateUtc="2025-01-20T12:01:00Z"/>
  <w16cex:commentExtensible w16cex:durableId="73FA0F04" w16cex:dateUtc="2025-01-20T15:26:00Z"/>
  <w16cex:commentExtensible w16cex:durableId="6245F24B" w16cex:dateUtc="2025-03-27T15:58:00Z"/>
  <w16cex:commentExtensible w16cex:durableId="698EC534" w16cex:dateUtc="2025-01-20T15:27:00Z"/>
  <w16cex:commentExtensible w16cex:durableId="2845BD74" w16cex:dateUtc="2025-02-18T09:23:00Z"/>
  <w16cex:commentExtensible w16cex:durableId="6579BFA4" w16cex:dateUtc="2025-02-18T09:25:00Z"/>
  <w16cex:commentExtensible w16cex:durableId="232E07B6" w16cex:dateUtc="2025-02-18T09:26:00Z"/>
  <w16cex:commentExtensible w16cex:durableId="060581B4" w16cex:dateUtc="2025-02-18T09:26:00Z"/>
  <w16cex:commentExtensible w16cex:durableId="49B371ED" w16cex:dateUtc="2025-01-20T10:42:00Z"/>
  <w16cex:commentExtensible w16cex:durableId="7B059DC9" w16cex:dateUtc="2025-01-20T10:10:00Z"/>
  <w16cex:commentExtensible w16cex:durableId="5DB666D2" w16cex:dateUtc="2025-01-20T10:47:00Z"/>
  <w16cex:commentExtensible w16cex:durableId="2485E6B7" w16cex:dateUtc="2025-01-20T11:22:00Z"/>
  <w16cex:commentExtensible w16cex:durableId="3A9BEAEE" w16cex:dateUtc="2025-01-20T15:32:00Z"/>
  <w16cex:commentExtensible w16cex:durableId="6DE05637" w16cex:dateUtc="2025-02-18T11:08:00Z"/>
  <w16cex:commentExtensible w16cex:durableId="6A133D23" w16cex:dateUtc="2025-01-20T10:11:00Z"/>
  <w16cex:commentExtensible w16cex:durableId="4BB6CC7E" w16cex:dateUtc="2025-01-20T15:42:00Z"/>
  <w16cex:commentExtensible w16cex:durableId="140DDCB9" w16cex:dateUtc="2025-01-20T16:15:00Z"/>
  <w16cex:commentExtensible w16cex:durableId="37BD6943" w16cex:dateUtc="2025-01-20T16:45:00Z"/>
  <w16cex:commentExtensible w16cex:durableId="0082FD2B" w16cex:dateUtc="2025-01-20T15:49:00Z"/>
  <w16cex:commentExtensible w16cex:durableId="4EA588D6" w16cex:dateUtc="2025-01-20T16:03:00Z"/>
  <w16cex:commentExtensible w16cex:durableId="13215777" w16cex:dateUtc="2025-02-18T11:20:00Z"/>
  <w16cex:commentExtensible w16cex:durableId="362A0184" w16cex:dateUtc="2025-03-28T09:46:00Z"/>
  <w16cex:commentExtensible w16cex:durableId="1D64AB61" w16cex:dateUtc="2025-01-20T16:04:00Z"/>
  <w16cex:commentExtensible w16cex:durableId="2ABDD822" w16cex:dateUtc="2025-02-18T11:32:00Z"/>
  <w16cex:commentExtensible w16cex:durableId="20840371" w16cex:dateUtc="2025-02-18T11:36:00Z"/>
  <w16cex:commentExtensible w16cex:durableId="2A261A2D" w16cex:dateUtc="2025-03-28T09:55:00Z"/>
  <w16cex:commentExtensible w16cex:durableId="6B78AFFB" w16cex:dateUtc="2025-02-18T14:32:00Z"/>
  <w16cex:commentExtensible w16cex:durableId="51631A1D" w16cex:dateUtc="2025-01-20T16:11:00Z"/>
  <w16cex:commentExtensible w16cex:durableId="330A9245" w16cex:dateUtc="2025-01-20T16:30:00Z"/>
  <w16cex:commentExtensible w16cex:durableId="59E49921" w16cex:dateUtc="2025-02-18T14:36:00Z"/>
  <w16cex:commentExtensible w16cex:durableId="571FE890" w16cex:dateUtc="2025-02-18T14:57:00Z"/>
  <w16cex:commentExtensible w16cex:durableId="2F98C459" w16cex:dateUtc="2025-03-28T10:42:00Z"/>
  <w16cex:commentExtensible w16cex:durableId="1344269F" w16cex:dateUtc="2025-01-20T16:16:00Z"/>
  <w16cex:commentExtensible w16cex:durableId="2A2CD2D7" w16cex:dateUtc="2025-01-20T16:33:00Z"/>
  <w16cex:commentExtensible w16cex:durableId="16063F25" w16cex:dateUtc="2025-01-20T16:47:00Z"/>
  <w16cex:commentExtensible w16cex:durableId="459F31B5" w16cex:dateUtc="2025-03-28T10:49:00Z"/>
  <w16cex:commentExtensible w16cex:durableId="6818F430" w16cex:dateUtc="2025-03-28T10:50:00Z"/>
  <w16cex:commentExtensible w16cex:durableId="4A3089DB" w16cex:dateUtc="2025-03-28T10:52:00Z"/>
  <w16cex:commentExtensible w16cex:durableId="3E44C8A4" w16cex:dateUtc="2025-01-20T16:20:00Z"/>
  <w16cex:commentExtensible w16cex:durableId="560E7E74" w16cex:dateUtc="2025-01-20T17:04:00Z"/>
  <w16cex:commentExtensible w16cex:durableId="537DE5BA" w16cex:dateUtc="2025-03-28T10:55:00Z"/>
  <w16cex:commentExtensible w16cex:durableId="54CA99F9" w16cex:dateUtc="2025-01-20T16:21:00Z"/>
  <w16cex:commentExtensible w16cex:durableId="26DAF32E" w16cex:dateUtc="2025-01-20T17:10:00Z"/>
  <w16cex:commentExtensible w16cex:durableId="7D1FA7A7" w16cex:dateUtc="2025-03-28T10:58:00Z"/>
  <w16cex:commentExtensible w16cex:durableId="3E9BAB07" w16cex:dateUtc="2025-03-28T10:58:00Z"/>
  <w16cex:commentExtensible w16cex:durableId="2DC351FF" w16cex:dateUtc="2025-01-20T16:23:00Z"/>
  <w16cex:commentExtensible w16cex:durableId="0B085230" w16cex:dateUtc="2025-01-20T17:12:00Z"/>
  <w16cex:commentExtensible w16cex:durableId="39D750A9" w16cex:dateUtc="2025-01-20T11:09:00Z"/>
  <w16cex:commentExtensible w16cex:durableId="182531EA" w16cex:dateUtc="2025-01-20T11:19:00Z"/>
  <w16cex:commentExtensible w16cex:durableId="37D88D0D" w16cex:dateUtc="2025-01-20T15:54:00Z"/>
  <w16cex:commentExtensible w16cex:durableId="722B01DE" w16cex:dateUtc="2025-03-28T11:07:00Z"/>
  <w16cex:commentExtensible w16cex:durableId="222D81DA" w16cex:dateUtc="2025-03-28T11:07:00Z"/>
  <w16cex:commentExtensible w16cex:durableId="503287C2" w16cex:dateUtc="2025-03-28T11:08:00Z"/>
  <w16cex:commentExtensible w16cex:durableId="107013A2" w16cex:dateUtc="2025-03-28T11:09:00Z"/>
  <w16cex:commentExtensible w16cex:durableId="6B97BB7B" w16cex:dateUtc="2025-01-20T16:31:00Z"/>
  <w16cex:commentExtensible w16cex:durableId="5BF7C05C" w16cex:dateUtc="2025-01-20T17:15:00Z"/>
  <w16cex:commentExtensible w16cex:durableId="00610BBA" w16cex:dateUtc="2025-02-21T15:38:00Z"/>
  <w16cex:commentExtensible w16cex:durableId="4CBF43F1" w16cex:dateUtc="2025-01-20T16:35:00Z"/>
  <w16cex:commentExtensible w16cex:durableId="59FABE14" w16cex:dateUtc="2025-01-20T17:18:00Z"/>
  <w16cex:commentExtensible w16cex:durableId="391B6CE7" w16cex:dateUtc="2025-01-20T11:12:00Z"/>
  <w16cex:commentExtensible w16cex:durableId="77D789FF" w16cex:dateUtc="2025-01-20T11:17:00Z"/>
  <w16cex:commentExtensible w16cex:durableId="31B3D8B8" w16cex:dateUtc="2025-01-20T16:39:00Z"/>
  <w16cex:commentExtensible w16cex:durableId="65103016" w16cex:dateUtc="2025-01-20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229D84" w16cid:durableId="075C6075"/>
  <w16cid:commentId w16cid:paraId="36985F6C" w16cid:durableId="163CF535"/>
  <w16cid:commentId w16cid:paraId="7FEAC1B5" w16cid:durableId="20A32807"/>
  <w16cid:commentId w16cid:paraId="6E7D37FF" w16cid:durableId="40A1286C"/>
  <w16cid:commentId w16cid:paraId="6A3C1F92" w16cid:durableId="13D9E6AD"/>
  <w16cid:commentId w16cid:paraId="2F11DBA3" w16cid:durableId="68094FAD"/>
  <w16cid:commentId w16cid:paraId="50F7788E" w16cid:durableId="31E1A679"/>
  <w16cid:commentId w16cid:paraId="6ED8DD8A" w16cid:durableId="1FAD4894"/>
  <w16cid:commentId w16cid:paraId="690683DD" w16cid:durableId="5942EAD4"/>
  <w16cid:commentId w16cid:paraId="65BA44FA" w16cid:durableId="5B0F5B50"/>
  <w16cid:commentId w16cid:paraId="24A111E1" w16cid:durableId="77834BA0"/>
  <w16cid:commentId w16cid:paraId="47374FA5" w16cid:durableId="308682D7"/>
  <w16cid:commentId w16cid:paraId="57843533" w16cid:durableId="03B8743E"/>
  <w16cid:commentId w16cid:paraId="5070D3DD" w16cid:durableId="04B2B36F"/>
  <w16cid:commentId w16cid:paraId="0DD654C9" w16cid:durableId="52540A31"/>
  <w16cid:commentId w16cid:paraId="35CFC95F" w16cid:durableId="5805F2E2"/>
  <w16cid:commentId w16cid:paraId="0D71A309" w16cid:durableId="18B6D912"/>
  <w16cid:commentId w16cid:paraId="0BC8BD10" w16cid:durableId="7EA888F4"/>
  <w16cid:commentId w16cid:paraId="1CD1C73D" w16cid:durableId="083044F2"/>
  <w16cid:commentId w16cid:paraId="6EEA1706" w16cid:durableId="1E042A46"/>
  <w16cid:commentId w16cid:paraId="7B165FF1" w16cid:durableId="174F8C3A"/>
  <w16cid:commentId w16cid:paraId="57C847E5" w16cid:durableId="2AF9D1CD"/>
  <w16cid:commentId w16cid:paraId="42D756BA" w16cid:durableId="7D5BA41B"/>
  <w16cid:commentId w16cid:paraId="52F4006F" w16cid:durableId="0C100CF5"/>
  <w16cid:commentId w16cid:paraId="002F2424" w16cid:durableId="2D97EC21"/>
  <w16cid:commentId w16cid:paraId="5199A934" w16cid:durableId="45DA66B4"/>
  <w16cid:commentId w16cid:paraId="4962F01A" w16cid:durableId="4FBA7290"/>
  <w16cid:commentId w16cid:paraId="6F7575F9" w16cid:durableId="50235B91"/>
  <w16cid:commentId w16cid:paraId="662DD6A3" w16cid:durableId="514B687C"/>
  <w16cid:commentId w16cid:paraId="239C2D77" w16cid:durableId="23A4B834"/>
  <w16cid:commentId w16cid:paraId="7E3B7EA6" w16cid:durableId="2E4D3B0E"/>
  <w16cid:commentId w16cid:paraId="1C21BB1A" w16cid:durableId="210B6A13"/>
  <w16cid:commentId w16cid:paraId="7DAF9049" w16cid:durableId="5AF32C8B"/>
  <w16cid:commentId w16cid:paraId="0256705B" w16cid:durableId="3D114024"/>
  <w16cid:commentId w16cid:paraId="34070812" w16cid:durableId="67E6B801"/>
  <w16cid:commentId w16cid:paraId="2604504F" w16cid:durableId="7C40A6F3"/>
  <w16cid:commentId w16cid:paraId="75944F94" w16cid:durableId="35CB7516"/>
  <w16cid:commentId w16cid:paraId="344ADC96" w16cid:durableId="723672CF"/>
  <w16cid:commentId w16cid:paraId="26D82065" w16cid:durableId="02A7ECA3"/>
  <w16cid:commentId w16cid:paraId="1CA90E69" w16cid:durableId="225FA050"/>
  <w16cid:commentId w16cid:paraId="6E9E4DB2" w16cid:durableId="754FA522"/>
  <w16cid:commentId w16cid:paraId="013D8D2E" w16cid:durableId="6F63C32E"/>
  <w16cid:commentId w16cid:paraId="3232EABE" w16cid:durableId="6BC6AAEA"/>
  <w16cid:commentId w16cid:paraId="27D42D1C" w16cid:durableId="73556E28"/>
  <w16cid:commentId w16cid:paraId="222131BA" w16cid:durableId="519DB6F5"/>
  <w16cid:commentId w16cid:paraId="5553D061" w16cid:durableId="73FA0F04"/>
  <w16cid:commentId w16cid:paraId="7AE13EAD" w16cid:durableId="6245F24B"/>
  <w16cid:commentId w16cid:paraId="4B6AFD92" w16cid:durableId="698EC534"/>
  <w16cid:commentId w16cid:paraId="77326C33" w16cid:durableId="2845BD74"/>
  <w16cid:commentId w16cid:paraId="42BF1006" w16cid:durableId="6579BFA4"/>
  <w16cid:commentId w16cid:paraId="7CD3B59D" w16cid:durableId="232E07B6"/>
  <w16cid:commentId w16cid:paraId="6081014B" w16cid:durableId="060581B4"/>
  <w16cid:commentId w16cid:paraId="729D7FF3" w16cid:durableId="49B371ED"/>
  <w16cid:commentId w16cid:paraId="1681A696" w16cid:durableId="7B059DC9"/>
  <w16cid:commentId w16cid:paraId="14FACB8A" w16cid:durableId="5DB666D2"/>
  <w16cid:commentId w16cid:paraId="1853E7EA" w16cid:durableId="2485E6B7"/>
  <w16cid:commentId w16cid:paraId="5F631809" w16cid:durableId="3A9BEAEE"/>
  <w16cid:commentId w16cid:paraId="1A9FBB27" w16cid:durableId="6DE05637"/>
  <w16cid:commentId w16cid:paraId="0BADA8AA" w16cid:durableId="6A133D23"/>
  <w16cid:commentId w16cid:paraId="777DC057" w16cid:durableId="4BB6CC7E"/>
  <w16cid:commentId w16cid:paraId="3CE83351" w16cid:durableId="140DDCB9"/>
  <w16cid:commentId w16cid:paraId="4AF92C4D" w16cid:durableId="37BD6943"/>
  <w16cid:commentId w16cid:paraId="6BC02588" w16cid:durableId="0082FD2B"/>
  <w16cid:commentId w16cid:paraId="14281E35" w16cid:durableId="4EA588D6"/>
  <w16cid:commentId w16cid:paraId="7B801E12" w16cid:durableId="13215777"/>
  <w16cid:commentId w16cid:paraId="562152D8" w16cid:durableId="362A0184"/>
  <w16cid:commentId w16cid:paraId="0A0189FA" w16cid:durableId="1D64AB61"/>
  <w16cid:commentId w16cid:paraId="3D6188DE" w16cid:durableId="2ABDD822"/>
  <w16cid:commentId w16cid:paraId="7F1B87C7" w16cid:durableId="20840371"/>
  <w16cid:commentId w16cid:paraId="7EA9218F" w16cid:durableId="2A261A2D"/>
  <w16cid:commentId w16cid:paraId="5D830B48" w16cid:durableId="6B78AFFB"/>
  <w16cid:commentId w16cid:paraId="70B19ED7" w16cid:durableId="51631A1D"/>
  <w16cid:commentId w16cid:paraId="65CCEDED" w16cid:durableId="330A9245"/>
  <w16cid:commentId w16cid:paraId="4528DFED" w16cid:durableId="59E49921"/>
  <w16cid:commentId w16cid:paraId="4E80627E" w16cid:durableId="571FE890"/>
  <w16cid:commentId w16cid:paraId="59A27FE3" w16cid:durableId="2F98C459"/>
  <w16cid:commentId w16cid:paraId="4E728784" w16cid:durableId="1344269F"/>
  <w16cid:commentId w16cid:paraId="6046B73C" w16cid:durableId="2A2CD2D7"/>
  <w16cid:commentId w16cid:paraId="3E611CEA" w16cid:durableId="16063F25"/>
  <w16cid:commentId w16cid:paraId="0638346E" w16cid:durableId="459F31B5"/>
  <w16cid:commentId w16cid:paraId="188B760C" w16cid:durableId="6818F430"/>
  <w16cid:commentId w16cid:paraId="245370D5" w16cid:durableId="4A3089DB"/>
  <w16cid:commentId w16cid:paraId="606C5D94" w16cid:durableId="3E44C8A4"/>
  <w16cid:commentId w16cid:paraId="01B8EB91" w16cid:durableId="560E7E74"/>
  <w16cid:commentId w16cid:paraId="4ADD695A" w16cid:durableId="537DE5BA"/>
  <w16cid:commentId w16cid:paraId="11A9F3FA" w16cid:durableId="54CA99F9"/>
  <w16cid:commentId w16cid:paraId="2D791204" w16cid:durableId="26DAF32E"/>
  <w16cid:commentId w16cid:paraId="64595C4B" w16cid:durableId="7D1FA7A7"/>
  <w16cid:commentId w16cid:paraId="76F505AF" w16cid:durableId="3E9BAB07"/>
  <w16cid:commentId w16cid:paraId="40B4D14A" w16cid:durableId="2DC351FF"/>
  <w16cid:commentId w16cid:paraId="35D79380" w16cid:durableId="0B085230"/>
  <w16cid:commentId w16cid:paraId="362E1C8E" w16cid:durableId="39D750A9"/>
  <w16cid:commentId w16cid:paraId="1007C903" w16cid:durableId="182531EA"/>
  <w16cid:commentId w16cid:paraId="1FED76E8" w16cid:durableId="37D88D0D"/>
  <w16cid:commentId w16cid:paraId="38C838D9" w16cid:durableId="722B01DE"/>
  <w16cid:commentId w16cid:paraId="63C7891C" w16cid:durableId="222D81DA"/>
  <w16cid:commentId w16cid:paraId="0F24C7FB" w16cid:durableId="503287C2"/>
  <w16cid:commentId w16cid:paraId="2B7DB160" w16cid:durableId="107013A2"/>
  <w16cid:commentId w16cid:paraId="6C02A751" w16cid:durableId="6B97BB7B"/>
  <w16cid:commentId w16cid:paraId="5EED0932" w16cid:durableId="5BF7C05C"/>
  <w16cid:commentId w16cid:paraId="3AFAC208" w16cid:durableId="00610BBA"/>
  <w16cid:commentId w16cid:paraId="26ACC4C5" w16cid:durableId="4CBF43F1"/>
  <w16cid:commentId w16cid:paraId="4AE1E73F" w16cid:durableId="59FABE14"/>
  <w16cid:commentId w16cid:paraId="041C9D6C" w16cid:durableId="391B6CE7"/>
  <w16cid:commentId w16cid:paraId="2965767D" w16cid:durableId="77D789FF"/>
  <w16cid:commentId w16cid:paraId="1A799FDE" w16cid:durableId="31B3D8B8"/>
  <w16cid:commentId w16cid:paraId="11122B98" w16cid:durableId="651030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8429D" w14:textId="77777777" w:rsidR="005E3033" w:rsidRDefault="005E3033">
      <w:r>
        <w:separator/>
      </w:r>
    </w:p>
  </w:endnote>
  <w:endnote w:type="continuationSeparator" w:id="0">
    <w:p w14:paraId="7A7FFD22" w14:textId="77777777" w:rsidR="005E3033" w:rsidRDefault="005E3033">
      <w:r>
        <w:continuationSeparator/>
      </w:r>
    </w:p>
  </w:endnote>
  <w:endnote w:type="continuationNotice" w:id="1">
    <w:p w14:paraId="1134E332" w14:textId="77777777" w:rsidR="005E3033" w:rsidRDefault="005E30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1B44" w14:textId="77777777" w:rsidR="001E3564" w:rsidRDefault="002F5345">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25B31B48" wp14:editId="25B31B49">
              <wp:simplePos x="0" y="0"/>
              <wp:positionH relativeFrom="page">
                <wp:posOffset>1260005</wp:posOffset>
              </wp:positionH>
              <wp:positionV relativeFrom="page">
                <wp:posOffset>9631274</wp:posOffset>
              </wp:positionV>
              <wp:extent cx="503999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2653">
                        <a:solidFill>
                          <a:srgbClr val="70A2B8"/>
                        </a:solidFill>
                        <a:prstDash val="solid"/>
                      </a:ln>
                    </wps:spPr>
                    <wps:bodyPr wrap="square" lIns="0" tIns="0" rIns="0" bIns="0" rtlCol="0">
                      <a:prstTxWarp prst="textNoShape">
                        <a:avLst/>
                      </a:prstTxWarp>
                      <a:noAutofit/>
                    </wps:bodyPr>
                  </wps:wsp>
                </a:graphicData>
              </a:graphic>
            </wp:anchor>
          </w:drawing>
        </mc:Choice>
        <mc:Fallback>
          <w:pict>
            <v:shape w14:anchorId="0BA3D252" id="Graphic 4" o:spid="_x0000_s1026" style="position:absolute;margin-left:99.2pt;margin-top:758.35pt;width:396.85pt;height:.1pt;z-index:-251658239;visibility:visible;mso-wrap-style:square;mso-wrap-distance-left:0;mso-wrap-distance-top:0;mso-wrap-distance-right:0;mso-wrap-distance-bottom:0;mso-position-horizontal:absolute;mso-position-horizontal-relative:page;mso-position-vertical:absolute;mso-position-vertical-relative:page;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" path="m,l5039995,e" filled="f" strokecolor="#70a2b8" strokeweight=".35147mm">
              <v:path arrowok="t"/>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25B31B4A" wp14:editId="25B31B4B">
              <wp:simplePos x="0" y="0"/>
              <wp:positionH relativeFrom="page">
                <wp:posOffset>1247305</wp:posOffset>
              </wp:positionH>
              <wp:positionV relativeFrom="page">
                <wp:posOffset>9691332</wp:posOffset>
              </wp:positionV>
              <wp:extent cx="162306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3060" cy="152400"/>
                      </a:xfrm>
                      <a:prstGeom prst="rect">
                        <a:avLst/>
                      </a:prstGeom>
                    </wps:spPr>
                    <wps:txbx>
                      <w:txbxContent>
                        <w:p w14:paraId="25B31BFC" w14:textId="77777777" w:rsidR="001E3564" w:rsidRDefault="002F5345">
                          <w:pPr>
                            <w:spacing w:line="223" w:lineRule="exact"/>
                            <w:ind w:left="20"/>
                            <w:rPr>
                              <w:sz w:val="20"/>
                            </w:rPr>
                          </w:pPr>
                          <w:r>
                            <w:rPr>
                              <w:color w:val="344449"/>
                              <w:sz w:val="20"/>
                            </w:rPr>
                            <w:t>Handleiding</w:t>
                          </w:r>
                          <w:r>
                            <w:rPr>
                              <w:color w:val="344449"/>
                              <w:spacing w:val="-11"/>
                              <w:sz w:val="20"/>
                            </w:rPr>
                            <w:t xml:space="preserve"> </w:t>
                          </w:r>
                          <w:r>
                            <w:rPr>
                              <w:color w:val="344449"/>
                              <w:spacing w:val="-2"/>
                              <w:sz w:val="20"/>
                            </w:rPr>
                            <w:t>statistiekproductie</w:t>
                          </w:r>
                        </w:p>
                      </w:txbxContent>
                    </wps:txbx>
                    <wps:bodyPr wrap="square" lIns="0" tIns="0" rIns="0" bIns="0" rtlCol="0">
                      <a:noAutofit/>
                    </wps:bodyPr>
                  </wps:wsp>
                </a:graphicData>
              </a:graphic>
            </wp:anchor>
          </w:drawing>
        </mc:Choice>
        <mc:Fallback>
          <w:pict>
            <v:shapetype w14:anchorId="25B31B4A" id="_x0000_t202" coordsize="21600,21600" o:spt="202" path="m,l,21600r21600,l21600,xe">
              <v:stroke joinstyle="miter"/>
              <v:path gradientshapeok="t" o:connecttype="rect"/>
            </v:shapetype>
            <v:shape id="Textbox 5" o:spid="_x0000_s1081" type="#_x0000_t202" style="position:absolute;margin-left:98.2pt;margin-top:763.1pt;width:127.8pt;height:12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" filled="f" stroked="f">
              <v:textbox inset="0,0,0,0">
                <w:txbxContent>
                  <w:p w14:paraId="25B31BFC" w14:textId="77777777" w:rsidR="001E3564" w:rsidRDefault="002F5345">
                    <w:pPr>
                      <w:spacing w:line="223" w:lineRule="exact"/>
                      <w:ind w:left="20"/>
                      <w:rPr>
                        <w:sz w:val="20"/>
                      </w:rPr>
                    </w:pPr>
                    <w:r>
                      <w:rPr>
                        <w:color w:val="344449"/>
                        <w:sz w:val="20"/>
                      </w:rPr>
                      <w:t>Handleiding</w:t>
                    </w:r>
                    <w:r>
                      <w:rPr>
                        <w:color w:val="344449"/>
                        <w:spacing w:val="-11"/>
                        <w:sz w:val="20"/>
                      </w:rPr>
                      <w:t xml:space="preserve"> </w:t>
                    </w:r>
                    <w:r>
                      <w:rPr>
                        <w:color w:val="344449"/>
                        <w:spacing w:val="-2"/>
                        <w:sz w:val="20"/>
                      </w:rPr>
                      <w:t>statistiekproductie</w:t>
                    </w:r>
                  </w:p>
                </w:txbxContent>
              </v:textbox>
              <w10:wrap anchorx="page" anchory="page"/>
            </v:shape>
          </w:pict>
        </mc:Fallback>
      </mc:AlternateContent>
    </w:r>
    <w:r>
      <w:rPr>
        <w:noProof/>
        <w:sz w:val="20"/>
      </w:rPr>
      <mc:AlternateContent>
        <mc:Choice Requires="wps">
          <w:drawing>
            <wp:anchor distT="0" distB="0" distL="0" distR="0" simplePos="0" relativeHeight="251658243" behindDoc="1" locked="0" layoutInCell="1" allowOverlap="1" wp14:anchorId="25B31B4C" wp14:editId="25B31B4D">
              <wp:simplePos x="0" y="0"/>
              <wp:positionH relativeFrom="page">
                <wp:posOffset>5483974</wp:posOffset>
              </wp:positionH>
              <wp:positionV relativeFrom="page">
                <wp:posOffset>9691332</wp:posOffset>
              </wp:positionV>
              <wp:extent cx="82931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9310" cy="152400"/>
                      </a:xfrm>
                      <a:prstGeom prst="rect">
                        <a:avLst/>
                      </a:prstGeom>
                    </wps:spPr>
                    <wps:txbx>
                      <w:txbxContent>
                        <w:p w14:paraId="25B31BFD" w14:textId="77777777" w:rsidR="001E3564" w:rsidRDefault="002F5345">
                          <w:pPr>
                            <w:spacing w:line="223" w:lineRule="exact"/>
                            <w:ind w:left="20"/>
                            <w:rPr>
                              <w:sz w:val="20"/>
                            </w:rPr>
                          </w:pPr>
                          <w:r>
                            <w:rPr>
                              <w:color w:val="344449"/>
                              <w:sz w:val="20"/>
                            </w:rPr>
                            <w:t>pagina</w:t>
                          </w:r>
                          <w:r>
                            <w:rPr>
                              <w:color w:val="344449"/>
                              <w:spacing w:val="-6"/>
                              <w:sz w:val="20"/>
                            </w:rPr>
                            <w:t xml:space="preserve"> </w:t>
                          </w:r>
                          <w:r>
                            <w:rPr>
                              <w:color w:val="344449"/>
                              <w:sz w:val="20"/>
                            </w:rPr>
                            <w:fldChar w:fldCharType="begin"/>
                          </w:r>
                          <w:r>
                            <w:rPr>
                              <w:color w:val="344449"/>
                              <w:sz w:val="20"/>
                            </w:rPr>
                            <w:instrText xml:space="preserve"> PAGE </w:instrText>
                          </w:r>
                          <w:r>
                            <w:rPr>
                              <w:color w:val="344449"/>
                              <w:sz w:val="20"/>
                            </w:rPr>
                            <w:fldChar w:fldCharType="separate"/>
                          </w:r>
                          <w:r>
                            <w:rPr>
                              <w:color w:val="344449"/>
                              <w:sz w:val="20"/>
                            </w:rPr>
                            <w:t>2</w:t>
                          </w:r>
                          <w:r>
                            <w:rPr>
                              <w:color w:val="344449"/>
                              <w:sz w:val="20"/>
                            </w:rPr>
                            <w:fldChar w:fldCharType="end"/>
                          </w:r>
                          <w:r>
                            <w:rPr>
                              <w:color w:val="344449"/>
                              <w:spacing w:val="-5"/>
                              <w:sz w:val="20"/>
                            </w:rPr>
                            <w:t xml:space="preserve"> </w:t>
                          </w:r>
                          <w:r>
                            <w:rPr>
                              <w:color w:val="344449"/>
                              <w:sz w:val="20"/>
                            </w:rPr>
                            <w:t>van</w:t>
                          </w:r>
                          <w:r>
                            <w:rPr>
                              <w:color w:val="344449"/>
                              <w:spacing w:val="-6"/>
                              <w:sz w:val="20"/>
                            </w:rPr>
                            <w:t xml:space="preserve"> </w:t>
                          </w:r>
                          <w:hyperlink w:anchor="_bookmark10" w:history="1">
                            <w:r w:rsidR="001E3564">
                              <w:rPr>
                                <w:color w:val="344449"/>
                                <w:spacing w:val="-7"/>
                                <w:sz w:val="20"/>
                              </w:rPr>
                              <w:t>19</w:t>
                            </w:r>
                          </w:hyperlink>
                        </w:p>
                      </w:txbxContent>
                    </wps:txbx>
                    <wps:bodyPr wrap="square" lIns="0" tIns="0" rIns="0" bIns="0" rtlCol="0">
                      <a:noAutofit/>
                    </wps:bodyPr>
                  </wps:wsp>
                </a:graphicData>
              </a:graphic>
            </wp:anchor>
          </w:drawing>
        </mc:Choice>
        <mc:Fallback>
          <w:pict>
            <v:shape w14:anchorId="25B31B4C" id="Textbox 6" o:spid="_x0000_s1082" type="#_x0000_t202" style="position:absolute;margin-left:431.8pt;margin-top:763.1pt;width:65.3pt;height:12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" filled="f" stroked="f">
              <v:textbox inset="0,0,0,0">
                <w:txbxContent>
                  <w:p w14:paraId="25B31BFD" w14:textId="77777777" w:rsidR="001E3564" w:rsidRDefault="002F5345">
                    <w:pPr>
                      <w:spacing w:line="223" w:lineRule="exact"/>
                      <w:ind w:left="20"/>
                      <w:rPr>
                        <w:sz w:val="20"/>
                      </w:rPr>
                    </w:pPr>
                    <w:r>
                      <w:rPr>
                        <w:color w:val="344449"/>
                        <w:sz w:val="20"/>
                      </w:rPr>
                      <w:t>pagina</w:t>
                    </w:r>
                    <w:r>
                      <w:rPr>
                        <w:color w:val="344449"/>
                        <w:spacing w:val="-6"/>
                        <w:sz w:val="20"/>
                      </w:rPr>
                      <w:t xml:space="preserve"> </w:t>
                    </w:r>
                    <w:r>
                      <w:rPr>
                        <w:color w:val="344449"/>
                        <w:sz w:val="20"/>
                      </w:rPr>
                      <w:fldChar w:fldCharType="begin"/>
                    </w:r>
                    <w:r>
                      <w:rPr>
                        <w:color w:val="344449"/>
                        <w:sz w:val="20"/>
                      </w:rPr>
                      <w:instrText xml:space="preserve"> PAGE </w:instrText>
                    </w:r>
                    <w:r>
                      <w:rPr>
                        <w:color w:val="344449"/>
                        <w:sz w:val="20"/>
                      </w:rPr>
                      <w:fldChar w:fldCharType="separate"/>
                    </w:r>
                    <w:r>
                      <w:rPr>
                        <w:color w:val="344449"/>
                        <w:sz w:val="20"/>
                      </w:rPr>
                      <w:t>2</w:t>
                    </w:r>
                    <w:r>
                      <w:rPr>
                        <w:color w:val="344449"/>
                        <w:sz w:val="20"/>
                      </w:rPr>
                      <w:fldChar w:fldCharType="end"/>
                    </w:r>
                    <w:r>
                      <w:rPr>
                        <w:color w:val="344449"/>
                        <w:spacing w:val="-5"/>
                        <w:sz w:val="20"/>
                      </w:rPr>
                      <w:t xml:space="preserve"> </w:t>
                    </w:r>
                    <w:r>
                      <w:rPr>
                        <w:color w:val="344449"/>
                        <w:sz w:val="20"/>
                      </w:rPr>
                      <w:t>van</w:t>
                    </w:r>
                    <w:r>
                      <w:rPr>
                        <w:color w:val="344449"/>
                        <w:spacing w:val="-6"/>
                        <w:sz w:val="20"/>
                      </w:rPr>
                      <w:t xml:space="preserve"> </w:t>
                    </w:r>
                    <w:hyperlink w:anchor="_bookmark10" w:history="1">
                      <w:r w:rsidR="001E3564">
                        <w:rPr>
                          <w:color w:val="344449"/>
                          <w:spacing w:val="-7"/>
                          <w:sz w:val="20"/>
                        </w:rPr>
                        <w:t>19</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1B45" w14:textId="77777777" w:rsidR="001E3564" w:rsidRDefault="002F534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5B31B4E" wp14:editId="25B31B4F">
              <wp:simplePos x="0" y="0"/>
              <wp:positionH relativeFrom="page">
                <wp:posOffset>1260005</wp:posOffset>
              </wp:positionH>
              <wp:positionV relativeFrom="page">
                <wp:posOffset>9631274</wp:posOffset>
              </wp:positionV>
              <wp:extent cx="503999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2653">
                        <a:solidFill>
                          <a:srgbClr val="70A2B8"/>
                        </a:solidFill>
                        <a:prstDash val="solid"/>
                      </a:ln>
                    </wps:spPr>
                    <wps:bodyPr wrap="square" lIns="0" tIns="0" rIns="0" bIns="0" rtlCol="0">
                      <a:prstTxWarp prst="textNoShape">
                        <a:avLst/>
                      </a:prstTxWarp>
                      <a:noAutofit/>
                    </wps:bodyPr>
                  </wps:wsp>
                </a:graphicData>
              </a:graphic>
            </wp:anchor>
          </w:drawing>
        </mc:Choice>
        <mc:Fallback>
          <w:pict>
            <v:shape w14:anchorId="7B2D078D" id="Graphic 33" o:spid="_x0000_s1026" style="position:absolute;margin-left:99.2pt;margin-top:758.35pt;width:396.85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" path="m,l5039995,e" filled="f" strokecolor="#70a2b8" strokeweight=".35147mm">
              <v:path arrowok="t"/>
              <w10:wrap anchorx="page" anchory="page"/>
            </v:shape>
          </w:pict>
        </mc:Fallback>
      </mc:AlternateContent>
    </w:r>
    <w:r>
      <w:rPr>
        <w:noProof/>
        <w:sz w:val="20"/>
      </w:rPr>
      <mc:AlternateContent>
        <mc:Choice Requires="wps">
          <w:drawing>
            <wp:anchor distT="0" distB="0" distL="0" distR="0" simplePos="0" relativeHeight="251658250" behindDoc="1" locked="0" layoutInCell="1" allowOverlap="1" wp14:anchorId="25B31B50" wp14:editId="25B31B51">
              <wp:simplePos x="0" y="0"/>
              <wp:positionH relativeFrom="page">
                <wp:posOffset>1247305</wp:posOffset>
              </wp:positionH>
              <wp:positionV relativeFrom="page">
                <wp:posOffset>9691332</wp:posOffset>
              </wp:positionV>
              <wp:extent cx="1623060"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3060" cy="152400"/>
                      </a:xfrm>
                      <a:prstGeom prst="rect">
                        <a:avLst/>
                      </a:prstGeom>
                    </wps:spPr>
                    <wps:txbx>
                      <w:txbxContent>
                        <w:p w14:paraId="25B31BFE" w14:textId="77777777" w:rsidR="001E3564" w:rsidRDefault="002F5345">
                          <w:pPr>
                            <w:spacing w:line="223" w:lineRule="exact"/>
                            <w:ind w:left="20"/>
                            <w:rPr>
                              <w:sz w:val="20"/>
                            </w:rPr>
                          </w:pPr>
                          <w:r>
                            <w:rPr>
                              <w:color w:val="344449"/>
                              <w:sz w:val="20"/>
                            </w:rPr>
                            <w:t>Handleiding</w:t>
                          </w:r>
                          <w:r>
                            <w:rPr>
                              <w:color w:val="344449"/>
                              <w:spacing w:val="-11"/>
                              <w:sz w:val="20"/>
                            </w:rPr>
                            <w:t xml:space="preserve"> </w:t>
                          </w:r>
                          <w:r>
                            <w:rPr>
                              <w:color w:val="344449"/>
                              <w:spacing w:val="-2"/>
                              <w:sz w:val="20"/>
                            </w:rPr>
                            <w:t>statistiekproductie</w:t>
                          </w:r>
                        </w:p>
                      </w:txbxContent>
                    </wps:txbx>
                    <wps:bodyPr wrap="square" lIns="0" tIns="0" rIns="0" bIns="0" rtlCol="0">
                      <a:noAutofit/>
                    </wps:bodyPr>
                  </wps:wsp>
                </a:graphicData>
              </a:graphic>
            </wp:anchor>
          </w:drawing>
        </mc:Choice>
        <mc:Fallback>
          <w:pict>
            <v:shapetype w14:anchorId="25B31B50" id="_x0000_t202" coordsize="21600,21600" o:spt="202" path="m,l,21600r21600,l21600,xe">
              <v:stroke joinstyle="miter"/>
              <v:path gradientshapeok="t" o:connecttype="rect"/>
            </v:shapetype>
            <v:shape id="Textbox 34" o:spid="_x0000_s1083" type="#_x0000_t202" style="position:absolute;margin-left:98.2pt;margin-top:763.1pt;width:127.8pt;height:12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" filled="f" stroked="f">
              <v:textbox inset="0,0,0,0">
                <w:txbxContent>
                  <w:p w14:paraId="25B31BFE" w14:textId="77777777" w:rsidR="001E3564" w:rsidRDefault="002F5345">
                    <w:pPr>
                      <w:spacing w:line="223" w:lineRule="exact"/>
                      <w:ind w:left="20"/>
                      <w:rPr>
                        <w:sz w:val="20"/>
                      </w:rPr>
                    </w:pPr>
                    <w:r>
                      <w:rPr>
                        <w:color w:val="344449"/>
                        <w:sz w:val="20"/>
                      </w:rPr>
                      <w:t>Handleiding</w:t>
                    </w:r>
                    <w:r>
                      <w:rPr>
                        <w:color w:val="344449"/>
                        <w:spacing w:val="-11"/>
                        <w:sz w:val="20"/>
                      </w:rPr>
                      <w:t xml:space="preserve"> </w:t>
                    </w:r>
                    <w:r>
                      <w:rPr>
                        <w:color w:val="344449"/>
                        <w:spacing w:val="-2"/>
                        <w:sz w:val="20"/>
                      </w:rPr>
                      <w:t>statistiekproductie</w:t>
                    </w:r>
                  </w:p>
                </w:txbxContent>
              </v:textbox>
              <w10:wrap anchorx="page" anchory="page"/>
            </v:shape>
          </w:pict>
        </mc:Fallback>
      </mc:AlternateContent>
    </w:r>
    <w:r>
      <w:rPr>
        <w:noProof/>
        <w:sz w:val="20"/>
      </w:rPr>
      <mc:AlternateContent>
        <mc:Choice Requires="wps">
          <w:drawing>
            <wp:anchor distT="0" distB="0" distL="0" distR="0" simplePos="0" relativeHeight="251658251" behindDoc="1" locked="0" layoutInCell="1" allowOverlap="1" wp14:anchorId="25B31B52" wp14:editId="25B31B53">
              <wp:simplePos x="0" y="0"/>
              <wp:positionH relativeFrom="page">
                <wp:posOffset>5419852</wp:posOffset>
              </wp:positionH>
              <wp:positionV relativeFrom="page">
                <wp:posOffset>9691332</wp:posOffset>
              </wp:positionV>
              <wp:extent cx="893444"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52400"/>
                      </a:xfrm>
                      <a:prstGeom prst="rect">
                        <a:avLst/>
                      </a:prstGeom>
                    </wps:spPr>
                    <wps:txbx>
                      <w:txbxContent>
                        <w:p w14:paraId="25B31BFF" w14:textId="77777777" w:rsidR="001E3564" w:rsidRDefault="002F5345">
                          <w:pPr>
                            <w:spacing w:line="223" w:lineRule="exact"/>
                            <w:ind w:left="20"/>
                            <w:rPr>
                              <w:sz w:val="20"/>
                            </w:rPr>
                          </w:pPr>
                          <w:r>
                            <w:rPr>
                              <w:color w:val="344449"/>
                              <w:sz w:val="20"/>
                            </w:rPr>
                            <w:t>pagina</w:t>
                          </w:r>
                          <w:r>
                            <w:rPr>
                              <w:color w:val="344449"/>
                              <w:spacing w:val="-6"/>
                              <w:sz w:val="20"/>
                            </w:rPr>
                            <w:t xml:space="preserve"> </w:t>
                          </w:r>
                          <w:r>
                            <w:rPr>
                              <w:color w:val="344449"/>
                              <w:sz w:val="20"/>
                            </w:rPr>
                            <w:t>10</w:t>
                          </w:r>
                          <w:r>
                            <w:rPr>
                              <w:color w:val="344449"/>
                              <w:spacing w:val="-6"/>
                              <w:sz w:val="20"/>
                            </w:rPr>
                            <w:t xml:space="preserve"> </w:t>
                          </w:r>
                          <w:r>
                            <w:rPr>
                              <w:color w:val="344449"/>
                              <w:sz w:val="20"/>
                            </w:rPr>
                            <w:t>van</w:t>
                          </w:r>
                          <w:r>
                            <w:rPr>
                              <w:color w:val="344449"/>
                              <w:spacing w:val="-6"/>
                              <w:sz w:val="20"/>
                            </w:rPr>
                            <w:t xml:space="preserve"> </w:t>
                          </w:r>
                          <w:hyperlink w:anchor="_bookmark10" w:history="1">
                            <w:r w:rsidR="001E3564">
                              <w:rPr>
                                <w:color w:val="344449"/>
                                <w:spacing w:val="-5"/>
                                <w:sz w:val="20"/>
                              </w:rPr>
                              <w:t>19</w:t>
                            </w:r>
                          </w:hyperlink>
                        </w:p>
                      </w:txbxContent>
                    </wps:txbx>
                    <wps:bodyPr wrap="square" lIns="0" tIns="0" rIns="0" bIns="0" rtlCol="0">
                      <a:noAutofit/>
                    </wps:bodyPr>
                  </wps:wsp>
                </a:graphicData>
              </a:graphic>
            </wp:anchor>
          </w:drawing>
        </mc:Choice>
        <mc:Fallback>
          <w:pict>
            <v:shape w14:anchorId="25B31B52" id="Textbox 35" o:spid="_x0000_s1084" type="#_x0000_t202" style="position:absolute;margin-left:426.75pt;margin-top:763.1pt;width:70.35pt;height:12pt;z-index:-2516582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YnFmAEAACEDAAAOAAAAZHJzL2Uyb0RvYy54bWysUt2OEyEUvjfxHQj3dqbdatZ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" filled="f" stroked="f">
              <v:textbox inset="0,0,0,0">
                <w:txbxContent>
                  <w:p w14:paraId="25B31BFF" w14:textId="77777777" w:rsidR="001E3564" w:rsidRDefault="002F5345">
                    <w:pPr>
                      <w:spacing w:line="223" w:lineRule="exact"/>
                      <w:ind w:left="20"/>
                      <w:rPr>
                        <w:sz w:val="20"/>
                      </w:rPr>
                    </w:pPr>
                    <w:r>
                      <w:rPr>
                        <w:color w:val="344449"/>
                        <w:sz w:val="20"/>
                      </w:rPr>
                      <w:t>pagina</w:t>
                    </w:r>
                    <w:r>
                      <w:rPr>
                        <w:color w:val="344449"/>
                        <w:spacing w:val="-6"/>
                        <w:sz w:val="20"/>
                      </w:rPr>
                      <w:t xml:space="preserve"> </w:t>
                    </w:r>
                    <w:r>
                      <w:rPr>
                        <w:color w:val="344449"/>
                        <w:sz w:val="20"/>
                      </w:rPr>
                      <w:t>10</w:t>
                    </w:r>
                    <w:r>
                      <w:rPr>
                        <w:color w:val="344449"/>
                        <w:spacing w:val="-6"/>
                        <w:sz w:val="20"/>
                      </w:rPr>
                      <w:t xml:space="preserve"> </w:t>
                    </w:r>
                    <w:r>
                      <w:rPr>
                        <w:color w:val="344449"/>
                        <w:sz w:val="20"/>
                      </w:rPr>
                      <w:t>van</w:t>
                    </w:r>
                    <w:r>
                      <w:rPr>
                        <w:color w:val="344449"/>
                        <w:spacing w:val="-6"/>
                        <w:sz w:val="20"/>
                      </w:rPr>
                      <w:t xml:space="preserve"> </w:t>
                    </w:r>
                    <w:hyperlink w:anchor="_bookmark10" w:history="1">
                      <w:r w:rsidR="001E3564">
                        <w:rPr>
                          <w:color w:val="344449"/>
                          <w:spacing w:val="-5"/>
                          <w:sz w:val="20"/>
                        </w:rPr>
                        <w:t>19</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1B46" w14:textId="77777777" w:rsidR="001E3564" w:rsidRDefault="002F5345">
    <w:pPr>
      <w:pStyle w:val="BodyText"/>
      <w:spacing w:line="14" w:lineRule="auto"/>
      <w:rPr>
        <w:sz w:val="20"/>
      </w:rPr>
    </w:pPr>
    <w:r>
      <w:rPr>
        <w:noProof/>
        <w:sz w:val="20"/>
      </w:rPr>
      <mc:AlternateContent>
        <mc:Choice Requires="wps">
          <w:drawing>
            <wp:anchor distT="0" distB="0" distL="0" distR="0" simplePos="0" relativeHeight="251658244" behindDoc="1" locked="0" layoutInCell="1" allowOverlap="1" wp14:anchorId="25B31B54" wp14:editId="25B31B55">
              <wp:simplePos x="0" y="0"/>
              <wp:positionH relativeFrom="page">
                <wp:posOffset>1260005</wp:posOffset>
              </wp:positionH>
              <wp:positionV relativeFrom="page">
                <wp:posOffset>9631274</wp:posOffset>
              </wp:positionV>
              <wp:extent cx="503999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2653">
                        <a:solidFill>
                          <a:srgbClr val="70A2B8"/>
                        </a:solidFill>
                        <a:prstDash val="solid"/>
                      </a:ln>
                    </wps:spPr>
                    <wps:bodyPr wrap="square" lIns="0" tIns="0" rIns="0" bIns="0" rtlCol="0">
                      <a:prstTxWarp prst="textNoShape">
                        <a:avLst/>
                      </a:prstTxWarp>
                      <a:noAutofit/>
                    </wps:bodyPr>
                  </wps:wsp>
                </a:graphicData>
              </a:graphic>
            </wp:anchor>
          </w:drawing>
        </mc:Choice>
        <mc:Fallback>
          <w:pict>
            <v:shape w14:anchorId="1E4869CF" id="Graphic 36" o:spid="_x0000_s1026" style="position:absolute;margin-left:99.2pt;margin-top:758.35pt;width:396.85pt;height:.1pt;z-index:-251658236;visibility:visible;mso-wrap-style:square;mso-wrap-distance-left:0;mso-wrap-distance-top:0;mso-wrap-distance-right:0;mso-wrap-distance-bottom:0;mso-position-horizontal:absolute;mso-position-horizontal-relative:page;mso-position-vertical:absolute;mso-position-vertical-relative:page;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" path="m,l5039995,e" filled="f" strokecolor="#70a2b8" strokeweight=".35147mm">
              <v:path arrowok="t"/>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25B31B56" wp14:editId="25B31B57">
              <wp:simplePos x="0" y="0"/>
              <wp:positionH relativeFrom="page">
                <wp:posOffset>1247305</wp:posOffset>
              </wp:positionH>
              <wp:positionV relativeFrom="page">
                <wp:posOffset>9691332</wp:posOffset>
              </wp:positionV>
              <wp:extent cx="162306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3060" cy="152400"/>
                      </a:xfrm>
                      <a:prstGeom prst="rect">
                        <a:avLst/>
                      </a:prstGeom>
                    </wps:spPr>
                    <wps:txbx>
                      <w:txbxContent>
                        <w:p w14:paraId="25B31C00" w14:textId="77777777" w:rsidR="001E3564" w:rsidRDefault="002F5345">
                          <w:pPr>
                            <w:spacing w:line="223" w:lineRule="exact"/>
                            <w:ind w:left="20"/>
                            <w:rPr>
                              <w:sz w:val="20"/>
                            </w:rPr>
                          </w:pPr>
                          <w:r>
                            <w:rPr>
                              <w:color w:val="344449"/>
                              <w:sz w:val="20"/>
                            </w:rPr>
                            <w:t>Handleiding</w:t>
                          </w:r>
                          <w:r>
                            <w:rPr>
                              <w:color w:val="344449"/>
                              <w:spacing w:val="-11"/>
                              <w:sz w:val="20"/>
                            </w:rPr>
                            <w:t xml:space="preserve"> </w:t>
                          </w:r>
                          <w:r>
                            <w:rPr>
                              <w:color w:val="344449"/>
                              <w:spacing w:val="-2"/>
                              <w:sz w:val="20"/>
                            </w:rPr>
                            <w:t>statistiekproductie</w:t>
                          </w:r>
                        </w:p>
                      </w:txbxContent>
                    </wps:txbx>
                    <wps:bodyPr wrap="square" lIns="0" tIns="0" rIns="0" bIns="0" rtlCol="0">
                      <a:noAutofit/>
                    </wps:bodyPr>
                  </wps:wsp>
                </a:graphicData>
              </a:graphic>
            </wp:anchor>
          </w:drawing>
        </mc:Choice>
        <mc:Fallback>
          <w:pict>
            <v:shapetype w14:anchorId="25B31B56" id="_x0000_t202" coordsize="21600,21600" o:spt="202" path="m,l,21600r21600,l21600,xe">
              <v:stroke joinstyle="miter"/>
              <v:path gradientshapeok="t" o:connecttype="rect"/>
            </v:shapetype>
            <v:shape id="Textbox 37" o:spid="_x0000_s1085" type="#_x0000_t202" style="position:absolute;margin-left:98.2pt;margin-top:763.1pt;width:127.8pt;height:12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" filled="f" stroked="f">
              <v:textbox inset="0,0,0,0">
                <w:txbxContent>
                  <w:p w14:paraId="25B31C00" w14:textId="77777777" w:rsidR="001E3564" w:rsidRDefault="002F5345">
                    <w:pPr>
                      <w:spacing w:line="223" w:lineRule="exact"/>
                      <w:ind w:left="20"/>
                      <w:rPr>
                        <w:sz w:val="20"/>
                      </w:rPr>
                    </w:pPr>
                    <w:r>
                      <w:rPr>
                        <w:color w:val="344449"/>
                        <w:sz w:val="20"/>
                      </w:rPr>
                      <w:t>Handleiding</w:t>
                    </w:r>
                    <w:r>
                      <w:rPr>
                        <w:color w:val="344449"/>
                        <w:spacing w:val="-11"/>
                        <w:sz w:val="20"/>
                      </w:rPr>
                      <w:t xml:space="preserve"> </w:t>
                    </w:r>
                    <w:r>
                      <w:rPr>
                        <w:color w:val="344449"/>
                        <w:spacing w:val="-2"/>
                        <w:sz w:val="20"/>
                      </w:rPr>
                      <w:t>statistiekproductie</w:t>
                    </w:r>
                  </w:p>
                </w:txbxContent>
              </v:textbox>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25B31B58" wp14:editId="25B31B59">
              <wp:simplePos x="0" y="0"/>
              <wp:positionH relativeFrom="page">
                <wp:posOffset>5419852</wp:posOffset>
              </wp:positionH>
              <wp:positionV relativeFrom="page">
                <wp:posOffset>9691332</wp:posOffset>
              </wp:positionV>
              <wp:extent cx="893444"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52400"/>
                      </a:xfrm>
                      <a:prstGeom prst="rect">
                        <a:avLst/>
                      </a:prstGeom>
                    </wps:spPr>
                    <wps:txbx>
                      <w:txbxContent>
                        <w:p w14:paraId="25B31C01" w14:textId="77777777" w:rsidR="001E3564" w:rsidRDefault="002F5345">
                          <w:pPr>
                            <w:spacing w:line="223" w:lineRule="exact"/>
                            <w:ind w:left="20"/>
                            <w:rPr>
                              <w:sz w:val="20"/>
                            </w:rPr>
                          </w:pPr>
                          <w:r>
                            <w:rPr>
                              <w:color w:val="344449"/>
                              <w:sz w:val="20"/>
                            </w:rPr>
                            <w:t>pagina</w:t>
                          </w:r>
                          <w:r>
                            <w:rPr>
                              <w:color w:val="344449"/>
                              <w:spacing w:val="-6"/>
                              <w:sz w:val="20"/>
                            </w:rPr>
                            <w:t xml:space="preserve"> </w:t>
                          </w:r>
                          <w:r>
                            <w:rPr>
                              <w:color w:val="344449"/>
                              <w:sz w:val="20"/>
                            </w:rPr>
                            <w:t>1</w:t>
                          </w:r>
                          <w:r>
                            <w:rPr>
                              <w:color w:val="344449"/>
                              <w:sz w:val="20"/>
                            </w:rPr>
                            <w:fldChar w:fldCharType="begin"/>
                          </w:r>
                          <w:r>
                            <w:rPr>
                              <w:color w:val="344449"/>
                              <w:sz w:val="20"/>
                            </w:rPr>
                            <w:instrText xml:space="preserve"> PAGE </w:instrText>
                          </w:r>
                          <w:r>
                            <w:rPr>
                              <w:color w:val="344449"/>
                              <w:sz w:val="20"/>
                            </w:rPr>
                            <w:fldChar w:fldCharType="separate"/>
                          </w:r>
                          <w:r>
                            <w:rPr>
                              <w:color w:val="344449"/>
                              <w:sz w:val="20"/>
                            </w:rPr>
                            <w:t>1</w:t>
                          </w:r>
                          <w:r>
                            <w:rPr>
                              <w:color w:val="344449"/>
                              <w:sz w:val="20"/>
                            </w:rPr>
                            <w:fldChar w:fldCharType="end"/>
                          </w:r>
                          <w:r>
                            <w:rPr>
                              <w:color w:val="344449"/>
                              <w:spacing w:val="-6"/>
                              <w:sz w:val="20"/>
                            </w:rPr>
                            <w:t xml:space="preserve"> </w:t>
                          </w:r>
                          <w:r>
                            <w:rPr>
                              <w:color w:val="344449"/>
                              <w:sz w:val="20"/>
                            </w:rPr>
                            <w:t>van</w:t>
                          </w:r>
                          <w:r>
                            <w:rPr>
                              <w:color w:val="344449"/>
                              <w:spacing w:val="-6"/>
                              <w:sz w:val="20"/>
                            </w:rPr>
                            <w:t xml:space="preserve"> </w:t>
                          </w:r>
                          <w:hyperlink w:anchor="_bookmark10" w:history="1">
                            <w:r w:rsidR="001E3564">
                              <w:rPr>
                                <w:color w:val="344449"/>
                                <w:spacing w:val="-5"/>
                                <w:sz w:val="20"/>
                              </w:rPr>
                              <w:t>19</w:t>
                            </w:r>
                          </w:hyperlink>
                        </w:p>
                      </w:txbxContent>
                    </wps:txbx>
                    <wps:bodyPr wrap="square" lIns="0" tIns="0" rIns="0" bIns="0" rtlCol="0">
                      <a:noAutofit/>
                    </wps:bodyPr>
                  </wps:wsp>
                </a:graphicData>
              </a:graphic>
            </wp:anchor>
          </w:drawing>
        </mc:Choice>
        <mc:Fallback>
          <w:pict>
            <v:shape w14:anchorId="25B31B58" id="Textbox 38" o:spid="_x0000_s1086" type="#_x0000_t202" style="position:absolute;margin-left:426.75pt;margin-top:763.1pt;width:70.35pt;height:12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" filled="f" stroked="f">
              <v:textbox inset="0,0,0,0">
                <w:txbxContent>
                  <w:p w14:paraId="25B31C01" w14:textId="77777777" w:rsidR="001E3564" w:rsidRDefault="002F5345">
                    <w:pPr>
                      <w:spacing w:line="223" w:lineRule="exact"/>
                      <w:ind w:left="20"/>
                      <w:rPr>
                        <w:sz w:val="20"/>
                      </w:rPr>
                    </w:pPr>
                    <w:r>
                      <w:rPr>
                        <w:color w:val="344449"/>
                        <w:sz w:val="20"/>
                      </w:rPr>
                      <w:t>pagina</w:t>
                    </w:r>
                    <w:r>
                      <w:rPr>
                        <w:color w:val="344449"/>
                        <w:spacing w:val="-6"/>
                        <w:sz w:val="20"/>
                      </w:rPr>
                      <w:t xml:space="preserve"> </w:t>
                    </w:r>
                    <w:r>
                      <w:rPr>
                        <w:color w:val="344449"/>
                        <w:sz w:val="20"/>
                      </w:rPr>
                      <w:t>1</w:t>
                    </w:r>
                    <w:r>
                      <w:rPr>
                        <w:color w:val="344449"/>
                        <w:sz w:val="20"/>
                      </w:rPr>
                      <w:fldChar w:fldCharType="begin"/>
                    </w:r>
                    <w:r>
                      <w:rPr>
                        <w:color w:val="344449"/>
                        <w:sz w:val="20"/>
                      </w:rPr>
                      <w:instrText xml:space="preserve"> PAGE </w:instrText>
                    </w:r>
                    <w:r>
                      <w:rPr>
                        <w:color w:val="344449"/>
                        <w:sz w:val="20"/>
                      </w:rPr>
                      <w:fldChar w:fldCharType="separate"/>
                    </w:r>
                    <w:r>
                      <w:rPr>
                        <w:color w:val="344449"/>
                        <w:sz w:val="20"/>
                      </w:rPr>
                      <w:t>1</w:t>
                    </w:r>
                    <w:r>
                      <w:rPr>
                        <w:color w:val="344449"/>
                        <w:sz w:val="20"/>
                      </w:rPr>
                      <w:fldChar w:fldCharType="end"/>
                    </w:r>
                    <w:r>
                      <w:rPr>
                        <w:color w:val="344449"/>
                        <w:spacing w:val="-6"/>
                        <w:sz w:val="20"/>
                      </w:rPr>
                      <w:t xml:space="preserve"> </w:t>
                    </w:r>
                    <w:r>
                      <w:rPr>
                        <w:color w:val="344449"/>
                        <w:sz w:val="20"/>
                      </w:rPr>
                      <w:t>van</w:t>
                    </w:r>
                    <w:r>
                      <w:rPr>
                        <w:color w:val="344449"/>
                        <w:spacing w:val="-6"/>
                        <w:sz w:val="20"/>
                      </w:rPr>
                      <w:t xml:space="preserve"> </w:t>
                    </w:r>
                    <w:hyperlink w:anchor="_bookmark10" w:history="1">
                      <w:r w:rsidR="001E3564">
                        <w:rPr>
                          <w:color w:val="344449"/>
                          <w:spacing w:val="-5"/>
                          <w:sz w:val="20"/>
                        </w:rPr>
                        <w:t>19</w:t>
                      </w:r>
                    </w:hyperlink>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1B47" w14:textId="77777777" w:rsidR="001E3564" w:rsidRDefault="002F5345">
    <w:pPr>
      <w:pStyle w:val="BodyText"/>
      <w:spacing w:line="14" w:lineRule="auto"/>
      <w:rPr>
        <w:sz w:val="20"/>
      </w:rPr>
    </w:pPr>
    <w:r>
      <w:rPr>
        <w:noProof/>
        <w:sz w:val="20"/>
      </w:rPr>
      <mc:AlternateContent>
        <mc:Choice Requires="wps">
          <w:drawing>
            <wp:anchor distT="0" distB="0" distL="0" distR="0" simplePos="0" relativeHeight="251658247" behindDoc="1" locked="0" layoutInCell="1" allowOverlap="1" wp14:anchorId="25B31B5A" wp14:editId="25B31B5B">
              <wp:simplePos x="0" y="0"/>
              <wp:positionH relativeFrom="page">
                <wp:posOffset>1260005</wp:posOffset>
              </wp:positionH>
              <wp:positionV relativeFrom="page">
                <wp:posOffset>9631274</wp:posOffset>
              </wp:positionV>
              <wp:extent cx="503999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2653">
                        <a:solidFill>
                          <a:srgbClr val="70A2B8"/>
                        </a:solidFill>
                        <a:prstDash val="solid"/>
                      </a:ln>
                    </wps:spPr>
                    <wps:bodyPr wrap="square" lIns="0" tIns="0" rIns="0" bIns="0" rtlCol="0">
                      <a:prstTxWarp prst="textNoShape">
                        <a:avLst/>
                      </a:prstTxWarp>
                      <a:noAutofit/>
                    </wps:bodyPr>
                  </wps:wsp>
                </a:graphicData>
              </a:graphic>
            </wp:anchor>
          </w:drawing>
        </mc:Choice>
        <mc:Fallback>
          <w:pict>
            <v:shape w14:anchorId="3B4B64C3" id="Graphic 71" o:spid="_x0000_s1026" style="position:absolute;margin-left:99.2pt;margin-top:758.35pt;width:396.85pt;height:.1pt;z-index:-251658233;visibility:visible;mso-wrap-style:square;mso-wrap-distance-left:0;mso-wrap-distance-top:0;mso-wrap-distance-right:0;mso-wrap-distance-bottom:0;mso-position-horizontal:absolute;mso-position-horizontal-relative:page;mso-position-vertical:absolute;mso-position-vertical-relative:page;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" path="m,l5039995,e" filled="f" strokecolor="#70a2b8" strokeweight=".35147mm">
              <v:path arrowok="t"/>
              <w10:wrap anchorx="page" anchory="page"/>
            </v:shape>
          </w:pict>
        </mc:Fallback>
      </mc:AlternateContent>
    </w:r>
    <w:r>
      <w:rPr>
        <w:noProof/>
        <w:sz w:val="20"/>
      </w:rPr>
      <mc:AlternateContent>
        <mc:Choice Requires="wps">
          <w:drawing>
            <wp:anchor distT="0" distB="0" distL="0" distR="0" simplePos="0" relativeHeight="251658248" behindDoc="1" locked="0" layoutInCell="1" allowOverlap="1" wp14:anchorId="25B31B5C" wp14:editId="25B31B5D">
              <wp:simplePos x="0" y="0"/>
              <wp:positionH relativeFrom="page">
                <wp:posOffset>1247305</wp:posOffset>
              </wp:positionH>
              <wp:positionV relativeFrom="page">
                <wp:posOffset>9691332</wp:posOffset>
              </wp:positionV>
              <wp:extent cx="1623060"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3060" cy="152400"/>
                      </a:xfrm>
                      <a:prstGeom prst="rect">
                        <a:avLst/>
                      </a:prstGeom>
                    </wps:spPr>
                    <wps:txbx>
                      <w:txbxContent>
                        <w:p w14:paraId="25B31C02" w14:textId="77777777" w:rsidR="001E3564" w:rsidRDefault="002F5345">
                          <w:pPr>
                            <w:spacing w:line="223" w:lineRule="exact"/>
                            <w:ind w:left="20"/>
                            <w:rPr>
                              <w:sz w:val="20"/>
                            </w:rPr>
                          </w:pPr>
                          <w:r>
                            <w:rPr>
                              <w:color w:val="344449"/>
                              <w:sz w:val="20"/>
                            </w:rPr>
                            <w:t>Handleiding</w:t>
                          </w:r>
                          <w:r>
                            <w:rPr>
                              <w:color w:val="344449"/>
                              <w:spacing w:val="-11"/>
                              <w:sz w:val="20"/>
                            </w:rPr>
                            <w:t xml:space="preserve"> </w:t>
                          </w:r>
                          <w:r>
                            <w:rPr>
                              <w:color w:val="344449"/>
                              <w:spacing w:val="-2"/>
                              <w:sz w:val="20"/>
                            </w:rPr>
                            <w:t>statistiekproductie</w:t>
                          </w:r>
                        </w:p>
                      </w:txbxContent>
                    </wps:txbx>
                    <wps:bodyPr wrap="square" lIns="0" tIns="0" rIns="0" bIns="0" rtlCol="0">
                      <a:noAutofit/>
                    </wps:bodyPr>
                  </wps:wsp>
                </a:graphicData>
              </a:graphic>
            </wp:anchor>
          </w:drawing>
        </mc:Choice>
        <mc:Fallback>
          <w:pict>
            <v:shapetype w14:anchorId="25B31B5C" id="_x0000_t202" coordsize="21600,21600" o:spt="202" path="m,l,21600r21600,l21600,xe">
              <v:stroke joinstyle="miter"/>
              <v:path gradientshapeok="t" o:connecttype="rect"/>
            </v:shapetype>
            <v:shape id="Textbox 72" o:spid="_x0000_s1087" type="#_x0000_t202" style="position:absolute;margin-left:98.2pt;margin-top:763.1pt;width:127.8pt;height:12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" filled="f" stroked="f">
              <v:textbox inset="0,0,0,0">
                <w:txbxContent>
                  <w:p w14:paraId="25B31C02" w14:textId="77777777" w:rsidR="001E3564" w:rsidRDefault="002F5345">
                    <w:pPr>
                      <w:spacing w:line="223" w:lineRule="exact"/>
                      <w:ind w:left="20"/>
                      <w:rPr>
                        <w:sz w:val="20"/>
                      </w:rPr>
                    </w:pPr>
                    <w:r>
                      <w:rPr>
                        <w:color w:val="344449"/>
                        <w:sz w:val="20"/>
                      </w:rPr>
                      <w:t>Handleiding</w:t>
                    </w:r>
                    <w:r>
                      <w:rPr>
                        <w:color w:val="344449"/>
                        <w:spacing w:val="-11"/>
                        <w:sz w:val="20"/>
                      </w:rPr>
                      <w:t xml:space="preserve"> </w:t>
                    </w:r>
                    <w:r>
                      <w:rPr>
                        <w:color w:val="344449"/>
                        <w:spacing w:val="-2"/>
                        <w:sz w:val="20"/>
                      </w:rPr>
                      <w:t>statistiekproductie</w:t>
                    </w:r>
                  </w:p>
                </w:txbxContent>
              </v:textbox>
              <w10:wrap anchorx="page" anchory="page"/>
            </v:shape>
          </w:pict>
        </mc:Fallback>
      </mc:AlternateContent>
    </w:r>
    <w:r>
      <w:rPr>
        <w:noProof/>
        <w:sz w:val="20"/>
      </w:rPr>
      <mc:AlternateContent>
        <mc:Choice Requires="wps">
          <w:drawing>
            <wp:anchor distT="0" distB="0" distL="0" distR="0" simplePos="0" relativeHeight="251658249" behindDoc="1" locked="0" layoutInCell="1" allowOverlap="1" wp14:anchorId="25B31B5E" wp14:editId="25B31B5F">
              <wp:simplePos x="0" y="0"/>
              <wp:positionH relativeFrom="page">
                <wp:posOffset>5419852</wp:posOffset>
              </wp:positionH>
              <wp:positionV relativeFrom="page">
                <wp:posOffset>9691332</wp:posOffset>
              </wp:positionV>
              <wp:extent cx="893444" cy="1524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52400"/>
                      </a:xfrm>
                      <a:prstGeom prst="rect">
                        <a:avLst/>
                      </a:prstGeom>
                    </wps:spPr>
                    <wps:txbx>
                      <w:txbxContent>
                        <w:p w14:paraId="25B31C03" w14:textId="77777777" w:rsidR="001E3564" w:rsidRDefault="002F5345">
                          <w:pPr>
                            <w:spacing w:line="223" w:lineRule="exact"/>
                            <w:ind w:left="20"/>
                            <w:rPr>
                              <w:sz w:val="20"/>
                            </w:rPr>
                          </w:pPr>
                          <w:r>
                            <w:rPr>
                              <w:color w:val="344449"/>
                              <w:sz w:val="20"/>
                            </w:rPr>
                            <w:t>pagina</w:t>
                          </w:r>
                          <w:r>
                            <w:rPr>
                              <w:color w:val="344449"/>
                              <w:spacing w:val="-6"/>
                              <w:sz w:val="20"/>
                            </w:rPr>
                            <w:t xml:space="preserve"> </w:t>
                          </w:r>
                          <w:r>
                            <w:rPr>
                              <w:color w:val="344449"/>
                              <w:sz w:val="20"/>
                            </w:rPr>
                            <w:t>20</w:t>
                          </w:r>
                          <w:r>
                            <w:rPr>
                              <w:color w:val="344449"/>
                              <w:spacing w:val="-6"/>
                              <w:sz w:val="20"/>
                            </w:rPr>
                            <w:t xml:space="preserve"> </w:t>
                          </w:r>
                          <w:r>
                            <w:rPr>
                              <w:color w:val="344449"/>
                              <w:sz w:val="20"/>
                            </w:rPr>
                            <w:t>van</w:t>
                          </w:r>
                          <w:r>
                            <w:rPr>
                              <w:color w:val="344449"/>
                              <w:spacing w:val="-6"/>
                              <w:sz w:val="20"/>
                            </w:rPr>
                            <w:t xml:space="preserve"> </w:t>
                          </w:r>
                          <w:hyperlink w:anchor="_bookmark10" w:history="1">
                            <w:r w:rsidR="001E3564">
                              <w:rPr>
                                <w:color w:val="344449"/>
                                <w:spacing w:val="-5"/>
                                <w:sz w:val="20"/>
                              </w:rPr>
                              <w:t>19</w:t>
                            </w:r>
                          </w:hyperlink>
                        </w:p>
                      </w:txbxContent>
                    </wps:txbx>
                    <wps:bodyPr wrap="square" lIns="0" tIns="0" rIns="0" bIns="0" rtlCol="0">
                      <a:noAutofit/>
                    </wps:bodyPr>
                  </wps:wsp>
                </a:graphicData>
              </a:graphic>
            </wp:anchor>
          </w:drawing>
        </mc:Choice>
        <mc:Fallback>
          <w:pict>
            <v:shape w14:anchorId="25B31B5E" id="Textbox 73" o:spid="_x0000_s1088" type="#_x0000_t202" style="position:absolute;margin-left:426.75pt;margin-top:763.1pt;width:70.35pt;height:12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" filled="f" stroked="f">
              <v:textbox inset="0,0,0,0">
                <w:txbxContent>
                  <w:p w14:paraId="25B31C03" w14:textId="77777777" w:rsidR="001E3564" w:rsidRDefault="002F5345">
                    <w:pPr>
                      <w:spacing w:line="223" w:lineRule="exact"/>
                      <w:ind w:left="20"/>
                      <w:rPr>
                        <w:sz w:val="20"/>
                      </w:rPr>
                    </w:pPr>
                    <w:r>
                      <w:rPr>
                        <w:color w:val="344449"/>
                        <w:sz w:val="20"/>
                      </w:rPr>
                      <w:t>pagina</w:t>
                    </w:r>
                    <w:r>
                      <w:rPr>
                        <w:color w:val="344449"/>
                        <w:spacing w:val="-6"/>
                        <w:sz w:val="20"/>
                      </w:rPr>
                      <w:t xml:space="preserve"> </w:t>
                    </w:r>
                    <w:r>
                      <w:rPr>
                        <w:color w:val="344449"/>
                        <w:sz w:val="20"/>
                      </w:rPr>
                      <w:t>20</w:t>
                    </w:r>
                    <w:r>
                      <w:rPr>
                        <w:color w:val="344449"/>
                        <w:spacing w:val="-6"/>
                        <w:sz w:val="20"/>
                      </w:rPr>
                      <w:t xml:space="preserve"> </w:t>
                    </w:r>
                    <w:r>
                      <w:rPr>
                        <w:color w:val="344449"/>
                        <w:sz w:val="20"/>
                      </w:rPr>
                      <w:t>van</w:t>
                    </w:r>
                    <w:r>
                      <w:rPr>
                        <w:color w:val="344449"/>
                        <w:spacing w:val="-6"/>
                        <w:sz w:val="20"/>
                      </w:rPr>
                      <w:t xml:space="preserve"> </w:t>
                    </w:r>
                    <w:hyperlink w:anchor="_bookmark10" w:history="1">
                      <w:r w:rsidR="001E3564">
                        <w:rPr>
                          <w:color w:val="344449"/>
                          <w:spacing w:val="-5"/>
                          <w:sz w:val="20"/>
                        </w:rPr>
                        <w:t>19</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29F5B" w14:textId="77777777" w:rsidR="005E3033" w:rsidRDefault="005E3033">
      <w:r>
        <w:separator/>
      </w:r>
    </w:p>
  </w:footnote>
  <w:footnote w:type="continuationSeparator" w:id="0">
    <w:p w14:paraId="603CE8CE" w14:textId="77777777" w:rsidR="005E3033" w:rsidRDefault="005E3033">
      <w:r>
        <w:continuationSeparator/>
      </w:r>
    </w:p>
  </w:footnote>
  <w:footnote w:type="continuationNotice" w:id="1">
    <w:p w14:paraId="1AA2EE49" w14:textId="77777777" w:rsidR="005E3033" w:rsidRDefault="005E30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A358A"/>
    <w:multiLevelType w:val="hybridMultilevel"/>
    <w:tmpl w:val="6414B88C"/>
    <w:lvl w:ilvl="0" w:tplc="66A66532">
      <w:start w:val="1"/>
      <w:numFmt w:val="decimal"/>
      <w:lvlText w:val="%1."/>
      <w:lvlJc w:val="left"/>
      <w:pPr>
        <w:ind w:left="1375" w:hanging="334"/>
      </w:pPr>
      <w:rPr>
        <w:rFonts w:ascii="Calibri" w:eastAsia="Calibri" w:hAnsi="Calibri" w:cs="Calibri" w:hint="default"/>
        <w:b w:val="0"/>
        <w:bCs w:val="0"/>
        <w:i w:val="0"/>
        <w:iCs w:val="0"/>
        <w:color w:val="70A2B8"/>
        <w:spacing w:val="-1"/>
        <w:w w:val="99"/>
        <w:sz w:val="24"/>
        <w:szCs w:val="24"/>
        <w:lang w:val="nl-NL" w:eastAsia="en-US" w:bidi="ar-SA"/>
      </w:rPr>
    </w:lvl>
    <w:lvl w:ilvl="1" w:tplc="A04C04F2">
      <w:numFmt w:val="bullet"/>
      <w:lvlText w:val="•"/>
      <w:lvlJc w:val="left"/>
      <w:pPr>
        <w:ind w:left="2220" w:hanging="334"/>
      </w:pPr>
      <w:rPr>
        <w:rFonts w:hint="default"/>
        <w:lang w:val="nl-NL" w:eastAsia="en-US" w:bidi="ar-SA"/>
      </w:rPr>
    </w:lvl>
    <w:lvl w:ilvl="2" w:tplc="2B5E39B6">
      <w:numFmt w:val="bullet"/>
      <w:lvlText w:val="•"/>
      <w:lvlJc w:val="left"/>
      <w:pPr>
        <w:ind w:left="3060" w:hanging="334"/>
      </w:pPr>
      <w:rPr>
        <w:rFonts w:hint="default"/>
        <w:lang w:val="nl-NL" w:eastAsia="en-US" w:bidi="ar-SA"/>
      </w:rPr>
    </w:lvl>
    <w:lvl w:ilvl="3" w:tplc="72EE91CA">
      <w:numFmt w:val="bullet"/>
      <w:lvlText w:val="•"/>
      <w:lvlJc w:val="left"/>
      <w:pPr>
        <w:ind w:left="3900" w:hanging="334"/>
      </w:pPr>
      <w:rPr>
        <w:rFonts w:hint="default"/>
        <w:lang w:val="nl-NL" w:eastAsia="en-US" w:bidi="ar-SA"/>
      </w:rPr>
    </w:lvl>
    <w:lvl w:ilvl="4" w:tplc="8B5CDD96">
      <w:numFmt w:val="bullet"/>
      <w:lvlText w:val="•"/>
      <w:lvlJc w:val="left"/>
      <w:pPr>
        <w:ind w:left="4740" w:hanging="334"/>
      </w:pPr>
      <w:rPr>
        <w:rFonts w:hint="default"/>
        <w:lang w:val="nl-NL" w:eastAsia="en-US" w:bidi="ar-SA"/>
      </w:rPr>
    </w:lvl>
    <w:lvl w:ilvl="5" w:tplc="785E4BD0">
      <w:numFmt w:val="bullet"/>
      <w:lvlText w:val="•"/>
      <w:lvlJc w:val="left"/>
      <w:pPr>
        <w:ind w:left="5580" w:hanging="334"/>
      </w:pPr>
      <w:rPr>
        <w:rFonts w:hint="default"/>
        <w:lang w:val="nl-NL" w:eastAsia="en-US" w:bidi="ar-SA"/>
      </w:rPr>
    </w:lvl>
    <w:lvl w:ilvl="6" w:tplc="D50847E2">
      <w:numFmt w:val="bullet"/>
      <w:lvlText w:val="•"/>
      <w:lvlJc w:val="left"/>
      <w:pPr>
        <w:ind w:left="6420" w:hanging="334"/>
      </w:pPr>
      <w:rPr>
        <w:rFonts w:hint="default"/>
        <w:lang w:val="nl-NL" w:eastAsia="en-US" w:bidi="ar-SA"/>
      </w:rPr>
    </w:lvl>
    <w:lvl w:ilvl="7" w:tplc="307E9EB4">
      <w:numFmt w:val="bullet"/>
      <w:lvlText w:val="•"/>
      <w:lvlJc w:val="left"/>
      <w:pPr>
        <w:ind w:left="7260" w:hanging="334"/>
      </w:pPr>
      <w:rPr>
        <w:rFonts w:hint="default"/>
        <w:lang w:val="nl-NL" w:eastAsia="en-US" w:bidi="ar-SA"/>
      </w:rPr>
    </w:lvl>
    <w:lvl w:ilvl="8" w:tplc="08085EA8">
      <w:numFmt w:val="bullet"/>
      <w:lvlText w:val="•"/>
      <w:lvlJc w:val="left"/>
      <w:pPr>
        <w:ind w:left="8100" w:hanging="334"/>
      </w:pPr>
      <w:rPr>
        <w:rFonts w:hint="default"/>
        <w:lang w:val="nl-NL" w:eastAsia="en-US" w:bidi="ar-SA"/>
      </w:rPr>
    </w:lvl>
  </w:abstractNum>
  <w:abstractNum w:abstractNumId="1" w15:restartNumberingAfterBreak="0">
    <w:nsid w:val="34666FD6"/>
    <w:multiLevelType w:val="hybridMultilevel"/>
    <w:tmpl w:val="6456938C"/>
    <w:lvl w:ilvl="0" w:tplc="F3769A3C">
      <w:start w:val="1"/>
      <w:numFmt w:val="lowerLetter"/>
      <w:lvlText w:val="(%1)"/>
      <w:lvlJc w:val="left"/>
      <w:pPr>
        <w:ind w:left="987" w:hanging="279"/>
      </w:pPr>
      <w:rPr>
        <w:rFonts w:ascii="Arial" w:eastAsia="Arial" w:hAnsi="Arial" w:cs="Arial" w:hint="default"/>
        <w:b/>
        <w:bCs/>
        <w:i/>
        <w:iCs/>
        <w:color w:val="344449"/>
        <w:spacing w:val="0"/>
        <w:w w:val="112"/>
        <w:position w:val="1"/>
        <w:sz w:val="16"/>
        <w:szCs w:val="16"/>
        <w:lang w:val="nl-NL" w:eastAsia="en-US" w:bidi="ar-SA"/>
      </w:rPr>
    </w:lvl>
    <w:lvl w:ilvl="1" w:tplc="6AF49E08">
      <w:numFmt w:val="bullet"/>
      <w:lvlText w:val="•"/>
      <w:lvlJc w:val="left"/>
      <w:pPr>
        <w:ind w:left="1860" w:hanging="279"/>
      </w:pPr>
      <w:rPr>
        <w:rFonts w:hint="default"/>
        <w:lang w:val="nl-NL" w:eastAsia="en-US" w:bidi="ar-SA"/>
      </w:rPr>
    </w:lvl>
    <w:lvl w:ilvl="2" w:tplc="11E00AF0">
      <w:numFmt w:val="bullet"/>
      <w:lvlText w:val="•"/>
      <w:lvlJc w:val="left"/>
      <w:pPr>
        <w:ind w:left="2740" w:hanging="279"/>
      </w:pPr>
      <w:rPr>
        <w:rFonts w:hint="default"/>
        <w:lang w:val="nl-NL" w:eastAsia="en-US" w:bidi="ar-SA"/>
      </w:rPr>
    </w:lvl>
    <w:lvl w:ilvl="3" w:tplc="E758C114">
      <w:numFmt w:val="bullet"/>
      <w:lvlText w:val="•"/>
      <w:lvlJc w:val="left"/>
      <w:pPr>
        <w:ind w:left="3620" w:hanging="279"/>
      </w:pPr>
      <w:rPr>
        <w:rFonts w:hint="default"/>
        <w:lang w:val="nl-NL" w:eastAsia="en-US" w:bidi="ar-SA"/>
      </w:rPr>
    </w:lvl>
    <w:lvl w:ilvl="4" w:tplc="C5B64A74">
      <w:numFmt w:val="bullet"/>
      <w:lvlText w:val="•"/>
      <w:lvlJc w:val="left"/>
      <w:pPr>
        <w:ind w:left="4500" w:hanging="279"/>
      </w:pPr>
      <w:rPr>
        <w:rFonts w:hint="default"/>
        <w:lang w:val="nl-NL" w:eastAsia="en-US" w:bidi="ar-SA"/>
      </w:rPr>
    </w:lvl>
    <w:lvl w:ilvl="5" w:tplc="D1BA6F7E">
      <w:numFmt w:val="bullet"/>
      <w:lvlText w:val="•"/>
      <w:lvlJc w:val="left"/>
      <w:pPr>
        <w:ind w:left="5380" w:hanging="279"/>
      </w:pPr>
      <w:rPr>
        <w:rFonts w:hint="default"/>
        <w:lang w:val="nl-NL" w:eastAsia="en-US" w:bidi="ar-SA"/>
      </w:rPr>
    </w:lvl>
    <w:lvl w:ilvl="6" w:tplc="A20E6AFE">
      <w:numFmt w:val="bullet"/>
      <w:lvlText w:val="•"/>
      <w:lvlJc w:val="left"/>
      <w:pPr>
        <w:ind w:left="6260" w:hanging="279"/>
      </w:pPr>
      <w:rPr>
        <w:rFonts w:hint="default"/>
        <w:lang w:val="nl-NL" w:eastAsia="en-US" w:bidi="ar-SA"/>
      </w:rPr>
    </w:lvl>
    <w:lvl w:ilvl="7" w:tplc="E92CE1AA">
      <w:numFmt w:val="bullet"/>
      <w:lvlText w:val="•"/>
      <w:lvlJc w:val="left"/>
      <w:pPr>
        <w:ind w:left="7140" w:hanging="279"/>
      </w:pPr>
      <w:rPr>
        <w:rFonts w:hint="default"/>
        <w:lang w:val="nl-NL" w:eastAsia="en-US" w:bidi="ar-SA"/>
      </w:rPr>
    </w:lvl>
    <w:lvl w:ilvl="8" w:tplc="C4D82A10">
      <w:numFmt w:val="bullet"/>
      <w:lvlText w:val="•"/>
      <w:lvlJc w:val="left"/>
      <w:pPr>
        <w:ind w:left="8020" w:hanging="279"/>
      </w:pPr>
      <w:rPr>
        <w:rFonts w:hint="default"/>
        <w:lang w:val="nl-NL" w:eastAsia="en-US" w:bidi="ar-SA"/>
      </w:rPr>
    </w:lvl>
  </w:abstractNum>
  <w:abstractNum w:abstractNumId="2" w15:restartNumberingAfterBreak="0">
    <w:nsid w:val="3A0873F1"/>
    <w:multiLevelType w:val="hybridMultilevel"/>
    <w:tmpl w:val="8836093E"/>
    <w:lvl w:ilvl="0" w:tplc="DEDE6806">
      <w:start w:val="1"/>
      <w:numFmt w:val="lowerLetter"/>
      <w:lvlText w:val="(%1)"/>
      <w:lvlJc w:val="left"/>
      <w:pPr>
        <w:ind w:left="987" w:hanging="279"/>
      </w:pPr>
      <w:rPr>
        <w:rFonts w:ascii="Arial" w:eastAsia="Arial" w:hAnsi="Arial" w:cs="Arial" w:hint="default"/>
        <w:b/>
        <w:bCs/>
        <w:i/>
        <w:iCs/>
        <w:color w:val="344449"/>
        <w:spacing w:val="0"/>
        <w:w w:val="112"/>
        <w:sz w:val="16"/>
        <w:szCs w:val="16"/>
        <w:lang w:val="nl-NL" w:eastAsia="en-US" w:bidi="ar-SA"/>
      </w:rPr>
    </w:lvl>
    <w:lvl w:ilvl="1" w:tplc="0650A1C6">
      <w:numFmt w:val="bullet"/>
      <w:lvlText w:val="•"/>
      <w:lvlJc w:val="left"/>
      <w:pPr>
        <w:ind w:left="1708" w:hanging="334"/>
      </w:pPr>
      <w:rPr>
        <w:rFonts w:ascii="Times New Roman" w:eastAsia="Times New Roman" w:hAnsi="Times New Roman" w:cs="Times New Roman" w:hint="default"/>
        <w:b w:val="0"/>
        <w:bCs w:val="0"/>
        <w:i/>
        <w:iCs/>
        <w:color w:val="70A2B8"/>
        <w:spacing w:val="0"/>
        <w:w w:val="142"/>
        <w:sz w:val="24"/>
        <w:szCs w:val="24"/>
        <w:lang w:val="nl-NL" w:eastAsia="en-US" w:bidi="ar-SA"/>
      </w:rPr>
    </w:lvl>
    <w:lvl w:ilvl="2" w:tplc="D016825A">
      <w:numFmt w:val="bullet"/>
      <w:lvlText w:val="•"/>
      <w:lvlJc w:val="left"/>
      <w:pPr>
        <w:ind w:left="1957" w:hanging="334"/>
      </w:pPr>
      <w:rPr>
        <w:rFonts w:hint="default"/>
        <w:lang w:val="nl-NL" w:eastAsia="en-US" w:bidi="ar-SA"/>
      </w:rPr>
    </w:lvl>
    <w:lvl w:ilvl="3" w:tplc="2A1AB64E">
      <w:numFmt w:val="bullet"/>
      <w:lvlText w:val="•"/>
      <w:lvlJc w:val="left"/>
      <w:pPr>
        <w:ind w:left="2214" w:hanging="334"/>
      </w:pPr>
      <w:rPr>
        <w:rFonts w:hint="default"/>
        <w:lang w:val="nl-NL" w:eastAsia="en-US" w:bidi="ar-SA"/>
      </w:rPr>
    </w:lvl>
    <w:lvl w:ilvl="4" w:tplc="59466268">
      <w:numFmt w:val="bullet"/>
      <w:lvlText w:val="•"/>
      <w:lvlJc w:val="left"/>
      <w:pPr>
        <w:ind w:left="2471" w:hanging="334"/>
      </w:pPr>
      <w:rPr>
        <w:rFonts w:hint="default"/>
        <w:lang w:val="nl-NL" w:eastAsia="en-US" w:bidi="ar-SA"/>
      </w:rPr>
    </w:lvl>
    <w:lvl w:ilvl="5" w:tplc="BCCA18A0">
      <w:numFmt w:val="bullet"/>
      <w:lvlText w:val="•"/>
      <w:lvlJc w:val="left"/>
      <w:pPr>
        <w:ind w:left="2728" w:hanging="334"/>
      </w:pPr>
      <w:rPr>
        <w:rFonts w:hint="default"/>
        <w:lang w:val="nl-NL" w:eastAsia="en-US" w:bidi="ar-SA"/>
      </w:rPr>
    </w:lvl>
    <w:lvl w:ilvl="6" w:tplc="1D36E8A2">
      <w:numFmt w:val="bullet"/>
      <w:lvlText w:val="•"/>
      <w:lvlJc w:val="left"/>
      <w:pPr>
        <w:ind w:left="2985" w:hanging="334"/>
      </w:pPr>
      <w:rPr>
        <w:rFonts w:hint="default"/>
        <w:lang w:val="nl-NL" w:eastAsia="en-US" w:bidi="ar-SA"/>
      </w:rPr>
    </w:lvl>
    <w:lvl w:ilvl="7" w:tplc="1BFE4AE4">
      <w:numFmt w:val="bullet"/>
      <w:lvlText w:val="•"/>
      <w:lvlJc w:val="left"/>
      <w:pPr>
        <w:ind w:left="3242" w:hanging="334"/>
      </w:pPr>
      <w:rPr>
        <w:rFonts w:hint="default"/>
        <w:lang w:val="nl-NL" w:eastAsia="en-US" w:bidi="ar-SA"/>
      </w:rPr>
    </w:lvl>
    <w:lvl w:ilvl="8" w:tplc="66FEB302">
      <w:numFmt w:val="bullet"/>
      <w:lvlText w:val="•"/>
      <w:lvlJc w:val="left"/>
      <w:pPr>
        <w:ind w:left="3499" w:hanging="334"/>
      </w:pPr>
      <w:rPr>
        <w:rFonts w:hint="default"/>
        <w:lang w:val="nl-NL" w:eastAsia="en-US" w:bidi="ar-SA"/>
      </w:rPr>
    </w:lvl>
  </w:abstractNum>
  <w:abstractNum w:abstractNumId="3" w15:restartNumberingAfterBreak="0">
    <w:nsid w:val="3CBC2BCC"/>
    <w:multiLevelType w:val="multilevel"/>
    <w:tmpl w:val="E63C46A4"/>
    <w:lvl w:ilvl="0">
      <w:start w:val="1"/>
      <w:numFmt w:val="decimal"/>
      <w:lvlText w:val="%1"/>
      <w:lvlJc w:val="left"/>
      <w:pPr>
        <w:ind w:left="1306" w:hanging="597"/>
      </w:pPr>
      <w:rPr>
        <w:rFonts w:ascii="Calibri" w:eastAsia="Calibri" w:hAnsi="Calibri" w:cs="Calibri" w:hint="default"/>
        <w:b/>
        <w:bCs/>
        <w:i w:val="0"/>
        <w:iCs w:val="0"/>
        <w:color w:val="70A2B8"/>
        <w:spacing w:val="0"/>
        <w:w w:val="100"/>
        <w:sz w:val="41"/>
        <w:szCs w:val="41"/>
        <w:lang w:val="nl-NL" w:eastAsia="en-US" w:bidi="ar-SA"/>
      </w:rPr>
    </w:lvl>
    <w:lvl w:ilvl="1">
      <w:start w:val="1"/>
      <w:numFmt w:val="decimal"/>
      <w:lvlText w:val="%1.%2"/>
      <w:lvlJc w:val="left"/>
      <w:pPr>
        <w:ind w:left="1345" w:hanging="637"/>
      </w:pPr>
      <w:rPr>
        <w:rFonts w:ascii="Calibri" w:eastAsia="Calibri" w:hAnsi="Calibri" w:cs="Calibri" w:hint="default"/>
        <w:b/>
        <w:bCs/>
        <w:i w:val="0"/>
        <w:iCs w:val="0"/>
        <w:color w:val="70A2B8"/>
        <w:spacing w:val="0"/>
        <w:w w:val="102"/>
        <w:sz w:val="28"/>
        <w:szCs w:val="28"/>
        <w:lang w:val="nl-NL" w:eastAsia="en-US" w:bidi="ar-SA"/>
      </w:rPr>
    </w:lvl>
    <w:lvl w:ilvl="2">
      <w:numFmt w:val="bullet"/>
      <w:lvlText w:val="•"/>
      <w:lvlJc w:val="left"/>
      <w:pPr>
        <w:ind w:left="1375" w:hanging="334"/>
      </w:pPr>
      <w:rPr>
        <w:rFonts w:ascii="Times New Roman" w:eastAsia="Times New Roman" w:hAnsi="Times New Roman" w:cs="Times New Roman" w:hint="default"/>
        <w:b w:val="0"/>
        <w:bCs w:val="0"/>
        <w:i/>
        <w:iCs/>
        <w:color w:val="70A2B8"/>
        <w:spacing w:val="0"/>
        <w:w w:val="142"/>
        <w:sz w:val="24"/>
        <w:szCs w:val="24"/>
        <w:lang w:val="nl-NL" w:eastAsia="en-US" w:bidi="ar-SA"/>
      </w:rPr>
    </w:lvl>
    <w:lvl w:ilvl="3">
      <w:numFmt w:val="bullet"/>
      <w:lvlText w:val="•"/>
      <w:lvlJc w:val="left"/>
      <w:pPr>
        <w:ind w:left="2430" w:hanging="334"/>
      </w:pPr>
      <w:rPr>
        <w:rFonts w:hint="default"/>
        <w:lang w:val="nl-NL" w:eastAsia="en-US" w:bidi="ar-SA"/>
      </w:rPr>
    </w:lvl>
    <w:lvl w:ilvl="4">
      <w:numFmt w:val="bullet"/>
      <w:lvlText w:val="•"/>
      <w:lvlJc w:val="left"/>
      <w:pPr>
        <w:ind w:left="3480" w:hanging="334"/>
      </w:pPr>
      <w:rPr>
        <w:rFonts w:hint="default"/>
        <w:lang w:val="nl-NL" w:eastAsia="en-US" w:bidi="ar-SA"/>
      </w:rPr>
    </w:lvl>
    <w:lvl w:ilvl="5">
      <w:numFmt w:val="bullet"/>
      <w:lvlText w:val="•"/>
      <w:lvlJc w:val="left"/>
      <w:pPr>
        <w:ind w:left="4530" w:hanging="334"/>
      </w:pPr>
      <w:rPr>
        <w:rFonts w:hint="default"/>
        <w:lang w:val="nl-NL" w:eastAsia="en-US" w:bidi="ar-SA"/>
      </w:rPr>
    </w:lvl>
    <w:lvl w:ilvl="6">
      <w:numFmt w:val="bullet"/>
      <w:lvlText w:val="•"/>
      <w:lvlJc w:val="left"/>
      <w:pPr>
        <w:ind w:left="5580" w:hanging="334"/>
      </w:pPr>
      <w:rPr>
        <w:rFonts w:hint="default"/>
        <w:lang w:val="nl-NL" w:eastAsia="en-US" w:bidi="ar-SA"/>
      </w:rPr>
    </w:lvl>
    <w:lvl w:ilvl="7">
      <w:numFmt w:val="bullet"/>
      <w:lvlText w:val="•"/>
      <w:lvlJc w:val="left"/>
      <w:pPr>
        <w:ind w:left="6630" w:hanging="334"/>
      </w:pPr>
      <w:rPr>
        <w:rFonts w:hint="default"/>
        <w:lang w:val="nl-NL" w:eastAsia="en-US" w:bidi="ar-SA"/>
      </w:rPr>
    </w:lvl>
    <w:lvl w:ilvl="8">
      <w:numFmt w:val="bullet"/>
      <w:lvlText w:val="•"/>
      <w:lvlJc w:val="left"/>
      <w:pPr>
        <w:ind w:left="7680" w:hanging="334"/>
      </w:pPr>
      <w:rPr>
        <w:rFonts w:hint="default"/>
        <w:lang w:val="nl-NL" w:eastAsia="en-US" w:bidi="ar-SA"/>
      </w:rPr>
    </w:lvl>
  </w:abstractNum>
  <w:abstractNum w:abstractNumId="4" w15:restartNumberingAfterBreak="0">
    <w:nsid w:val="44227BEF"/>
    <w:multiLevelType w:val="hybridMultilevel"/>
    <w:tmpl w:val="BA4A25F0"/>
    <w:lvl w:ilvl="0" w:tplc="D8502376">
      <w:start w:val="1"/>
      <w:numFmt w:val="lowerLetter"/>
      <w:lvlText w:val="(%1)"/>
      <w:lvlJc w:val="left"/>
      <w:pPr>
        <w:ind w:left="709" w:hanging="307"/>
      </w:pPr>
      <w:rPr>
        <w:rFonts w:ascii="Arial" w:eastAsia="Arial" w:hAnsi="Arial" w:cs="Arial" w:hint="default"/>
        <w:b/>
        <w:bCs/>
        <w:i/>
        <w:iCs/>
        <w:color w:val="344449"/>
        <w:spacing w:val="0"/>
        <w:w w:val="112"/>
        <w:sz w:val="16"/>
        <w:szCs w:val="16"/>
        <w:lang w:val="nl-NL" w:eastAsia="en-US" w:bidi="ar-SA"/>
      </w:rPr>
    </w:lvl>
    <w:lvl w:ilvl="1" w:tplc="B416681A">
      <w:numFmt w:val="bullet"/>
      <w:lvlText w:val="•"/>
      <w:lvlJc w:val="left"/>
      <w:pPr>
        <w:ind w:left="1058" w:hanging="307"/>
      </w:pPr>
      <w:rPr>
        <w:rFonts w:hint="default"/>
        <w:lang w:val="nl-NL" w:eastAsia="en-US" w:bidi="ar-SA"/>
      </w:rPr>
    </w:lvl>
    <w:lvl w:ilvl="2" w:tplc="0D062348">
      <w:numFmt w:val="bullet"/>
      <w:lvlText w:val="•"/>
      <w:lvlJc w:val="left"/>
      <w:pPr>
        <w:ind w:left="1416" w:hanging="307"/>
      </w:pPr>
      <w:rPr>
        <w:rFonts w:hint="default"/>
        <w:lang w:val="nl-NL" w:eastAsia="en-US" w:bidi="ar-SA"/>
      </w:rPr>
    </w:lvl>
    <w:lvl w:ilvl="3" w:tplc="CE32E14C">
      <w:numFmt w:val="bullet"/>
      <w:lvlText w:val="•"/>
      <w:lvlJc w:val="left"/>
      <w:pPr>
        <w:ind w:left="1774" w:hanging="307"/>
      </w:pPr>
      <w:rPr>
        <w:rFonts w:hint="default"/>
        <w:lang w:val="nl-NL" w:eastAsia="en-US" w:bidi="ar-SA"/>
      </w:rPr>
    </w:lvl>
    <w:lvl w:ilvl="4" w:tplc="D3F620B0">
      <w:numFmt w:val="bullet"/>
      <w:lvlText w:val="•"/>
      <w:lvlJc w:val="left"/>
      <w:pPr>
        <w:ind w:left="2132" w:hanging="307"/>
      </w:pPr>
      <w:rPr>
        <w:rFonts w:hint="default"/>
        <w:lang w:val="nl-NL" w:eastAsia="en-US" w:bidi="ar-SA"/>
      </w:rPr>
    </w:lvl>
    <w:lvl w:ilvl="5" w:tplc="553E9A40">
      <w:numFmt w:val="bullet"/>
      <w:lvlText w:val="•"/>
      <w:lvlJc w:val="left"/>
      <w:pPr>
        <w:ind w:left="2490" w:hanging="307"/>
      </w:pPr>
      <w:rPr>
        <w:rFonts w:hint="default"/>
        <w:lang w:val="nl-NL" w:eastAsia="en-US" w:bidi="ar-SA"/>
      </w:rPr>
    </w:lvl>
    <w:lvl w:ilvl="6" w:tplc="12E06258">
      <w:numFmt w:val="bullet"/>
      <w:lvlText w:val="•"/>
      <w:lvlJc w:val="left"/>
      <w:pPr>
        <w:ind w:left="2848" w:hanging="307"/>
      </w:pPr>
      <w:rPr>
        <w:rFonts w:hint="default"/>
        <w:lang w:val="nl-NL" w:eastAsia="en-US" w:bidi="ar-SA"/>
      </w:rPr>
    </w:lvl>
    <w:lvl w:ilvl="7" w:tplc="39062A18">
      <w:numFmt w:val="bullet"/>
      <w:lvlText w:val="•"/>
      <w:lvlJc w:val="left"/>
      <w:pPr>
        <w:ind w:left="3206" w:hanging="307"/>
      </w:pPr>
      <w:rPr>
        <w:rFonts w:hint="default"/>
        <w:lang w:val="nl-NL" w:eastAsia="en-US" w:bidi="ar-SA"/>
      </w:rPr>
    </w:lvl>
    <w:lvl w:ilvl="8" w:tplc="5C50DC84">
      <w:numFmt w:val="bullet"/>
      <w:lvlText w:val="•"/>
      <w:lvlJc w:val="left"/>
      <w:pPr>
        <w:ind w:left="3564" w:hanging="307"/>
      </w:pPr>
      <w:rPr>
        <w:rFonts w:hint="default"/>
        <w:lang w:val="nl-NL" w:eastAsia="en-US" w:bidi="ar-SA"/>
      </w:rPr>
    </w:lvl>
  </w:abstractNum>
  <w:abstractNum w:abstractNumId="5" w15:restartNumberingAfterBreak="0">
    <w:nsid w:val="480F22A6"/>
    <w:multiLevelType w:val="hybridMultilevel"/>
    <w:tmpl w:val="C18E19D6"/>
    <w:lvl w:ilvl="0" w:tplc="AEB62142">
      <w:start w:val="1"/>
      <w:numFmt w:val="decimal"/>
      <w:lvlText w:val="%1."/>
      <w:lvlJc w:val="left"/>
      <w:pPr>
        <w:ind w:left="1375" w:hanging="334"/>
      </w:pPr>
      <w:rPr>
        <w:rFonts w:ascii="Calibri" w:eastAsia="Calibri" w:hAnsi="Calibri" w:cs="Calibri" w:hint="default"/>
        <w:b w:val="0"/>
        <w:bCs w:val="0"/>
        <w:i w:val="0"/>
        <w:iCs w:val="0"/>
        <w:color w:val="70A2B8"/>
        <w:spacing w:val="-1"/>
        <w:w w:val="99"/>
        <w:sz w:val="24"/>
        <w:szCs w:val="24"/>
        <w:lang w:val="nl-NL" w:eastAsia="en-US" w:bidi="ar-SA"/>
      </w:rPr>
    </w:lvl>
    <w:lvl w:ilvl="1" w:tplc="2CF2A02A">
      <w:numFmt w:val="bullet"/>
      <w:lvlText w:val="•"/>
      <w:lvlJc w:val="left"/>
      <w:pPr>
        <w:ind w:left="2220" w:hanging="334"/>
      </w:pPr>
      <w:rPr>
        <w:rFonts w:hint="default"/>
        <w:lang w:val="nl-NL" w:eastAsia="en-US" w:bidi="ar-SA"/>
      </w:rPr>
    </w:lvl>
    <w:lvl w:ilvl="2" w:tplc="FF9EF964">
      <w:numFmt w:val="bullet"/>
      <w:lvlText w:val="•"/>
      <w:lvlJc w:val="left"/>
      <w:pPr>
        <w:ind w:left="3060" w:hanging="334"/>
      </w:pPr>
      <w:rPr>
        <w:rFonts w:hint="default"/>
        <w:lang w:val="nl-NL" w:eastAsia="en-US" w:bidi="ar-SA"/>
      </w:rPr>
    </w:lvl>
    <w:lvl w:ilvl="3" w:tplc="08D89DE8">
      <w:numFmt w:val="bullet"/>
      <w:lvlText w:val="•"/>
      <w:lvlJc w:val="left"/>
      <w:pPr>
        <w:ind w:left="3900" w:hanging="334"/>
      </w:pPr>
      <w:rPr>
        <w:rFonts w:hint="default"/>
        <w:lang w:val="nl-NL" w:eastAsia="en-US" w:bidi="ar-SA"/>
      </w:rPr>
    </w:lvl>
    <w:lvl w:ilvl="4" w:tplc="70E69D1C">
      <w:numFmt w:val="bullet"/>
      <w:lvlText w:val="•"/>
      <w:lvlJc w:val="left"/>
      <w:pPr>
        <w:ind w:left="4740" w:hanging="334"/>
      </w:pPr>
      <w:rPr>
        <w:rFonts w:hint="default"/>
        <w:lang w:val="nl-NL" w:eastAsia="en-US" w:bidi="ar-SA"/>
      </w:rPr>
    </w:lvl>
    <w:lvl w:ilvl="5" w:tplc="D59E96B4">
      <w:numFmt w:val="bullet"/>
      <w:lvlText w:val="•"/>
      <w:lvlJc w:val="left"/>
      <w:pPr>
        <w:ind w:left="5580" w:hanging="334"/>
      </w:pPr>
      <w:rPr>
        <w:rFonts w:hint="default"/>
        <w:lang w:val="nl-NL" w:eastAsia="en-US" w:bidi="ar-SA"/>
      </w:rPr>
    </w:lvl>
    <w:lvl w:ilvl="6" w:tplc="F6BC1066">
      <w:numFmt w:val="bullet"/>
      <w:lvlText w:val="•"/>
      <w:lvlJc w:val="left"/>
      <w:pPr>
        <w:ind w:left="6420" w:hanging="334"/>
      </w:pPr>
      <w:rPr>
        <w:rFonts w:hint="default"/>
        <w:lang w:val="nl-NL" w:eastAsia="en-US" w:bidi="ar-SA"/>
      </w:rPr>
    </w:lvl>
    <w:lvl w:ilvl="7" w:tplc="57604FB4">
      <w:numFmt w:val="bullet"/>
      <w:lvlText w:val="•"/>
      <w:lvlJc w:val="left"/>
      <w:pPr>
        <w:ind w:left="7260" w:hanging="334"/>
      </w:pPr>
      <w:rPr>
        <w:rFonts w:hint="default"/>
        <w:lang w:val="nl-NL" w:eastAsia="en-US" w:bidi="ar-SA"/>
      </w:rPr>
    </w:lvl>
    <w:lvl w:ilvl="8" w:tplc="41C6A83A">
      <w:numFmt w:val="bullet"/>
      <w:lvlText w:val="•"/>
      <w:lvlJc w:val="left"/>
      <w:pPr>
        <w:ind w:left="8100" w:hanging="334"/>
      </w:pPr>
      <w:rPr>
        <w:rFonts w:hint="default"/>
        <w:lang w:val="nl-NL" w:eastAsia="en-US" w:bidi="ar-SA"/>
      </w:rPr>
    </w:lvl>
  </w:abstractNum>
  <w:abstractNum w:abstractNumId="6" w15:restartNumberingAfterBreak="0">
    <w:nsid w:val="62CE4A9F"/>
    <w:multiLevelType w:val="hybridMultilevel"/>
    <w:tmpl w:val="E8A25456"/>
    <w:lvl w:ilvl="0" w:tplc="E586CC20">
      <w:start w:val="1"/>
      <w:numFmt w:val="decimal"/>
      <w:lvlText w:val="%1."/>
      <w:lvlJc w:val="left"/>
      <w:pPr>
        <w:ind w:left="1375" w:hanging="334"/>
      </w:pPr>
      <w:rPr>
        <w:rFonts w:ascii="Calibri" w:eastAsia="Calibri" w:hAnsi="Calibri" w:cs="Calibri" w:hint="default"/>
        <w:b w:val="0"/>
        <w:bCs w:val="0"/>
        <w:i w:val="0"/>
        <w:iCs w:val="0"/>
        <w:color w:val="70A2B8"/>
        <w:spacing w:val="-1"/>
        <w:w w:val="99"/>
        <w:sz w:val="24"/>
        <w:szCs w:val="24"/>
        <w:lang w:val="nl-NL" w:eastAsia="en-US" w:bidi="ar-SA"/>
      </w:rPr>
    </w:lvl>
    <w:lvl w:ilvl="1" w:tplc="70F0287A">
      <w:numFmt w:val="bullet"/>
      <w:lvlText w:val="•"/>
      <w:lvlJc w:val="left"/>
      <w:pPr>
        <w:ind w:left="2220" w:hanging="334"/>
      </w:pPr>
      <w:rPr>
        <w:rFonts w:hint="default"/>
        <w:lang w:val="nl-NL" w:eastAsia="en-US" w:bidi="ar-SA"/>
      </w:rPr>
    </w:lvl>
    <w:lvl w:ilvl="2" w:tplc="4746958C">
      <w:numFmt w:val="bullet"/>
      <w:lvlText w:val="•"/>
      <w:lvlJc w:val="left"/>
      <w:pPr>
        <w:ind w:left="3060" w:hanging="334"/>
      </w:pPr>
      <w:rPr>
        <w:rFonts w:hint="default"/>
        <w:lang w:val="nl-NL" w:eastAsia="en-US" w:bidi="ar-SA"/>
      </w:rPr>
    </w:lvl>
    <w:lvl w:ilvl="3" w:tplc="93C6A704">
      <w:numFmt w:val="bullet"/>
      <w:lvlText w:val="•"/>
      <w:lvlJc w:val="left"/>
      <w:pPr>
        <w:ind w:left="3900" w:hanging="334"/>
      </w:pPr>
      <w:rPr>
        <w:rFonts w:hint="default"/>
        <w:lang w:val="nl-NL" w:eastAsia="en-US" w:bidi="ar-SA"/>
      </w:rPr>
    </w:lvl>
    <w:lvl w:ilvl="4" w:tplc="B1547BF6">
      <w:numFmt w:val="bullet"/>
      <w:lvlText w:val="•"/>
      <w:lvlJc w:val="left"/>
      <w:pPr>
        <w:ind w:left="4740" w:hanging="334"/>
      </w:pPr>
      <w:rPr>
        <w:rFonts w:hint="default"/>
        <w:lang w:val="nl-NL" w:eastAsia="en-US" w:bidi="ar-SA"/>
      </w:rPr>
    </w:lvl>
    <w:lvl w:ilvl="5" w:tplc="1E52B9B2">
      <w:numFmt w:val="bullet"/>
      <w:lvlText w:val="•"/>
      <w:lvlJc w:val="left"/>
      <w:pPr>
        <w:ind w:left="5580" w:hanging="334"/>
      </w:pPr>
      <w:rPr>
        <w:rFonts w:hint="default"/>
        <w:lang w:val="nl-NL" w:eastAsia="en-US" w:bidi="ar-SA"/>
      </w:rPr>
    </w:lvl>
    <w:lvl w:ilvl="6" w:tplc="9A3A29D2">
      <w:numFmt w:val="bullet"/>
      <w:lvlText w:val="•"/>
      <w:lvlJc w:val="left"/>
      <w:pPr>
        <w:ind w:left="6420" w:hanging="334"/>
      </w:pPr>
      <w:rPr>
        <w:rFonts w:hint="default"/>
        <w:lang w:val="nl-NL" w:eastAsia="en-US" w:bidi="ar-SA"/>
      </w:rPr>
    </w:lvl>
    <w:lvl w:ilvl="7" w:tplc="C57808A2">
      <w:numFmt w:val="bullet"/>
      <w:lvlText w:val="•"/>
      <w:lvlJc w:val="left"/>
      <w:pPr>
        <w:ind w:left="7260" w:hanging="334"/>
      </w:pPr>
      <w:rPr>
        <w:rFonts w:hint="default"/>
        <w:lang w:val="nl-NL" w:eastAsia="en-US" w:bidi="ar-SA"/>
      </w:rPr>
    </w:lvl>
    <w:lvl w:ilvl="8" w:tplc="845EAD44">
      <w:numFmt w:val="bullet"/>
      <w:lvlText w:val="•"/>
      <w:lvlJc w:val="left"/>
      <w:pPr>
        <w:ind w:left="8100" w:hanging="334"/>
      </w:pPr>
      <w:rPr>
        <w:rFonts w:hint="default"/>
        <w:lang w:val="nl-NL" w:eastAsia="en-US" w:bidi="ar-SA"/>
      </w:rPr>
    </w:lvl>
  </w:abstractNum>
  <w:num w:numId="1" w16cid:durableId="420839078">
    <w:abstractNumId w:val="6"/>
  </w:num>
  <w:num w:numId="2" w16cid:durableId="120269191">
    <w:abstractNumId w:val="0"/>
  </w:num>
  <w:num w:numId="3" w16cid:durableId="520631146">
    <w:abstractNumId w:val="2"/>
  </w:num>
  <w:num w:numId="4" w16cid:durableId="244462728">
    <w:abstractNumId w:val="4"/>
  </w:num>
  <w:num w:numId="5" w16cid:durableId="1364675583">
    <w:abstractNumId w:val="1"/>
  </w:num>
  <w:num w:numId="6" w16cid:durableId="1211113952">
    <w:abstractNumId w:val="5"/>
  </w:num>
  <w:num w:numId="7" w16cid:durableId="8907007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 Landschoot Lisa">
    <w15:presenceInfo w15:providerId="AD" w15:userId="S::lisa.vanlandschoot@vlaanderen.be::e38f28c6-7f09-4cd3-9565-8b55af22986b"/>
  </w15:person>
  <w15:person w15:author="Weekers Karolien">
    <w15:presenceInfo w15:providerId="AD" w15:userId="S::karolien.weekers@vlaanderen.be::f3930a13-960f-4e7b-ae8c-df96da3d22fe"/>
  </w15:person>
  <w15:person w15:author="Vannieuwenhuyze Jorre">
    <w15:presenceInfo w15:providerId="AD" w15:userId="S::jorre.vannieuwenhuyze@vlaanderen.be::8f72a60c-236e-4fb3-98a3-857be2ae6cc0"/>
  </w15:person>
  <w15:person w15:author="De Winter Tom">
    <w15:presenceInfo w15:providerId="AD" w15:userId="S::tom.dewinter@vlaanderen.be::9497d51b-4d11-4041-9419-42358a2fbb0a"/>
  </w15:person>
  <w15:person w15:author="Willen Danny">
    <w15:presenceInfo w15:providerId="AD" w15:userId="S::danny.willen@vlaanderen.be::7a3859a9-8d83-4f56-98ef-be266b803d01"/>
  </w15:person>
  <w15:person w15:author="Noppe Jo">
    <w15:presenceInfo w15:providerId="AD" w15:userId="S::jo.noppe@vlaanderen.be::dbff4657-a90d-4b20-82dd-cd0d8bfef5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1E3564"/>
    <w:rsid w:val="00011157"/>
    <w:rsid w:val="00014B98"/>
    <w:rsid w:val="000318D7"/>
    <w:rsid w:val="00042ABB"/>
    <w:rsid w:val="00050DD2"/>
    <w:rsid w:val="000527E1"/>
    <w:rsid w:val="000563D6"/>
    <w:rsid w:val="00056C2F"/>
    <w:rsid w:val="00060729"/>
    <w:rsid w:val="0006301D"/>
    <w:rsid w:val="00064796"/>
    <w:rsid w:val="0007224E"/>
    <w:rsid w:val="000808BF"/>
    <w:rsid w:val="00080CFE"/>
    <w:rsid w:val="000857BC"/>
    <w:rsid w:val="000924D7"/>
    <w:rsid w:val="000927AB"/>
    <w:rsid w:val="000A34C6"/>
    <w:rsid w:val="000A3F43"/>
    <w:rsid w:val="000B4D97"/>
    <w:rsid w:val="000C2615"/>
    <w:rsid w:val="000C3429"/>
    <w:rsid w:val="000C7042"/>
    <w:rsid w:val="000C7336"/>
    <w:rsid w:val="000D2358"/>
    <w:rsid w:val="000D2BFB"/>
    <w:rsid w:val="000D46C6"/>
    <w:rsid w:val="000E2C99"/>
    <w:rsid w:val="000E3B9E"/>
    <w:rsid w:val="000E45A5"/>
    <w:rsid w:val="000F377F"/>
    <w:rsid w:val="000F4098"/>
    <w:rsid w:val="001000F0"/>
    <w:rsid w:val="00102599"/>
    <w:rsid w:val="00102E22"/>
    <w:rsid w:val="00104239"/>
    <w:rsid w:val="0011278F"/>
    <w:rsid w:val="001230F2"/>
    <w:rsid w:val="00126636"/>
    <w:rsid w:val="00131D2C"/>
    <w:rsid w:val="001350FA"/>
    <w:rsid w:val="0013605C"/>
    <w:rsid w:val="0014196A"/>
    <w:rsid w:val="00142445"/>
    <w:rsid w:val="001531B6"/>
    <w:rsid w:val="00157431"/>
    <w:rsid w:val="00163646"/>
    <w:rsid w:val="00163A64"/>
    <w:rsid w:val="0016435E"/>
    <w:rsid w:val="001668D4"/>
    <w:rsid w:val="00175F4B"/>
    <w:rsid w:val="00186E45"/>
    <w:rsid w:val="0018777F"/>
    <w:rsid w:val="00194F1C"/>
    <w:rsid w:val="001A436D"/>
    <w:rsid w:val="001C2313"/>
    <w:rsid w:val="001C718F"/>
    <w:rsid w:val="001C73A6"/>
    <w:rsid w:val="001E0BD9"/>
    <w:rsid w:val="001E3564"/>
    <w:rsid w:val="001E5446"/>
    <w:rsid w:val="00210E51"/>
    <w:rsid w:val="00213253"/>
    <w:rsid w:val="0021445F"/>
    <w:rsid w:val="002172B4"/>
    <w:rsid w:val="002213CC"/>
    <w:rsid w:val="00225028"/>
    <w:rsid w:val="0022756F"/>
    <w:rsid w:val="00247F6B"/>
    <w:rsid w:val="002516F6"/>
    <w:rsid w:val="0027344C"/>
    <w:rsid w:val="00286F86"/>
    <w:rsid w:val="00286FAE"/>
    <w:rsid w:val="00287DAA"/>
    <w:rsid w:val="00294C7F"/>
    <w:rsid w:val="002A0060"/>
    <w:rsid w:val="002A1F78"/>
    <w:rsid w:val="002A7964"/>
    <w:rsid w:val="002B0EE7"/>
    <w:rsid w:val="002B5387"/>
    <w:rsid w:val="002C5B8C"/>
    <w:rsid w:val="002C7A45"/>
    <w:rsid w:val="002D686D"/>
    <w:rsid w:val="002D6FA0"/>
    <w:rsid w:val="002D6FBA"/>
    <w:rsid w:val="002E3CC2"/>
    <w:rsid w:val="002E50CE"/>
    <w:rsid w:val="002E58F7"/>
    <w:rsid w:val="002E5EEE"/>
    <w:rsid w:val="002F4A1E"/>
    <w:rsid w:val="002F5345"/>
    <w:rsid w:val="0030347C"/>
    <w:rsid w:val="0030382D"/>
    <w:rsid w:val="00315CBF"/>
    <w:rsid w:val="00317835"/>
    <w:rsid w:val="0032324B"/>
    <w:rsid w:val="00324F33"/>
    <w:rsid w:val="003321B6"/>
    <w:rsid w:val="00337447"/>
    <w:rsid w:val="0034342C"/>
    <w:rsid w:val="0035573E"/>
    <w:rsid w:val="00356CF4"/>
    <w:rsid w:val="00363E49"/>
    <w:rsid w:val="0037074D"/>
    <w:rsid w:val="00374386"/>
    <w:rsid w:val="003A6A73"/>
    <w:rsid w:val="003B45D3"/>
    <w:rsid w:val="003B5488"/>
    <w:rsid w:val="003C0C2A"/>
    <w:rsid w:val="003D3530"/>
    <w:rsid w:val="003F17E6"/>
    <w:rsid w:val="003F2955"/>
    <w:rsid w:val="003F695E"/>
    <w:rsid w:val="00407F1B"/>
    <w:rsid w:val="004172D6"/>
    <w:rsid w:val="00432F4D"/>
    <w:rsid w:val="00434A1C"/>
    <w:rsid w:val="00440674"/>
    <w:rsid w:val="00443C59"/>
    <w:rsid w:val="00451009"/>
    <w:rsid w:val="004572A4"/>
    <w:rsid w:val="004669E4"/>
    <w:rsid w:val="00467675"/>
    <w:rsid w:val="00473754"/>
    <w:rsid w:val="0047449B"/>
    <w:rsid w:val="00481D14"/>
    <w:rsid w:val="00486DB9"/>
    <w:rsid w:val="00492602"/>
    <w:rsid w:val="00494825"/>
    <w:rsid w:val="00494E82"/>
    <w:rsid w:val="004A0E62"/>
    <w:rsid w:val="004A7BE2"/>
    <w:rsid w:val="004B04A5"/>
    <w:rsid w:val="004B1E5A"/>
    <w:rsid w:val="004B45F7"/>
    <w:rsid w:val="004B477D"/>
    <w:rsid w:val="004C242E"/>
    <w:rsid w:val="004C5902"/>
    <w:rsid w:val="004D0C61"/>
    <w:rsid w:val="004D3C93"/>
    <w:rsid w:val="004D7CDA"/>
    <w:rsid w:val="004E6B32"/>
    <w:rsid w:val="004F7DBA"/>
    <w:rsid w:val="00500AC7"/>
    <w:rsid w:val="00501ED4"/>
    <w:rsid w:val="005041CA"/>
    <w:rsid w:val="005047E7"/>
    <w:rsid w:val="00510123"/>
    <w:rsid w:val="00511C94"/>
    <w:rsid w:val="00512127"/>
    <w:rsid w:val="005174EF"/>
    <w:rsid w:val="005217C2"/>
    <w:rsid w:val="00540F67"/>
    <w:rsid w:val="00550C8B"/>
    <w:rsid w:val="005517BE"/>
    <w:rsid w:val="005528F2"/>
    <w:rsid w:val="00561C3E"/>
    <w:rsid w:val="005650D3"/>
    <w:rsid w:val="00572617"/>
    <w:rsid w:val="00573666"/>
    <w:rsid w:val="00576A5F"/>
    <w:rsid w:val="00582AA8"/>
    <w:rsid w:val="0058334B"/>
    <w:rsid w:val="005837A5"/>
    <w:rsid w:val="005900FF"/>
    <w:rsid w:val="005930FD"/>
    <w:rsid w:val="00593435"/>
    <w:rsid w:val="005A51CE"/>
    <w:rsid w:val="005B1C74"/>
    <w:rsid w:val="005B6894"/>
    <w:rsid w:val="005C1598"/>
    <w:rsid w:val="005C5BF2"/>
    <w:rsid w:val="005C5EF6"/>
    <w:rsid w:val="005C6869"/>
    <w:rsid w:val="005C697A"/>
    <w:rsid w:val="005D5839"/>
    <w:rsid w:val="005E2E37"/>
    <w:rsid w:val="005E3033"/>
    <w:rsid w:val="005F4161"/>
    <w:rsid w:val="005F4F3F"/>
    <w:rsid w:val="005F4F6A"/>
    <w:rsid w:val="006003E9"/>
    <w:rsid w:val="00603967"/>
    <w:rsid w:val="00603A77"/>
    <w:rsid w:val="00610F43"/>
    <w:rsid w:val="00611709"/>
    <w:rsid w:val="00613489"/>
    <w:rsid w:val="006253EE"/>
    <w:rsid w:val="00626C9B"/>
    <w:rsid w:val="00627AFA"/>
    <w:rsid w:val="00631B08"/>
    <w:rsid w:val="006378CF"/>
    <w:rsid w:val="00640B76"/>
    <w:rsid w:val="00650E17"/>
    <w:rsid w:val="006522FC"/>
    <w:rsid w:val="0066446C"/>
    <w:rsid w:val="006666D1"/>
    <w:rsid w:val="006777CE"/>
    <w:rsid w:val="00683124"/>
    <w:rsid w:val="006840A0"/>
    <w:rsid w:val="00684E33"/>
    <w:rsid w:val="0068525C"/>
    <w:rsid w:val="006865C3"/>
    <w:rsid w:val="006919B3"/>
    <w:rsid w:val="00693330"/>
    <w:rsid w:val="0069601E"/>
    <w:rsid w:val="006A10FF"/>
    <w:rsid w:val="006A204E"/>
    <w:rsid w:val="006B4086"/>
    <w:rsid w:val="006B4756"/>
    <w:rsid w:val="006C2854"/>
    <w:rsid w:val="006E57D3"/>
    <w:rsid w:val="00700143"/>
    <w:rsid w:val="00706E18"/>
    <w:rsid w:val="00731021"/>
    <w:rsid w:val="0073241D"/>
    <w:rsid w:val="00741015"/>
    <w:rsid w:val="007477AD"/>
    <w:rsid w:val="00747F34"/>
    <w:rsid w:val="0075210C"/>
    <w:rsid w:val="00753030"/>
    <w:rsid w:val="007531C9"/>
    <w:rsid w:val="00755668"/>
    <w:rsid w:val="00763769"/>
    <w:rsid w:val="00763A54"/>
    <w:rsid w:val="00763B87"/>
    <w:rsid w:val="00775621"/>
    <w:rsid w:val="007802F0"/>
    <w:rsid w:val="00786F84"/>
    <w:rsid w:val="00793B08"/>
    <w:rsid w:val="007A5B52"/>
    <w:rsid w:val="007B1AD4"/>
    <w:rsid w:val="007B3BB1"/>
    <w:rsid w:val="007C0766"/>
    <w:rsid w:val="007C2BD0"/>
    <w:rsid w:val="007C7B46"/>
    <w:rsid w:val="007D0603"/>
    <w:rsid w:val="007D28CA"/>
    <w:rsid w:val="007D368D"/>
    <w:rsid w:val="007D6C77"/>
    <w:rsid w:val="007E03B9"/>
    <w:rsid w:val="007E5818"/>
    <w:rsid w:val="007F34CC"/>
    <w:rsid w:val="007F3B72"/>
    <w:rsid w:val="007F5907"/>
    <w:rsid w:val="007F599B"/>
    <w:rsid w:val="007F7765"/>
    <w:rsid w:val="007F7998"/>
    <w:rsid w:val="008040E0"/>
    <w:rsid w:val="0080660B"/>
    <w:rsid w:val="00807BA0"/>
    <w:rsid w:val="00821F85"/>
    <w:rsid w:val="008265DE"/>
    <w:rsid w:val="008319A6"/>
    <w:rsid w:val="00831B4F"/>
    <w:rsid w:val="00843A09"/>
    <w:rsid w:val="00847DC8"/>
    <w:rsid w:val="008575ED"/>
    <w:rsid w:val="008639F4"/>
    <w:rsid w:val="008755C2"/>
    <w:rsid w:val="008774EE"/>
    <w:rsid w:val="00885590"/>
    <w:rsid w:val="0088793A"/>
    <w:rsid w:val="008918CB"/>
    <w:rsid w:val="00897C16"/>
    <w:rsid w:val="008A05DD"/>
    <w:rsid w:val="008A4C9C"/>
    <w:rsid w:val="008A5EB4"/>
    <w:rsid w:val="008B5CD3"/>
    <w:rsid w:val="008D1332"/>
    <w:rsid w:val="008D4767"/>
    <w:rsid w:val="008D5AE6"/>
    <w:rsid w:val="008E4B13"/>
    <w:rsid w:val="008E5DB3"/>
    <w:rsid w:val="008F16F2"/>
    <w:rsid w:val="00906E20"/>
    <w:rsid w:val="00911EEA"/>
    <w:rsid w:val="0091559A"/>
    <w:rsid w:val="00926730"/>
    <w:rsid w:val="0093405D"/>
    <w:rsid w:val="00945D3D"/>
    <w:rsid w:val="00946B9C"/>
    <w:rsid w:val="00955181"/>
    <w:rsid w:val="00962948"/>
    <w:rsid w:val="00967500"/>
    <w:rsid w:val="00971462"/>
    <w:rsid w:val="00972516"/>
    <w:rsid w:val="00976830"/>
    <w:rsid w:val="00981172"/>
    <w:rsid w:val="00992E06"/>
    <w:rsid w:val="009950C5"/>
    <w:rsid w:val="009972F7"/>
    <w:rsid w:val="009A400E"/>
    <w:rsid w:val="009A46C5"/>
    <w:rsid w:val="009A4860"/>
    <w:rsid w:val="009B1D2F"/>
    <w:rsid w:val="009B2729"/>
    <w:rsid w:val="009B705D"/>
    <w:rsid w:val="009C6389"/>
    <w:rsid w:val="009C7028"/>
    <w:rsid w:val="009D40CA"/>
    <w:rsid w:val="009D6C22"/>
    <w:rsid w:val="009E5F6A"/>
    <w:rsid w:val="009F50D7"/>
    <w:rsid w:val="009F57F3"/>
    <w:rsid w:val="00A0466E"/>
    <w:rsid w:val="00A066D2"/>
    <w:rsid w:val="00A12273"/>
    <w:rsid w:val="00A1402D"/>
    <w:rsid w:val="00A23F4B"/>
    <w:rsid w:val="00A27C71"/>
    <w:rsid w:val="00A31F0C"/>
    <w:rsid w:val="00A33239"/>
    <w:rsid w:val="00A34E5E"/>
    <w:rsid w:val="00A353BB"/>
    <w:rsid w:val="00A3598D"/>
    <w:rsid w:val="00A36E4E"/>
    <w:rsid w:val="00A5079E"/>
    <w:rsid w:val="00A5103F"/>
    <w:rsid w:val="00A535A5"/>
    <w:rsid w:val="00A54EC9"/>
    <w:rsid w:val="00A5620B"/>
    <w:rsid w:val="00A57263"/>
    <w:rsid w:val="00A60D61"/>
    <w:rsid w:val="00A71A47"/>
    <w:rsid w:val="00A7763C"/>
    <w:rsid w:val="00A81550"/>
    <w:rsid w:val="00A8331C"/>
    <w:rsid w:val="00A97128"/>
    <w:rsid w:val="00AA7063"/>
    <w:rsid w:val="00AB35A7"/>
    <w:rsid w:val="00AC6377"/>
    <w:rsid w:val="00AC6BEF"/>
    <w:rsid w:val="00AE1C41"/>
    <w:rsid w:val="00AE2E33"/>
    <w:rsid w:val="00AE754C"/>
    <w:rsid w:val="00AF29A3"/>
    <w:rsid w:val="00AF389A"/>
    <w:rsid w:val="00AF40DB"/>
    <w:rsid w:val="00AF7536"/>
    <w:rsid w:val="00B0322A"/>
    <w:rsid w:val="00B119E7"/>
    <w:rsid w:val="00B177E7"/>
    <w:rsid w:val="00B23C24"/>
    <w:rsid w:val="00B36FDF"/>
    <w:rsid w:val="00B564DF"/>
    <w:rsid w:val="00B71CE7"/>
    <w:rsid w:val="00B771CE"/>
    <w:rsid w:val="00B8020F"/>
    <w:rsid w:val="00B815E3"/>
    <w:rsid w:val="00B816E2"/>
    <w:rsid w:val="00B86E8F"/>
    <w:rsid w:val="00BB46A2"/>
    <w:rsid w:val="00BC1034"/>
    <w:rsid w:val="00BC16E3"/>
    <w:rsid w:val="00BD4559"/>
    <w:rsid w:val="00BD4C49"/>
    <w:rsid w:val="00BF2DAB"/>
    <w:rsid w:val="00BF521E"/>
    <w:rsid w:val="00C00369"/>
    <w:rsid w:val="00C022C4"/>
    <w:rsid w:val="00C0715A"/>
    <w:rsid w:val="00C0766E"/>
    <w:rsid w:val="00C11CB0"/>
    <w:rsid w:val="00C13A25"/>
    <w:rsid w:val="00C165C4"/>
    <w:rsid w:val="00C172EB"/>
    <w:rsid w:val="00C244ED"/>
    <w:rsid w:val="00C33D10"/>
    <w:rsid w:val="00C34D5A"/>
    <w:rsid w:val="00C42437"/>
    <w:rsid w:val="00C43D35"/>
    <w:rsid w:val="00C4419E"/>
    <w:rsid w:val="00C512B4"/>
    <w:rsid w:val="00C55004"/>
    <w:rsid w:val="00C77060"/>
    <w:rsid w:val="00C77242"/>
    <w:rsid w:val="00C912DD"/>
    <w:rsid w:val="00C957F1"/>
    <w:rsid w:val="00C96EE5"/>
    <w:rsid w:val="00CA3665"/>
    <w:rsid w:val="00CB4B8D"/>
    <w:rsid w:val="00CC38D8"/>
    <w:rsid w:val="00CC3F9F"/>
    <w:rsid w:val="00CC5303"/>
    <w:rsid w:val="00CD2460"/>
    <w:rsid w:val="00CD423E"/>
    <w:rsid w:val="00CD5D41"/>
    <w:rsid w:val="00CE1A7F"/>
    <w:rsid w:val="00D000FE"/>
    <w:rsid w:val="00D05C79"/>
    <w:rsid w:val="00D074B1"/>
    <w:rsid w:val="00D122E5"/>
    <w:rsid w:val="00D14679"/>
    <w:rsid w:val="00D15F02"/>
    <w:rsid w:val="00D216D2"/>
    <w:rsid w:val="00D24D34"/>
    <w:rsid w:val="00D3198D"/>
    <w:rsid w:val="00D43DA3"/>
    <w:rsid w:val="00D44B7C"/>
    <w:rsid w:val="00D50844"/>
    <w:rsid w:val="00D55439"/>
    <w:rsid w:val="00D61748"/>
    <w:rsid w:val="00D6563A"/>
    <w:rsid w:val="00D66DBD"/>
    <w:rsid w:val="00D732A7"/>
    <w:rsid w:val="00D75CB8"/>
    <w:rsid w:val="00D77517"/>
    <w:rsid w:val="00D95B04"/>
    <w:rsid w:val="00D96420"/>
    <w:rsid w:val="00DA00B7"/>
    <w:rsid w:val="00DA0288"/>
    <w:rsid w:val="00DA6AEA"/>
    <w:rsid w:val="00DB0BB3"/>
    <w:rsid w:val="00DB279E"/>
    <w:rsid w:val="00DB60A4"/>
    <w:rsid w:val="00DC248E"/>
    <w:rsid w:val="00DC622C"/>
    <w:rsid w:val="00DD00F6"/>
    <w:rsid w:val="00DD398A"/>
    <w:rsid w:val="00DE44CB"/>
    <w:rsid w:val="00DE5209"/>
    <w:rsid w:val="00DF30F2"/>
    <w:rsid w:val="00DF7E41"/>
    <w:rsid w:val="00E073E3"/>
    <w:rsid w:val="00E0754B"/>
    <w:rsid w:val="00E1713C"/>
    <w:rsid w:val="00E30D84"/>
    <w:rsid w:val="00E36AB3"/>
    <w:rsid w:val="00E40CF6"/>
    <w:rsid w:val="00E5136A"/>
    <w:rsid w:val="00E520D4"/>
    <w:rsid w:val="00E56436"/>
    <w:rsid w:val="00E62965"/>
    <w:rsid w:val="00E66916"/>
    <w:rsid w:val="00E70507"/>
    <w:rsid w:val="00E70C31"/>
    <w:rsid w:val="00E73D43"/>
    <w:rsid w:val="00E754F3"/>
    <w:rsid w:val="00E75B13"/>
    <w:rsid w:val="00E8039F"/>
    <w:rsid w:val="00E92BAE"/>
    <w:rsid w:val="00E96FA1"/>
    <w:rsid w:val="00EA4092"/>
    <w:rsid w:val="00EA7A50"/>
    <w:rsid w:val="00EB2F00"/>
    <w:rsid w:val="00EB382A"/>
    <w:rsid w:val="00EB3E17"/>
    <w:rsid w:val="00EB6A45"/>
    <w:rsid w:val="00EB7A40"/>
    <w:rsid w:val="00EC38A3"/>
    <w:rsid w:val="00EC61F8"/>
    <w:rsid w:val="00ED1FC4"/>
    <w:rsid w:val="00EF0696"/>
    <w:rsid w:val="00EF2996"/>
    <w:rsid w:val="00EF2F08"/>
    <w:rsid w:val="00EF5ED5"/>
    <w:rsid w:val="00F049EE"/>
    <w:rsid w:val="00F11402"/>
    <w:rsid w:val="00F13BC8"/>
    <w:rsid w:val="00F14E17"/>
    <w:rsid w:val="00F25704"/>
    <w:rsid w:val="00F26235"/>
    <w:rsid w:val="00F26C40"/>
    <w:rsid w:val="00F33D32"/>
    <w:rsid w:val="00F3423D"/>
    <w:rsid w:val="00F409FC"/>
    <w:rsid w:val="00F42B48"/>
    <w:rsid w:val="00F55556"/>
    <w:rsid w:val="00F607F0"/>
    <w:rsid w:val="00F62D86"/>
    <w:rsid w:val="00F63D92"/>
    <w:rsid w:val="00F7376A"/>
    <w:rsid w:val="00F75B3A"/>
    <w:rsid w:val="00F76A32"/>
    <w:rsid w:val="00F77B9E"/>
    <w:rsid w:val="00F84F97"/>
    <w:rsid w:val="00F858E4"/>
    <w:rsid w:val="00F85D6D"/>
    <w:rsid w:val="00F86238"/>
    <w:rsid w:val="00F92944"/>
    <w:rsid w:val="00F96381"/>
    <w:rsid w:val="00FA5D0D"/>
    <w:rsid w:val="00FB10CE"/>
    <w:rsid w:val="00FB419D"/>
    <w:rsid w:val="00FB515B"/>
    <w:rsid w:val="00FE1F39"/>
    <w:rsid w:val="00FE44D0"/>
    <w:rsid w:val="00FF126E"/>
    <w:rsid w:val="03008C7A"/>
    <w:rsid w:val="057C10F3"/>
    <w:rsid w:val="0645D0EA"/>
    <w:rsid w:val="080F4E2B"/>
    <w:rsid w:val="0A95E7D0"/>
    <w:rsid w:val="10C7473A"/>
    <w:rsid w:val="13D0223C"/>
    <w:rsid w:val="16546FEA"/>
    <w:rsid w:val="170D8CC7"/>
    <w:rsid w:val="177C4017"/>
    <w:rsid w:val="184BB668"/>
    <w:rsid w:val="1A2B9B08"/>
    <w:rsid w:val="1B35A1CF"/>
    <w:rsid w:val="1CB0D3DF"/>
    <w:rsid w:val="1D70C823"/>
    <w:rsid w:val="1F08CB7E"/>
    <w:rsid w:val="20DBE794"/>
    <w:rsid w:val="229FDB09"/>
    <w:rsid w:val="2668BE18"/>
    <w:rsid w:val="2A152D60"/>
    <w:rsid w:val="2AFA81A8"/>
    <w:rsid w:val="2C631794"/>
    <w:rsid w:val="2D030715"/>
    <w:rsid w:val="2D42F0CA"/>
    <w:rsid w:val="35F07D65"/>
    <w:rsid w:val="36DF244D"/>
    <w:rsid w:val="387F3984"/>
    <w:rsid w:val="39EDC253"/>
    <w:rsid w:val="3AD9955A"/>
    <w:rsid w:val="3B84BA1E"/>
    <w:rsid w:val="3C8469BC"/>
    <w:rsid w:val="3EB14B85"/>
    <w:rsid w:val="43665FBE"/>
    <w:rsid w:val="4FF31174"/>
    <w:rsid w:val="51F24897"/>
    <w:rsid w:val="56C19CF8"/>
    <w:rsid w:val="580C6285"/>
    <w:rsid w:val="5A8DE56F"/>
    <w:rsid w:val="5E8B1275"/>
    <w:rsid w:val="5E8DF23D"/>
    <w:rsid w:val="5F5817D8"/>
    <w:rsid w:val="626BD3CB"/>
    <w:rsid w:val="648813BB"/>
    <w:rsid w:val="67E366C7"/>
    <w:rsid w:val="6852BE79"/>
    <w:rsid w:val="73CC4F04"/>
    <w:rsid w:val="78EE093E"/>
    <w:rsid w:val="7A1F5AB5"/>
    <w:rsid w:val="7E9906FB"/>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18E9"/>
  <w15:docId w15:val="{A262A846-A027-4EE2-AC2D-46E570E2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nl-NL"/>
    </w:rPr>
  </w:style>
  <w:style w:type="paragraph" w:styleId="Heading1">
    <w:name w:val="heading 1"/>
    <w:basedOn w:val="Normal"/>
    <w:uiPriority w:val="9"/>
    <w:qFormat/>
    <w:pPr>
      <w:ind w:left="1305" w:hanging="596"/>
      <w:outlineLvl w:val="0"/>
    </w:pPr>
    <w:rPr>
      <w:b/>
      <w:bCs/>
      <w:sz w:val="41"/>
      <w:szCs w:val="41"/>
    </w:rPr>
  </w:style>
  <w:style w:type="paragraph" w:styleId="Heading2">
    <w:name w:val="heading 2"/>
    <w:basedOn w:val="Normal"/>
    <w:uiPriority w:val="9"/>
    <w:unhideWhenUsed/>
    <w:qFormat/>
    <w:pPr>
      <w:ind w:left="1345" w:hanging="63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1102" w:lineRule="exact"/>
      <w:ind w:left="28"/>
    </w:pPr>
    <w:rPr>
      <w:b/>
      <w:bCs/>
      <w:sz w:val="99"/>
      <w:szCs w:val="99"/>
    </w:rPr>
  </w:style>
  <w:style w:type="paragraph" w:styleId="ListParagraph">
    <w:name w:val="List Paragraph"/>
    <w:basedOn w:val="Normal"/>
    <w:uiPriority w:val="1"/>
    <w:qFormat/>
    <w:pPr>
      <w:ind w:left="1375" w:hanging="334"/>
    </w:pPr>
  </w:style>
  <w:style w:type="paragraph" w:customStyle="1" w:styleId="TableParagraph">
    <w:name w:val="Table Paragraph"/>
    <w:basedOn w:val="Normal"/>
    <w:uiPriority w:val="1"/>
    <w:qFormat/>
    <w:pPr>
      <w:spacing w:before="47"/>
      <w:jc w:val="center"/>
    </w:pPr>
    <w:rPr>
      <w:rFonts w:ascii="Arial MT" w:eastAsia="Arial MT" w:hAnsi="Arial MT" w:cs="Arial MT"/>
    </w:rPr>
  </w:style>
  <w:style w:type="character" w:styleId="CommentReference">
    <w:name w:val="annotation reference"/>
    <w:basedOn w:val="DefaultParagraphFont"/>
    <w:uiPriority w:val="99"/>
    <w:semiHidden/>
    <w:unhideWhenUsed/>
    <w:rsid w:val="008D4767"/>
    <w:rPr>
      <w:sz w:val="16"/>
      <w:szCs w:val="16"/>
    </w:rPr>
  </w:style>
  <w:style w:type="paragraph" w:styleId="CommentText">
    <w:name w:val="annotation text"/>
    <w:basedOn w:val="Normal"/>
    <w:link w:val="CommentTextChar"/>
    <w:uiPriority w:val="99"/>
    <w:unhideWhenUsed/>
    <w:rsid w:val="008D4767"/>
    <w:rPr>
      <w:sz w:val="20"/>
      <w:szCs w:val="20"/>
    </w:rPr>
  </w:style>
  <w:style w:type="character" w:customStyle="1" w:styleId="CommentTextChar">
    <w:name w:val="Comment Text Char"/>
    <w:basedOn w:val="DefaultParagraphFont"/>
    <w:link w:val="CommentText"/>
    <w:uiPriority w:val="99"/>
    <w:rsid w:val="008D4767"/>
    <w:rPr>
      <w:rFonts w:ascii="Calibri" w:eastAsia="Calibri" w:hAnsi="Calibri" w:cs="Calibri"/>
      <w:sz w:val="20"/>
      <w:szCs w:val="20"/>
      <w:lang w:val="nl-NL"/>
    </w:rPr>
  </w:style>
  <w:style w:type="paragraph" w:styleId="CommentSubject">
    <w:name w:val="annotation subject"/>
    <w:basedOn w:val="CommentText"/>
    <w:next w:val="CommentText"/>
    <w:link w:val="CommentSubjectChar"/>
    <w:uiPriority w:val="99"/>
    <w:semiHidden/>
    <w:unhideWhenUsed/>
    <w:rsid w:val="008D4767"/>
    <w:rPr>
      <w:b/>
      <w:bCs/>
    </w:rPr>
  </w:style>
  <w:style w:type="character" w:customStyle="1" w:styleId="CommentSubjectChar">
    <w:name w:val="Comment Subject Char"/>
    <w:basedOn w:val="CommentTextChar"/>
    <w:link w:val="CommentSubject"/>
    <w:uiPriority w:val="99"/>
    <w:semiHidden/>
    <w:rsid w:val="008D4767"/>
    <w:rPr>
      <w:rFonts w:ascii="Calibri" w:eastAsia="Calibri" w:hAnsi="Calibri" w:cs="Calibri"/>
      <w:b/>
      <w:bCs/>
      <w:sz w:val="20"/>
      <w:szCs w:val="20"/>
      <w:lang w:val="nl-NL"/>
    </w:rPr>
  </w:style>
  <w:style w:type="paragraph" w:styleId="Revision">
    <w:name w:val="Revision"/>
    <w:hidden/>
    <w:uiPriority w:val="99"/>
    <w:semiHidden/>
    <w:rsid w:val="007477AD"/>
    <w:pPr>
      <w:widowControl/>
      <w:autoSpaceDE/>
      <w:autoSpaceDN/>
    </w:pPr>
    <w:rPr>
      <w:rFonts w:ascii="Calibri" w:eastAsia="Calibri" w:hAnsi="Calibri" w:cs="Calibri"/>
      <w:lang w:val="nl-NL"/>
    </w:rPr>
  </w:style>
  <w:style w:type="paragraph" w:styleId="Header">
    <w:name w:val="header"/>
    <w:basedOn w:val="Normal"/>
    <w:link w:val="HeaderChar"/>
    <w:uiPriority w:val="99"/>
    <w:semiHidden/>
    <w:unhideWhenUsed/>
    <w:rsid w:val="003C0C2A"/>
    <w:pPr>
      <w:tabs>
        <w:tab w:val="center" w:pos="4680"/>
        <w:tab w:val="right" w:pos="9360"/>
      </w:tabs>
    </w:pPr>
  </w:style>
  <w:style w:type="character" w:customStyle="1" w:styleId="HeaderChar">
    <w:name w:val="Header Char"/>
    <w:basedOn w:val="DefaultParagraphFont"/>
    <w:link w:val="Header"/>
    <w:uiPriority w:val="99"/>
    <w:semiHidden/>
    <w:rsid w:val="003C0C2A"/>
    <w:rPr>
      <w:rFonts w:ascii="Calibri" w:eastAsia="Calibri" w:hAnsi="Calibri" w:cs="Calibri"/>
      <w:lang w:val="nl-NL"/>
    </w:rPr>
  </w:style>
  <w:style w:type="paragraph" w:styleId="Footer">
    <w:name w:val="footer"/>
    <w:basedOn w:val="Normal"/>
    <w:link w:val="FooterChar"/>
    <w:uiPriority w:val="99"/>
    <w:semiHidden/>
    <w:unhideWhenUsed/>
    <w:rsid w:val="003C0C2A"/>
    <w:pPr>
      <w:tabs>
        <w:tab w:val="center" w:pos="4680"/>
        <w:tab w:val="right" w:pos="9360"/>
      </w:tabs>
    </w:pPr>
  </w:style>
  <w:style w:type="character" w:customStyle="1" w:styleId="FooterChar">
    <w:name w:val="Footer Char"/>
    <w:basedOn w:val="DefaultParagraphFont"/>
    <w:link w:val="Footer"/>
    <w:uiPriority w:val="99"/>
    <w:semiHidden/>
    <w:rsid w:val="003C0C2A"/>
    <w:rPr>
      <w:rFonts w:ascii="Calibri" w:eastAsia="Calibri" w:hAnsi="Calibri" w:cs="Calibri"/>
      <w:lang w:val="nl-NL"/>
    </w:rPr>
  </w:style>
  <w:style w:type="character" w:styleId="Mention">
    <w:name w:val="Mention"/>
    <w:basedOn w:val="DefaultParagraphFont"/>
    <w:uiPriority w:val="99"/>
    <w:unhideWhenUsed/>
    <w:rsid w:val="006378CF"/>
    <w:rPr>
      <w:color w:val="2B579A"/>
      <w:shd w:val="clear" w:color="auto" w:fill="E1DFDD"/>
    </w:rPr>
  </w:style>
  <w:style w:type="character" w:styleId="Hyperlink">
    <w:name w:val="Hyperlink"/>
    <w:basedOn w:val="DefaultParagraphFont"/>
    <w:uiPriority w:val="99"/>
    <w:unhideWhenUsed/>
    <w:rsid w:val="007F34CC"/>
    <w:rPr>
      <w:color w:val="0000FF" w:themeColor="hyperlink"/>
      <w:u w:val="single"/>
    </w:rPr>
  </w:style>
  <w:style w:type="character" w:styleId="UnresolvedMention">
    <w:name w:val="Unresolved Mention"/>
    <w:basedOn w:val="DefaultParagraphFont"/>
    <w:uiPriority w:val="99"/>
    <w:semiHidden/>
    <w:unhideWhenUsed/>
    <w:rsid w:val="007F34CC"/>
    <w:rPr>
      <w:color w:val="605E5C"/>
      <w:shd w:val="clear" w:color="auto" w:fill="E1DFDD"/>
    </w:rPr>
  </w:style>
  <w:style w:type="character" w:customStyle="1" w:styleId="BodyTextChar">
    <w:name w:val="Body Text Char"/>
    <w:basedOn w:val="DefaultParagraphFont"/>
    <w:link w:val="BodyText"/>
    <w:uiPriority w:val="1"/>
    <w:rsid w:val="000A34C6"/>
    <w:rPr>
      <w:rFonts w:ascii="Calibri" w:eastAsia="Calibri" w:hAnsi="Calibri" w:cs="Calibri"/>
      <w:sz w:val="24"/>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957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sdmx.org/wp-content/uploads/SDMX_3-0-0_SECTION_2_FINAL-1_0.pdf" TargetMode="External"/><Relationship Id="rId2" Type="http://schemas.openxmlformats.org/officeDocument/2006/relationships/hyperlink" Target="https://www.google.com/search?q=conceptual+vs+operational+definition" TargetMode="External"/><Relationship Id="rId1" Type="http://schemas.openxmlformats.org/officeDocument/2006/relationships/hyperlink" Target="https://statswiki.unece.org/spaces/gsim/pages/431489141/GSIM+v2.0+documentsl"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E2483-132F-4DEC-938D-6A12FA3FF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7595</Words>
  <Characters>41775</Characters>
  <Application>Microsoft Office Word</Application>
  <DocSecurity>0</DocSecurity>
  <Lines>348</Lines>
  <Paragraphs>98</Paragraphs>
  <ScaleCrop>false</ScaleCrop>
  <Company/>
  <LinksUpToDate>false</LinksUpToDate>
  <CharactersWithSpaces>49272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Vannieuwenhuyze Jorre</cp:lastModifiedBy>
  <cp:revision>293</cp:revision>
  <dcterms:created xsi:type="dcterms:W3CDTF">2025-01-19T05:52:00Z</dcterms:created>
  <dcterms:modified xsi:type="dcterms:W3CDTF">2025-06-27T13:47:00Z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2025-01-15T00:00:00Z</vt:filetime>
  </property>
</Properties>
</file>