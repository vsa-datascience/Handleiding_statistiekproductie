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CD02F" w14:textId="77777777" w:rsidR="00F22A3C" w:rsidRDefault="00F6173A" w:rsidP="00FF15EB">
      <w:pPr>
        <w:pStyle w:val="streepjes"/>
      </w:pPr>
      <w:r>
        <w:tab/>
        <w:t>//</w:t>
      </w:r>
      <w:r w:rsidR="00FF15EB">
        <w:t>////////////</w:t>
      </w:r>
      <w:r w:rsidR="00A47E0E" w:rsidRPr="00FF15EB">
        <w:t>////////////////////////////////////////</w:t>
      </w:r>
      <w:r w:rsidR="00AE2BD8" w:rsidRPr="00FF15EB">
        <w:t>//</w:t>
      </w:r>
      <w:r w:rsidR="00AF0A1D" w:rsidRPr="00FF15EB">
        <w:t>//////////////////////////////////////////////////////////////////////////////////////////////////////////</w:t>
      </w:r>
    </w:p>
    <w:p w14:paraId="3C0C86D5" w14:textId="2D6B2DE4" w:rsidR="00AE2BD8" w:rsidRPr="00372232" w:rsidRDefault="00A51258" w:rsidP="00C154B7">
      <w:pPr>
        <w:pStyle w:val="Title"/>
        <w:framePr w:wrap="auto" w:vAnchor="margin" w:yAlign="inline"/>
        <w:jc w:val="center"/>
        <w:rPr>
          <w:rFonts w:hint="eastAsia"/>
          <w:sz w:val="96"/>
          <w:szCs w:val="96"/>
        </w:rPr>
      </w:pPr>
      <w:r>
        <w:rPr>
          <w:sz w:val="96"/>
          <w:szCs w:val="96"/>
        </w:rPr>
        <w:t>Rich</w:t>
      </w:r>
      <w:del w:id="0" w:author="Van Landschoot Lisa" w:date="2024-05-07T16:05:00Z">
        <w:r w:rsidR="00732E0D" w:rsidDel="009278F9">
          <w:rPr>
            <w:sz w:val="96"/>
            <w:szCs w:val="96"/>
          </w:rPr>
          <w:delText>H</w:delText>
        </w:r>
      </w:del>
      <w:r>
        <w:rPr>
          <w:sz w:val="96"/>
          <w:szCs w:val="96"/>
        </w:rPr>
        <w:t>tli</w:t>
      </w:r>
      <w:r w:rsidR="00732E0D">
        <w:rPr>
          <w:sz w:val="96"/>
          <w:szCs w:val="96"/>
        </w:rPr>
        <w:t>J</w:t>
      </w:r>
      <w:r>
        <w:rPr>
          <w:sz w:val="96"/>
          <w:szCs w:val="96"/>
        </w:rPr>
        <w:t xml:space="preserve">nen </w:t>
      </w:r>
      <w:r w:rsidR="00C154B7" w:rsidRPr="00372232">
        <w:rPr>
          <w:sz w:val="96"/>
          <w:szCs w:val="96"/>
        </w:rPr>
        <w:t>PROCES</w:t>
      </w:r>
      <w:r>
        <w:rPr>
          <w:sz w:val="96"/>
          <w:szCs w:val="96"/>
        </w:rPr>
        <w:t>beschrijving</w:t>
      </w:r>
      <w:r w:rsidR="00C154B7" w:rsidRPr="00372232">
        <w:rPr>
          <w:sz w:val="96"/>
          <w:szCs w:val="96"/>
        </w:rPr>
        <w:t xml:space="preserve"> AANLEVERING GEAGGREGEERDE DATA</w:t>
      </w:r>
    </w:p>
    <w:p w14:paraId="479D789D" w14:textId="77777777" w:rsidR="00FF15EB" w:rsidRDefault="00F6173A" w:rsidP="00FF15EB">
      <w:pPr>
        <w:pStyle w:val="streepjes"/>
      </w:pPr>
      <w:r>
        <w:tab/>
        <w:t>//</w:t>
      </w:r>
      <w:r w:rsidR="00FF15EB">
        <w:t>////////////</w:t>
      </w:r>
      <w:r w:rsidR="00FF15EB" w:rsidRPr="00FF15EB">
        <w:t>////////////////////////////////////////////////////////////////////////////////////////////////////////////////////////////////////////////////////</w:t>
      </w:r>
    </w:p>
    <w:p w14:paraId="7F28F3B3" w14:textId="77777777" w:rsidR="008D7CDA" w:rsidRDefault="008D7CDA" w:rsidP="00FF15EB">
      <w:pPr>
        <w:pStyle w:val="streepjes"/>
      </w:pPr>
      <w:r>
        <w:br w:type="page"/>
      </w:r>
    </w:p>
    <w:p w14:paraId="611A23F8" w14:textId="77777777" w:rsidR="00CF559C" w:rsidRPr="00906BBD" w:rsidRDefault="00A5641B" w:rsidP="00CF559C">
      <w:pPr>
        <w:pStyle w:val="TOCHeading"/>
      </w:pPr>
      <w:r>
        <w:t>Inhoud</w:t>
      </w:r>
    </w:p>
    <w:p w14:paraId="35F7D4FE" w14:textId="0739DA94" w:rsidR="00F802DB" w:rsidRDefault="009B062B">
      <w:pPr>
        <w:pStyle w:val="TOC1"/>
        <w:rPr>
          <w:rFonts w:asciiTheme="minorHAnsi" w:eastAsiaTheme="minorEastAsia" w:hAnsiTheme="minorHAnsi" w:hint="eastAsia"/>
          <w:color w:val="auto"/>
          <w:kern w:val="2"/>
          <w:lang w:val="nl-NL" w:eastAsia="nl-NL"/>
          <w14:ligatures w14:val="standardContextual"/>
        </w:rPr>
      </w:pPr>
      <w:r>
        <w:fldChar w:fldCharType="begin"/>
      </w:r>
      <w:r w:rsidR="00CF559C">
        <w:instrText xml:space="preserve"> TOC \o "1-3" \h \z \u </w:instrText>
      </w:r>
      <w:r>
        <w:fldChar w:fldCharType="separate"/>
      </w:r>
      <w:hyperlink w:anchor="_Toc164268891" w:history="1">
        <w:r w:rsidR="00F802DB" w:rsidRPr="00FB1085">
          <w:rPr>
            <w:rStyle w:val="Hyperlink"/>
            <w:b/>
          </w:rPr>
          <w:t>1</w:t>
        </w:r>
        <w:r w:rsidR="00F802DB">
          <w:rPr>
            <w:rFonts w:asciiTheme="minorHAnsi" w:eastAsiaTheme="minorEastAsia" w:hAnsiTheme="minorHAnsi"/>
            <w:color w:val="auto"/>
            <w:kern w:val="2"/>
            <w:lang w:val="nl-NL" w:eastAsia="nl-NL"/>
            <w14:ligatures w14:val="standardContextual"/>
          </w:rPr>
          <w:tab/>
        </w:r>
        <w:r w:rsidR="00F802DB" w:rsidRPr="00FB1085">
          <w:rPr>
            <w:rStyle w:val="Hyperlink"/>
          </w:rPr>
          <w:t>Waarom deze richtlijnen?</w:t>
        </w:r>
        <w:r w:rsidR="00F802DB">
          <w:rPr>
            <w:webHidden/>
          </w:rPr>
          <w:tab/>
        </w:r>
        <w:r w:rsidR="00F802DB">
          <w:rPr>
            <w:webHidden/>
          </w:rPr>
          <w:fldChar w:fldCharType="begin"/>
        </w:r>
        <w:r w:rsidR="00F802DB">
          <w:rPr>
            <w:webHidden/>
          </w:rPr>
          <w:instrText xml:space="preserve"> PAGEREF _Toc164268891 \h </w:instrText>
        </w:r>
        <w:r w:rsidR="00F802DB">
          <w:rPr>
            <w:webHidden/>
          </w:rPr>
        </w:r>
        <w:r w:rsidR="00F802DB">
          <w:rPr>
            <w:webHidden/>
          </w:rPr>
          <w:fldChar w:fldCharType="separate"/>
        </w:r>
        <w:r w:rsidR="00F802DB">
          <w:rPr>
            <w:webHidden/>
          </w:rPr>
          <w:t>3</w:t>
        </w:r>
        <w:r w:rsidR="00F802DB">
          <w:rPr>
            <w:webHidden/>
          </w:rPr>
          <w:fldChar w:fldCharType="end"/>
        </w:r>
      </w:hyperlink>
    </w:p>
    <w:p w14:paraId="7FB2E412" w14:textId="699952AB" w:rsidR="00F802DB" w:rsidRDefault="00F8588A">
      <w:pPr>
        <w:pStyle w:val="TOC1"/>
        <w:rPr>
          <w:rFonts w:asciiTheme="minorHAnsi" w:eastAsiaTheme="minorEastAsia" w:hAnsiTheme="minorHAnsi" w:hint="eastAsia"/>
          <w:color w:val="auto"/>
          <w:kern w:val="2"/>
          <w:lang w:val="nl-NL" w:eastAsia="nl-NL"/>
          <w14:ligatures w14:val="standardContextual"/>
        </w:rPr>
      </w:pPr>
      <w:hyperlink w:anchor="_Toc164268892" w:history="1">
        <w:r w:rsidR="00F802DB" w:rsidRPr="00FB1085">
          <w:rPr>
            <w:rStyle w:val="Hyperlink"/>
            <w:b/>
          </w:rPr>
          <w:t>2</w:t>
        </w:r>
        <w:r w:rsidR="00F802DB">
          <w:rPr>
            <w:rFonts w:asciiTheme="minorHAnsi" w:eastAsiaTheme="minorEastAsia" w:hAnsiTheme="minorHAnsi"/>
            <w:color w:val="auto"/>
            <w:kern w:val="2"/>
            <w:lang w:val="nl-NL" w:eastAsia="nl-NL"/>
            <w14:ligatures w14:val="standardContextual"/>
          </w:rPr>
          <w:tab/>
        </w:r>
        <w:r w:rsidR="00F802DB" w:rsidRPr="00FB1085">
          <w:rPr>
            <w:rStyle w:val="Hyperlink"/>
          </w:rPr>
          <w:t>Data-aanlevering</w:t>
        </w:r>
        <w:r w:rsidR="00F802DB">
          <w:rPr>
            <w:webHidden/>
          </w:rPr>
          <w:tab/>
        </w:r>
        <w:r w:rsidR="00F802DB">
          <w:rPr>
            <w:webHidden/>
          </w:rPr>
          <w:fldChar w:fldCharType="begin"/>
        </w:r>
        <w:r w:rsidR="00F802DB">
          <w:rPr>
            <w:webHidden/>
          </w:rPr>
          <w:instrText xml:space="preserve"> PAGEREF _Toc164268892 \h </w:instrText>
        </w:r>
        <w:r w:rsidR="00F802DB">
          <w:rPr>
            <w:webHidden/>
          </w:rPr>
        </w:r>
        <w:r w:rsidR="00F802DB">
          <w:rPr>
            <w:webHidden/>
          </w:rPr>
          <w:fldChar w:fldCharType="separate"/>
        </w:r>
        <w:r w:rsidR="00F802DB">
          <w:rPr>
            <w:webHidden/>
          </w:rPr>
          <w:t>5</w:t>
        </w:r>
        <w:r w:rsidR="00F802DB">
          <w:rPr>
            <w:webHidden/>
          </w:rPr>
          <w:fldChar w:fldCharType="end"/>
        </w:r>
      </w:hyperlink>
    </w:p>
    <w:p w14:paraId="0CE4718A" w14:textId="5E7A369E" w:rsidR="00F802DB" w:rsidRDefault="00F8588A" w:rsidP="00B93F9E">
      <w:pPr>
        <w:pStyle w:val="TOC2"/>
        <w:rPr>
          <w:rFonts w:asciiTheme="minorHAnsi" w:eastAsiaTheme="minorEastAsia" w:hAnsiTheme="minorHAnsi" w:hint="eastAsia"/>
          <w:color w:val="auto"/>
          <w:kern w:val="2"/>
          <w:sz w:val="22"/>
          <w:lang w:val="nl-NL" w:eastAsia="nl-NL"/>
          <w14:ligatures w14:val="standardContextual"/>
        </w:rPr>
      </w:pPr>
      <w:hyperlink w:anchor="_Toc164268893" w:history="1">
        <w:r w:rsidR="00F802DB" w:rsidRPr="00FB1085">
          <w:rPr>
            <w:rStyle w:val="Hyperlink"/>
          </w:rPr>
          <w:t>STAP 0: Algemene informatie over de data-aanlevering</w:t>
        </w:r>
        <w:r w:rsidR="00F802DB">
          <w:rPr>
            <w:webHidden/>
          </w:rPr>
          <w:tab/>
        </w:r>
        <w:r w:rsidR="00F802DB">
          <w:rPr>
            <w:webHidden/>
          </w:rPr>
          <w:fldChar w:fldCharType="begin"/>
        </w:r>
        <w:r w:rsidR="00F802DB">
          <w:rPr>
            <w:webHidden/>
          </w:rPr>
          <w:instrText xml:space="preserve"> PAGEREF _Toc164268893 \h </w:instrText>
        </w:r>
        <w:r w:rsidR="00F802DB">
          <w:rPr>
            <w:webHidden/>
          </w:rPr>
        </w:r>
        <w:r w:rsidR="00F802DB">
          <w:rPr>
            <w:webHidden/>
          </w:rPr>
          <w:fldChar w:fldCharType="separate"/>
        </w:r>
        <w:r w:rsidR="00F802DB">
          <w:rPr>
            <w:webHidden/>
          </w:rPr>
          <w:t>5</w:t>
        </w:r>
        <w:r w:rsidR="00F802DB">
          <w:rPr>
            <w:webHidden/>
          </w:rPr>
          <w:fldChar w:fldCharType="end"/>
        </w:r>
      </w:hyperlink>
    </w:p>
    <w:p w14:paraId="32E47D4C" w14:textId="7C340AD1" w:rsidR="00F802DB" w:rsidRDefault="00676F76" w:rsidP="00B93F9E">
      <w:pPr>
        <w:pStyle w:val="TOC2"/>
        <w:rPr>
          <w:rFonts w:asciiTheme="minorHAnsi" w:eastAsiaTheme="minorEastAsia" w:hAnsiTheme="minorHAnsi" w:hint="eastAsia"/>
          <w:color w:val="auto"/>
          <w:kern w:val="2"/>
          <w:sz w:val="22"/>
          <w:lang w:val="nl-NL" w:eastAsia="nl-NL"/>
          <w14:ligatures w14:val="standardContextual"/>
        </w:rPr>
      </w:pPr>
      <w:r>
        <w:fldChar w:fldCharType="begin"/>
      </w:r>
      <w:r>
        <w:instrText>HYPERLINK \l "_Toc164268894"</w:instrText>
      </w:r>
      <w:r>
        <w:fldChar w:fldCharType="separate"/>
      </w:r>
      <w:r w:rsidR="00F802DB" w:rsidRPr="00FB1085">
        <w:rPr>
          <w:rStyle w:val="Hyperlink"/>
        </w:rPr>
        <w:t xml:space="preserve">STAP 1: </w:t>
      </w:r>
      <w:ins w:id="1" w:author="Weekers Karolien" w:date="2024-04-29T14:54:00Z">
        <w:r w:rsidR="008A41A2">
          <w:rPr>
            <w:rStyle w:val="Hyperlink"/>
          </w:rPr>
          <w:t>V</w:t>
        </w:r>
      </w:ins>
      <w:del w:id="2" w:author="Weekers Karolien" w:date="2024-04-29T14:54:00Z">
        <w:r w:rsidR="00F802DB" w:rsidRPr="00FB1085" w:rsidDel="008A41A2">
          <w:rPr>
            <w:rStyle w:val="Hyperlink"/>
          </w:rPr>
          <w:delText>v</w:delText>
        </w:r>
      </w:del>
      <w:r w:rsidR="00F802DB" w:rsidRPr="00FB1085">
        <w:rPr>
          <w:rStyle w:val="Hyperlink"/>
        </w:rPr>
        <w:t>erzamelen van de ruwe data</w:t>
      </w:r>
      <w:r w:rsidR="00F802DB">
        <w:rPr>
          <w:webHidden/>
        </w:rPr>
        <w:tab/>
      </w:r>
      <w:r w:rsidR="00F802DB">
        <w:rPr>
          <w:webHidden/>
        </w:rPr>
        <w:fldChar w:fldCharType="begin"/>
      </w:r>
      <w:r w:rsidR="00F802DB">
        <w:rPr>
          <w:webHidden/>
        </w:rPr>
        <w:instrText xml:space="preserve"> PAGEREF _Toc164268894 \h </w:instrText>
      </w:r>
      <w:r w:rsidR="00F802DB">
        <w:rPr>
          <w:webHidden/>
        </w:rPr>
      </w:r>
      <w:r w:rsidR="00F802DB">
        <w:rPr>
          <w:webHidden/>
        </w:rPr>
        <w:fldChar w:fldCharType="separate"/>
      </w:r>
      <w:r w:rsidR="00F802DB">
        <w:rPr>
          <w:webHidden/>
        </w:rPr>
        <w:t>7</w:t>
      </w:r>
      <w:r w:rsidR="00F802DB">
        <w:rPr>
          <w:webHidden/>
        </w:rPr>
        <w:fldChar w:fldCharType="end"/>
      </w:r>
      <w:r>
        <w:fldChar w:fldCharType="end"/>
      </w:r>
    </w:p>
    <w:p w14:paraId="02A78F00" w14:textId="374E68BF" w:rsidR="00F802DB" w:rsidRDefault="00F8588A" w:rsidP="00B93F9E">
      <w:pPr>
        <w:pStyle w:val="TOC2"/>
        <w:rPr>
          <w:rFonts w:asciiTheme="minorHAnsi" w:eastAsiaTheme="minorEastAsia" w:hAnsiTheme="minorHAnsi" w:hint="eastAsia"/>
          <w:color w:val="auto"/>
          <w:kern w:val="2"/>
          <w:sz w:val="22"/>
          <w:lang w:val="nl-NL" w:eastAsia="nl-NL"/>
          <w14:ligatures w14:val="standardContextual"/>
        </w:rPr>
      </w:pPr>
      <w:hyperlink w:anchor="_Toc164268895" w:history="1">
        <w:r w:rsidR="00F802DB" w:rsidRPr="00FB1085">
          <w:rPr>
            <w:rStyle w:val="Hyperlink"/>
          </w:rPr>
          <w:t>STAP 2: Transformatie naar gekuiste data en validatie</w:t>
        </w:r>
        <w:r w:rsidR="00F802DB">
          <w:rPr>
            <w:webHidden/>
          </w:rPr>
          <w:tab/>
        </w:r>
        <w:r w:rsidR="00F802DB">
          <w:rPr>
            <w:webHidden/>
          </w:rPr>
          <w:fldChar w:fldCharType="begin"/>
        </w:r>
        <w:r w:rsidR="00F802DB">
          <w:rPr>
            <w:webHidden/>
          </w:rPr>
          <w:instrText xml:space="preserve"> PAGEREF _Toc164268895 \h </w:instrText>
        </w:r>
        <w:r w:rsidR="00F802DB">
          <w:rPr>
            <w:webHidden/>
          </w:rPr>
        </w:r>
        <w:r w:rsidR="00F802DB">
          <w:rPr>
            <w:webHidden/>
          </w:rPr>
          <w:fldChar w:fldCharType="separate"/>
        </w:r>
        <w:r w:rsidR="00F802DB">
          <w:rPr>
            <w:webHidden/>
          </w:rPr>
          <w:t>10</w:t>
        </w:r>
        <w:r w:rsidR="00F802DB">
          <w:rPr>
            <w:webHidden/>
          </w:rPr>
          <w:fldChar w:fldCharType="end"/>
        </w:r>
      </w:hyperlink>
    </w:p>
    <w:p w14:paraId="7125A3ED" w14:textId="22CE02C4" w:rsidR="00F802DB" w:rsidRDefault="00F8588A" w:rsidP="00B93F9E">
      <w:pPr>
        <w:pStyle w:val="TOC2"/>
        <w:rPr>
          <w:rFonts w:asciiTheme="minorHAnsi" w:eastAsiaTheme="minorEastAsia" w:hAnsiTheme="minorHAnsi" w:hint="eastAsia"/>
          <w:color w:val="auto"/>
          <w:kern w:val="2"/>
          <w:sz w:val="22"/>
          <w:lang w:val="nl-NL" w:eastAsia="nl-NL"/>
          <w14:ligatures w14:val="standardContextual"/>
        </w:rPr>
      </w:pPr>
      <w:hyperlink w:anchor="_Toc164268896" w:history="1">
        <w:r w:rsidR="00F802DB" w:rsidRPr="00FB1085">
          <w:rPr>
            <w:rStyle w:val="Hyperlink"/>
          </w:rPr>
          <w:t>STAp 3: Aggregatie</w:t>
        </w:r>
        <w:r w:rsidR="00F802DB">
          <w:rPr>
            <w:webHidden/>
          </w:rPr>
          <w:tab/>
        </w:r>
        <w:r w:rsidR="00F802DB">
          <w:rPr>
            <w:webHidden/>
          </w:rPr>
          <w:fldChar w:fldCharType="begin"/>
        </w:r>
        <w:r w:rsidR="00F802DB">
          <w:rPr>
            <w:webHidden/>
          </w:rPr>
          <w:instrText xml:space="preserve"> PAGEREF _Toc164268896 \h </w:instrText>
        </w:r>
        <w:r w:rsidR="00F802DB">
          <w:rPr>
            <w:webHidden/>
          </w:rPr>
        </w:r>
        <w:r w:rsidR="00F802DB">
          <w:rPr>
            <w:webHidden/>
          </w:rPr>
          <w:fldChar w:fldCharType="separate"/>
        </w:r>
        <w:r w:rsidR="00F802DB">
          <w:rPr>
            <w:webHidden/>
          </w:rPr>
          <w:t>15</w:t>
        </w:r>
        <w:r w:rsidR="00F802DB">
          <w:rPr>
            <w:webHidden/>
          </w:rPr>
          <w:fldChar w:fldCharType="end"/>
        </w:r>
      </w:hyperlink>
    </w:p>
    <w:p w14:paraId="4C0EAC64" w14:textId="1FE2F52A" w:rsidR="00F802DB" w:rsidRDefault="00F8588A" w:rsidP="00B93F9E">
      <w:pPr>
        <w:pStyle w:val="TOC2"/>
        <w:rPr>
          <w:rFonts w:asciiTheme="minorHAnsi" w:eastAsiaTheme="minorEastAsia" w:hAnsiTheme="minorHAnsi" w:hint="eastAsia"/>
          <w:color w:val="auto"/>
          <w:kern w:val="2"/>
          <w:sz w:val="22"/>
          <w:lang w:val="nl-NL" w:eastAsia="nl-NL"/>
          <w14:ligatures w14:val="standardContextual"/>
        </w:rPr>
      </w:pPr>
      <w:hyperlink w:anchor="_Toc164268897" w:history="1">
        <w:r w:rsidR="00F802DB" w:rsidRPr="00FB1085">
          <w:rPr>
            <w:rStyle w:val="Hyperlink"/>
          </w:rPr>
          <w:t>STAP 4: Statistical disclosure controle</w:t>
        </w:r>
        <w:r w:rsidR="00F802DB">
          <w:rPr>
            <w:webHidden/>
          </w:rPr>
          <w:tab/>
        </w:r>
        <w:r w:rsidR="00F802DB">
          <w:rPr>
            <w:webHidden/>
          </w:rPr>
          <w:fldChar w:fldCharType="begin"/>
        </w:r>
        <w:r w:rsidR="00F802DB">
          <w:rPr>
            <w:webHidden/>
          </w:rPr>
          <w:instrText xml:space="preserve"> PAGEREF _Toc164268897 \h </w:instrText>
        </w:r>
        <w:r w:rsidR="00F802DB">
          <w:rPr>
            <w:webHidden/>
          </w:rPr>
        </w:r>
        <w:r w:rsidR="00F802DB">
          <w:rPr>
            <w:webHidden/>
          </w:rPr>
          <w:fldChar w:fldCharType="separate"/>
        </w:r>
        <w:r w:rsidR="00F802DB">
          <w:rPr>
            <w:webHidden/>
          </w:rPr>
          <w:t>18</w:t>
        </w:r>
        <w:r w:rsidR="00F802DB">
          <w:rPr>
            <w:webHidden/>
          </w:rPr>
          <w:fldChar w:fldCharType="end"/>
        </w:r>
      </w:hyperlink>
    </w:p>
    <w:p w14:paraId="69F85B75" w14:textId="743C02CF" w:rsidR="00F802DB" w:rsidRDefault="00F8588A">
      <w:pPr>
        <w:pStyle w:val="TOC1"/>
        <w:rPr>
          <w:rFonts w:asciiTheme="minorHAnsi" w:eastAsiaTheme="minorEastAsia" w:hAnsiTheme="minorHAnsi" w:hint="eastAsia"/>
          <w:color w:val="auto"/>
          <w:kern w:val="2"/>
          <w:lang w:val="nl-NL" w:eastAsia="nl-NL"/>
          <w14:ligatures w14:val="standardContextual"/>
        </w:rPr>
      </w:pPr>
      <w:hyperlink w:anchor="_Toc164268898" w:history="1">
        <w:r w:rsidR="00F802DB" w:rsidRPr="00FB1085">
          <w:rPr>
            <w:rStyle w:val="Hyperlink"/>
            <w:b/>
          </w:rPr>
          <w:t>3</w:t>
        </w:r>
        <w:r w:rsidR="00F802DB">
          <w:rPr>
            <w:rFonts w:asciiTheme="minorHAnsi" w:eastAsiaTheme="minorEastAsia" w:hAnsiTheme="minorHAnsi"/>
            <w:color w:val="auto"/>
            <w:kern w:val="2"/>
            <w:lang w:val="nl-NL" w:eastAsia="nl-NL"/>
            <w14:ligatures w14:val="standardContextual"/>
          </w:rPr>
          <w:tab/>
        </w:r>
        <w:r w:rsidR="00F802DB" w:rsidRPr="00FB1085">
          <w:rPr>
            <w:rStyle w:val="Hyperlink"/>
          </w:rPr>
          <w:t>Berekening afgeleide parameters</w:t>
        </w:r>
        <w:r w:rsidR="00F802DB">
          <w:rPr>
            <w:webHidden/>
          </w:rPr>
          <w:tab/>
        </w:r>
        <w:r w:rsidR="00F802DB">
          <w:rPr>
            <w:webHidden/>
          </w:rPr>
          <w:fldChar w:fldCharType="begin"/>
        </w:r>
        <w:r w:rsidR="00F802DB">
          <w:rPr>
            <w:webHidden/>
          </w:rPr>
          <w:instrText xml:space="preserve"> PAGEREF _Toc164268898 \h </w:instrText>
        </w:r>
        <w:r w:rsidR="00F802DB">
          <w:rPr>
            <w:webHidden/>
          </w:rPr>
        </w:r>
        <w:r w:rsidR="00F802DB">
          <w:rPr>
            <w:webHidden/>
          </w:rPr>
          <w:fldChar w:fldCharType="separate"/>
        </w:r>
        <w:r w:rsidR="00F802DB">
          <w:rPr>
            <w:webHidden/>
          </w:rPr>
          <w:t>21</w:t>
        </w:r>
        <w:r w:rsidR="00F802DB">
          <w:rPr>
            <w:webHidden/>
          </w:rPr>
          <w:fldChar w:fldCharType="end"/>
        </w:r>
      </w:hyperlink>
    </w:p>
    <w:p w14:paraId="77D97D41" w14:textId="429EFF3F" w:rsidR="00F802DB" w:rsidRDefault="00F8588A">
      <w:pPr>
        <w:pStyle w:val="TOC1"/>
        <w:rPr>
          <w:rFonts w:asciiTheme="minorHAnsi" w:eastAsiaTheme="minorEastAsia" w:hAnsiTheme="minorHAnsi" w:hint="eastAsia"/>
          <w:color w:val="auto"/>
          <w:kern w:val="2"/>
          <w:lang w:val="nl-NL" w:eastAsia="nl-NL"/>
          <w14:ligatures w14:val="standardContextual"/>
        </w:rPr>
      </w:pPr>
      <w:hyperlink w:anchor="_Toc164268899" w:history="1">
        <w:r w:rsidR="00F802DB" w:rsidRPr="00FB1085">
          <w:rPr>
            <w:rStyle w:val="Hyperlink"/>
            <w:b/>
          </w:rPr>
          <w:t>4</w:t>
        </w:r>
        <w:r w:rsidR="00F802DB">
          <w:rPr>
            <w:rFonts w:asciiTheme="minorHAnsi" w:eastAsiaTheme="minorEastAsia" w:hAnsiTheme="minorHAnsi"/>
            <w:color w:val="auto"/>
            <w:kern w:val="2"/>
            <w:lang w:val="nl-NL" w:eastAsia="nl-NL"/>
            <w14:ligatures w14:val="standardContextual"/>
          </w:rPr>
          <w:tab/>
        </w:r>
        <w:r w:rsidR="00F802DB" w:rsidRPr="00FB1085">
          <w:rPr>
            <w:rStyle w:val="Hyperlink"/>
            <w:lang w:val="nl-NL"/>
          </w:rPr>
          <w:t>Werkpunten</w:t>
        </w:r>
        <w:r w:rsidR="00F802DB">
          <w:rPr>
            <w:webHidden/>
          </w:rPr>
          <w:tab/>
        </w:r>
        <w:r w:rsidR="00F802DB">
          <w:rPr>
            <w:webHidden/>
          </w:rPr>
          <w:fldChar w:fldCharType="begin"/>
        </w:r>
        <w:r w:rsidR="00F802DB">
          <w:rPr>
            <w:webHidden/>
          </w:rPr>
          <w:instrText xml:space="preserve"> PAGEREF _Toc164268899 \h </w:instrText>
        </w:r>
        <w:r w:rsidR="00F802DB">
          <w:rPr>
            <w:webHidden/>
          </w:rPr>
        </w:r>
        <w:r w:rsidR="00F802DB">
          <w:rPr>
            <w:webHidden/>
          </w:rPr>
          <w:fldChar w:fldCharType="separate"/>
        </w:r>
        <w:r w:rsidR="00F802DB">
          <w:rPr>
            <w:webHidden/>
          </w:rPr>
          <w:t>23</w:t>
        </w:r>
        <w:r w:rsidR="00F802DB">
          <w:rPr>
            <w:webHidden/>
          </w:rPr>
          <w:fldChar w:fldCharType="end"/>
        </w:r>
      </w:hyperlink>
    </w:p>
    <w:p w14:paraId="08B71968" w14:textId="6DA71A13" w:rsidR="00CF559C" w:rsidRDefault="009B062B" w:rsidP="00F71C6B">
      <w:r>
        <w:fldChar w:fldCharType="end"/>
      </w:r>
    </w:p>
    <w:p w14:paraId="73566A2B" w14:textId="77777777" w:rsidR="00CF559C" w:rsidRDefault="00CF559C" w:rsidP="003B7084">
      <w:r>
        <w:br w:type="page"/>
      </w:r>
    </w:p>
    <w:p w14:paraId="290E667E" w14:textId="2ACD567D" w:rsidR="00BF784B" w:rsidRDefault="00FB7182" w:rsidP="00FB7182">
      <w:pPr>
        <w:pStyle w:val="Heading1"/>
      </w:pPr>
      <w:bookmarkStart w:id="3" w:name="_Toc164268891"/>
      <w:r>
        <w:t>Waarom</w:t>
      </w:r>
      <w:r w:rsidR="00FB46B5">
        <w:t xml:space="preserve"> deze </w:t>
      </w:r>
      <w:r w:rsidR="003D7858">
        <w:t>richtlijnen</w:t>
      </w:r>
      <w:r>
        <w:t>?</w:t>
      </w:r>
      <w:bookmarkEnd w:id="3"/>
    </w:p>
    <w:p w14:paraId="3C1D2AF0" w14:textId="70195B08" w:rsidR="00902F87" w:rsidRDefault="00FB7182" w:rsidP="00BF784B">
      <w:r>
        <w:t>Een kerntaak van de VSA is data te verzamelen en ter beschikking te stellen</w:t>
      </w:r>
      <w:r w:rsidR="00514BED">
        <w:t xml:space="preserve"> voor</w:t>
      </w:r>
      <w:r w:rsidR="0009491A">
        <w:t xml:space="preserve"> </w:t>
      </w:r>
      <w:r w:rsidR="00514BED">
        <w:t>gebruikers</w:t>
      </w:r>
      <w:r w:rsidR="003574B9">
        <w:t>, zowel intern als extern</w:t>
      </w:r>
      <w:r>
        <w:t>.</w:t>
      </w:r>
      <w:r w:rsidR="0018541D">
        <w:t xml:space="preserve"> Op dit moment bouwen </w:t>
      </w:r>
      <w:r w:rsidR="00DD6C0F">
        <w:t xml:space="preserve">we </w:t>
      </w:r>
      <w:r w:rsidR="008F7360">
        <w:t>voor</w:t>
      </w:r>
      <w:r w:rsidR="00CE0FE7">
        <w:t xml:space="preserve">namelijk </w:t>
      </w:r>
      <w:r w:rsidR="0018541D">
        <w:t>aan een database waarin we</w:t>
      </w:r>
      <w:r w:rsidR="00FE3FB1">
        <w:t xml:space="preserve"> </w:t>
      </w:r>
      <w:r w:rsidR="0017016D">
        <w:t xml:space="preserve">cijfers </w:t>
      </w:r>
      <w:r w:rsidR="002C2037">
        <w:t xml:space="preserve">bewaren </w:t>
      </w:r>
      <w:r w:rsidR="008E0C8F">
        <w:t>volgens verschillende indicatoren binnen diverse</w:t>
      </w:r>
      <w:r w:rsidR="00F72380">
        <w:t xml:space="preserve"> thema</w:t>
      </w:r>
      <w:r w:rsidR="00A825FE">
        <w:t>’</w:t>
      </w:r>
      <w:r w:rsidR="00F72380">
        <w:t>s</w:t>
      </w:r>
      <w:r w:rsidR="00423F9A">
        <w:t xml:space="preserve"> volgens</w:t>
      </w:r>
      <w:r w:rsidR="00A825FE">
        <w:t xml:space="preserve"> </w:t>
      </w:r>
      <w:r w:rsidR="00FE3FB1">
        <w:t xml:space="preserve">een </w:t>
      </w:r>
      <w:commentRangeStart w:id="4"/>
      <w:commentRangeStart w:id="5"/>
      <w:commentRangeStart w:id="6"/>
      <w:r w:rsidR="00FE3FB1">
        <w:t xml:space="preserve">geografische indeling </w:t>
      </w:r>
      <w:commentRangeEnd w:id="4"/>
      <w:r w:rsidR="001116C4">
        <w:rPr>
          <w:rStyle w:val="CommentReference"/>
        </w:rPr>
        <w:commentReference w:id="4"/>
      </w:r>
      <w:commentRangeEnd w:id="5"/>
      <w:r w:rsidR="00353D12">
        <w:rPr>
          <w:rStyle w:val="CommentReference"/>
        </w:rPr>
        <w:commentReference w:id="5"/>
      </w:r>
      <w:commentRangeEnd w:id="6"/>
      <w:r w:rsidR="00353D12">
        <w:rPr>
          <w:rStyle w:val="CommentReference"/>
        </w:rPr>
        <w:commentReference w:id="6"/>
      </w:r>
      <w:r w:rsidR="00FE3FB1">
        <w:t xml:space="preserve">(bijvoorbeeld volgens NIS-code) en over de </w:t>
      </w:r>
      <w:r w:rsidR="005260E7">
        <w:t xml:space="preserve">tijd heen </w:t>
      </w:r>
      <w:r w:rsidR="002C2037">
        <w:t>(bijvoorbeeld per kalenderjaar).</w:t>
      </w:r>
      <w:r w:rsidR="00FE3FB1">
        <w:t xml:space="preserve"> </w:t>
      </w:r>
      <w:r w:rsidR="00423F9A">
        <w:t xml:space="preserve"> </w:t>
      </w:r>
    </w:p>
    <w:p w14:paraId="66438789" w14:textId="1A4E83E9" w:rsidR="002117CF" w:rsidRDefault="00D65783" w:rsidP="00BF784B">
      <w:r>
        <w:t>Voor alle cijfers in de database moet</w:t>
      </w:r>
      <w:r w:rsidR="00CE7AA6">
        <w:t>en we duidelijk</w:t>
      </w:r>
      <w:r w:rsidR="0048019E">
        <w:t xml:space="preserve">e documentatie </w:t>
      </w:r>
      <w:r w:rsidR="002B6185">
        <w:t xml:space="preserve">(metadata) </w:t>
      </w:r>
      <w:r w:rsidR="0048019E">
        <w:t>hebben over</w:t>
      </w:r>
      <w:r w:rsidR="00CE7AA6">
        <w:t xml:space="preserve"> </w:t>
      </w:r>
      <w:r w:rsidR="00514BED">
        <w:t xml:space="preserve">hoe </w:t>
      </w:r>
      <w:r w:rsidR="0048019E">
        <w:t>zij</w:t>
      </w:r>
      <w:r w:rsidR="00514BED">
        <w:t xml:space="preserve"> </w:t>
      </w:r>
      <w:r w:rsidR="0048019E">
        <w:t xml:space="preserve">precies </w:t>
      </w:r>
      <w:r w:rsidR="00514BED">
        <w:t>werd</w:t>
      </w:r>
      <w:r w:rsidR="0048019E">
        <w:t>en</w:t>
      </w:r>
      <w:r w:rsidR="00514BED">
        <w:t xml:space="preserve"> verzameld </w:t>
      </w:r>
      <w:r w:rsidR="0048019E">
        <w:t>of</w:t>
      </w:r>
      <w:r w:rsidR="00514BED">
        <w:t xml:space="preserve"> hoe ze </w:t>
      </w:r>
      <w:r w:rsidR="00114376">
        <w:t>werd</w:t>
      </w:r>
      <w:r w:rsidR="0048019E">
        <w:t>en</w:t>
      </w:r>
      <w:r w:rsidR="00114376">
        <w:t xml:space="preserve"> </w:t>
      </w:r>
      <w:r w:rsidR="0048019E">
        <w:t>afgeleid</w:t>
      </w:r>
      <w:r w:rsidR="00114376">
        <w:t>.</w:t>
      </w:r>
      <w:r w:rsidR="002117CF">
        <w:t xml:space="preserve"> Dit doen we omwille van twee redenen:</w:t>
      </w:r>
    </w:p>
    <w:p w14:paraId="404E2546" w14:textId="6592DBD8" w:rsidR="002B7FCC" w:rsidRDefault="0048019E" w:rsidP="000979BC">
      <w:pPr>
        <w:pStyle w:val="ListNumber"/>
      </w:pPr>
      <w:r>
        <w:t>D</w:t>
      </w:r>
      <w:r w:rsidR="00A30495">
        <w:t xml:space="preserve">ocumentatie </w:t>
      </w:r>
      <w:r w:rsidR="00A06D85">
        <w:t xml:space="preserve">stelt gebruikers </w:t>
      </w:r>
      <w:r w:rsidR="00921175">
        <w:t>in staat om de cijfers op een juiste manier te interpreteren</w:t>
      </w:r>
      <w:r w:rsidR="00F717C4">
        <w:t xml:space="preserve"> en te gebruiken</w:t>
      </w:r>
      <w:r w:rsidR="00C94A7A">
        <w:t xml:space="preserve">. Daarnaast laat documentatie de gebruikers </w:t>
      </w:r>
      <w:r w:rsidR="00F717C4">
        <w:t xml:space="preserve">ook </w:t>
      </w:r>
      <w:r w:rsidR="00C94A7A">
        <w:t xml:space="preserve">toe om kritisch te staan tegenover </w:t>
      </w:r>
      <w:r w:rsidR="00941AF9">
        <w:t xml:space="preserve">interpretaties van </w:t>
      </w:r>
      <w:r w:rsidR="00C94A7A">
        <w:t>de cijfers</w:t>
      </w:r>
      <w:r w:rsidR="00941AF9">
        <w:t>, zowel</w:t>
      </w:r>
      <w:r w:rsidR="00F717C4">
        <w:t xml:space="preserve"> </w:t>
      </w:r>
      <w:r w:rsidR="00C94A7A">
        <w:t>wanneer ze zelf de cijfers gebruiken</w:t>
      </w:r>
      <w:r w:rsidR="00F717C4">
        <w:t xml:space="preserve"> </w:t>
      </w:r>
      <w:r w:rsidR="00941AF9">
        <w:t>als</w:t>
      </w:r>
      <w:r w:rsidR="00F717C4">
        <w:t xml:space="preserve"> </w:t>
      </w:r>
      <w:r w:rsidR="00C94A7A">
        <w:t xml:space="preserve">wanneer </w:t>
      </w:r>
      <w:r w:rsidR="00F717C4">
        <w:t xml:space="preserve">anderen </w:t>
      </w:r>
      <w:r w:rsidR="00C94A7A">
        <w:t xml:space="preserve">de cijfers </w:t>
      </w:r>
      <w:r w:rsidR="00F717C4">
        <w:t>aanhalen</w:t>
      </w:r>
      <w:r w:rsidR="00921175">
        <w:t xml:space="preserve">. </w:t>
      </w:r>
    </w:p>
    <w:p w14:paraId="218A8371" w14:textId="63554C37" w:rsidR="00A30495" w:rsidRDefault="00467F83" w:rsidP="002117CF">
      <w:pPr>
        <w:pStyle w:val="ListNumber"/>
      </w:pPr>
      <w:r>
        <w:t>Documentatie</w:t>
      </w:r>
      <w:r w:rsidR="006D1D61">
        <w:t xml:space="preserve"> </w:t>
      </w:r>
      <w:r w:rsidR="003875DB">
        <w:t xml:space="preserve">zorgt voor een </w:t>
      </w:r>
      <w:r w:rsidR="00D2174F">
        <w:t xml:space="preserve">performantere werking binnen de VSA zelf. Als een collega uitvalt, kan </w:t>
      </w:r>
      <w:r w:rsidR="00BA40BD">
        <w:t>iemand anders</w:t>
      </w:r>
      <w:r w:rsidR="00D2174F">
        <w:t xml:space="preserve"> het werk overnemen op basis van de documentatie. Documentatie </w:t>
      </w:r>
      <w:r w:rsidR="00D2247D">
        <w:t>zorgt</w:t>
      </w:r>
      <w:r w:rsidR="00D2174F">
        <w:t xml:space="preserve"> </w:t>
      </w:r>
      <w:r w:rsidR="00F717C4">
        <w:t>bovendien</w:t>
      </w:r>
      <w:r w:rsidR="00D2174F">
        <w:t xml:space="preserve"> </w:t>
      </w:r>
      <w:r w:rsidR="00F32014">
        <w:t>voor een gedeelde woordenschat onder collega’s</w:t>
      </w:r>
      <w:r w:rsidR="007B5B55">
        <w:t>.</w:t>
      </w:r>
      <w:r w:rsidR="00461ADE">
        <w:t xml:space="preserve"> Het </w:t>
      </w:r>
      <w:r w:rsidR="00D2174F">
        <w:t xml:space="preserve">helpt </w:t>
      </w:r>
      <w:r w:rsidR="00461ADE">
        <w:t>daardoor</w:t>
      </w:r>
      <w:r w:rsidR="00F32014">
        <w:t xml:space="preserve"> </w:t>
      </w:r>
      <w:r w:rsidR="00D2174F">
        <w:t xml:space="preserve">misverstanden te vermijden </w:t>
      </w:r>
      <w:r w:rsidR="00D203A1">
        <w:t>wanneer we onderling informatie met elkaar uitwisselen</w:t>
      </w:r>
      <w:r w:rsidR="00850229">
        <w:t>.</w:t>
      </w:r>
    </w:p>
    <w:p w14:paraId="4AA19C6B" w14:textId="4425FDDD" w:rsidR="00FB7182" w:rsidRDefault="00474004" w:rsidP="00BF784B">
      <w:pPr>
        <w:rPr>
          <w:lang w:val="nl-NL"/>
        </w:rPr>
      </w:pPr>
      <w:r>
        <w:t xml:space="preserve">Het is </w:t>
      </w:r>
      <w:r w:rsidR="00461ADE">
        <w:t>dus</w:t>
      </w:r>
      <w:r w:rsidR="00D203A1">
        <w:t xml:space="preserve"> onze</w:t>
      </w:r>
      <w:r w:rsidR="00921175">
        <w:t xml:space="preserve"> taak </w:t>
      </w:r>
      <w:r w:rsidR="00D203A1">
        <w:t xml:space="preserve">als </w:t>
      </w:r>
      <w:r>
        <w:t xml:space="preserve">VSA </w:t>
      </w:r>
      <w:r w:rsidR="002B7FCC">
        <w:t xml:space="preserve">om </w:t>
      </w:r>
      <w:r w:rsidR="00921175">
        <w:t xml:space="preserve">volledig transparant te zijn over </w:t>
      </w:r>
      <w:r w:rsidR="00130E90">
        <w:t xml:space="preserve">het hele </w:t>
      </w:r>
      <w:r w:rsidR="002B7FCC">
        <w:t xml:space="preserve">verzamelings- en </w:t>
      </w:r>
      <w:r w:rsidR="00130E90">
        <w:t>verwerkingsproces</w:t>
      </w:r>
      <w:r w:rsidR="002B7FCC">
        <w:t xml:space="preserve"> van onze data</w:t>
      </w:r>
      <w:r w:rsidR="001C21F7">
        <w:t xml:space="preserve"> via documentatie</w:t>
      </w:r>
      <w:r w:rsidR="00130E90">
        <w:t xml:space="preserve">. </w:t>
      </w:r>
      <w:r w:rsidR="002B7FCC">
        <w:t xml:space="preserve">Goede documentatie vertrekt vanuit het principe van </w:t>
      </w:r>
      <w:r w:rsidR="006E1E60">
        <w:rPr>
          <w:lang w:val="nl-NL"/>
        </w:rPr>
        <w:t>herhaalbaarheid</w:t>
      </w:r>
      <w:r w:rsidR="002B7FCC">
        <w:rPr>
          <w:lang w:val="nl-NL"/>
        </w:rPr>
        <w:t>; e</w:t>
      </w:r>
      <w:r w:rsidR="00130E90">
        <w:rPr>
          <w:lang w:val="nl-NL"/>
        </w:rPr>
        <w:t xml:space="preserve">en </w:t>
      </w:r>
      <w:r w:rsidR="002B7FCC">
        <w:rPr>
          <w:lang w:val="nl-NL"/>
        </w:rPr>
        <w:t xml:space="preserve">gebruiker </w:t>
      </w:r>
      <w:r w:rsidR="00461ADE">
        <w:rPr>
          <w:lang w:val="nl-NL"/>
        </w:rPr>
        <w:t xml:space="preserve">en collega </w:t>
      </w:r>
      <w:r w:rsidR="00130E90">
        <w:rPr>
          <w:lang w:val="nl-NL"/>
        </w:rPr>
        <w:t>moet</w:t>
      </w:r>
      <w:r w:rsidR="002B7FCC">
        <w:rPr>
          <w:lang w:val="nl-NL"/>
        </w:rPr>
        <w:t xml:space="preserve"> </w:t>
      </w:r>
      <w:r w:rsidR="00130E90">
        <w:rPr>
          <w:lang w:val="nl-NL"/>
        </w:rPr>
        <w:t xml:space="preserve">enkel en alleen op basis van de documentatie in staat zijn identiek dezelfde </w:t>
      </w:r>
      <w:r w:rsidR="002B7FCC">
        <w:rPr>
          <w:lang w:val="nl-NL"/>
        </w:rPr>
        <w:t xml:space="preserve">cijfers te </w:t>
      </w:r>
      <w:r w:rsidR="006E1E60">
        <w:rPr>
          <w:lang w:val="nl-NL"/>
        </w:rPr>
        <w:t>produceren</w:t>
      </w:r>
      <w:r w:rsidR="00130E90">
        <w:rPr>
          <w:lang w:val="nl-NL"/>
        </w:rPr>
        <w:t>.</w:t>
      </w:r>
    </w:p>
    <w:p w14:paraId="7BBCEDDE" w14:textId="0640A91A" w:rsidR="00966D89" w:rsidRPr="005C0F36" w:rsidRDefault="00966D89" w:rsidP="00D658FB">
      <w:r w:rsidRPr="00966D89">
        <w:rPr>
          <w:lang w:val="nl-NL"/>
        </w:rPr>
        <w:t>Dez</w:t>
      </w:r>
      <w:r w:rsidR="00A21B1E">
        <w:rPr>
          <w:lang w:val="nl-NL"/>
        </w:rPr>
        <w:t xml:space="preserve">e </w:t>
      </w:r>
      <w:r w:rsidRPr="00966D89">
        <w:rPr>
          <w:lang w:val="nl-NL"/>
        </w:rPr>
        <w:t>nota heeft enkel als doel het verwerkingsproces van data-aanleveringen te verduidelijken voor analisten. Beter zicht op dit verwerkingsproces laat toe om gerichter metadata aan te leveren.</w:t>
      </w:r>
      <w:r w:rsidR="00EA5664">
        <w:rPr>
          <w:lang w:val="nl-NL"/>
        </w:rPr>
        <w:t xml:space="preserve"> D</w:t>
      </w:r>
      <w:r w:rsidRPr="005C0F36">
        <w:t>e</w:t>
      </w:r>
      <w:r w:rsidR="00EA5664">
        <w:t>ze</w:t>
      </w:r>
      <w:r w:rsidRPr="005C0F36">
        <w:t xml:space="preserve"> nota is niet bedoeld als richtlijn voor de onderliggende datastructuur in de database/data warehouse. De datastructuur en het databeheer zijn een verantwoordelijkheid van de data-architect en data-engineers.</w:t>
      </w:r>
      <w:r w:rsidR="00D658FB">
        <w:t xml:space="preserve"> </w:t>
      </w:r>
      <w:r w:rsidRPr="005C0F36">
        <w:t>Toch wordt er in deze nota wel in grote lijnen uitgelegd hoe de data in de database word</w:t>
      </w:r>
      <w:r w:rsidR="00B329CF">
        <w:t>en</w:t>
      </w:r>
      <w:r w:rsidRPr="005C0F36">
        <w:t xml:space="preserve"> verwerkt, zonder in detail te gaan. </w:t>
      </w:r>
      <w:r w:rsidR="00287F03">
        <w:t>Deze kennis help</w:t>
      </w:r>
      <w:ins w:id="7" w:author="Weekers Karolien" w:date="2024-04-29T14:55:00Z">
        <w:r w:rsidR="00754804">
          <w:t>t</w:t>
        </w:r>
      </w:ins>
      <w:r w:rsidR="00287F03">
        <w:t xml:space="preserve"> analisten immers om het dataverwervingsproces </w:t>
      </w:r>
      <w:r w:rsidR="00AB209F">
        <w:t>gerichter te kunnen documenteren</w:t>
      </w:r>
      <w:r w:rsidR="006A0B30">
        <w:t>.</w:t>
      </w:r>
    </w:p>
    <w:p w14:paraId="48E7E3B8" w14:textId="39486B93" w:rsidR="00271C27" w:rsidRDefault="00D3424D" w:rsidP="00A374FA">
      <w:pPr>
        <w:pStyle w:val="Heading4"/>
      </w:pPr>
      <w:r>
        <w:t xml:space="preserve">Opmerking: </w:t>
      </w:r>
      <w:r w:rsidR="00271C27">
        <w:t>Wat is een indicator?</w:t>
      </w:r>
    </w:p>
    <w:p w14:paraId="4296AA6A" w14:textId="0A81CB18" w:rsidR="004762C4" w:rsidRDefault="00595BF6" w:rsidP="00A374FA">
      <w:pPr>
        <w:pStyle w:val="Voorbeeld"/>
      </w:pPr>
      <w:r>
        <w:t xml:space="preserve">Voor we praten over </w:t>
      </w:r>
      <w:r w:rsidR="005E6973">
        <w:t xml:space="preserve">de nodige </w:t>
      </w:r>
      <w:r w:rsidR="008C5D8A">
        <w:t>documentatie/</w:t>
      </w:r>
      <w:r w:rsidR="005E6973">
        <w:t>metadata is het belangrijk eerst even stil te staan bij de betekenis van een indicator. De manier waarop de data momenteel worden geleverd aan ABB</w:t>
      </w:r>
      <w:r w:rsidR="009E4E66">
        <w:t xml:space="preserve"> in het kader van de Gemeente- en StadsMonitor (GSM)</w:t>
      </w:r>
      <w:r w:rsidR="005E6973">
        <w:t xml:space="preserve"> zorgt immers voor verwarring</w:t>
      </w:r>
      <w:r w:rsidR="00B30DAB">
        <w:t xml:space="preserve"> rond documentatie</w:t>
      </w:r>
      <w:r w:rsidR="005E6973">
        <w:t xml:space="preserve">. </w:t>
      </w:r>
      <w:r w:rsidR="00271C27">
        <w:t xml:space="preserve">De </w:t>
      </w:r>
      <w:r w:rsidR="009E4E66">
        <w:t>GSM</w:t>
      </w:r>
      <w:r w:rsidR="00271C27">
        <w:t xml:space="preserve">-indicatoren bestaan steeds uit een verhouding, een breuk met een teller en een noemer. </w:t>
      </w:r>
      <w:r w:rsidR="00391CCA">
        <w:t xml:space="preserve">Die teller en noemer zijn </w:t>
      </w:r>
      <w:r w:rsidR="003229EA">
        <w:t>in feite ook indicatoren op zich</w:t>
      </w:r>
      <w:r w:rsidR="00D1280E">
        <w:t xml:space="preserve">, </w:t>
      </w:r>
      <w:r w:rsidR="001E12E3">
        <w:t>al</w:t>
      </w:r>
      <w:r w:rsidR="00D1280E">
        <w:t xml:space="preserve"> </w:t>
      </w:r>
      <w:r w:rsidR="001E12E3">
        <w:t xml:space="preserve">gebruiken </w:t>
      </w:r>
      <w:r w:rsidR="00D1280E">
        <w:t xml:space="preserve">we </w:t>
      </w:r>
      <w:r w:rsidR="001E12E3">
        <w:t>l</w:t>
      </w:r>
      <w:r w:rsidR="00D1280E">
        <w:t xml:space="preserve">iever </w:t>
      </w:r>
      <w:r w:rsidR="001E12E3">
        <w:t xml:space="preserve">de term </w:t>
      </w:r>
      <w:r w:rsidR="00D1280E">
        <w:t>‘</w:t>
      </w:r>
      <w:commentRangeStart w:id="8"/>
      <w:commentRangeStart w:id="9"/>
      <w:r w:rsidR="00D1280E">
        <w:t>parameters</w:t>
      </w:r>
      <w:commentRangeEnd w:id="8"/>
      <w:r w:rsidR="004015B7">
        <w:rPr>
          <w:rStyle w:val="CommentReference"/>
          <w:i w:val="0"/>
          <w:color w:val="1C1A15" w:themeColor="background2" w:themeShade="1A"/>
        </w:rPr>
        <w:commentReference w:id="8"/>
      </w:r>
      <w:commentRangeEnd w:id="9"/>
      <w:r w:rsidR="00D15FC3">
        <w:rPr>
          <w:rStyle w:val="CommentReference"/>
          <w:i w:val="0"/>
          <w:color w:val="1C1A15" w:themeColor="background2" w:themeShade="1A"/>
        </w:rPr>
        <w:commentReference w:id="9"/>
      </w:r>
      <w:r w:rsidR="00D1280E">
        <w:t xml:space="preserve">’ om het onderscheid </w:t>
      </w:r>
      <w:r w:rsidR="001E12E3">
        <w:t xml:space="preserve">duidelijker </w:t>
      </w:r>
      <w:r w:rsidR="00D1280E">
        <w:t>te maken</w:t>
      </w:r>
      <w:r w:rsidR="00271C27">
        <w:t xml:space="preserve">. Parameters </w:t>
      </w:r>
      <w:r w:rsidR="00C304C1">
        <w:t>verwijzen naar de</w:t>
      </w:r>
      <w:r w:rsidR="00271C27">
        <w:t xml:space="preserve"> cijfer</w:t>
      </w:r>
      <w:r w:rsidR="00C304C1">
        <w:t xml:space="preserve">reeksen </w:t>
      </w:r>
      <w:r w:rsidR="00271C27">
        <w:t xml:space="preserve">die </w:t>
      </w:r>
      <w:r w:rsidR="00D1280E">
        <w:t>we</w:t>
      </w:r>
      <w:r w:rsidR="00271C27">
        <w:t xml:space="preserve"> elk jaar k</w:t>
      </w:r>
      <w:r w:rsidR="00D1280E">
        <w:t>unnen</w:t>
      </w:r>
      <w:r w:rsidR="00271C27">
        <w:t xml:space="preserve"> verzamelen </w:t>
      </w:r>
      <w:r w:rsidR="00A54E03">
        <w:t xml:space="preserve">(meestal </w:t>
      </w:r>
      <w:r w:rsidR="00271C27">
        <w:t xml:space="preserve">voor </w:t>
      </w:r>
      <w:r w:rsidR="00A54E03">
        <w:t>elke</w:t>
      </w:r>
      <w:r w:rsidR="00271C27">
        <w:t xml:space="preserve"> </w:t>
      </w:r>
      <w:commentRangeStart w:id="10"/>
      <w:commentRangeStart w:id="11"/>
      <w:r w:rsidR="00271C27">
        <w:t>gemeente</w:t>
      </w:r>
      <w:r w:rsidR="00A54E03">
        <w:t xml:space="preserve"> één cijfer)</w:t>
      </w:r>
      <w:commentRangeEnd w:id="10"/>
      <w:r w:rsidR="00FD7BF5">
        <w:rPr>
          <w:rStyle w:val="CommentReference"/>
          <w:i w:val="0"/>
          <w:color w:val="1C1A15" w:themeColor="background2" w:themeShade="1A"/>
        </w:rPr>
        <w:commentReference w:id="10"/>
      </w:r>
      <w:commentRangeEnd w:id="11"/>
      <w:r w:rsidR="008549F4">
        <w:rPr>
          <w:rStyle w:val="CommentReference"/>
          <w:i w:val="0"/>
          <w:color w:val="1C1A15" w:themeColor="background2" w:themeShade="1A"/>
        </w:rPr>
        <w:commentReference w:id="11"/>
      </w:r>
      <w:r w:rsidR="00271C27">
        <w:t xml:space="preserve">. </w:t>
      </w:r>
      <w:del w:id="12" w:author="Weekers Karolien" w:date="2024-04-29T14:59:00Z">
        <w:r w:rsidR="00271C27" w:rsidDel="00FD7BF5">
          <w:delText xml:space="preserve">Indicatoren zijn enkel de cijfers die ABB opvraagt om beleid te ondersteunen. </w:delText>
        </w:r>
      </w:del>
    </w:p>
    <w:p w14:paraId="658E8F5D" w14:textId="577974DA" w:rsidR="00271C27" w:rsidRDefault="00271C27" w:rsidP="00A374FA">
      <w:pPr>
        <w:pStyle w:val="Voorbeeld"/>
      </w:pPr>
      <w:r>
        <w:t>Indicatoren zijn m</w:t>
      </w:r>
      <w:r w:rsidR="00D1280E">
        <w:t>eestal</w:t>
      </w:r>
      <w:r>
        <w:t xml:space="preserve"> berekend </w:t>
      </w:r>
      <w:r w:rsidR="00D1280E">
        <w:t>op basis van</w:t>
      </w:r>
      <w:r>
        <w:t xml:space="preserve"> </w:t>
      </w:r>
      <w:r w:rsidR="001E12E3">
        <w:t>meerdere</w:t>
      </w:r>
      <w:r>
        <w:t xml:space="preserve"> parameters.</w:t>
      </w:r>
      <w:r w:rsidR="0063487B">
        <w:t xml:space="preserve"> De </w:t>
      </w:r>
      <w:r w:rsidR="004762C4">
        <w:t xml:space="preserve">verschillende </w:t>
      </w:r>
      <w:r w:rsidR="0063487B">
        <w:t xml:space="preserve">parameters </w:t>
      </w:r>
      <w:r w:rsidR="00CE29F7">
        <w:t xml:space="preserve">die worden </w:t>
      </w:r>
      <w:r w:rsidR="004762C4">
        <w:t>gebruikt voor de berekening van éé</w:t>
      </w:r>
      <w:r w:rsidR="00DC1DF6">
        <w:t>n indicator</w:t>
      </w:r>
      <w:r w:rsidR="00CE29F7">
        <w:t>,</w:t>
      </w:r>
      <w:r w:rsidR="00DC1DF6">
        <w:t xml:space="preserve"> </w:t>
      </w:r>
      <w:r w:rsidR="0063487B">
        <w:t xml:space="preserve">worden vaak op </w:t>
      </w:r>
      <w:r w:rsidR="00C403E9">
        <w:t xml:space="preserve">heel </w:t>
      </w:r>
      <w:r w:rsidR="0063487B">
        <w:t>verschillende manieren verzameld</w:t>
      </w:r>
      <w:r w:rsidR="00C403E9">
        <w:t xml:space="preserve">, </w:t>
      </w:r>
      <w:r w:rsidR="008A2EFC">
        <w:t>komen uit verschillende databron</w:t>
      </w:r>
      <w:r w:rsidR="00C403E9">
        <w:t>nen</w:t>
      </w:r>
      <w:r w:rsidR="00DC2EB4">
        <w:t>,</w:t>
      </w:r>
      <w:r w:rsidR="008A2EFC">
        <w:t xml:space="preserve"> of </w:t>
      </w:r>
      <w:r w:rsidR="00DC2EB4">
        <w:t xml:space="preserve">worden aangeleverd door </w:t>
      </w:r>
      <w:r w:rsidR="008A2EFC">
        <w:t>verschillende dataleverancier</w:t>
      </w:r>
      <w:r w:rsidR="00DC2EB4">
        <w:t>s</w:t>
      </w:r>
      <w:r w:rsidR="008A2EFC">
        <w:t>.</w:t>
      </w:r>
      <w:r w:rsidR="00D30A37">
        <w:t xml:space="preserve"> </w:t>
      </w:r>
      <w:r w:rsidR="0063487B">
        <w:t>Daarnaast worden sommige parameters ook gebruikt</w:t>
      </w:r>
      <w:r w:rsidR="00D30A37">
        <w:t xml:space="preserve"> voor de berekening van verschillende indicatoren.</w:t>
      </w:r>
      <w:r w:rsidR="004762C4">
        <w:t xml:space="preserve"> </w:t>
      </w:r>
    </w:p>
    <w:p w14:paraId="291EC218" w14:textId="352ED1B9" w:rsidR="00271C27" w:rsidRDefault="00271C27" w:rsidP="00A374FA">
      <w:pPr>
        <w:pStyle w:val="Voorbeeld"/>
      </w:pPr>
      <w:r>
        <w:t xml:space="preserve">Als een concreet voorbeeld, bekijk de </w:t>
      </w:r>
      <w:r w:rsidR="00D143E2">
        <w:t>GSM-</w:t>
      </w:r>
      <w:commentRangeStart w:id="13"/>
      <w:r>
        <w:t>indicator</w:t>
      </w:r>
      <w:commentRangeEnd w:id="13"/>
      <w:r w:rsidR="00C70D9C">
        <w:rPr>
          <w:rStyle w:val="CommentReference"/>
          <w:i w:val="0"/>
          <w:color w:val="1C1A15" w:themeColor="background2" w:themeShade="1A"/>
        </w:rPr>
        <w:commentReference w:id="13"/>
      </w:r>
    </w:p>
    <w:p w14:paraId="1C08EE5C" w14:textId="77777777" w:rsidR="00271C27" w:rsidRDefault="00271C27" w:rsidP="00FF5AFF">
      <w:pPr>
        <w:pStyle w:val="ListBullet"/>
      </w:pPr>
      <w:r w:rsidRPr="00F125E5">
        <w:t>ON_09</w:t>
      </w:r>
      <w:r>
        <w:t xml:space="preserve">: </w:t>
      </w:r>
      <w:r w:rsidRPr="00F125E5">
        <w:t>Leerlingen lager onderwijs, naar woonplaats, naar thuistaal</w:t>
      </w:r>
      <w:r w:rsidRPr="00F125E5">
        <w:tab/>
      </w:r>
    </w:p>
    <w:p w14:paraId="1DACF885" w14:textId="77777777" w:rsidR="00271C27" w:rsidRDefault="00271C27" w:rsidP="00FF5AFF">
      <w:pPr>
        <w:pStyle w:val="ListBullet2"/>
      </w:pPr>
      <w:r>
        <w:t xml:space="preserve">Teller = </w:t>
      </w:r>
      <w:r w:rsidRPr="00F125E5">
        <w:t>Aantal leerlingen in gewoon lager onderwijs, wonend in de gemeente, naar thuistaa</w:t>
      </w:r>
      <w:r>
        <w:t>l</w:t>
      </w:r>
    </w:p>
    <w:p w14:paraId="0FC6C988" w14:textId="77777777" w:rsidR="00271C27" w:rsidRDefault="00271C27" w:rsidP="00FF5AFF">
      <w:pPr>
        <w:pStyle w:val="ListBullet2"/>
      </w:pPr>
      <w:r>
        <w:t xml:space="preserve">Noemer = </w:t>
      </w:r>
      <w:r w:rsidRPr="00F125E5">
        <w:t>Aantal leerlingen in gewoon lager onderwijs, wonend in de gemeente</w:t>
      </w:r>
    </w:p>
    <w:p w14:paraId="7B3F294C" w14:textId="08D3BEAC" w:rsidR="00271C27" w:rsidRDefault="00186575" w:rsidP="00A374FA">
      <w:pPr>
        <w:pStyle w:val="Voorbeeld"/>
      </w:pPr>
      <w:r>
        <w:t>D</w:t>
      </w:r>
      <w:r w:rsidR="00271C27">
        <w:t xml:space="preserve">e tellers en noemers </w:t>
      </w:r>
      <w:r w:rsidR="00F47C04">
        <w:t xml:space="preserve">van deze indicator </w:t>
      </w:r>
      <w:r>
        <w:t xml:space="preserve">worden </w:t>
      </w:r>
      <w:r w:rsidR="00271C27">
        <w:t xml:space="preserve">ook gebruikt in andere indicatoren. Het totaal aantal leerlingen in de gemeente, hier de noemer, is bijvoorbeeld ook de noemer in indicator </w:t>
      </w:r>
      <w:commentRangeStart w:id="14"/>
      <w:r w:rsidR="00271C27">
        <w:t>ON_14,</w:t>
      </w:r>
      <w:commentRangeEnd w:id="14"/>
      <w:r>
        <w:rPr>
          <w:rStyle w:val="CommentReference"/>
        </w:rPr>
        <w:commentReference w:id="14"/>
      </w:r>
      <w:r w:rsidR="00271C27">
        <w:t xml:space="preserve"> maar ook de teller(!) in indicator ON_08. Het aantal leerlingen in gewoon lager onderwijs per thuistaal, hier de teller, is dan weer ook de noemer in indicator ON_15</w:t>
      </w:r>
      <w:r w:rsidR="00F47C04">
        <w:t>.</w:t>
      </w:r>
    </w:p>
    <w:p w14:paraId="41203F25" w14:textId="31AA349F" w:rsidR="00271C27" w:rsidRDefault="00F74505" w:rsidP="00A374FA">
      <w:pPr>
        <w:pStyle w:val="Voorbeeld"/>
      </w:pPr>
      <w:r>
        <w:t>D</w:t>
      </w:r>
      <w:r w:rsidR="00271C27">
        <w:t xml:space="preserve">e tellers en noemers </w:t>
      </w:r>
      <w:r>
        <w:t xml:space="preserve">worden daarom beter </w:t>
      </w:r>
      <w:r w:rsidR="009B5FB8">
        <w:t xml:space="preserve">op de eerste plaats </w:t>
      </w:r>
      <w:r w:rsidR="00271C27">
        <w:t xml:space="preserve">als aparte parameters </w:t>
      </w:r>
      <w:r w:rsidR="00F47C04">
        <w:t>behandeld</w:t>
      </w:r>
      <w:r w:rsidR="009B5FB8">
        <w:t xml:space="preserve"> en </w:t>
      </w:r>
      <w:r w:rsidR="00CA750C">
        <w:t xml:space="preserve">centraal </w:t>
      </w:r>
      <w:commentRangeStart w:id="15"/>
      <w:r w:rsidR="009B5FB8">
        <w:t>gedocumenteerd</w:t>
      </w:r>
      <w:commentRangeEnd w:id="15"/>
      <w:r w:rsidR="00472AC2">
        <w:rPr>
          <w:rStyle w:val="CommentReference"/>
          <w:i w:val="0"/>
          <w:color w:val="1C1A15" w:themeColor="background2" w:themeShade="1A"/>
        </w:rPr>
        <w:commentReference w:id="15"/>
      </w:r>
      <w:r w:rsidR="00271C27">
        <w:t>. Dit heeft verschillende voordelen:</w:t>
      </w:r>
    </w:p>
    <w:p w14:paraId="0D235612" w14:textId="77C54A0D" w:rsidR="00271C27" w:rsidRPr="00EC369E" w:rsidRDefault="00271C27" w:rsidP="00EC369E">
      <w:pPr>
        <w:pStyle w:val="ListBullet"/>
        <w:rPr>
          <w:i/>
          <w:iCs/>
        </w:rPr>
      </w:pPr>
      <w:r w:rsidRPr="00EC369E">
        <w:rPr>
          <w:i/>
          <w:iCs/>
        </w:rPr>
        <w:t xml:space="preserve">Bij </w:t>
      </w:r>
      <w:r w:rsidR="00186575" w:rsidRPr="00EC369E">
        <w:rPr>
          <w:i/>
          <w:iCs/>
        </w:rPr>
        <w:t>bepaalde</w:t>
      </w:r>
      <w:r w:rsidRPr="00EC369E">
        <w:rPr>
          <w:i/>
          <w:iCs/>
        </w:rPr>
        <w:t xml:space="preserve"> </w:t>
      </w:r>
      <w:r w:rsidR="00D703EA">
        <w:rPr>
          <w:i/>
          <w:iCs/>
        </w:rPr>
        <w:t>GSM-</w:t>
      </w:r>
      <w:r w:rsidRPr="00EC369E">
        <w:rPr>
          <w:i/>
          <w:iCs/>
        </w:rPr>
        <w:t xml:space="preserve">indicatoren komen teller en noemer uit verschillende databronnen. Als je de tellers en noemers </w:t>
      </w:r>
      <w:r w:rsidR="009D1D32" w:rsidRPr="00EC369E">
        <w:rPr>
          <w:i/>
          <w:iCs/>
        </w:rPr>
        <w:t xml:space="preserve">primair </w:t>
      </w:r>
      <w:r w:rsidRPr="00EC369E">
        <w:rPr>
          <w:i/>
          <w:iCs/>
        </w:rPr>
        <w:t xml:space="preserve">als aparte parameters beschouwt, kan je de </w:t>
      </w:r>
      <w:r w:rsidR="008E3A20" w:rsidRPr="00EC369E">
        <w:rPr>
          <w:i/>
          <w:iCs/>
        </w:rPr>
        <w:t>documentatie</w:t>
      </w:r>
      <w:r w:rsidRPr="00EC369E">
        <w:rPr>
          <w:i/>
          <w:iCs/>
        </w:rPr>
        <w:t xml:space="preserve"> </w:t>
      </w:r>
      <w:r w:rsidR="002878DE" w:rsidRPr="00EC369E">
        <w:rPr>
          <w:i/>
          <w:iCs/>
        </w:rPr>
        <w:t xml:space="preserve">eenvoudiger beheren. Voor beide parameters </w:t>
      </w:r>
      <w:r w:rsidR="002C0A24" w:rsidRPr="00EC369E">
        <w:rPr>
          <w:i/>
          <w:iCs/>
        </w:rPr>
        <w:t xml:space="preserve">hebben we immers andere informatie over </w:t>
      </w:r>
      <w:r w:rsidR="00672150" w:rsidRPr="00EC369E">
        <w:rPr>
          <w:i/>
          <w:iCs/>
        </w:rPr>
        <w:t>hun</w:t>
      </w:r>
      <w:r w:rsidRPr="00EC369E">
        <w:rPr>
          <w:i/>
          <w:iCs/>
        </w:rPr>
        <w:t xml:space="preserve"> bron</w:t>
      </w:r>
      <w:r w:rsidR="00672150" w:rsidRPr="00EC369E">
        <w:rPr>
          <w:i/>
          <w:iCs/>
        </w:rPr>
        <w:t>nen</w:t>
      </w:r>
      <w:r w:rsidR="002C0A24" w:rsidRPr="00EC369E">
        <w:rPr>
          <w:i/>
          <w:iCs/>
        </w:rPr>
        <w:t>.</w:t>
      </w:r>
    </w:p>
    <w:p w14:paraId="610543E3" w14:textId="74F2B207" w:rsidR="001E438B" w:rsidRPr="00EC369E" w:rsidRDefault="00A00E38" w:rsidP="00EC369E">
      <w:pPr>
        <w:pStyle w:val="ListBullet"/>
        <w:rPr>
          <w:i/>
          <w:iCs/>
        </w:rPr>
      </w:pPr>
      <w:r w:rsidRPr="00EC369E">
        <w:rPr>
          <w:i/>
          <w:iCs/>
        </w:rPr>
        <w:t>Tellers en noemers die gebruikt worden voor meerdere indicatoren</w:t>
      </w:r>
      <w:r w:rsidR="002C0A24" w:rsidRPr="00EC369E">
        <w:rPr>
          <w:i/>
          <w:iCs/>
        </w:rPr>
        <w:t>,</w:t>
      </w:r>
      <w:r w:rsidRPr="00EC369E">
        <w:rPr>
          <w:i/>
          <w:iCs/>
        </w:rPr>
        <w:t xml:space="preserve"> </w:t>
      </w:r>
      <w:r w:rsidR="00CE7B6B" w:rsidRPr="00EC369E">
        <w:rPr>
          <w:i/>
          <w:iCs/>
        </w:rPr>
        <w:t xml:space="preserve">moeten slechts op één plaats </w:t>
      </w:r>
      <w:r w:rsidR="005E231F" w:rsidRPr="00EC369E">
        <w:rPr>
          <w:i/>
          <w:iCs/>
        </w:rPr>
        <w:t xml:space="preserve">worden </w:t>
      </w:r>
      <w:r w:rsidR="00CE7B6B" w:rsidRPr="00EC369E">
        <w:rPr>
          <w:i/>
          <w:iCs/>
        </w:rPr>
        <w:t>gedocumenteerd</w:t>
      </w:r>
      <w:r w:rsidR="00B5113C" w:rsidRPr="00EC369E">
        <w:rPr>
          <w:i/>
          <w:iCs/>
        </w:rPr>
        <w:t xml:space="preserve"> en beheerd</w:t>
      </w:r>
      <w:r w:rsidR="00CE7B6B" w:rsidRPr="00EC369E">
        <w:rPr>
          <w:i/>
          <w:iCs/>
        </w:rPr>
        <w:t>.</w:t>
      </w:r>
      <w:del w:id="16" w:author="Van Landschoot Lisa" w:date="2024-05-07T12:52:00Z">
        <w:r w:rsidR="00CE7B6B" w:rsidRPr="00EC369E" w:rsidDel="004866A5">
          <w:rPr>
            <w:i/>
            <w:iCs/>
          </w:rPr>
          <w:delText>..</w:delText>
        </w:r>
      </w:del>
      <w:r w:rsidR="00CE7B6B" w:rsidRPr="00EC369E">
        <w:rPr>
          <w:i/>
          <w:iCs/>
        </w:rPr>
        <w:t xml:space="preserve"> </w:t>
      </w:r>
    </w:p>
    <w:p w14:paraId="42F0F2FD" w14:textId="643F888F" w:rsidR="00A00E38" w:rsidRPr="00EC369E" w:rsidRDefault="00CE7B6B" w:rsidP="00EC369E">
      <w:pPr>
        <w:pStyle w:val="ListBullet"/>
        <w:rPr>
          <w:i/>
          <w:iCs/>
        </w:rPr>
      </w:pPr>
      <w:r w:rsidRPr="00EC369E">
        <w:rPr>
          <w:i/>
          <w:iCs/>
        </w:rPr>
        <w:t xml:space="preserve">In het bestand </w:t>
      </w:r>
      <w:hyperlink r:id="rId16" w:history="1">
        <w:r w:rsidRPr="00EC369E">
          <w:rPr>
            <w:i/>
            <w:iCs/>
          </w:rPr>
          <w:t>metadata_register_beleidsmonitoren_ABB.xlsx</w:t>
        </w:r>
      </w:hyperlink>
      <w:r w:rsidR="00C51346" w:rsidRPr="00EC369E">
        <w:rPr>
          <w:i/>
          <w:iCs/>
        </w:rPr>
        <w:t xml:space="preserve"> staat </w:t>
      </w:r>
      <w:r w:rsidR="00C1549B" w:rsidRPr="00EC369E">
        <w:rPr>
          <w:i/>
          <w:iCs/>
        </w:rPr>
        <w:t xml:space="preserve">vaak </w:t>
      </w:r>
      <w:r w:rsidR="00C51346" w:rsidRPr="00EC369E">
        <w:rPr>
          <w:i/>
          <w:iCs/>
        </w:rPr>
        <w:t>dezelfde informatie op verschillende</w:t>
      </w:r>
      <w:r w:rsidR="005E231F" w:rsidRPr="00EC369E">
        <w:rPr>
          <w:i/>
          <w:iCs/>
        </w:rPr>
        <w:t xml:space="preserve"> plaatsen opgelijst, wat leidt tot </w:t>
      </w:r>
      <w:r w:rsidR="009B7216" w:rsidRPr="00EC369E">
        <w:rPr>
          <w:i/>
          <w:iCs/>
        </w:rPr>
        <w:t>in</w:t>
      </w:r>
      <w:r w:rsidR="005E231F" w:rsidRPr="00EC369E">
        <w:rPr>
          <w:i/>
          <w:iCs/>
        </w:rPr>
        <w:t xml:space="preserve">efficiëntie en </w:t>
      </w:r>
      <w:r w:rsidR="002C0A24" w:rsidRPr="00EC369E">
        <w:rPr>
          <w:i/>
          <w:iCs/>
        </w:rPr>
        <w:t xml:space="preserve">zelfs </w:t>
      </w:r>
      <w:r w:rsidR="009B7216" w:rsidRPr="00EC369E">
        <w:rPr>
          <w:i/>
          <w:iCs/>
        </w:rPr>
        <w:t>inconsistenties</w:t>
      </w:r>
      <w:r w:rsidR="002C0A24" w:rsidRPr="00EC369E">
        <w:rPr>
          <w:i/>
          <w:iCs/>
        </w:rPr>
        <w:t>(!)</w:t>
      </w:r>
      <w:r w:rsidR="009B7216" w:rsidRPr="00EC369E">
        <w:rPr>
          <w:i/>
          <w:iCs/>
        </w:rPr>
        <w:t>.</w:t>
      </w:r>
    </w:p>
    <w:p w14:paraId="1FA9AC09" w14:textId="07F2431D" w:rsidR="00271C27" w:rsidRPr="00EC369E" w:rsidRDefault="00271C27" w:rsidP="00EC369E">
      <w:pPr>
        <w:pStyle w:val="ListBullet"/>
        <w:rPr>
          <w:i/>
          <w:iCs/>
        </w:rPr>
      </w:pPr>
      <w:r w:rsidRPr="00EC369E">
        <w:rPr>
          <w:i/>
          <w:iCs/>
        </w:rPr>
        <w:t>De afleiding van gevraagde indicatoren, zoals het percentage leerlingen met Nederlands als thuistaal</w:t>
      </w:r>
      <w:r w:rsidR="008E3A20" w:rsidRPr="00EC369E">
        <w:rPr>
          <w:i/>
          <w:iCs/>
        </w:rPr>
        <w:t>,</w:t>
      </w:r>
      <w:r w:rsidRPr="00EC369E">
        <w:rPr>
          <w:i/>
          <w:iCs/>
        </w:rPr>
        <w:t xml:space="preserve"> kan je eenduidig documenteren in de metadata als een afleiding uit twee andere parameters in de database.</w:t>
      </w:r>
    </w:p>
    <w:p w14:paraId="4B399149" w14:textId="35032D8B" w:rsidR="00271C27" w:rsidRPr="00EC369E" w:rsidRDefault="00867A40" w:rsidP="00EC369E">
      <w:pPr>
        <w:pStyle w:val="ListBullet"/>
        <w:rPr>
          <w:i/>
          <w:iCs/>
        </w:rPr>
      </w:pPr>
      <w:r w:rsidRPr="00EC369E">
        <w:rPr>
          <w:i/>
          <w:iCs/>
        </w:rPr>
        <w:t xml:space="preserve">Statistical Disclosure Control </w:t>
      </w:r>
      <w:r w:rsidR="003513D2" w:rsidRPr="00EC369E">
        <w:rPr>
          <w:i/>
          <w:iCs/>
        </w:rPr>
        <w:t xml:space="preserve">(SDC) </w:t>
      </w:r>
      <w:r w:rsidRPr="00EC369E">
        <w:rPr>
          <w:i/>
          <w:iCs/>
        </w:rPr>
        <w:t xml:space="preserve">gebeurt primair op de tellers en noemers afzonderlijk, niet op de </w:t>
      </w:r>
      <w:r w:rsidR="003513D2" w:rsidRPr="00EC369E">
        <w:rPr>
          <w:i/>
          <w:iCs/>
        </w:rPr>
        <w:t xml:space="preserve">samengestelde </w:t>
      </w:r>
      <w:r w:rsidR="00994091" w:rsidRPr="00EC369E">
        <w:rPr>
          <w:i/>
          <w:iCs/>
        </w:rPr>
        <w:t>GSM-</w:t>
      </w:r>
      <w:r w:rsidRPr="00EC369E">
        <w:rPr>
          <w:i/>
          <w:iCs/>
        </w:rPr>
        <w:t xml:space="preserve">indicator zelf. </w:t>
      </w:r>
      <w:r w:rsidR="003513D2" w:rsidRPr="00EC369E">
        <w:rPr>
          <w:i/>
          <w:iCs/>
        </w:rPr>
        <w:t xml:space="preserve">Door de tellers en noemers als aparte parameters te beschouwen kunnen </w:t>
      </w:r>
      <w:r w:rsidR="007A497D" w:rsidRPr="00EC369E">
        <w:rPr>
          <w:i/>
          <w:iCs/>
        </w:rPr>
        <w:t>de SDC-regels ook eenduidig gedocumenteerd worden voor elke parameter apart.</w:t>
      </w:r>
      <w:r w:rsidR="00271C27" w:rsidRPr="00EC369E">
        <w:rPr>
          <w:i/>
          <w:iCs/>
        </w:rPr>
        <w:t xml:space="preserve"> SDC op </w:t>
      </w:r>
      <w:r w:rsidR="00994091" w:rsidRPr="00EC369E">
        <w:rPr>
          <w:i/>
          <w:iCs/>
        </w:rPr>
        <w:t>de GSM-indicatoren</w:t>
      </w:r>
      <w:r w:rsidR="00271C27" w:rsidRPr="00EC369E">
        <w:rPr>
          <w:i/>
          <w:iCs/>
        </w:rPr>
        <w:t xml:space="preserve"> kan </w:t>
      </w:r>
      <w:r w:rsidR="00B5113C" w:rsidRPr="00EC369E">
        <w:rPr>
          <w:i/>
          <w:iCs/>
        </w:rPr>
        <w:t xml:space="preserve">vervolgens </w:t>
      </w:r>
      <w:r w:rsidR="00271C27" w:rsidRPr="00EC369E">
        <w:rPr>
          <w:i/>
          <w:iCs/>
        </w:rPr>
        <w:t xml:space="preserve">worden uitgevoerd volgens </w:t>
      </w:r>
      <w:commentRangeStart w:id="17"/>
      <w:commentRangeStart w:id="18"/>
      <w:r w:rsidR="00271C27" w:rsidRPr="00EC369E">
        <w:rPr>
          <w:i/>
          <w:iCs/>
        </w:rPr>
        <w:t>eenduidige</w:t>
      </w:r>
      <w:commentRangeEnd w:id="17"/>
      <w:r w:rsidR="00084469">
        <w:rPr>
          <w:rStyle w:val="CommentReference"/>
        </w:rPr>
        <w:commentReference w:id="17"/>
      </w:r>
      <w:commentRangeEnd w:id="18"/>
      <w:r w:rsidR="00143AE1">
        <w:rPr>
          <w:rStyle w:val="CommentReference"/>
        </w:rPr>
        <w:commentReference w:id="18"/>
      </w:r>
      <w:r w:rsidR="00271C27" w:rsidRPr="00EC369E">
        <w:rPr>
          <w:i/>
          <w:iCs/>
        </w:rPr>
        <w:t xml:space="preserve"> </w:t>
      </w:r>
      <w:r w:rsidR="00B5113C" w:rsidRPr="00EC369E">
        <w:rPr>
          <w:i/>
          <w:iCs/>
        </w:rPr>
        <w:t>reken</w:t>
      </w:r>
      <w:r w:rsidR="00271C27" w:rsidRPr="00EC369E">
        <w:rPr>
          <w:i/>
          <w:iCs/>
        </w:rPr>
        <w:t>regels op basis van versluiering van de primaire parameters.</w:t>
      </w:r>
    </w:p>
    <w:p w14:paraId="7A878A50" w14:textId="77F60070" w:rsidR="00271C27" w:rsidRPr="00EC369E" w:rsidRDefault="00336FD1" w:rsidP="00EC369E">
      <w:pPr>
        <w:pStyle w:val="ListBullet"/>
        <w:rPr>
          <w:i/>
          <w:iCs/>
        </w:rPr>
      </w:pPr>
      <w:r w:rsidRPr="00EC369E">
        <w:rPr>
          <w:i/>
          <w:iCs/>
        </w:rPr>
        <w:t xml:space="preserve">Als we alle primaire parameters eerst apart </w:t>
      </w:r>
      <w:r w:rsidR="00B5113C" w:rsidRPr="00EC369E">
        <w:rPr>
          <w:i/>
          <w:iCs/>
        </w:rPr>
        <w:t>bewaren</w:t>
      </w:r>
      <w:r w:rsidRPr="00EC369E">
        <w:rPr>
          <w:i/>
          <w:iCs/>
        </w:rPr>
        <w:t xml:space="preserve"> in onze database, </w:t>
      </w:r>
      <w:r w:rsidR="007E536F" w:rsidRPr="00EC369E">
        <w:rPr>
          <w:i/>
          <w:iCs/>
        </w:rPr>
        <w:t xml:space="preserve">kunnen we deze later ook gemakkelijk </w:t>
      </w:r>
      <w:r w:rsidR="005C6987" w:rsidRPr="00EC369E">
        <w:rPr>
          <w:i/>
          <w:iCs/>
        </w:rPr>
        <w:t>opvraagbaar maken</w:t>
      </w:r>
      <w:r w:rsidR="007E536F" w:rsidRPr="00EC369E">
        <w:rPr>
          <w:i/>
          <w:iCs/>
        </w:rPr>
        <w:t xml:space="preserve"> </w:t>
      </w:r>
      <w:r w:rsidR="005C6987" w:rsidRPr="00EC369E">
        <w:rPr>
          <w:i/>
          <w:iCs/>
        </w:rPr>
        <w:t>in een cijferapplicatie (</w:t>
      </w:r>
      <w:r w:rsidR="00271C27" w:rsidRPr="00EC369E">
        <w:rPr>
          <w:i/>
          <w:iCs/>
        </w:rPr>
        <w:t xml:space="preserve">zoals de </w:t>
      </w:r>
      <w:r w:rsidR="00B5113C" w:rsidRPr="00EC369E">
        <w:rPr>
          <w:i/>
          <w:iCs/>
        </w:rPr>
        <w:t xml:space="preserve">.Stat Suite, of de </w:t>
      </w:r>
      <w:r w:rsidR="00271C27" w:rsidRPr="00EC369E">
        <w:rPr>
          <w:i/>
          <w:iCs/>
        </w:rPr>
        <w:t>Swing-apps van Stad-in-cijfers of Provincie-in-cijfers</w:t>
      </w:r>
      <w:r w:rsidR="005C6987" w:rsidRPr="00EC369E">
        <w:rPr>
          <w:i/>
          <w:iCs/>
        </w:rPr>
        <w:t>)</w:t>
      </w:r>
      <w:r w:rsidR="00271C27" w:rsidRPr="00EC369E">
        <w:rPr>
          <w:i/>
          <w:iCs/>
        </w:rPr>
        <w:t xml:space="preserve"> waarbij gebruikers naast percentages ook ruwe frequenties kunnen opvragen.</w:t>
      </w:r>
    </w:p>
    <w:p w14:paraId="3CD21560" w14:textId="0F474F4F" w:rsidR="00271C27" w:rsidRDefault="005C6987" w:rsidP="00A374FA">
      <w:pPr>
        <w:pStyle w:val="Voorbeeld"/>
      </w:pPr>
      <w:r>
        <w:t xml:space="preserve">Conceptueel zou een </w:t>
      </w:r>
      <w:r w:rsidR="002B22CF">
        <w:t>datatab</w:t>
      </w:r>
      <w:r>
        <w:t>el</w:t>
      </w:r>
      <w:r w:rsidR="002B22CF">
        <w:t xml:space="preserve"> in </w:t>
      </w:r>
      <w:r w:rsidR="00271C27">
        <w:t xml:space="preserve">de database </w:t>
      </w:r>
      <w:r w:rsidR="002B22CF">
        <w:t xml:space="preserve">er dan bijvoorbeeld </w:t>
      </w:r>
      <w:r w:rsidR="00271C27">
        <w:t xml:space="preserve">als volgt </w:t>
      </w:r>
      <w:r w:rsidR="002B22CF">
        <w:t xml:space="preserve">kunnen </w:t>
      </w:r>
      <w:r w:rsidR="00271C27">
        <w:t>uit</w:t>
      </w:r>
      <w:r w:rsidR="002B22CF">
        <w:t>zien</w:t>
      </w:r>
      <w:r w:rsidR="00271C27">
        <w:t>:</w:t>
      </w:r>
    </w:p>
    <w:tbl>
      <w:tblPr>
        <w:tblStyle w:val="Lijsttabel6kleurrijk1"/>
        <w:tblW w:w="0" w:type="auto"/>
        <w:jc w:val="center"/>
        <w:tblLook w:val="04A0" w:firstRow="1" w:lastRow="0" w:firstColumn="1" w:lastColumn="0" w:noHBand="0" w:noVBand="1"/>
      </w:tblPr>
      <w:tblGrid>
        <w:gridCol w:w="1859"/>
        <w:gridCol w:w="2097"/>
        <w:gridCol w:w="2109"/>
        <w:gridCol w:w="1992"/>
      </w:tblGrid>
      <w:tr w:rsidR="00271C27" w14:paraId="1938FCB4" w14:textId="77777777" w:rsidTr="00356B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9" w:type="dxa"/>
          </w:tcPr>
          <w:p w14:paraId="03549392" w14:textId="3CC47694" w:rsidR="00271C27" w:rsidRDefault="005C6987" w:rsidP="00A374FA">
            <w:pPr>
              <w:pStyle w:val="Voorbeeld"/>
            </w:pPr>
            <w:r>
              <w:t>NIS code</w:t>
            </w:r>
          </w:p>
        </w:tc>
        <w:tc>
          <w:tcPr>
            <w:tcW w:w="2097" w:type="dxa"/>
          </w:tcPr>
          <w:p w14:paraId="5EAE070D" w14:textId="4483B22D" w:rsidR="00271C27" w:rsidRDefault="005C6987" w:rsidP="00A374FA">
            <w:pPr>
              <w:pStyle w:val="Voorbeeld"/>
              <w:cnfStyle w:val="100000000000" w:firstRow="1" w:lastRow="0" w:firstColumn="0" w:lastColumn="0" w:oddVBand="0" w:evenVBand="0" w:oddHBand="0" w:evenHBand="0" w:firstRowFirstColumn="0" w:firstRowLastColumn="0" w:lastRowFirstColumn="0" w:lastRowLastColumn="0"/>
            </w:pPr>
            <w:r>
              <w:t>Jaar</w:t>
            </w:r>
          </w:p>
        </w:tc>
        <w:tc>
          <w:tcPr>
            <w:tcW w:w="2109" w:type="dxa"/>
          </w:tcPr>
          <w:p w14:paraId="555174B6" w14:textId="514CD899" w:rsidR="00271C27" w:rsidRDefault="005C6987" w:rsidP="00A374FA">
            <w:pPr>
              <w:pStyle w:val="Voorbeeld"/>
              <w:cnfStyle w:val="100000000000" w:firstRow="1" w:lastRow="0" w:firstColumn="0" w:lastColumn="0" w:oddVBand="0" w:evenVBand="0" w:oddHBand="0" w:evenHBand="0" w:firstRowFirstColumn="0" w:firstRowLastColumn="0" w:lastRowFirstColumn="0" w:lastRowLastColumn="0"/>
            </w:pPr>
            <w:r>
              <w:t>Parameter</w:t>
            </w:r>
          </w:p>
        </w:tc>
        <w:tc>
          <w:tcPr>
            <w:tcW w:w="1992" w:type="dxa"/>
          </w:tcPr>
          <w:p w14:paraId="30F745AE" w14:textId="2DC4C437" w:rsidR="00271C27" w:rsidRDefault="005C6987" w:rsidP="00A374FA">
            <w:pPr>
              <w:pStyle w:val="Voorbeeld"/>
              <w:cnfStyle w:val="100000000000" w:firstRow="1" w:lastRow="0" w:firstColumn="0" w:lastColumn="0" w:oddVBand="0" w:evenVBand="0" w:oddHBand="0" w:evenHBand="0" w:firstRowFirstColumn="0" w:firstRowLastColumn="0" w:lastRowFirstColumn="0" w:lastRowLastColumn="0"/>
            </w:pPr>
            <w:r>
              <w:t>Waarde</w:t>
            </w:r>
          </w:p>
        </w:tc>
      </w:tr>
      <w:tr w:rsidR="00271C27" w14:paraId="7455FEB9" w14:textId="77777777" w:rsidTr="00356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9" w:type="dxa"/>
          </w:tcPr>
          <w:p w14:paraId="3A434CB9" w14:textId="77777777" w:rsidR="00271C27" w:rsidRDefault="00271C27" w:rsidP="00A374FA">
            <w:pPr>
              <w:pStyle w:val="Voorbeeld"/>
            </w:pPr>
            <w:r>
              <w:t>11001</w:t>
            </w:r>
          </w:p>
        </w:tc>
        <w:tc>
          <w:tcPr>
            <w:tcW w:w="2097" w:type="dxa"/>
          </w:tcPr>
          <w:p w14:paraId="42E32C0D"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2023</w:t>
            </w:r>
          </w:p>
        </w:tc>
        <w:tc>
          <w:tcPr>
            <w:tcW w:w="2109" w:type="dxa"/>
          </w:tcPr>
          <w:p w14:paraId="201DB635" w14:textId="77777777" w:rsidR="00271C27" w:rsidRPr="00E73E1C" w:rsidRDefault="00271C27" w:rsidP="00A374FA">
            <w:pPr>
              <w:pStyle w:val="Voorbeeld"/>
              <w:cnfStyle w:val="000000100000" w:firstRow="0" w:lastRow="0" w:firstColumn="0" w:lastColumn="0" w:oddVBand="0" w:evenVBand="0" w:oddHBand="1" w:evenHBand="0" w:firstRowFirstColumn="0" w:firstRowLastColumn="0" w:lastRowFirstColumn="0" w:lastRowLastColumn="0"/>
              <w:rPr>
                <w:lang w:val="nl-NL"/>
              </w:rPr>
            </w:pPr>
            <w:r>
              <w:t>Nll_alo</w:t>
            </w:r>
          </w:p>
        </w:tc>
        <w:tc>
          <w:tcPr>
            <w:tcW w:w="1992" w:type="dxa"/>
          </w:tcPr>
          <w:p w14:paraId="2EE3CDAC"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23</w:t>
            </w:r>
          </w:p>
        </w:tc>
      </w:tr>
      <w:tr w:rsidR="00271C27" w14:paraId="3291E343" w14:textId="77777777" w:rsidTr="00356B9C">
        <w:trPr>
          <w:jc w:val="center"/>
        </w:trPr>
        <w:tc>
          <w:tcPr>
            <w:cnfStyle w:val="001000000000" w:firstRow="0" w:lastRow="0" w:firstColumn="1" w:lastColumn="0" w:oddVBand="0" w:evenVBand="0" w:oddHBand="0" w:evenHBand="0" w:firstRowFirstColumn="0" w:firstRowLastColumn="0" w:lastRowFirstColumn="0" w:lastRowLastColumn="0"/>
            <w:tcW w:w="1859" w:type="dxa"/>
          </w:tcPr>
          <w:p w14:paraId="2219E4BD" w14:textId="77777777" w:rsidR="00271C27" w:rsidRDefault="00271C27" w:rsidP="00A374FA">
            <w:pPr>
              <w:pStyle w:val="Voorbeeld"/>
            </w:pPr>
            <w:r>
              <w:t>11001</w:t>
            </w:r>
          </w:p>
        </w:tc>
        <w:tc>
          <w:tcPr>
            <w:tcW w:w="2097" w:type="dxa"/>
          </w:tcPr>
          <w:p w14:paraId="5668DEEE"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2023</w:t>
            </w:r>
          </w:p>
        </w:tc>
        <w:tc>
          <w:tcPr>
            <w:tcW w:w="2109" w:type="dxa"/>
          </w:tcPr>
          <w:p w14:paraId="103D3A1D"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Nll_alo_ned</w:t>
            </w:r>
          </w:p>
        </w:tc>
        <w:tc>
          <w:tcPr>
            <w:tcW w:w="1992" w:type="dxa"/>
          </w:tcPr>
          <w:p w14:paraId="17EB225C"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17</w:t>
            </w:r>
          </w:p>
        </w:tc>
      </w:tr>
      <w:tr w:rsidR="00271C27" w14:paraId="686DEF7F" w14:textId="77777777" w:rsidTr="00356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9" w:type="dxa"/>
          </w:tcPr>
          <w:p w14:paraId="21C851E4" w14:textId="77777777" w:rsidR="00271C27" w:rsidRDefault="00271C27" w:rsidP="00A374FA">
            <w:pPr>
              <w:pStyle w:val="Voorbeeld"/>
            </w:pPr>
            <w:r>
              <w:t>11001</w:t>
            </w:r>
          </w:p>
        </w:tc>
        <w:tc>
          <w:tcPr>
            <w:tcW w:w="2097" w:type="dxa"/>
          </w:tcPr>
          <w:p w14:paraId="1CFA556C"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2023</w:t>
            </w:r>
          </w:p>
        </w:tc>
        <w:tc>
          <w:tcPr>
            <w:tcW w:w="2109" w:type="dxa"/>
          </w:tcPr>
          <w:p w14:paraId="4AABCF8C"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rsidRPr="00E73E1C">
              <w:t>ON_08</w:t>
            </w:r>
          </w:p>
        </w:tc>
        <w:tc>
          <w:tcPr>
            <w:tcW w:w="1992" w:type="dxa"/>
          </w:tcPr>
          <w:p w14:paraId="3C461A5B"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rsidRPr="00EC252B">
              <w:t>0.7391304</w:t>
            </w:r>
          </w:p>
        </w:tc>
      </w:tr>
      <w:tr w:rsidR="00271C27" w14:paraId="50191F2F" w14:textId="77777777" w:rsidTr="00356B9C">
        <w:trPr>
          <w:jc w:val="center"/>
        </w:trPr>
        <w:tc>
          <w:tcPr>
            <w:cnfStyle w:val="001000000000" w:firstRow="0" w:lastRow="0" w:firstColumn="1" w:lastColumn="0" w:oddVBand="0" w:evenVBand="0" w:oddHBand="0" w:evenHBand="0" w:firstRowFirstColumn="0" w:firstRowLastColumn="0" w:lastRowFirstColumn="0" w:lastRowLastColumn="0"/>
            <w:tcW w:w="1859" w:type="dxa"/>
          </w:tcPr>
          <w:p w14:paraId="5C89BE31" w14:textId="77777777" w:rsidR="00271C27" w:rsidRDefault="00271C27" w:rsidP="00A374FA">
            <w:pPr>
              <w:pStyle w:val="Voorbeeld"/>
            </w:pPr>
            <w:r>
              <w:t>11001</w:t>
            </w:r>
          </w:p>
        </w:tc>
        <w:tc>
          <w:tcPr>
            <w:tcW w:w="2097" w:type="dxa"/>
          </w:tcPr>
          <w:p w14:paraId="2B523C96"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2024</w:t>
            </w:r>
          </w:p>
        </w:tc>
        <w:tc>
          <w:tcPr>
            <w:tcW w:w="2109" w:type="dxa"/>
          </w:tcPr>
          <w:p w14:paraId="0CEB17B8"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Nll_alo</w:t>
            </w:r>
          </w:p>
        </w:tc>
        <w:tc>
          <w:tcPr>
            <w:tcW w:w="1992" w:type="dxa"/>
          </w:tcPr>
          <w:p w14:paraId="31F99D6D"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34</w:t>
            </w:r>
          </w:p>
        </w:tc>
      </w:tr>
      <w:tr w:rsidR="00271C27" w14:paraId="07AC4119" w14:textId="77777777" w:rsidTr="00356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9" w:type="dxa"/>
          </w:tcPr>
          <w:p w14:paraId="6ECE3DF1" w14:textId="77777777" w:rsidR="00271C27" w:rsidRDefault="00271C27" w:rsidP="00A374FA">
            <w:pPr>
              <w:pStyle w:val="Voorbeeld"/>
            </w:pPr>
            <w:r>
              <w:t>11001</w:t>
            </w:r>
          </w:p>
        </w:tc>
        <w:tc>
          <w:tcPr>
            <w:tcW w:w="2097" w:type="dxa"/>
          </w:tcPr>
          <w:p w14:paraId="792B27A8"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2024</w:t>
            </w:r>
          </w:p>
        </w:tc>
        <w:tc>
          <w:tcPr>
            <w:tcW w:w="2109" w:type="dxa"/>
          </w:tcPr>
          <w:p w14:paraId="079D4176" w14:textId="77777777" w:rsidR="00271C27" w:rsidRPr="00E73E1C"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Nll_alo_ned</w:t>
            </w:r>
          </w:p>
        </w:tc>
        <w:tc>
          <w:tcPr>
            <w:tcW w:w="1992" w:type="dxa"/>
          </w:tcPr>
          <w:p w14:paraId="36E4EEDC"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19</w:t>
            </w:r>
          </w:p>
        </w:tc>
      </w:tr>
      <w:tr w:rsidR="00271C27" w14:paraId="1A8A55DD" w14:textId="77777777" w:rsidTr="00356B9C">
        <w:trPr>
          <w:jc w:val="center"/>
        </w:trPr>
        <w:tc>
          <w:tcPr>
            <w:cnfStyle w:val="001000000000" w:firstRow="0" w:lastRow="0" w:firstColumn="1" w:lastColumn="0" w:oddVBand="0" w:evenVBand="0" w:oddHBand="0" w:evenHBand="0" w:firstRowFirstColumn="0" w:firstRowLastColumn="0" w:lastRowFirstColumn="0" w:lastRowLastColumn="0"/>
            <w:tcW w:w="1859" w:type="dxa"/>
          </w:tcPr>
          <w:p w14:paraId="764A0105" w14:textId="77777777" w:rsidR="00271C27" w:rsidRDefault="00271C27" w:rsidP="00A374FA">
            <w:pPr>
              <w:pStyle w:val="Voorbeeld"/>
            </w:pPr>
            <w:r>
              <w:t>11001</w:t>
            </w:r>
          </w:p>
        </w:tc>
        <w:tc>
          <w:tcPr>
            <w:tcW w:w="2097" w:type="dxa"/>
          </w:tcPr>
          <w:p w14:paraId="10160BB7"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t>2024</w:t>
            </w:r>
          </w:p>
        </w:tc>
        <w:tc>
          <w:tcPr>
            <w:tcW w:w="2109" w:type="dxa"/>
          </w:tcPr>
          <w:p w14:paraId="38CC185D" w14:textId="77777777" w:rsidR="00271C27" w:rsidRPr="00E73E1C" w:rsidRDefault="00271C27" w:rsidP="00A374FA">
            <w:pPr>
              <w:pStyle w:val="Voorbeeld"/>
              <w:cnfStyle w:val="000000000000" w:firstRow="0" w:lastRow="0" w:firstColumn="0" w:lastColumn="0" w:oddVBand="0" w:evenVBand="0" w:oddHBand="0" w:evenHBand="0" w:firstRowFirstColumn="0" w:firstRowLastColumn="0" w:lastRowFirstColumn="0" w:lastRowLastColumn="0"/>
            </w:pPr>
            <w:r w:rsidRPr="00E73E1C">
              <w:t>ON_08</w:t>
            </w:r>
          </w:p>
        </w:tc>
        <w:tc>
          <w:tcPr>
            <w:tcW w:w="1992" w:type="dxa"/>
          </w:tcPr>
          <w:p w14:paraId="08CF7A0F" w14:textId="77777777" w:rsidR="00271C27" w:rsidRDefault="00271C27" w:rsidP="00A374FA">
            <w:pPr>
              <w:pStyle w:val="Voorbeeld"/>
              <w:cnfStyle w:val="000000000000" w:firstRow="0" w:lastRow="0" w:firstColumn="0" w:lastColumn="0" w:oddVBand="0" w:evenVBand="0" w:oddHBand="0" w:evenHBand="0" w:firstRowFirstColumn="0" w:firstRowLastColumn="0" w:lastRowFirstColumn="0" w:lastRowLastColumn="0"/>
            </w:pPr>
            <w:r w:rsidRPr="00687D26">
              <w:t>0.5588235</w:t>
            </w:r>
          </w:p>
        </w:tc>
      </w:tr>
      <w:tr w:rsidR="00271C27" w14:paraId="6A58E145" w14:textId="77777777" w:rsidTr="00356B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9" w:type="dxa"/>
          </w:tcPr>
          <w:p w14:paraId="480CAC8B" w14:textId="77777777" w:rsidR="00271C27" w:rsidRDefault="00271C27" w:rsidP="00A374FA">
            <w:pPr>
              <w:pStyle w:val="Voorbeeld"/>
            </w:pPr>
            <w:r>
              <w:t>…</w:t>
            </w:r>
          </w:p>
        </w:tc>
        <w:tc>
          <w:tcPr>
            <w:tcW w:w="2097" w:type="dxa"/>
          </w:tcPr>
          <w:p w14:paraId="29441F3F"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w:t>
            </w:r>
          </w:p>
        </w:tc>
        <w:tc>
          <w:tcPr>
            <w:tcW w:w="2109" w:type="dxa"/>
          </w:tcPr>
          <w:p w14:paraId="356F8A0E" w14:textId="77777777" w:rsidR="00271C27" w:rsidRPr="00E73E1C"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w:t>
            </w:r>
          </w:p>
        </w:tc>
        <w:tc>
          <w:tcPr>
            <w:tcW w:w="1992" w:type="dxa"/>
          </w:tcPr>
          <w:p w14:paraId="13101095" w14:textId="77777777" w:rsidR="00271C27" w:rsidRDefault="00271C27" w:rsidP="00A374FA">
            <w:pPr>
              <w:pStyle w:val="Voorbeeld"/>
              <w:cnfStyle w:val="000000100000" w:firstRow="0" w:lastRow="0" w:firstColumn="0" w:lastColumn="0" w:oddVBand="0" w:evenVBand="0" w:oddHBand="1" w:evenHBand="0" w:firstRowFirstColumn="0" w:firstRowLastColumn="0" w:lastRowFirstColumn="0" w:lastRowLastColumn="0"/>
            </w:pPr>
            <w:r>
              <w:t>…</w:t>
            </w:r>
          </w:p>
        </w:tc>
      </w:tr>
    </w:tbl>
    <w:p w14:paraId="2A96680E" w14:textId="4E35B83D" w:rsidR="00F61AC8" w:rsidRDefault="00271C27" w:rsidP="00A374FA">
      <w:pPr>
        <w:pStyle w:val="Voorbeeld"/>
      </w:pPr>
      <w:r>
        <w:t xml:space="preserve">Waarbij parameter Nll_alo verwijst naar het totale aantal leerlingen in het lager onderwijs in een bepaald jaar in een bepaalde gemeente, en Nll_alo_ned het totaal aantal leerlingen met Nederlands als thuistaal. </w:t>
      </w:r>
      <w:r w:rsidR="009A5447">
        <w:t xml:space="preserve">Parameter </w:t>
      </w:r>
      <w:r w:rsidRPr="00E73E1C">
        <w:t>ON_08</w:t>
      </w:r>
      <w:r>
        <w:t xml:space="preserve"> wordt berekend als Nll_alo_ned / Nll_alo</w:t>
      </w:r>
      <w:r w:rsidR="009A5447">
        <w:t xml:space="preserve"> en doorgestuurd naar ABB als GSM-</w:t>
      </w:r>
      <w:commentRangeStart w:id="19"/>
      <w:commentRangeStart w:id="20"/>
      <w:commentRangeStart w:id="21"/>
      <w:r w:rsidR="009A5447">
        <w:t>indicator</w:t>
      </w:r>
      <w:commentRangeEnd w:id="19"/>
      <w:r w:rsidR="00B11C84">
        <w:rPr>
          <w:rStyle w:val="CommentReference"/>
          <w:i w:val="0"/>
          <w:color w:val="1C1A15" w:themeColor="background2" w:themeShade="1A"/>
        </w:rPr>
        <w:commentReference w:id="19"/>
      </w:r>
      <w:commentRangeEnd w:id="20"/>
      <w:r w:rsidR="00CF5221">
        <w:rPr>
          <w:rStyle w:val="CommentReference"/>
          <w:i w:val="0"/>
          <w:color w:val="1C1A15" w:themeColor="background2" w:themeShade="1A"/>
        </w:rPr>
        <w:commentReference w:id="20"/>
      </w:r>
      <w:commentRangeEnd w:id="21"/>
      <w:r w:rsidR="007A1F2E">
        <w:rPr>
          <w:rStyle w:val="CommentReference"/>
          <w:i w:val="0"/>
          <w:color w:val="1C1A15" w:themeColor="background2" w:themeShade="1A"/>
        </w:rPr>
        <w:commentReference w:id="21"/>
      </w:r>
      <w:r>
        <w:t>.</w:t>
      </w:r>
    </w:p>
    <w:p w14:paraId="6E6C1363" w14:textId="0F096C90" w:rsidR="00E50DA5" w:rsidRDefault="00E50DA5" w:rsidP="00A374FA">
      <w:pPr>
        <w:pStyle w:val="Voorbeeld"/>
      </w:pPr>
      <w:r w:rsidRPr="00E50DA5">
        <w:t>Het bestand metadata_register_beleidsmonitoren_ABB.xlsx is geen goede vertrekbasis voor de organisatie van de documentatie</w:t>
      </w:r>
      <w:r w:rsidR="001F58E4">
        <w:t xml:space="preserve"> over de data-aanleveringen</w:t>
      </w:r>
      <w:r w:rsidRPr="00E50DA5">
        <w:t>. Dit bestand is immers gestructureerd vanuit de GSM-indicatoren als eindproduct zelf</w:t>
      </w:r>
      <w:r w:rsidR="006E6FE3">
        <w:t xml:space="preserve"> in plaats van vanuit de data-</w:t>
      </w:r>
      <w:commentRangeStart w:id="22"/>
      <w:r w:rsidR="006E6FE3">
        <w:t>aanleveringen</w:t>
      </w:r>
      <w:commentRangeEnd w:id="22"/>
      <w:r w:rsidR="00900CF4">
        <w:rPr>
          <w:rStyle w:val="CommentReference"/>
          <w:i w:val="0"/>
          <w:color w:val="1C1A15" w:themeColor="background2" w:themeShade="1A"/>
        </w:rPr>
        <w:commentReference w:id="22"/>
      </w:r>
      <w:r w:rsidRPr="00E50DA5">
        <w:t xml:space="preserve">. </w:t>
      </w:r>
      <w:r w:rsidR="001F58E4" w:rsidRPr="001F58E4">
        <w:t>Het bestand metadata_register_beleidsmonitoren_ABB.xlsx</w:t>
      </w:r>
      <w:r w:rsidR="001F58E4">
        <w:t xml:space="preserve"> kan wel gebruikt worden voor de organisatie van de documentatie over de afleidingen van de indicatoren vanuit de </w:t>
      </w:r>
      <w:r w:rsidR="00633A41">
        <w:t>aangeleverde data.</w:t>
      </w:r>
    </w:p>
    <w:p w14:paraId="720A433B" w14:textId="7BAFDE07" w:rsidR="00367E1A" w:rsidRDefault="000F72D1" w:rsidP="00BF784B">
      <w:pPr>
        <w:pStyle w:val="Heading1"/>
        <w:ind w:left="431" w:hanging="431"/>
      </w:pPr>
      <w:bookmarkStart w:id="23" w:name="_Toc164268892"/>
      <w:r>
        <w:t>D</w:t>
      </w:r>
      <w:r w:rsidR="003547BC">
        <w:t>ata-aanlevering</w:t>
      </w:r>
      <w:bookmarkEnd w:id="23"/>
    </w:p>
    <w:p w14:paraId="45400CCE" w14:textId="36644638" w:rsidR="00B83D86" w:rsidRDefault="00582DC1" w:rsidP="00C154B7">
      <w:pPr>
        <w:pStyle w:val="Kop2-zondernummer"/>
      </w:pPr>
      <w:bookmarkStart w:id="24" w:name="_Toc164268893"/>
      <w:r>
        <w:t>Algemene informatie over de data-aanlevering</w:t>
      </w:r>
      <w:bookmarkEnd w:id="24"/>
    </w:p>
    <w:p w14:paraId="79C93F7E" w14:textId="235F09DB" w:rsidR="009E2B14" w:rsidRDefault="009E2B14" w:rsidP="009E2B14">
      <w:r>
        <w:t xml:space="preserve">Voor </w:t>
      </w:r>
      <w:r w:rsidR="00ED695E">
        <w:t xml:space="preserve">het </w:t>
      </w:r>
      <w:r w:rsidR="00CF0197">
        <w:t xml:space="preserve">specifieke </w:t>
      </w:r>
      <w:r w:rsidR="00ED695E">
        <w:t xml:space="preserve">proces van de data-aanlevering wordt beschreven </w:t>
      </w:r>
      <w:r w:rsidR="00CF0197">
        <w:t xml:space="preserve">moet er eerst algemene informatie over aanlevering worden voorzien. Dit gaat om de doelstellingen van de levering en </w:t>
      </w:r>
      <w:r w:rsidR="005E766F">
        <w:t>informatie over de interne organisatie binnen de VSA.</w:t>
      </w:r>
    </w:p>
    <w:p w14:paraId="63EE9D8D" w14:textId="6638369B" w:rsidR="005E766F" w:rsidRPr="005E766F" w:rsidRDefault="005E766F" w:rsidP="005E766F">
      <w:r>
        <w:t>De volgende informatie wordt voorzien:</w:t>
      </w:r>
    </w:p>
    <w:p w14:paraId="28491635" w14:textId="08EEAB9F" w:rsidR="00986EA2" w:rsidRDefault="004D400F" w:rsidP="005725E2">
      <w:pPr>
        <w:pStyle w:val="ListParagraph"/>
        <w:numPr>
          <w:ilvl w:val="0"/>
          <w:numId w:val="32"/>
        </w:numPr>
      </w:pPr>
      <w:r>
        <w:t>Titelcode en t</w:t>
      </w:r>
      <w:r w:rsidR="00986EA2">
        <w:t xml:space="preserve">itel </w:t>
      </w:r>
      <w:r w:rsidR="00CA33B2">
        <w:t xml:space="preserve">van de data-aanlevering. </w:t>
      </w:r>
      <w:r w:rsidR="0069692F">
        <w:t xml:space="preserve">De titelcode en titel worden bepaald door de data-architect en -engineers en zijn terug te vinden in de </w:t>
      </w:r>
      <w:r w:rsidR="00BF1DFF">
        <w:t xml:space="preserve">tabel </w:t>
      </w:r>
      <w:r w:rsidR="005F2F61">
        <w:t>‘</w:t>
      </w:r>
      <w:r w:rsidR="005F2F61" w:rsidRPr="005F2F61">
        <w:t>CL_TABLES.xlsx</w:t>
      </w:r>
      <w:r w:rsidR="005F2F61">
        <w:t xml:space="preserve">’. De analist kan hierrond wel suggesties geven. </w:t>
      </w:r>
      <w:r w:rsidR="00CA33B2">
        <w:t xml:space="preserve">De titel </w:t>
      </w:r>
      <w:r w:rsidR="005F2F61">
        <w:t xml:space="preserve">wordt echter </w:t>
      </w:r>
      <w:r w:rsidR="00CA33B2">
        <w:t xml:space="preserve">steeds </w:t>
      </w:r>
      <w:r w:rsidR="005F2F61">
        <w:t xml:space="preserve">bepaald door </w:t>
      </w:r>
      <w:r w:rsidR="00CA33B2">
        <w:t>de observatie-eenheid van de aanlevering.</w:t>
      </w:r>
    </w:p>
    <w:p w14:paraId="3CDD483F" w14:textId="3E250415" w:rsidR="0093317C" w:rsidRDefault="0093317C" w:rsidP="005725E2">
      <w:pPr>
        <w:pStyle w:val="ListParagraph"/>
        <w:numPr>
          <w:ilvl w:val="0"/>
          <w:numId w:val="32"/>
        </w:numPr>
      </w:pPr>
      <w:r>
        <w:t xml:space="preserve">Het emailadres van VSA-medewerker die de data verzamelt en doorstuurt. </w:t>
      </w:r>
    </w:p>
    <w:p w14:paraId="784822C6" w14:textId="27EDE613" w:rsidR="001418B8" w:rsidRDefault="001418B8" w:rsidP="005725E2">
      <w:pPr>
        <w:pStyle w:val="ListParagraph"/>
        <w:numPr>
          <w:ilvl w:val="0"/>
          <w:numId w:val="32"/>
        </w:numPr>
      </w:pPr>
      <w:r>
        <w:t>Uitgebreide omschrijving van de</w:t>
      </w:r>
      <w:r w:rsidR="00DE5DAF">
        <w:t xml:space="preserve"> inhoud</w:t>
      </w:r>
      <w:r w:rsidR="000365B6">
        <w:t xml:space="preserve"> van de data-aanlevering. </w:t>
      </w:r>
    </w:p>
    <w:p w14:paraId="7197A221" w14:textId="1D6C9258" w:rsidR="00D11CC9" w:rsidRDefault="00DE5DAF" w:rsidP="005725E2">
      <w:pPr>
        <w:pStyle w:val="ListParagraph"/>
        <w:numPr>
          <w:ilvl w:val="0"/>
          <w:numId w:val="32"/>
        </w:numPr>
      </w:pPr>
      <w:r>
        <w:t>Oplijsting van de doelen van de data-aanlev</w:t>
      </w:r>
      <w:r w:rsidR="006B26B1">
        <w:t>er</w:t>
      </w:r>
      <w:r>
        <w:t>ing (bv. in functie van welke VOS, GSM-indicator,…)</w:t>
      </w:r>
    </w:p>
    <w:p w14:paraId="4A704EBC" w14:textId="39F263C7" w:rsidR="00DE5DAF" w:rsidRDefault="0093317C" w:rsidP="005725E2">
      <w:pPr>
        <w:pStyle w:val="ListParagraph"/>
        <w:numPr>
          <w:ilvl w:val="0"/>
          <w:numId w:val="32"/>
        </w:numPr>
      </w:pPr>
      <w:r>
        <w:t>Verwachte dimensies</w:t>
      </w:r>
      <w:r w:rsidR="00BA325D">
        <w:t xml:space="preserve"> </w:t>
      </w:r>
      <w:r w:rsidR="000930F7">
        <w:t xml:space="preserve">en </w:t>
      </w:r>
      <w:r w:rsidR="000930F7" w:rsidRPr="000930F7">
        <w:t xml:space="preserve">onderverdelingen </w:t>
      </w:r>
      <w:r w:rsidR="00BA325D">
        <w:t>in de data.</w:t>
      </w:r>
    </w:p>
    <w:p w14:paraId="33197AD5" w14:textId="07B1BFDE" w:rsidR="00E04D25" w:rsidRDefault="00BA325D" w:rsidP="005725E2">
      <w:pPr>
        <w:pStyle w:val="ListParagraph"/>
        <w:numPr>
          <w:ilvl w:val="0"/>
          <w:numId w:val="32"/>
        </w:numPr>
      </w:pPr>
      <w:r>
        <w:t>Noodzakelijke a</w:t>
      </w:r>
      <w:r w:rsidR="00E04D25">
        <w:t>anleverfrequentie</w:t>
      </w:r>
      <w:r w:rsidR="00C40048">
        <w:t xml:space="preserve"> </w:t>
      </w:r>
      <w:r>
        <w:t>van de data.</w:t>
      </w:r>
    </w:p>
    <w:p w14:paraId="72C5EA81" w14:textId="17E7B044" w:rsidR="0093317C" w:rsidRDefault="0093317C" w:rsidP="005725E2">
      <w:pPr>
        <w:pStyle w:val="ListParagraph"/>
        <w:numPr>
          <w:ilvl w:val="0"/>
          <w:numId w:val="32"/>
        </w:numPr>
      </w:pPr>
      <w:r>
        <w:t xml:space="preserve">Afspraak over de structuur van de bestandsnaam van de aangeleverde data. </w:t>
      </w:r>
      <w:r w:rsidR="00E649F6">
        <w:t xml:space="preserve">De bestandsnaam </w:t>
      </w:r>
      <w:r w:rsidR="0022343F">
        <w:t xml:space="preserve">start steeds met de </w:t>
      </w:r>
      <w:r w:rsidR="00CA33B2">
        <w:t>titel</w:t>
      </w:r>
      <w:r w:rsidR="0022343F">
        <w:t xml:space="preserve"> van de data</w:t>
      </w:r>
      <w:r w:rsidR="00CA33B2">
        <w:t>-aan</w:t>
      </w:r>
      <w:r w:rsidR="0022343F">
        <w:t xml:space="preserve">levering en wordt </w:t>
      </w:r>
      <w:r w:rsidR="00D162EE">
        <w:t>vervolgd door bijkomende informatie zoals bijvoorbeeld het jaartal waarop de data betrekking heeft.</w:t>
      </w:r>
    </w:p>
    <w:p w14:paraId="0E8E33E4" w14:textId="3F091EC7" w:rsidR="001305C0" w:rsidRDefault="00446F6F" w:rsidP="00446F6F">
      <w:pPr>
        <w:pStyle w:val="Heading4"/>
      </w:pPr>
      <w:r>
        <w:t>Voorbeeld</w:t>
      </w:r>
    </w:p>
    <w:p w14:paraId="719EEC90" w14:textId="46563A59" w:rsidR="00A51258" w:rsidRDefault="00FF512E" w:rsidP="00FF512E">
      <w:pPr>
        <w:pStyle w:val="Voorbeeld"/>
      </w:pPr>
      <w:commentRangeStart w:id="25"/>
      <w:commentRangeStart w:id="26"/>
      <w:del w:id="27" w:author="Van Landschoot Lisa" w:date="2024-05-07T13:07:00Z">
        <w:r w:rsidDel="006674A8">
          <w:delText>Annelies</w:delText>
        </w:r>
        <w:commentRangeEnd w:id="25"/>
        <w:r w:rsidR="00833334" w:rsidDel="006674A8">
          <w:rPr>
            <w:rStyle w:val="CommentReference"/>
            <w:i w:val="0"/>
            <w:color w:val="1C1A15" w:themeColor="background2" w:themeShade="1A"/>
          </w:rPr>
          <w:commentReference w:id="25"/>
        </w:r>
        <w:commentRangeEnd w:id="26"/>
        <w:r w:rsidR="00503A77" w:rsidDel="006674A8">
          <w:rPr>
            <w:rStyle w:val="CommentReference"/>
            <w:i w:val="0"/>
            <w:color w:val="1C1A15" w:themeColor="background2" w:themeShade="1A"/>
          </w:rPr>
          <w:commentReference w:id="26"/>
        </w:r>
        <w:r w:rsidDel="006674A8">
          <w:delText xml:space="preserve"> is veran</w:delText>
        </w:r>
        <w:r w:rsidR="00786F3C" w:rsidDel="006674A8">
          <w:delText>twoordelijk voor de</w:delText>
        </w:r>
      </w:del>
      <w:ins w:id="28" w:author="Van Landschoot Lisa" w:date="2024-05-07T13:07:00Z">
        <w:r w:rsidR="006674A8">
          <w:t>De</w:t>
        </w:r>
      </w:ins>
      <w:r w:rsidR="00786F3C">
        <w:t xml:space="preserve"> aanlevering van data over personen met betalingsachterstand. </w:t>
      </w:r>
    </w:p>
    <w:p w14:paraId="057199BF" w14:textId="60CAFC24" w:rsidR="00FF512E" w:rsidRPr="00FF512E" w:rsidRDefault="00786F3C" w:rsidP="00FF512E">
      <w:pPr>
        <w:pStyle w:val="Voorbeeld"/>
      </w:pPr>
      <w:r>
        <w:t>Ze noteert de volgende informatie in de procedure</w:t>
      </w:r>
      <w:r w:rsidR="00A51258">
        <w:t>-omschrijving</w:t>
      </w:r>
      <w:r>
        <w:t>:</w:t>
      </w:r>
    </w:p>
    <w:p w14:paraId="717CF4C2" w14:textId="13C070CB" w:rsidR="00084947" w:rsidRDefault="00084947" w:rsidP="005725E2">
      <w:pPr>
        <w:pStyle w:val="Voorbeeld"/>
        <w:numPr>
          <w:ilvl w:val="0"/>
          <w:numId w:val="31"/>
        </w:numPr>
      </w:pPr>
      <w:r w:rsidRPr="00084947">
        <w:t>Titel van de data-aanlevering</w:t>
      </w:r>
      <w:r>
        <w:t>:</w:t>
      </w:r>
    </w:p>
    <w:p w14:paraId="07B99182" w14:textId="206290AF" w:rsidR="00084947" w:rsidRDefault="00084947" w:rsidP="00084947">
      <w:pPr>
        <w:pStyle w:val="Voorbeeld"/>
        <w:ind w:left="720"/>
      </w:pPr>
      <w:r>
        <w:t xml:space="preserve">De data-aanlevering </w:t>
      </w:r>
      <w:r w:rsidR="009B04FD">
        <w:t>betreft cijfers over aantallen kredietnemers. De titel is dus ‘Aantal kredietnemers’</w:t>
      </w:r>
      <w:r w:rsidR="00363114">
        <w:t xml:space="preserve"> en het krijgt titelcode ‘NKREDNEM’ (alle aanleveringen die aantallen </w:t>
      </w:r>
      <w:r w:rsidR="004E0C0C">
        <w:t>bevatten beginnen met de letter N</w:t>
      </w:r>
      <w:r w:rsidR="00363114">
        <w:t>)</w:t>
      </w:r>
      <w:r w:rsidR="009B04FD">
        <w:t xml:space="preserve">. Merk op dat </w:t>
      </w:r>
      <w:r w:rsidR="007832A9">
        <w:t>momenteel enkel cijfers over aantallen kredietnemers</w:t>
      </w:r>
      <w:r w:rsidR="007518A3">
        <w:t xml:space="preserve"> specifiek</w:t>
      </w:r>
      <w:r w:rsidR="007832A9">
        <w:t xml:space="preserve"> met betalingsachterstand worden aangeleverd. De databron die wordt gebruikt voorziet echter ook cijfers over totale aantallen kredietnemers met of zonder betalingsachterstanden. Het is dus </w:t>
      </w:r>
      <w:del w:id="29" w:author="Van Landschoot Lisa" w:date="2024-05-07T13:06:00Z">
        <w:r w:rsidR="007832A9" w:rsidDel="00924BA0">
          <w:delText xml:space="preserve">slimmer </w:delText>
        </w:r>
      </w:del>
      <w:ins w:id="30" w:author="Van Landschoot Lisa" w:date="2024-05-07T13:06:00Z">
        <w:r w:rsidR="00924BA0">
          <w:t xml:space="preserve">aangewezen </w:t>
        </w:r>
      </w:ins>
      <w:r w:rsidR="007832A9">
        <w:t>de titel zo generiek mogelijk te houden.</w:t>
      </w:r>
      <w:r w:rsidR="007518A3">
        <w:t xml:space="preserve"> Sowieso zal </w:t>
      </w:r>
      <w:r w:rsidR="00B4548A">
        <w:t xml:space="preserve">op termijn </w:t>
      </w:r>
      <w:r w:rsidR="007518A3">
        <w:t xml:space="preserve">voor een statistical disclosure controle </w:t>
      </w:r>
      <w:r w:rsidR="00025866">
        <w:t>waarschijnlijk ook cijfers over het totaal aantal kredietnemers moeten worden verzameld</w:t>
      </w:r>
      <w:r w:rsidR="00B4548A">
        <w:t xml:space="preserve"> (zie later).</w:t>
      </w:r>
    </w:p>
    <w:p w14:paraId="6826E1D2" w14:textId="77777777" w:rsidR="00C32819" w:rsidRDefault="00C32819" w:rsidP="005725E2">
      <w:pPr>
        <w:pStyle w:val="Voorbeeld"/>
        <w:numPr>
          <w:ilvl w:val="0"/>
          <w:numId w:val="31"/>
        </w:numPr>
      </w:pPr>
      <w:r w:rsidRPr="00C32819">
        <w:t>Het emailadres van VSA-medewerker die de data verzamelt en doorstuurt</w:t>
      </w:r>
      <w:r w:rsidR="00552BF5">
        <w:t xml:space="preserve">: </w:t>
      </w:r>
    </w:p>
    <w:p w14:paraId="5F5012A5" w14:textId="50527DD3" w:rsidR="00446F6F" w:rsidDel="007A0F02" w:rsidRDefault="00F8588A" w:rsidP="00C32819">
      <w:pPr>
        <w:pStyle w:val="Voorbeeld"/>
        <w:ind w:left="720"/>
        <w:rPr>
          <w:del w:id="31" w:author="Van Landschoot Lisa" w:date="2024-05-07T13:07:00Z"/>
        </w:rPr>
      </w:pPr>
      <w:del w:id="32" w:author="Van Landschoot Lisa" w:date="2024-05-07T13:07:00Z">
        <w:r w:rsidDel="007A0F02">
          <w:fldChar w:fldCharType="begin"/>
        </w:r>
        <w:r w:rsidDel="007A0F02">
          <w:delInstrText>HYPERLINK "mailto:annelies.jacques@vlaanderen.be"</w:delInstrText>
        </w:r>
        <w:r w:rsidDel="007A0F02">
          <w:fldChar w:fldCharType="separate"/>
        </w:r>
        <w:r w:rsidR="00C32819" w:rsidRPr="00835CC3" w:rsidDel="007A0F02">
          <w:rPr>
            <w:rStyle w:val="Hyperlink"/>
          </w:rPr>
          <w:delText>annelies.jacques@vlaanderen.be</w:delText>
        </w:r>
        <w:r w:rsidDel="007A0F02">
          <w:rPr>
            <w:rStyle w:val="Hyperlink"/>
            <w:i w:val="0"/>
          </w:rPr>
          <w:fldChar w:fldCharType="end"/>
        </w:r>
      </w:del>
    </w:p>
    <w:p w14:paraId="7BCC8BE5" w14:textId="51C5B121" w:rsidR="007146DE" w:rsidRDefault="00C32819" w:rsidP="005725E2">
      <w:pPr>
        <w:pStyle w:val="Voorbeeld"/>
        <w:numPr>
          <w:ilvl w:val="0"/>
          <w:numId w:val="31"/>
        </w:numPr>
      </w:pPr>
      <w:r w:rsidRPr="00C32819">
        <w:t>Uitgebreide omschrijving van de inhoud van de data-aanlevering</w:t>
      </w:r>
      <w:r w:rsidR="007146DE">
        <w:t>:</w:t>
      </w:r>
    </w:p>
    <w:p w14:paraId="49175CF7" w14:textId="1F036300" w:rsidR="00F86CB1" w:rsidRDefault="00F86CB1" w:rsidP="00F86CB1">
      <w:pPr>
        <w:pStyle w:val="Voorbeeld"/>
        <w:ind w:left="720"/>
      </w:pPr>
      <w:r w:rsidRPr="00F86CB1">
        <w:t>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w:t>
      </w:r>
      <w:r w:rsidR="002E5522">
        <w:t xml:space="preserve">. </w:t>
      </w:r>
      <w:r w:rsidR="00D6621D">
        <w:t>De cijfers worden opgesplitst naar 5 types krediet:</w:t>
      </w:r>
    </w:p>
    <w:p w14:paraId="673380BF" w14:textId="1092FD37" w:rsidR="00D6621D" w:rsidRDefault="00D6621D" w:rsidP="00D6621D">
      <w:pPr>
        <w:pStyle w:val="Voorbeeld"/>
        <w:numPr>
          <w:ilvl w:val="1"/>
          <w:numId w:val="31"/>
        </w:numPr>
      </w:pPr>
      <w:r>
        <w:t>Aantal kredietnemers met minstens één niet geregulariseerd achterstallig krediet</w:t>
      </w:r>
    </w:p>
    <w:p w14:paraId="3DDEFFBF" w14:textId="618234E5" w:rsidR="00D6621D" w:rsidRDefault="00D6621D" w:rsidP="00D6621D">
      <w:pPr>
        <w:pStyle w:val="Voorbeeld"/>
        <w:numPr>
          <w:ilvl w:val="1"/>
          <w:numId w:val="31"/>
        </w:numPr>
      </w:pPr>
      <w:r>
        <w:t>Aantal kredietnemers met minstens één niet geregulariseerd achterstallig hypothecair krediet</w:t>
      </w:r>
    </w:p>
    <w:p w14:paraId="2F060C7E" w14:textId="5B340D28" w:rsidR="00D6621D" w:rsidRDefault="00D6621D" w:rsidP="00D6621D">
      <w:pPr>
        <w:pStyle w:val="Voorbeeld"/>
        <w:numPr>
          <w:ilvl w:val="1"/>
          <w:numId w:val="31"/>
        </w:numPr>
      </w:pPr>
      <w:r>
        <w:t>Aantal kredietnemers met minstens één niet geregulariseerd achterstallige lening op afbetaling</w:t>
      </w:r>
    </w:p>
    <w:p w14:paraId="161A09E7" w14:textId="3B13F1B0" w:rsidR="00D6621D" w:rsidRDefault="00D6621D" w:rsidP="00D6621D">
      <w:pPr>
        <w:pStyle w:val="Voorbeeld"/>
        <w:numPr>
          <w:ilvl w:val="1"/>
          <w:numId w:val="31"/>
        </w:numPr>
      </w:pPr>
      <w:r>
        <w:t>Aantal kredietnemers met minstens één niet geregulariseerd achterstallige verkoop op afbetaling</w:t>
      </w:r>
    </w:p>
    <w:p w14:paraId="0BF06F40" w14:textId="072BC415" w:rsidR="00D6621D" w:rsidRDefault="00D6621D" w:rsidP="00D6621D">
      <w:pPr>
        <w:pStyle w:val="Voorbeeld"/>
        <w:numPr>
          <w:ilvl w:val="1"/>
          <w:numId w:val="31"/>
        </w:numPr>
      </w:pPr>
      <w:r>
        <w:t>Aantal kredietnemers met minstens één niet geregulariseerd achterstallige kredietopening</w:t>
      </w:r>
    </w:p>
    <w:p w14:paraId="70E5A77E" w14:textId="36D90619" w:rsidR="007146DE" w:rsidRDefault="00C32819" w:rsidP="005725E2">
      <w:pPr>
        <w:pStyle w:val="Voorbeeld"/>
        <w:numPr>
          <w:ilvl w:val="0"/>
          <w:numId w:val="31"/>
        </w:numPr>
      </w:pPr>
      <w:r w:rsidRPr="00C32819">
        <w:t>Oplijsting van de doelen van de data-aanlev</w:t>
      </w:r>
      <w:r w:rsidR="009F5E42">
        <w:t>er</w:t>
      </w:r>
      <w:r w:rsidRPr="00C32819">
        <w:t>ing</w:t>
      </w:r>
      <w:r w:rsidR="0079637F">
        <w:t>:</w:t>
      </w:r>
    </w:p>
    <w:p w14:paraId="717BCA92" w14:textId="48643B5C" w:rsidR="00A77F1D" w:rsidRDefault="00A77F1D" w:rsidP="00A77F1D">
      <w:pPr>
        <w:pStyle w:val="Voorbeeld"/>
        <w:numPr>
          <w:ilvl w:val="1"/>
          <w:numId w:val="31"/>
        </w:numPr>
      </w:pPr>
      <w:r>
        <w:t>Aanmaak van VOS 552</w:t>
      </w:r>
      <w:r w:rsidR="004217AD">
        <w:t xml:space="preserve">: </w:t>
      </w:r>
      <w:r w:rsidR="009B1D0D" w:rsidRPr="009B1D0D">
        <w:t>Betalingsachterstand en collectieve schuldenregeling</w:t>
      </w:r>
    </w:p>
    <w:p w14:paraId="297E12D1" w14:textId="6F49C405" w:rsidR="00A77F1D" w:rsidRDefault="00A77F1D" w:rsidP="00A77F1D">
      <w:pPr>
        <w:pStyle w:val="Voorbeeld"/>
        <w:numPr>
          <w:ilvl w:val="1"/>
          <w:numId w:val="31"/>
        </w:numPr>
      </w:pPr>
      <w:r>
        <w:t xml:space="preserve">Aanmaak van GSM-indicator AR_01: </w:t>
      </w:r>
      <w:r w:rsidRPr="00A77F1D">
        <w:t>“Aantal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ten opzichte van de bevolking van 18 jaar en ouder op 1 januari van jaar x+1.”.</w:t>
      </w:r>
    </w:p>
    <w:p w14:paraId="192ADD09" w14:textId="7FFA3CED" w:rsidR="008D7347" w:rsidRDefault="00701EB8" w:rsidP="008D7347">
      <w:pPr>
        <w:pStyle w:val="Voorbeeld"/>
        <w:numPr>
          <w:ilvl w:val="0"/>
          <w:numId w:val="31"/>
        </w:numPr>
      </w:pPr>
      <w:r w:rsidRPr="00701EB8">
        <w:t>Verwachte dimensies en onderverdelingen in de data</w:t>
      </w:r>
      <w:r w:rsidR="008D7347">
        <w:t>:</w:t>
      </w:r>
    </w:p>
    <w:p w14:paraId="755B16A3" w14:textId="2D33BA91" w:rsidR="00671B9C" w:rsidRDefault="00170CCF" w:rsidP="00671B9C">
      <w:pPr>
        <w:pStyle w:val="Voorbeeld"/>
        <w:numPr>
          <w:ilvl w:val="1"/>
          <w:numId w:val="31"/>
        </w:numPr>
      </w:pPr>
      <w:r>
        <w:t xml:space="preserve">Per </w:t>
      </w:r>
      <w:r w:rsidR="00701EB8">
        <w:t>kalender</w:t>
      </w:r>
      <w:r>
        <w:t>jaar</w:t>
      </w:r>
    </w:p>
    <w:p w14:paraId="0804D743" w14:textId="68AAEC67" w:rsidR="00170CCF" w:rsidRDefault="00170CCF" w:rsidP="00671B9C">
      <w:pPr>
        <w:pStyle w:val="Voorbeeld"/>
        <w:numPr>
          <w:ilvl w:val="1"/>
          <w:numId w:val="31"/>
        </w:numPr>
      </w:pPr>
      <w:r>
        <w:t xml:space="preserve">Per Vlaamse gemeente </w:t>
      </w:r>
      <w:r w:rsidR="007D634F">
        <w:t xml:space="preserve">volgens NIS-code </w:t>
      </w:r>
      <w:r>
        <w:t>en voor de drie gewesten</w:t>
      </w:r>
    </w:p>
    <w:p w14:paraId="47094238" w14:textId="214867EE" w:rsidR="00170CCF" w:rsidRDefault="00170CCF" w:rsidP="00671B9C">
      <w:pPr>
        <w:pStyle w:val="Voorbeeld"/>
        <w:numPr>
          <w:ilvl w:val="1"/>
          <w:numId w:val="31"/>
        </w:numPr>
      </w:pPr>
      <w:r>
        <w:t>Per type achterstallig krediet</w:t>
      </w:r>
      <w:r w:rsidR="007D634F">
        <w:t xml:space="preserve"> (zie uitgebreide omschrijving)</w:t>
      </w:r>
    </w:p>
    <w:p w14:paraId="4D051EAB" w14:textId="77777777" w:rsidR="00F40EBE" w:rsidRDefault="00F40EBE" w:rsidP="002523E1">
      <w:pPr>
        <w:pStyle w:val="Voorbeeld"/>
        <w:numPr>
          <w:ilvl w:val="0"/>
          <w:numId w:val="31"/>
        </w:numPr>
      </w:pPr>
      <w:r w:rsidRPr="00F40EBE">
        <w:t>Noodzakelijke aanleverfrequentie van de data</w:t>
      </w:r>
      <w:r w:rsidR="002523E1">
        <w:t xml:space="preserve">: </w:t>
      </w:r>
    </w:p>
    <w:p w14:paraId="28B9F1A0" w14:textId="58765C96" w:rsidR="008D7347" w:rsidRDefault="002523E1" w:rsidP="00F40EBE">
      <w:pPr>
        <w:pStyle w:val="Voorbeeld"/>
        <w:ind w:left="720"/>
      </w:pPr>
      <w:r>
        <w:t>jaarlijks</w:t>
      </w:r>
    </w:p>
    <w:p w14:paraId="26646EA1" w14:textId="77777777" w:rsidR="00F40EBE" w:rsidRDefault="00F40EBE" w:rsidP="00D2044B">
      <w:pPr>
        <w:pStyle w:val="Voorbeeld"/>
        <w:numPr>
          <w:ilvl w:val="0"/>
          <w:numId w:val="31"/>
        </w:numPr>
      </w:pPr>
      <w:r w:rsidRPr="00F40EBE">
        <w:t>Afspraak over de structuur van de bestandsnaam van de aangeleverde data</w:t>
      </w:r>
      <w:r w:rsidR="00DE5676">
        <w:t>:</w:t>
      </w:r>
      <w:r w:rsidR="003D3FDC">
        <w:t xml:space="preserve"> </w:t>
      </w:r>
    </w:p>
    <w:p w14:paraId="375BA42D" w14:textId="25B885F2" w:rsidR="00BA325D" w:rsidRDefault="003D3FDC" w:rsidP="00F40EBE">
      <w:pPr>
        <w:pStyle w:val="Voorbeeld"/>
        <w:ind w:left="720"/>
      </w:pPr>
      <w:r>
        <w:t xml:space="preserve">De data worden aangeleverd als xlsx bestand met naam </w:t>
      </w:r>
      <w:r w:rsidR="00BA325D">
        <w:t>“</w:t>
      </w:r>
      <w:r w:rsidR="004E0C0C">
        <w:t>NKREDNEM</w:t>
      </w:r>
      <w:r>
        <w:t>_YYYY</w:t>
      </w:r>
      <w:r w:rsidR="00BA325D">
        <w:t>.xlsx”</w:t>
      </w:r>
      <w:r>
        <w:t xml:space="preserve"> waarbij YYYY wordt vervangen door het jaar van de aanlevering.</w:t>
      </w:r>
    </w:p>
    <w:p w14:paraId="77DA4644" w14:textId="31B71336" w:rsidR="00ED695E" w:rsidRDefault="008D7347" w:rsidP="00FF512E">
      <w:pPr>
        <w:pStyle w:val="Voorbeeld"/>
      </w:pPr>
      <w:r>
        <w:t>Merk op dat om GSM-</w:t>
      </w:r>
      <w:r w:rsidR="00ED695E">
        <w:t xml:space="preserve">indicator AR_01 te berekenen </w:t>
      </w:r>
      <w:r w:rsidR="003271FF">
        <w:t xml:space="preserve">deze data niet </w:t>
      </w:r>
      <w:r w:rsidR="003D3FDC">
        <w:t>volstaat</w:t>
      </w:r>
      <w:r w:rsidR="00ED695E">
        <w:t>. Voor de berekening van deze indicator hebben we ook informatie nodig over het “</w:t>
      </w:r>
      <w:r w:rsidR="00ED695E" w:rsidRPr="00B10F5B">
        <w:t>Aantal inwoners van 18 jaar en ouder</w:t>
      </w:r>
      <w:r w:rsidR="00ED695E">
        <w:t xml:space="preserve">”. Deze parameter </w:t>
      </w:r>
      <w:commentRangeStart w:id="33"/>
      <w:commentRangeStart w:id="34"/>
      <w:commentRangeStart w:id="35"/>
      <w:r w:rsidR="00ED695E">
        <w:t>wordt aangeleverd door Jan.</w:t>
      </w:r>
      <w:commentRangeEnd w:id="33"/>
      <w:r w:rsidR="00BB5394">
        <w:rPr>
          <w:rStyle w:val="CommentReference"/>
          <w:i w:val="0"/>
          <w:color w:val="1C1A15" w:themeColor="background2" w:themeShade="1A"/>
        </w:rPr>
        <w:commentReference w:id="33"/>
      </w:r>
      <w:commentRangeEnd w:id="34"/>
      <w:r w:rsidR="006910C7">
        <w:rPr>
          <w:rStyle w:val="CommentReference"/>
          <w:i w:val="0"/>
          <w:color w:val="1C1A15" w:themeColor="background2" w:themeShade="1A"/>
        </w:rPr>
        <w:commentReference w:id="34"/>
      </w:r>
      <w:commentRangeEnd w:id="35"/>
      <w:r w:rsidR="00B01440">
        <w:rPr>
          <w:rStyle w:val="CommentReference"/>
          <w:i w:val="0"/>
          <w:color w:val="1C1A15" w:themeColor="background2" w:themeShade="1A"/>
        </w:rPr>
        <w:commentReference w:id="35"/>
      </w:r>
      <w:r w:rsidR="00ED695E">
        <w:t xml:space="preserve"> Voor zowel de data van Annelies als van Jan hebben we aparte informatie/metadata nodig. Daarom is het belangrijk om de aanlevering van data als een apart proces te beschouwen </w:t>
      </w:r>
      <w:r w:rsidR="003D3FDC">
        <w:t xml:space="preserve">per databron </w:t>
      </w:r>
      <w:r w:rsidR="00ED695E">
        <w:t>en niet te koppelen aan de aanmaak van GSM-indicatoren. Het bestand ‘</w:t>
      </w:r>
      <w:r w:rsidR="00ED695E" w:rsidRPr="00C45227">
        <w:t>metadata_register_beleidsmonitoren_ABB</w:t>
      </w:r>
      <w:r w:rsidR="00ED695E">
        <w:t xml:space="preserve">’ is daar helemaal niet geschikt voor als leidraad. </w:t>
      </w:r>
      <w:r w:rsidR="00032DA0" w:rsidRPr="00032DA0">
        <w:t>Jan levert op dezelfde manier maar los van Annelies de bevolkingscijfers aan en voorziet dezelfde informatie over dat bestand.</w:t>
      </w:r>
    </w:p>
    <w:p w14:paraId="176B8AF8" w14:textId="135486B2" w:rsidR="00C619BE" w:rsidRDefault="00186575" w:rsidP="00C154B7">
      <w:pPr>
        <w:pStyle w:val="Kop2-zondernummer"/>
      </w:pPr>
      <w:bookmarkStart w:id="36" w:name="_Toc164268894"/>
      <w:r>
        <w:t xml:space="preserve">STAP </w:t>
      </w:r>
      <w:r w:rsidR="00BF784B">
        <w:t xml:space="preserve">1: </w:t>
      </w:r>
      <w:r w:rsidR="00367E1A">
        <w:t>verzamelen van de ruwe data</w:t>
      </w:r>
      <w:bookmarkEnd w:id="36"/>
    </w:p>
    <w:p w14:paraId="498E3957" w14:textId="035E7593" w:rsidR="00EE4705" w:rsidRDefault="00A7253F" w:rsidP="00F41A98">
      <w:r>
        <w:t xml:space="preserve">In de eerste stap wordt </w:t>
      </w:r>
      <w:r w:rsidR="00BE7F4E">
        <w:t>‘</w:t>
      </w:r>
      <w:r>
        <w:t>ruwe</w:t>
      </w:r>
      <w:r w:rsidR="00BE7F4E">
        <w:t>’</w:t>
      </w:r>
      <w:r>
        <w:t xml:space="preserve"> data </w:t>
      </w:r>
      <w:r w:rsidR="00065A7A">
        <w:t>opgehaald</w:t>
      </w:r>
      <w:r w:rsidR="003F7BDB">
        <w:t xml:space="preserve"> door de analist</w:t>
      </w:r>
      <w:r>
        <w:t>.</w:t>
      </w:r>
      <w:r w:rsidR="00065A7A">
        <w:t xml:space="preserve"> D</w:t>
      </w:r>
      <w:r w:rsidR="00BE7F4E">
        <w:t xml:space="preserve">eze data kan aangeleverd worden door een andere instelling, kan worden gedownload of gescraped </w:t>
      </w:r>
      <w:r w:rsidR="004D6878">
        <w:t>van</w:t>
      </w:r>
      <w:r w:rsidR="00BE7F4E">
        <w:t xml:space="preserve"> een website, of kan</w:t>
      </w:r>
      <w:r w:rsidR="004D6878">
        <w:t xml:space="preserve"> intern worden aangemaakt.</w:t>
      </w:r>
      <w:r w:rsidR="00BE7F4E">
        <w:t xml:space="preserve"> </w:t>
      </w:r>
      <w:r w:rsidR="00BF784B">
        <w:t xml:space="preserve">Omdat data op </w:t>
      </w:r>
      <w:r w:rsidR="00DA64D0">
        <w:t>h</w:t>
      </w:r>
      <w:r w:rsidR="00BF784B">
        <w:t xml:space="preserve">eel diverse manieren verzameld </w:t>
      </w:r>
      <w:r w:rsidR="005C6DE3">
        <w:t xml:space="preserve">of </w:t>
      </w:r>
      <w:r w:rsidR="00EE4705">
        <w:t>a</w:t>
      </w:r>
      <w:r w:rsidR="005C6DE3">
        <w:t xml:space="preserve">angeleverd </w:t>
      </w:r>
      <w:r w:rsidR="00EE4705">
        <w:t>wordt</w:t>
      </w:r>
      <w:r w:rsidR="00BF784B">
        <w:t xml:space="preserve">, kan </w:t>
      </w:r>
      <w:r w:rsidR="00D732CD">
        <w:t>een vaststaande</w:t>
      </w:r>
      <w:r w:rsidR="00BF784B">
        <w:t xml:space="preserve"> structuur </w:t>
      </w:r>
      <w:r w:rsidR="00D732CD">
        <w:t>voor</w:t>
      </w:r>
      <w:r w:rsidR="00BF784B">
        <w:t xml:space="preserve"> </w:t>
      </w:r>
      <w:r w:rsidR="00D732CD">
        <w:t>deze</w:t>
      </w:r>
      <w:r w:rsidR="00BF784B">
        <w:t xml:space="preserve"> data niet op voorhand hard </w:t>
      </w:r>
      <w:r w:rsidR="00DA64D0">
        <w:t>worden</w:t>
      </w:r>
      <w:r w:rsidR="00694CAA">
        <w:t xml:space="preserve"> </w:t>
      </w:r>
      <w:r w:rsidR="00EE4705">
        <w:t>bepaald</w:t>
      </w:r>
      <w:r w:rsidR="005326DB">
        <w:t xml:space="preserve"> of worden </w:t>
      </w:r>
      <w:commentRangeStart w:id="37"/>
      <w:commentRangeStart w:id="38"/>
      <w:r w:rsidR="005326DB">
        <w:t>opgelegd</w:t>
      </w:r>
      <w:commentRangeEnd w:id="37"/>
      <w:r w:rsidR="007F067E">
        <w:rPr>
          <w:rStyle w:val="CommentReference"/>
        </w:rPr>
        <w:commentReference w:id="37"/>
      </w:r>
      <w:commentRangeEnd w:id="38"/>
      <w:r w:rsidR="00FD7696">
        <w:rPr>
          <w:rStyle w:val="CommentReference"/>
        </w:rPr>
        <w:commentReference w:id="38"/>
      </w:r>
      <w:r w:rsidR="0064641A">
        <w:t>.</w:t>
      </w:r>
      <w:r w:rsidR="00BF784B">
        <w:t xml:space="preserve"> </w:t>
      </w:r>
    </w:p>
    <w:p w14:paraId="27F81E12" w14:textId="38D4FB88" w:rsidR="00F41A98" w:rsidRDefault="004F2F9F" w:rsidP="00F41A98">
      <w:r>
        <w:t xml:space="preserve">Dit sluit echter niet uit dat we </w:t>
      </w:r>
      <w:r w:rsidR="00141CA7">
        <w:t xml:space="preserve">ernaar </w:t>
      </w:r>
      <w:r>
        <w:t xml:space="preserve">blijven </w:t>
      </w:r>
      <w:r w:rsidR="00BF784B">
        <w:t xml:space="preserve">streven om </w:t>
      </w:r>
      <w:r w:rsidR="009D72C3">
        <w:t xml:space="preserve">data </w:t>
      </w:r>
      <w:r w:rsidR="007126C6">
        <w:t xml:space="preserve">zo veel mogelijk </w:t>
      </w:r>
      <w:r w:rsidR="009D72C3">
        <w:t xml:space="preserve">te verzamelen volgens </w:t>
      </w:r>
      <w:r w:rsidR="007126C6">
        <w:t xml:space="preserve">vooraf besproken </w:t>
      </w:r>
      <w:r w:rsidR="00BF784B">
        <w:t>vaststaande structuren</w:t>
      </w:r>
      <w:r w:rsidR="008D7FD7">
        <w:t>, zeker</w:t>
      </w:r>
      <w:r w:rsidR="00BF784B">
        <w:t xml:space="preserve"> voor data die periodiek word</w:t>
      </w:r>
      <w:r w:rsidR="00694CAA">
        <w:t>en</w:t>
      </w:r>
      <w:r w:rsidR="00BF784B">
        <w:t xml:space="preserve"> </w:t>
      </w:r>
      <w:r w:rsidR="001424E9">
        <w:t>aan</w:t>
      </w:r>
      <w:r w:rsidR="00BF784B">
        <w:t xml:space="preserve">geleverd. </w:t>
      </w:r>
      <w:r w:rsidR="008D7FD7">
        <w:t xml:space="preserve">Dit kan door op zoek te gaan naar stabiele databronnen en duidelijke afspraken te maken met de leveranciers, maar </w:t>
      </w:r>
      <w:r w:rsidR="00BF784B">
        <w:t>moet</w:t>
      </w:r>
      <w:r w:rsidR="00BF784B" w:rsidRPr="00BF784B">
        <w:t xml:space="preserve"> </w:t>
      </w:r>
      <w:r w:rsidR="008D7FD7">
        <w:t xml:space="preserve">ook </w:t>
      </w:r>
      <w:r w:rsidR="00BF784B">
        <w:t xml:space="preserve">steeds </w:t>
      </w:r>
      <w:r w:rsidR="005F6384">
        <w:t xml:space="preserve">pragmatisch </w:t>
      </w:r>
      <w:r w:rsidR="00BF784B">
        <w:t xml:space="preserve">gebeuren in overleg </w:t>
      </w:r>
      <w:r w:rsidR="005F6384">
        <w:t>met</w:t>
      </w:r>
      <w:r w:rsidR="00DF4533">
        <w:t xml:space="preserve"> de dataleverancier</w:t>
      </w:r>
      <w:r w:rsidR="005F6384">
        <w:t>, analisten en data-engineers</w:t>
      </w:r>
      <w:r w:rsidR="00BF784B">
        <w:t>.</w:t>
      </w:r>
    </w:p>
    <w:p w14:paraId="55D2BE49" w14:textId="3264EB65" w:rsidR="00C602EB" w:rsidRDefault="00B34EF1" w:rsidP="00C602EB">
      <w:r>
        <w:t>V</w:t>
      </w:r>
      <w:r w:rsidR="00C602EB">
        <w:t xml:space="preserve">oor elke data-aanlevering </w:t>
      </w:r>
      <w:r w:rsidR="00457A6D">
        <w:t>documentatie/</w:t>
      </w:r>
      <w:r w:rsidR="00C602EB">
        <w:t xml:space="preserve">metadata </w:t>
      </w:r>
      <w:r>
        <w:t>moet in deze stap</w:t>
      </w:r>
      <w:r w:rsidR="00C602EB">
        <w:t xml:space="preserve"> </w:t>
      </w:r>
      <w:r>
        <w:t>v</w:t>
      </w:r>
      <w:r w:rsidR="009542FD">
        <w:t>olgende informatie worden voorzien:</w:t>
      </w:r>
    </w:p>
    <w:p w14:paraId="4B9899A2" w14:textId="75E9C94C" w:rsidR="00F37804" w:rsidRPr="00967742" w:rsidRDefault="008D491A" w:rsidP="005725E2">
      <w:pPr>
        <w:pStyle w:val="ListNumber"/>
        <w:numPr>
          <w:ilvl w:val="0"/>
          <w:numId w:val="33"/>
        </w:numPr>
        <w:rPr>
          <w:lang w:val="nl-NL"/>
        </w:rPr>
      </w:pPr>
      <w:r w:rsidRPr="00967742">
        <w:rPr>
          <w:lang w:val="nl-NL"/>
        </w:rPr>
        <w:t>De bron</w:t>
      </w:r>
      <w:r w:rsidR="00A251F8" w:rsidRPr="00967742">
        <w:rPr>
          <w:lang w:val="nl-NL"/>
        </w:rPr>
        <w:t>/producent van de cijfers</w:t>
      </w:r>
      <w:r w:rsidR="00FA7ABE" w:rsidRPr="00967742">
        <w:rPr>
          <w:lang w:val="nl-NL"/>
        </w:rPr>
        <w:t>.</w:t>
      </w:r>
    </w:p>
    <w:p w14:paraId="32CE7AA2" w14:textId="4CF9FCAD" w:rsidR="00A251F8" w:rsidRPr="00967742" w:rsidRDefault="00A251F8" w:rsidP="005725E2">
      <w:pPr>
        <w:pStyle w:val="ListNumber"/>
        <w:numPr>
          <w:ilvl w:val="0"/>
          <w:numId w:val="33"/>
        </w:numPr>
        <w:rPr>
          <w:lang w:val="nl-NL"/>
        </w:rPr>
      </w:pPr>
      <w:r w:rsidRPr="00967742">
        <w:rPr>
          <w:lang w:val="nl-NL"/>
        </w:rPr>
        <w:t>Weblink naar de producent of de webpagina waar de data werden gedownload</w:t>
      </w:r>
      <w:r w:rsidR="00FA7ABE" w:rsidRPr="00967742">
        <w:rPr>
          <w:lang w:val="nl-NL"/>
        </w:rPr>
        <w:t>.</w:t>
      </w:r>
    </w:p>
    <w:p w14:paraId="6E6FFE35" w14:textId="7CE1B479" w:rsidR="00C36045" w:rsidRPr="00967742" w:rsidRDefault="009B06BE" w:rsidP="005725E2">
      <w:pPr>
        <w:pStyle w:val="ListNumber"/>
        <w:numPr>
          <w:ilvl w:val="0"/>
          <w:numId w:val="33"/>
        </w:numPr>
        <w:rPr>
          <w:lang w:val="nl-NL"/>
        </w:rPr>
      </w:pPr>
      <w:r w:rsidRPr="00967742">
        <w:rPr>
          <w:lang w:val="nl-NL"/>
        </w:rPr>
        <w:t>Beschrijving van</w:t>
      </w:r>
      <w:r w:rsidR="0081098C" w:rsidRPr="00967742">
        <w:rPr>
          <w:lang w:val="nl-NL"/>
        </w:rPr>
        <w:t xml:space="preserve"> het verzamelingsproces</w:t>
      </w:r>
      <w:r w:rsidR="00FA7ABE" w:rsidRPr="00967742">
        <w:rPr>
          <w:lang w:val="nl-NL"/>
        </w:rPr>
        <w:t>.</w:t>
      </w:r>
      <w:r w:rsidR="00915BBB" w:rsidRPr="00967742">
        <w:rPr>
          <w:lang w:val="nl-NL"/>
        </w:rPr>
        <w:t xml:space="preserve"> </w:t>
      </w:r>
      <w:r w:rsidR="00323F10" w:rsidRPr="00967742">
        <w:rPr>
          <w:lang w:val="nl-NL"/>
        </w:rPr>
        <w:t>Het is</w:t>
      </w:r>
      <w:r w:rsidR="00F40432" w:rsidRPr="00967742">
        <w:rPr>
          <w:lang w:val="nl-NL"/>
        </w:rPr>
        <w:t xml:space="preserve"> </w:t>
      </w:r>
      <w:r w:rsidR="00323F10" w:rsidRPr="00967742">
        <w:rPr>
          <w:lang w:val="nl-NL"/>
        </w:rPr>
        <w:t>moeilijk om dit op een gestandaardiseerde manier te documenteren</w:t>
      </w:r>
      <w:r w:rsidR="00F40432" w:rsidRPr="00967742">
        <w:rPr>
          <w:lang w:val="nl-NL"/>
        </w:rPr>
        <w:t xml:space="preserve"> omwille van de heterogeniteit in data-aanleveringen. </w:t>
      </w:r>
      <w:r w:rsidR="003B762C" w:rsidRPr="00967742">
        <w:rPr>
          <w:lang w:val="nl-NL"/>
        </w:rPr>
        <w:t xml:space="preserve">Deze beschrijving </w:t>
      </w:r>
      <w:r w:rsidR="00385EED" w:rsidRPr="00967742">
        <w:rPr>
          <w:lang w:val="nl-NL"/>
        </w:rPr>
        <w:t>zal</w:t>
      </w:r>
      <w:r w:rsidR="003B762C" w:rsidRPr="00967742">
        <w:rPr>
          <w:lang w:val="nl-NL"/>
        </w:rPr>
        <w:t xml:space="preserve"> dus hoofdzakelijk prozaïsch gebeuren. </w:t>
      </w:r>
      <w:r w:rsidR="008579E1" w:rsidRPr="00967742">
        <w:rPr>
          <w:lang w:val="nl-NL"/>
        </w:rPr>
        <w:t>Uiteraard wordt</w:t>
      </w:r>
      <w:r w:rsidR="00FE439D" w:rsidRPr="00967742">
        <w:rPr>
          <w:lang w:val="nl-NL"/>
        </w:rPr>
        <w:t xml:space="preserve"> </w:t>
      </w:r>
      <w:r w:rsidR="002A722F" w:rsidRPr="00967742">
        <w:rPr>
          <w:lang w:val="nl-NL"/>
        </w:rPr>
        <w:t xml:space="preserve">er </w:t>
      </w:r>
      <w:r w:rsidR="00385EED" w:rsidRPr="00967742">
        <w:rPr>
          <w:lang w:val="nl-NL"/>
        </w:rPr>
        <w:t xml:space="preserve">wel </w:t>
      </w:r>
      <w:r w:rsidR="008579E1" w:rsidRPr="00967742">
        <w:rPr>
          <w:lang w:val="nl-NL"/>
        </w:rPr>
        <w:t>verwacht</w:t>
      </w:r>
      <w:r w:rsidR="00FE439D" w:rsidRPr="00967742">
        <w:rPr>
          <w:lang w:val="nl-NL"/>
        </w:rPr>
        <w:t xml:space="preserve"> om </w:t>
      </w:r>
      <w:r w:rsidR="00337316" w:rsidRPr="00967742">
        <w:rPr>
          <w:lang w:val="nl-NL"/>
        </w:rPr>
        <w:t xml:space="preserve">dit proces </w:t>
      </w:r>
      <w:r w:rsidR="00385EED" w:rsidRPr="00967742">
        <w:rPr>
          <w:lang w:val="nl-NL"/>
        </w:rPr>
        <w:t xml:space="preserve">en </w:t>
      </w:r>
      <w:r w:rsidR="00211442" w:rsidRPr="00967742">
        <w:rPr>
          <w:lang w:val="nl-NL"/>
        </w:rPr>
        <w:t xml:space="preserve">documentatie </w:t>
      </w:r>
      <w:r w:rsidR="00337316" w:rsidRPr="00967742">
        <w:rPr>
          <w:lang w:val="nl-NL"/>
        </w:rPr>
        <w:t xml:space="preserve">zo </w:t>
      </w:r>
      <w:r w:rsidR="00385EED" w:rsidRPr="00967742">
        <w:rPr>
          <w:lang w:val="nl-NL"/>
        </w:rPr>
        <w:t>veel</w:t>
      </w:r>
      <w:r w:rsidR="00211442" w:rsidRPr="00967742">
        <w:rPr>
          <w:lang w:val="nl-NL"/>
        </w:rPr>
        <w:t xml:space="preserve"> als </w:t>
      </w:r>
      <w:r w:rsidR="00337316" w:rsidRPr="00967742">
        <w:rPr>
          <w:lang w:val="nl-NL"/>
        </w:rPr>
        <w:t>mogelijk te standaardiseren</w:t>
      </w:r>
      <w:r w:rsidR="0084103C" w:rsidRPr="00967742">
        <w:rPr>
          <w:lang w:val="nl-NL"/>
        </w:rPr>
        <w:t xml:space="preserve">, zeker bij </w:t>
      </w:r>
      <w:r w:rsidR="003809A9" w:rsidRPr="00967742">
        <w:rPr>
          <w:lang w:val="nl-NL"/>
        </w:rPr>
        <w:t>periodiek</w:t>
      </w:r>
      <w:r w:rsidR="00337316" w:rsidRPr="00967742">
        <w:rPr>
          <w:lang w:val="nl-NL"/>
        </w:rPr>
        <w:t xml:space="preserve"> terugkerende</w:t>
      </w:r>
      <w:r w:rsidR="003809A9" w:rsidRPr="00967742">
        <w:rPr>
          <w:lang w:val="nl-NL"/>
        </w:rPr>
        <w:t xml:space="preserve"> leveringen</w:t>
      </w:r>
      <w:r w:rsidR="00B52D07" w:rsidRPr="00967742">
        <w:rPr>
          <w:lang w:val="nl-NL"/>
        </w:rPr>
        <w:t>.</w:t>
      </w:r>
      <w:r w:rsidR="00C36045" w:rsidRPr="00967742">
        <w:rPr>
          <w:lang w:val="nl-NL"/>
        </w:rPr>
        <w:t xml:space="preserve"> </w:t>
      </w:r>
      <w:r w:rsidR="00C36045" w:rsidRPr="00967742">
        <w:rPr>
          <w:lang w:val="nl-NL"/>
        </w:rPr>
        <w:br/>
        <w:t xml:space="preserve">Grosso modo zijn </w:t>
      </w:r>
      <w:r w:rsidR="002A722F" w:rsidRPr="00967742">
        <w:rPr>
          <w:lang w:val="nl-NL"/>
        </w:rPr>
        <w:t xml:space="preserve">er </w:t>
      </w:r>
      <w:r w:rsidR="00C36045" w:rsidRPr="00967742">
        <w:rPr>
          <w:lang w:val="nl-NL"/>
        </w:rPr>
        <w:t xml:space="preserve">drie mogelijke </w:t>
      </w:r>
      <w:commentRangeStart w:id="39"/>
      <w:commentRangeStart w:id="40"/>
      <w:commentRangeStart w:id="41"/>
      <w:r w:rsidR="00C36045" w:rsidRPr="00967742">
        <w:rPr>
          <w:lang w:val="nl-NL"/>
        </w:rPr>
        <w:t>situaties</w:t>
      </w:r>
      <w:commentRangeEnd w:id="39"/>
      <w:r w:rsidR="00B61E01">
        <w:rPr>
          <w:rStyle w:val="CommentReference"/>
        </w:rPr>
        <w:commentReference w:id="39"/>
      </w:r>
      <w:commentRangeEnd w:id="40"/>
      <w:r w:rsidR="00462C8A">
        <w:rPr>
          <w:rStyle w:val="CommentReference"/>
        </w:rPr>
        <w:commentReference w:id="40"/>
      </w:r>
      <w:commentRangeEnd w:id="41"/>
      <w:r w:rsidR="00A678FE">
        <w:rPr>
          <w:rStyle w:val="CommentReference"/>
        </w:rPr>
        <w:commentReference w:id="41"/>
      </w:r>
      <w:r w:rsidR="00C36045" w:rsidRPr="00967742">
        <w:rPr>
          <w:lang w:val="nl-NL"/>
        </w:rPr>
        <w:t>:</w:t>
      </w:r>
    </w:p>
    <w:p w14:paraId="59782DAD" w14:textId="77777777" w:rsidR="00C36045" w:rsidRPr="00967742" w:rsidRDefault="00C36045" w:rsidP="005725E2">
      <w:pPr>
        <w:pStyle w:val="ListNumber2"/>
        <w:numPr>
          <w:ilvl w:val="1"/>
          <w:numId w:val="33"/>
        </w:numPr>
        <w:rPr>
          <w:lang w:val="nl-NL"/>
        </w:rPr>
      </w:pPr>
      <w:r w:rsidRPr="00967742">
        <w:rPr>
          <w:lang w:val="nl-NL"/>
        </w:rPr>
        <w:t xml:space="preserve">de gegevensreeksen worden gegenereerd door de VSA-analisten op basis van microgegevens waarover de VSA beschikt; </w:t>
      </w:r>
    </w:p>
    <w:p w14:paraId="727D362A" w14:textId="77777777" w:rsidR="00C36045" w:rsidRPr="00967742" w:rsidRDefault="00C36045" w:rsidP="005725E2">
      <w:pPr>
        <w:pStyle w:val="ListNumber2"/>
        <w:numPr>
          <w:ilvl w:val="1"/>
          <w:numId w:val="33"/>
        </w:numPr>
        <w:rPr>
          <w:lang w:val="nl-NL"/>
        </w:rPr>
      </w:pPr>
      <w:r w:rsidRPr="00967742">
        <w:rPr>
          <w:lang w:val="nl-NL"/>
        </w:rPr>
        <w:t xml:space="preserve">de gegevens worden gedownload vanaf een publiek beschikbaar platform; </w:t>
      </w:r>
    </w:p>
    <w:p w14:paraId="4893CDD0" w14:textId="77777777" w:rsidR="00C36045" w:rsidRPr="00967742" w:rsidRDefault="00C36045" w:rsidP="005725E2">
      <w:pPr>
        <w:pStyle w:val="ListNumber2"/>
        <w:numPr>
          <w:ilvl w:val="1"/>
          <w:numId w:val="33"/>
        </w:numPr>
        <w:rPr>
          <w:lang w:val="nl-NL"/>
        </w:rPr>
      </w:pPr>
      <w:r w:rsidRPr="00967742">
        <w:rPr>
          <w:lang w:val="nl-NL"/>
        </w:rPr>
        <w:t>de gegevens worden aangeleverd door een leverancier volgens bepaalde afspraken.</w:t>
      </w:r>
      <w:del w:id="42" w:author="Weekers Karolien" w:date="2024-04-29T15:19:00Z">
        <w:r w:rsidRPr="00967742" w:rsidDel="00A02EC1">
          <w:rPr>
            <w:lang w:val="nl-NL"/>
          </w:rPr>
          <w:delText>.</w:delText>
        </w:r>
      </w:del>
    </w:p>
    <w:p w14:paraId="79D6F182" w14:textId="7A6BBF30" w:rsidR="000763B3" w:rsidRPr="00967742" w:rsidRDefault="00C36045" w:rsidP="005725E2">
      <w:pPr>
        <w:pStyle w:val="ListNumber"/>
        <w:numPr>
          <w:ilvl w:val="0"/>
          <w:numId w:val="0"/>
        </w:numPr>
        <w:ind w:left="720"/>
        <w:rPr>
          <w:lang w:val="nl-NL"/>
        </w:rPr>
      </w:pPr>
      <w:r w:rsidRPr="00967742">
        <w:rPr>
          <w:lang w:val="nl-NL"/>
        </w:rPr>
        <w:t xml:space="preserve">In elke situatie </w:t>
      </w:r>
      <w:r w:rsidR="00EF7326" w:rsidRPr="00967742">
        <w:rPr>
          <w:lang w:val="nl-NL"/>
        </w:rPr>
        <w:t>wordt</w:t>
      </w:r>
      <w:r w:rsidRPr="00967742">
        <w:rPr>
          <w:lang w:val="nl-NL"/>
        </w:rPr>
        <w:t xml:space="preserve"> zo gedetailleerd mogelijk </w:t>
      </w:r>
      <w:r w:rsidR="00EF7326" w:rsidRPr="00967742">
        <w:rPr>
          <w:lang w:val="nl-NL"/>
        </w:rPr>
        <w:t xml:space="preserve">beschreven </w:t>
      </w:r>
      <w:r w:rsidRPr="00967742">
        <w:rPr>
          <w:lang w:val="nl-NL"/>
        </w:rPr>
        <w:t xml:space="preserve">hoe de data </w:t>
      </w:r>
      <w:r w:rsidR="00E31A0C" w:rsidRPr="00967742">
        <w:rPr>
          <w:lang w:val="nl-NL"/>
        </w:rPr>
        <w:t xml:space="preserve">werden </w:t>
      </w:r>
      <w:r w:rsidRPr="00967742">
        <w:rPr>
          <w:lang w:val="nl-NL"/>
        </w:rPr>
        <w:t>verzameld. Beschrijf zeker van</w:t>
      </w:r>
      <w:r w:rsidR="005A4006">
        <w:rPr>
          <w:lang w:val="nl-NL"/>
        </w:rPr>
        <w:t xml:space="preserve"> </w:t>
      </w:r>
      <w:r w:rsidRPr="00967742">
        <w:rPr>
          <w:lang w:val="nl-NL"/>
        </w:rPr>
        <w:t>waar, hoe en wanneer de gegevens werden verzameld: wie is de leverancier? Wie is de contactpersoon? Wat is de website van de leverancier? Van welke website werden data gedownload of gescraped?</w:t>
      </w:r>
      <w:r w:rsidR="000C5868">
        <w:rPr>
          <w:lang w:val="nl-NL"/>
        </w:rPr>
        <w:t xml:space="preserve"> Welke </w:t>
      </w:r>
      <w:r w:rsidR="000C5868" w:rsidRPr="000C5868">
        <w:rPr>
          <w:lang w:val="nl-NL"/>
        </w:rPr>
        <w:t>bewerkingen, selecties, filters,</w:t>
      </w:r>
      <w:r w:rsidR="00EF7326" w:rsidRPr="00967742">
        <w:rPr>
          <w:lang w:val="nl-NL"/>
        </w:rPr>
        <w:t>..</w:t>
      </w:r>
      <w:r w:rsidRPr="00967742">
        <w:rPr>
          <w:lang w:val="nl-NL"/>
        </w:rPr>
        <w:t>.</w:t>
      </w:r>
      <w:r w:rsidR="000C5868">
        <w:rPr>
          <w:lang w:val="nl-NL"/>
        </w:rPr>
        <w:t xml:space="preserve"> moeten worden toegepast op interactieve websites?</w:t>
      </w:r>
      <w:r w:rsidR="00FC773E">
        <w:rPr>
          <w:lang w:val="nl-NL"/>
        </w:rPr>
        <w:t xml:space="preserve"> Welke </w:t>
      </w:r>
      <w:r w:rsidR="00FC773E" w:rsidRPr="00FC773E">
        <w:rPr>
          <w:lang w:val="nl-NL"/>
        </w:rPr>
        <w:t>manipulaties (transpositie, aggregatie, afleiding, filtering</w:t>
      </w:r>
      <w:r w:rsidR="00FC773E">
        <w:rPr>
          <w:lang w:val="nl-NL"/>
        </w:rPr>
        <w:t>,…</w:t>
      </w:r>
      <w:r w:rsidR="00FC773E" w:rsidRPr="00FC773E">
        <w:rPr>
          <w:lang w:val="nl-NL"/>
        </w:rPr>
        <w:t xml:space="preserve">) </w:t>
      </w:r>
      <w:r w:rsidR="00FC773E">
        <w:rPr>
          <w:lang w:val="nl-NL"/>
        </w:rPr>
        <w:t>w</w:t>
      </w:r>
      <w:r w:rsidR="00B40B9F">
        <w:rPr>
          <w:lang w:val="nl-NL"/>
        </w:rPr>
        <w:t>o</w:t>
      </w:r>
      <w:r w:rsidR="00FC773E">
        <w:rPr>
          <w:lang w:val="nl-NL"/>
        </w:rPr>
        <w:t xml:space="preserve">rden reeds uitgevoerd op </w:t>
      </w:r>
      <w:r w:rsidR="00B40B9F">
        <w:rPr>
          <w:lang w:val="nl-NL"/>
        </w:rPr>
        <w:t>de data voor ze naar de data-ingenieurs worden gestuurd? …?</w:t>
      </w:r>
      <w:r w:rsidR="00FC773E">
        <w:rPr>
          <w:lang w:val="nl-NL"/>
        </w:rPr>
        <w:t xml:space="preserve"> </w:t>
      </w:r>
      <w:r w:rsidR="006F7552" w:rsidRPr="00967742">
        <w:rPr>
          <w:lang w:val="nl-NL"/>
        </w:rPr>
        <w:t xml:space="preserve"> Voeg hier ook een verslag toe van alle vragen die werden gesteld tijdens het data-verzamelingsproces.</w:t>
      </w:r>
      <w:r w:rsidR="009A3B08" w:rsidRPr="00967742">
        <w:rPr>
          <w:lang w:val="nl-NL"/>
        </w:rPr>
        <w:t>.</w:t>
      </w:r>
    </w:p>
    <w:p w14:paraId="0242462A" w14:textId="1E6621D0" w:rsidR="009A3B08" w:rsidRPr="00967742" w:rsidRDefault="009A3B08" w:rsidP="005725E2">
      <w:pPr>
        <w:pStyle w:val="ListNumber"/>
        <w:numPr>
          <w:ilvl w:val="0"/>
          <w:numId w:val="0"/>
        </w:numPr>
        <w:ind w:left="720"/>
        <w:rPr>
          <w:lang w:val="nl-NL"/>
        </w:rPr>
      </w:pPr>
      <w:del w:id="43" w:author="Weekers Karolien" w:date="2024-04-29T15:21:00Z">
        <w:r w:rsidRPr="00967742" w:rsidDel="00166B76">
          <w:rPr>
            <w:lang w:val="nl-NL"/>
          </w:rPr>
          <w:delText xml:space="preserve">!!! </w:delText>
        </w:r>
      </w:del>
      <w:r w:rsidRPr="00967742">
        <w:rPr>
          <w:lang w:val="nl-NL"/>
        </w:rPr>
        <w:t xml:space="preserve">Als de data worden bewerkt door de analist (transpositie, aggregatie, afleiding, filtering,…), wordt dit ook gedetailleerd </w:t>
      </w:r>
      <w:commentRangeStart w:id="44"/>
      <w:commentRangeStart w:id="45"/>
      <w:commentRangeStart w:id="46"/>
      <w:commentRangeStart w:id="47"/>
      <w:r w:rsidRPr="00967742">
        <w:rPr>
          <w:lang w:val="nl-NL"/>
        </w:rPr>
        <w:t>beschreven</w:t>
      </w:r>
      <w:commentRangeEnd w:id="44"/>
      <w:r w:rsidR="00166B76">
        <w:rPr>
          <w:rStyle w:val="CommentReference"/>
        </w:rPr>
        <w:commentReference w:id="44"/>
      </w:r>
      <w:commentRangeEnd w:id="45"/>
      <w:r w:rsidR="003D776D">
        <w:rPr>
          <w:rStyle w:val="CommentReference"/>
        </w:rPr>
        <w:commentReference w:id="45"/>
      </w:r>
      <w:commentRangeEnd w:id="46"/>
      <w:r w:rsidR="002D7C44">
        <w:rPr>
          <w:rStyle w:val="CommentReference"/>
        </w:rPr>
        <w:commentReference w:id="46"/>
      </w:r>
      <w:commentRangeEnd w:id="47"/>
      <w:r w:rsidR="00F24B2F">
        <w:rPr>
          <w:rStyle w:val="CommentReference"/>
        </w:rPr>
        <w:commentReference w:id="47"/>
      </w:r>
      <w:r w:rsidRPr="00967742">
        <w:rPr>
          <w:lang w:val="nl-NL"/>
        </w:rPr>
        <w:t>.</w:t>
      </w:r>
    </w:p>
    <w:p w14:paraId="155321D9" w14:textId="697F2008" w:rsidR="009A3B08" w:rsidRPr="009A3B08" w:rsidRDefault="009A3B08" w:rsidP="005725E2">
      <w:pPr>
        <w:pStyle w:val="ListNumber"/>
        <w:numPr>
          <w:ilvl w:val="0"/>
          <w:numId w:val="0"/>
        </w:numPr>
        <w:ind w:left="720"/>
      </w:pPr>
      <w:r w:rsidRPr="00967742">
        <w:rPr>
          <w:lang w:val="nl-NL"/>
        </w:rPr>
        <w:t>Voor de beschrijving gelden transparantie en herhaalbaarheid als vuistregels. Een collega of gebruiker moet enkel en alleen op basis van deze documentatie in staat zijn identiek dezelfde data te verzamelen</w:t>
      </w:r>
      <w:ins w:id="48" w:author="Weekers Karolien" w:date="2024-04-29T15:21:00Z">
        <w:r w:rsidR="00166B76">
          <w:rPr>
            <w:lang w:val="nl-NL"/>
          </w:rPr>
          <w:t>.</w:t>
        </w:r>
      </w:ins>
    </w:p>
    <w:p w14:paraId="3E1F6A00" w14:textId="2409DB39" w:rsidR="04371A0C" w:rsidRPr="00967742" w:rsidRDefault="04371A0C" w:rsidP="005725E2">
      <w:pPr>
        <w:pStyle w:val="ListNumber"/>
        <w:numPr>
          <w:ilvl w:val="0"/>
          <w:numId w:val="33"/>
        </w:numPr>
        <w:rPr>
          <w:lang w:val="nl-NL"/>
        </w:rPr>
      </w:pPr>
      <w:r w:rsidRPr="00967742">
        <w:rPr>
          <w:lang w:val="nl-NL"/>
        </w:rPr>
        <w:t>Beschrijving van hoe de dataleverancier</w:t>
      </w:r>
      <w:r w:rsidR="00385EED" w:rsidRPr="00967742">
        <w:rPr>
          <w:lang w:val="nl-NL"/>
        </w:rPr>
        <w:t>/bron</w:t>
      </w:r>
      <w:r w:rsidRPr="00967742">
        <w:rPr>
          <w:lang w:val="nl-NL"/>
        </w:rPr>
        <w:t xml:space="preserve"> de cijfers </w:t>
      </w:r>
      <w:commentRangeStart w:id="49"/>
      <w:commentRangeStart w:id="50"/>
      <w:r w:rsidRPr="00967742">
        <w:rPr>
          <w:lang w:val="nl-NL"/>
        </w:rPr>
        <w:t>verzamelde</w:t>
      </w:r>
      <w:commentRangeEnd w:id="49"/>
      <w:r w:rsidR="003D776D">
        <w:rPr>
          <w:rStyle w:val="CommentReference"/>
        </w:rPr>
        <w:commentReference w:id="49"/>
      </w:r>
      <w:commentRangeEnd w:id="50"/>
      <w:r w:rsidR="00577CCD">
        <w:rPr>
          <w:rStyle w:val="CommentReference"/>
        </w:rPr>
        <w:commentReference w:id="50"/>
      </w:r>
      <w:r w:rsidR="00420CD1" w:rsidRPr="00967742">
        <w:rPr>
          <w:lang w:val="nl-NL"/>
        </w:rPr>
        <w:t xml:space="preserve">. </w:t>
      </w:r>
      <w:r w:rsidR="00802B97" w:rsidRPr="00967742">
        <w:rPr>
          <w:lang w:val="nl-NL"/>
        </w:rPr>
        <w:t xml:space="preserve">Zijn dit gegevens afkomstig uit een register? Heeft de </w:t>
      </w:r>
      <w:r w:rsidR="00587E2D" w:rsidRPr="00967742">
        <w:rPr>
          <w:lang w:val="nl-NL"/>
        </w:rPr>
        <w:t xml:space="preserve">dataleverancier deze cijfers op een bepaalde manier geschat? Is er een referentie naar een technische nota over het dataverzamelingsproces?... Opnieuw is het moeilijk om dit op een gestandaardiseerde manier te documenteren omwille van de heterogeniteit in data-aanleveringen. Deze beschrijving zal dus ook hier hoofdzakelijk prozaïsch gebeuren, maar </w:t>
      </w:r>
      <w:r w:rsidR="00484254" w:rsidRPr="00967742">
        <w:rPr>
          <w:lang w:val="nl-NL"/>
        </w:rPr>
        <w:t xml:space="preserve">met dezelfde verwachting het zo gestandaardiseerd mogelijk te doen over </w:t>
      </w:r>
      <w:r w:rsidR="00D269C4" w:rsidRPr="00967742">
        <w:rPr>
          <w:lang w:val="nl-NL"/>
        </w:rPr>
        <w:t>periodiek terugkerende leveringen</w:t>
      </w:r>
      <w:r w:rsidR="00587E2D" w:rsidRPr="00967742">
        <w:rPr>
          <w:lang w:val="nl-NL"/>
        </w:rPr>
        <w:t xml:space="preserve"> </w:t>
      </w:r>
      <w:r w:rsidR="00D269C4" w:rsidRPr="00967742">
        <w:rPr>
          <w:lang w:val="nl-NL"/>
        </w:rPr>
        <w:t xml:space="preserve"> heen.</w:t>
      </w:r>
    </w:p>
    <w:p w14:paraId="7AA5F17B" w14:textId="77777777" w:rsidR="004D6878" w:rsidRDefault="004D6878" w:rsidP="00D269C4">
      <w:pPr>
        <w:pStyle w:val="Heading4"/>
      </w:pPr>
      <w:r>
        <w:t xml:space="preserve">Voorbeeld: </w:t>
      </w:r>
    </w:p>
    <w:p w14:paraId="704685E7" w14:textId="7C0D2B25" w:rsidR="008C6FEB" w:rsidRDefault="004D6878" w:rsidP="004D6878">
      <w:pPr>
        <w:pStyle w:val="Voorbeeld"/>
      </w:pPr>
      <w:r>
        <w:t xml:space="preserve">Annelies </w:t>
      </w:r>
      <w:r w:rsidR="00401DB2">
        <w:t>verzamelt de data rond aantal personen met betalingsachterstand</w:t>
      </w:r>
      <w:r w:rsidR="008C6FEB">
        <w:t xml:space="preserve">. Ze downloadt deze data rechtstreeks vanop de website van de Nationale </w:t>
      </w:r>
      <w:commentRangeStart w:id="51"/>
      <w:commentRangeStart w:id="52"/>
      <w:commentRangeStart w:id="53"/>
      <w:r w:rsidR="008C6FEB">
        <w:t>Bank</w:t>
      </w:r>
      <w:commentRangeEnd w:id="51"/>
      <w:r w:rsidR="003D776D">
        <w:rPr>
          <w:rStyle w:val="CommentReference"/>
          <w:i w:val="0"/>
          <w:color w:val="1C1A15" w:themeColor="background2" w:themeShade="1A"/>
        </w:rPr>
        <w:commentReference w:id="51"/>
      </w:r>
      <w:commentRangeEnd w:id="52"/>
      <w:r w:rsidR="00760305">
        <w:rPr>
          <w:rStyle w:val="CommentReference"/>
          <w:i w:val="0"/>
          <w:color w:val="1C1A15" w:themeColor="background2" w:themeShade="1A"/>
        </w:rPr>
        <w:commentReference w:id="52"/>
      </w:r>
      <w:commentRangeEnd w:id="53"/>
      <w:r w:rsidR="00F508EA">
        <w:rPr>
          <w:rStyle w:val="CommentReference"/>
          <w:i w:val="0"/>
          <w:color w:val="1C1A15" w:themeColor="background2" w:themeShade="1A"/>
        </w:rPr>
        <w:commentReference w:id="53"/>
      </w:r>
      <w:r w:rsidR="00C2433C">
        <w:t xml:space="preserve">. Op de website </w:t>
      </w:r>
      <w:r w:rsidR="00203B6C">
        <w:t>staa</w:t>
      </w:r>
      <w:r w:rsidR="00DA148E">
        <w:t>n</w:t>
      </w:r>
      <w:r w:rsidR="00203B6C">
        <w:t xml:space="preserve"> de data echter verspreid over verschillende xlsx-bestanden waarin ook nog een heleboel andere niet-relevante informatie staat opgelijst. Annelies voegt momenteel zelf </w:t>
      </w:r>
      <w:r w:rsidR="001018C4">
        <w:t xml:space="preserve">handmatig de relevante data samen naar één xlsx-bestand voor ze deze data doorstuurt naar de data-engineers. </w:t>
      </w:r>
    </w:p>
    <w:p w14:paraId="5DE0064D" w14:textId="429735CD" w:rsidR="004D6878" w:rsidRDefault="008E117F" w:rsidP="0002163B">
      <w:pPr>
        <w:pStyle w:val="Voorbeeld"/>
      </w:pPr>
      <w:r>
        <w:t>De procedure voorziet volgende informatie</w:t>
      </w:r>
      <w:r w:rsidR="004D288E">
        <w:t>:</w:t>
      </w:r>
    </w:p>
    <w:p w14:paraId="1BA1D9DE" w14:textId="77777777" w:rsidR="00167704" w:rsidRPr="00167704" w:rsidRDefault="00E6258B" w:rsidP="005725E2">
      <w:pPr>
        <w:pStyle w:val="Voorbeeld"/>
        <w:numPr>
          <w:ilvl w:val="0"/>
          <w:numId w:val="22"/>
        </w:numPr>
      </w:pPr>
      <w:r>
        <w:rPr>
          <w:lang w:val="nl-NL"/>
        </w:rPr>
        <w:t xml:space="preserve">bron/producent van de cijfers: </w:t>
      </w:r>
    </w:p>
    <w:p w14:paraId="36EDB93F" w14:textId="4C66B7B1" w:rsidR="00E6258B" w:rsidRPr="002332E0" w:rsidRDefault="00167704" w:rsidP="00167704">
      <w:pPr>
        <w:pStyle w:val="Voorbeeld"/>
        <w:ind w:left="720"/>
      </w:pPr>
      <w:r w:rsidRPr="00167704">
        <w:rPr>
          <w:lang w:val="nl-NL"/>
        </w:rPr>
        <w:t>Nationale Bank van België (NBB), Centrale voor kredieten aan particulieren (CKP</w:t>
      </w:r>
      <w:r>
        <w:rPr>
          <w:lang w:val="nl-NL"/>
        </w:rPr>
        <w:t>)</w:t>
      </w:r>
    </w:p>
    <w:p w14:paraId="343F8192" w14:textId="77777777" w:rsidR="00296F7B" w:rsidRPr="00296F7B" w:rsidRDefault="002332E0" w:rsidP="005725E2">
      <w:pPr>
        <w:pStyle w:val="Voorbeeld"/>
        <w:numPr>
          <w:ilvl w:val="0"/>
          <w:numId w:val="22"/>
        </w:numPr>
      </w:pPr>
      <w:r>
        <w:rPr>
          <w:lang w:val="nl-NL"/>
        </w:rPr>
        <w:t>Weblink naar de producent of de webpagina waar de data werden gedownload:</w:t>
      </w:r>
    </w:p>
    <w:p w14:paraId="50FD7209" w14:textId="1F8A615E" w:rsidR="002332E0" w:rsidRDefault="002332E0" w:rsidP="00296F7B">
      <w:pPr>
        <w:pStyle w:val="Voorbeeld"/>
        <w:ind w:left="720"/>
      </w:pPr>
      <w:r w:rsidRPr="002332E0">
        <w:rPr>
          <w:lang w:val="nl-NL"/>
        </w:rPr>
        <w:t>https://www.nbb.be/nl/kredietcentrales/centrale-voor-kredieten-aan-particulieren-ckp/alles-over-de-ckp/de-ckp-cijfers</w:t>
      </w:r>
    </w:p>
    <w:p w14:paraId="27D3FB14" w14:textId="77777777" w:rsidR="00DC0A61" w:rsidRPr="00DC0A61" w:rsidRDefault="004D288E" w:rsidP="005725E2">
      <w:pPr>
        <w:pStyle w:val="Voorbeeld"/>
        <w:numPr>
          <w:ilvl w:val="0"/>
          <w:numId w:val="22"/>
        </w:numPr>
      </w:pPr>
      <w:r>
        <w:rPr>
          <w:lang w:val="nl-NL"/>
        </w:rPr>
        <w:t xml:space="preserve">Beschrijving van het verzamelingsproces: </w:t>
      </w:r>
    </w:p>
    <w:p w14:paraId="05667E28" w14:textId="1AC61DDB" w:rsidR="00D90B3F" w:rsidRDefault="008D7D65" w:rsidP="00DC0A61">
      <w:pPr>
        <w:pStyle w:val="Voorbeeld"/>
        <w:ind w:left="720"/>
      </w:pPr>
      <w:r w:rsidRPr="008D7D65">
        <w:t>De data w</w:t>
      </w:r>
      <w:r w:rsidR="00C556A5">
        <w:t>e</w:t>
      </w:r>
      <w:r w:rsidRPr="008D7D65">
        <w:t xml:space="preserve">rden </w:t>
      </w:r>
      <w:r w:rsidR="00C556A5">
        <w:t xml:space="preserve">gedownload van de website van de </w:t>
      </w:r>
      <w:r w:rsidRPr="008D7D65">
        <w:t xml:space="preserve"> Nationale Bank</w:t>
      </w:r>
      <w:r w:rsidR="00C556A5">
        <w:t xml:space="preserve">: </w:t>
      </w:r>
      <w:r w:rsidR="00C556A5" w:rsidRPr="002332E0">
        <w:rPr>
          <w:lang w:val="nl-NL"/>
        </w:rPr>
        <w:t>https://www.nbb.be/nl/kredietcentrales/centrale-voor-kredieten-aan-particulieren-ckp/alles-over-de-ckp/de-ckp-cijfers</w:t>
      </w:r>
      <w:r w:rsidRPr="008D7D65">
        <w:t>.</w:t>
      </w:r>
      <w:r w:rsidR="005A697B">
        <w:t xml:space="preserve"> Onderaan de pagina</w:t>
      </w:r>
      <w:r w:rsidR="00BA35EB">
        <w:t xml:space="preserve">, onder de titel ‘Detailcijfers’ </w:t>
      </w:r>
      <w:r w:rsidR="007825EF">
        <w:t xml:space="preserve">kunnen </w:t>
      </w:r>
      <w:r w:rsidR="005B70EA">
        <w:t>de</w:t>
      </w:r>
      <w:r w:rsidR="00D90B3F">
        <w:t xml:space="preserve"> cijfers worden gedownload in xlsx-formaat:</w:t>
      </w:r>
    </w:p>
    <w:p w14:paraId="1F35A80F" w14:textId="6BB4C089" w:rsidR="00BB52D7" w:rsidRDefault="009B76A2" w:rsidP="005725E2">
      <w:pPr>
        <w:pStyle w:val="Voorbeeld"/>
        <w:numPr>
          <w:ilvl w:val="1"/>
          <w:numId w:val="22"/>
        </w:numPr>
      </w:pPr>
      <w:r>
        <w:t>Onder titel ‘</w:t>
      </w:r>
      <w:r w:rsidRPr="009B76A2">
        <w:t>Per jaar volgens postcode</w:t>
      </w:r>
      <w:r>
        <w:t>’</w:t>
      </w:r>
      <w:r w:rsidR="005B70EA">
        <w:t xml:space="preserve"> wordt per kalenderjaar een bestand voorzien</w:t>
      </w:r>
      <w:r>
        <w:t>:</w:t>
      </w:r>
      <w:r w:rsidR="002C0B5F">
        <w:t xml:space="preserve"> </w:t>
      </w:r>
    </w:p>
    <w:p w14:paraId="3BE73072" w14:textId="2C2FA26F" w:rsidR="007825EF" w:rsidRDefault="002C0B5F" w:rsidP="005725E2">
      <w:pPr>
        <w:pStyle w:val="Voorbeeld"/>
        <w:numPr>
          <w:ilvl w:val="2"/>
          <w:numId w:val="22"/>
        </w:numPr>
      </w:pPr>
      <w:r>
        <w:t xml:space="preserve">In elk bestand zijn </w:t>
      </w:r>
      <w:r w:rsidR="004F4B5A">
        <w:t>het</w:t>
      </w:r>
      <w:r>
        <w:t xml:space="preserve"> </w:t>
      </w:r>
      <w:r w:rsidR="004F4B5A">
        <w:t>‘</w:t>
      </w:r>
      <w:r w:rsidR="00C21977">
        <w:t xml:space="preserve">aantal kredietnemers met minstens één </w:t>
      </w:r>
      <w:r w:rsidR="0047383E">
        <w:t xml:space="preserve">niet geregulariseerd </w:t>
      </w:r>
      <w:r w:rsidR="00C21977">
        <w:t>achterstallig krediet</w:t>
      </w:r>
      <w:r w:rsidR="004F4B5A">
        <w:t>’</w:t>
      </w:r>
      <w:r w:rsidR="00C21977">
        <w:t xml:space="preserve"> te vinden in het tabblad </w:t>
      </w:r>
      <w:r w:rsidR="00C16EDF">
        <w:t xml:space="preserve">‘Algemeen overzicht’ in de </w:t>
      </w:r>
      <w:r w:rsidR="004F4B5A">
        <w:t>kolom</w:t>
      </w:r>
      <w:r w:rsidR="0047383E">
        <w:t xml:space="preserve"> ‘</w:t>
      </w:r>
      <w:r w:rsidR="00060326">
        <w:t>Aantal kredietnemers met minstens één ... Achterstallig krediet</w:t>
      </w:r>
      <w:r w:rsidR="0047383E">
        <w:t>’</w:t>
      </w:r>
      <w:r w:rsidR="004F4B5A">
        <w:t xml:space="preserve">. </w:t>
      </w:r>
    </w:p>
    <w:p w14:paraId="39A0E2F9" w14:textId="5FF9DEFA" w:rsidR="000F2C97" w:rsidRDefault="000F2C97" w:rsidP="00E665B2">
      <w:pPr>
        <w:pStyle w:val="Voorbeeld"/>
        <w:numPr>
          <w:ilvl w:val="2"/>
          <w:numId w:val="12"/>
        </w:numPr>
      </w:pPr>
      <w:r>
        <w:t xml:space="preserve">De aantallen </w:t>
      </w:r>
      <w:r w:rsidR="00F94615" w:rsidRPr="00F94615">
        <w:t>kredietnemers met minstens één niet geregulariseerd achterstallig(e)</w:t>
      </w:r>
      <w:r w:rsidR="00242D0F">
        <w:t xml:space="preserve"> </w:t>
      </w:r>
      <w:r>
        <w:t>hypothecair krediet, lening op afbetaling, verkoop op afbetaling, en kredietopening</w:t>
      </w:r>
      <w:r w:rsidR="00F94615">
        <w:t xml:space="preserve"> zijn te vinden in tabblad ‘Achterstallige kredietnemers’.</w:t>
      </w:r>
    </w:p>
    <w:p w14:paraId="047AA643" w14:textId="6149BBA1" w:rsidR="006F3055" w:rsidRDefault="006F3055" w:rsidP="006F3055">
      <w:pPr>
        <w:pStyle w:val="Voorbeeld"/>
        <w:ind w:left="1440"/>
      </w:pPr>
      <w:r>
        <w:t>Al deze data wordt aangeboden per postcode.</w:t>
      </w:r>
    </w:p>
    <w:p w14:paraId="58A33279" w14:textId="378C0D75" w:rsidR="00BB52D7" w:rsidRDefault="0003049D" w:rsidP="005725E2">
      <w:pPr>
        <w:pStyle w:val="Voorbeeld"/>
        <w:numPr>
          <w:ilvl w:val="1"/>
          <w:numId w:val="22"/>
        </w:numPr>
      </w:pPr>
      <w:r>
        <w:t>In het bestand a</w:t>
      </w:r>
      <w:r w:rsidR="0091508F">
        <w:t>chter de link ‘</w:t>
      </w:r>
      <w:r w:rsidR="0091508F" w:rsidRPr="0091508F">
        <w:t>Totaal en regionaal</w:t>
      </w:r>
      <w:r w:rsidR="0091508F">
        <w:t>’:</w:t>
      </w:r>
    </w:p>
    <w:p w14:paraId="531A42FF" w14:textId="5C2BAB23" w:rsidR="0003049D" w:rsidRDefault="0003049D" w:rsidP="005725E2">
      <w:pPr>
        <w:pStyle w:val="Voorbeeld"/>
        <w:numPr>
          <w:ilvl w:val="2"/>
          <w:numId w:val="22"/>
        </w:numPr>
      </w:pPr>
      <w:r>
        <w:t xml:space="preserve">In tabbladen </w:t>
      </w:r>
      <w:r w:rsidR="009C0F61">
        <w:t xml:space="preserve">‘BR-Algemeen overzicht’  en </w:t>
      </w:r>
      <w:r>
        <w:t xml:space="preserve">‘VL-Algemeen overzicht’ </w:t>
      </w:r>
      <w:r w:rsidR="008154CF">
        <w:t xml:space="preserve"> voor Brussel en Vlaanderen respectievelijk </w:t>
      </w:r>
      <w:r>
        <w:t xml:space="preserve">zijn het ‘aantal kredietnemers met minstens één niet geregulariseerd achterstallig krediet’ te vinden in de kolom ‘Aantal kredietnemers met minstens één ... Achterstallig krediet’. </w:t>
      </w:r>
      <w:r w:rsidR="005E2FAB">
        <w:t>Hierin worden t</w:t>
      </w:r>
      <w:r w:rsidR="007301FC">
        <w:t xml:space="preserve">elkens de cijfers </w:t>
      </w:r>
      <w:r w:rsidR="005E2FAB">
        <w:t xml:space="preserve">genomen </w:t>
      </w:r>
      <w:r w:rsidR="007301FC">
        <w:t>in rij met ‘Maand==YYYY-12’ voor jaar YYYY.</w:t>
      </w:r>
    </w:p>
    <w:p w14:paraId="53C16B29" w14:textId="3D7411B5" w:rsidR="00392AAC" w:rsidRDefault="00B36171" w:rsidP="005725E2">
      <w:pPr>
        <w:pStyle w:val="Voorbeeld"/>
        <w:numPr>
          <w:ilvl w:val="2"/>
          <w:numId w:val="22"/>
        </w:numPr>
      </w:pPr>
      <w:r>
        <w:t>In tabbladen ‘BR-Achterstallige kredietnemers’ en ’</w:t>
      </w:r>
      <w:r w:rsidR="00442298">
        <w:t xml:space="preserve">VL-Achterstallige kredietnemers’ voor Brussel en Vlaanderen respectievelijk </w:t>
      </w:r>
      <w:r>
        <w:t xml:space="preserve">aantallen </w:t>
      </w:r>
      <w:r w:rsidRPr="00F94615">
        <w:t>kredietnemers met minstens één niet geregulariseerd achterstallig(e)</w:t>
      </w:r>
      <w:r>
        <w:t xml:space="preserve"> hypothecair krediet</w:t>
      </w:r>
      <w:r w:rsidR="00F517DA">
        <w:t xml:space="preserve"> (kolom ‘Onroerend hypothecair krediet’)</w:t>
      </w:r>
      <w:r>
        <w:t>, lening op afbetaling, verkoop op afbetaling, en kredietopening</w:t>
      </w:r>
      <w:r w:rsidR="00F517DA">
        <w:t>.</w:t>
      </w:r>
      <w:r w:rsidR="007301FC" w:rsidRPr="007301FC">
        <w:t xml:space="preserve"> </w:t>
      </w:r>
      <w:r w:rsidR="005E2FAB">
        <w:t>Hierin worden telkens de cijfers genomen in rij met ‘Maand==YYYY-12’ voor jaar YYYY.</w:t>
      </w:r>
    </w:p>
    <w:p w14:paraId="57790049" w14:textId="33F5CF3A" w:rsidR="006F3055" w:rsidRDefault="006F3055" w:rsidP="00C76A12">
      <w:pPr>
        <w:pStyle w:val="Voorbeeld"/>
        <w:ind w:left="1440"/>
      </w:pPr>
      <w:r>
        <w:t xml:space="preserve">Al deze data </w:t>
      </w:r>
      <w:r w:rsidR="00C76A12">
        <w:t>word</w:t>
      </w:r>
      <w:r w:rsidR="00727E53">
        <w:t>en</w:t>
      </w:r>
      <w:r w:rsidR="00C76A12">
        <w:t xml:space="preserve"> aangeboden per NIS-code.</w:t>
      </w:r>
    </w:p>
    <w:p w14:paraId="28935E27" w14:textId="77777777" w:rsidR="0086407E" w:rsidRDefault="003F030F" w:rsidP="003F030F">
      <w:pPr>
        <w:pStyle w:val="Voorbeeld"/>
        <w:ind w:left="720"/>
      </w:pPr>
      <w:r>
        <w:t>De data worden handmatig gebundeld in één xlsx-bestand door de analist.</w:t>
      </w:r>
      <w:r w:rsidR="00C76A12">
        <w:t xml:space="preserve"> In het gebundeld bestand zitten de</w:t>
      </w:r>
      <w:r w:rsidR="00F822D5" w:rsidRPr="00F822D5">
        <w:t xml:space="preserve"> data van elk jaar in aparte tabbladen. Elk tabblad bevat een tabel met de postcodes in de rijen en de vijf </w:t>
      </w:r>
      <w:r w:rsidR="00425EA3">
        <w:t>types kredieten i</w:t>
      </w:r>
      <w:r w:rsidR="00F822D5" w:rsidRPr="00F822D5">
        <w:t xml:space="preserve">n de kolommen. </w:t>
      </w:r>
      <w:r w:rsidR="00425EA3">
        <w:t xml:space="preserve">De cellen bevatten het aantal personen met achterstallige betalingen. </w:t>
      </w:r>
    </w:p>
    <w:p w14:paraId="111E6CE5" w14:textId="1725E4C5" w:rsidR="003F030F" w:rsidRDefault="00F822D5" w:rsidP="003F030F">
      <w:pPr>
        <w:pStyle w:val="Voorbeeld"/>
        <w:ind w:left="720"/>
      </w:pPr>
      <w:r w:rsidRPr="00F822D5">
        <w:t xml:space="preserve">Het bestand bevat ook een </w:t>
      </w:r>
      <w:r w:rsidR="00425EA3">
        <w:t xml:space="preserve">apart </w:t>
      </w:r>
      <w:r w:rsidRPr="00F822D5">
        <w:t>tabblad met de totalen voor het Vlaamse en Brusselse gewest. De data in dit tabblad zijn op een andere manier gestructureerd.</w:t>
      </w:r>
      <w:r w:rsidR="00425EA3">
        <w:t xml:space="preserve"> </w:t>
      </w:r>
      <w:r w:rsidR="0086407E">
        <w:t xml:space="preserve">De rijen worden opgedeeld tussen het Vlaams en Brussels gewest en per jaar. In de kolommen staan opnieuw de </w:t>
      </w:r>
      <w:r w:rsidR="00024817">
        <w:t xml:space="preserve">vijf types kredieten. De cellen bevatten opnieuw de </w:t>
      </w:r>
      <w:r w:rsidR="0086407E">
        <w:t xml:space="preserve">aantallen </w:t>
      </w:r>
      <w:r w:rsidR="00024817">
        <w:t>personen met achterstallige betalingen.</w:t>
      </w:r>
    </w:p>
    <w:p w14:paraId="7CD51413" w14:textId="77777777" w:rsidR="00DC0A61" w:rsidRDefault="00DC0A61" w:rsidP="005725E2">
      <w:pPr>
        <w:pStyle w:val="Voorbeeld"/>
        <w:numPr>
          <w:ilvl w:val="0"/>
          <w:numId w:val="22"/>
        </w:numPr>
      </w:pPr>
      <w:r w:rsidRPr="687AF4BB">
        <w:rPr>
          <w:lang w:val="nl-NL"/>
        </w:rPr>
        <w:t>Beschrijving van hoe de dataleverancier</w:t>
      </w:r>
      <w:r>
        <w:rPr>
          <w:lang w:val="nl-NL"/>
        </w:rPr>
        <w:t>/bron</w:t>
      </w:r>
      <w:r w:rsidRPr="687AF4BB">
        <w:rPr>
          <w:lang w:val="nl-NL"/>
        </w:rPr>
        <w:t xml:space="preserve"> de cijfers verzamelde</w:t>
      </w:r>
      <w:r>
        <w:rPr>
          <w:lang w:val="nl-NL"/>
        </w:rPr>
        <w:t>:</w:t>
      </w:r>
      <w:r>
        <w:t xml:space="preserve"> </w:t>
      </w:r>
    </w:p>
    <w:p w14:paraId="61C25C07" w14:textId="37286E9A" w:rsidR="00362FD9" w:rsidRPr="00362FD9" w:rsidRDefault="00362FD9" w:rsidP="00362FD9">
      <w:pPr>
        <w:pStyle w:val="Voorbeeld"/>
        <w:ind w:left="720"/>
        <w:rPr>
          <w:lang w:val="nl-NL"/>
        </w:rPr>
      </w:pPr>
      <w:r>
        <w:rPr>
          <w:lang w:val="nl-NL"/>
        </w:rPr>
        <w:t>DE cijfers geven het a</w:t>
      </w:r>
      <w:r w:rsidRPr="00362FD9">
        <w:rPr>
          <w:lang w:val="nl-NL"/>
        </w:rPr>
        <w:t>antal kredietnemers dat op 31 december van het jaar bij de Centrale voor Kredieten aan Particulieren van de Nationale Bank van België geregistreerd staat met minstens 1 achterstallig krediet. Het gaat om achterstallen op consumentenkredieten (leningen op afbetaling, verkopen of afbetaling en kredietopeningen) en (on)roerende hypothecaire kredieten, afgesloten door natuurlijke personen voor privédoeleinden.</w:t>
      </w:r>
    </w:p>
    <w:p w14:paraId="66A39F4D" w14:textId="128D91B4" w:rsidR="00362FD9" w:rsidRPr="00362FD9" w:rsidRDefault="00362FD9" w:rsidP="00362FD9">
      <w:pPr>
        <w:pStyle w:val="Voorbeeld"/>
        <w:ind w:left="720"/>
        <w:rPr>
          <w:lang w:val="nl-NL"/>
        </w:rPr>
      </w:pPr>
      <w:r w:rsidRPr="00362FD9">
        <w:rPr>
          <w:lang w:val="nl-NL"/>
        </w:rPr>
        <w:t>De criteria die aanleiding geven tot de registratie van achterstallen op kredietovereenkomsten zijn de volgende:</w:t>
      </w:r>
    </w:p>
    <w:p w14:paraId="2E2338CC" w14:textId="77777777" w:rsidR="00362FD9" w:rsidRPr="00362FD9" w:rsidRDefault="00362FD9" w:rsidP="00AD4207">
      <w:pPr>
        <w:pStyle w:val="Voorbeeld"/>
        <w:numPr>
          <w:ilvl w:val="1"/>
          <w:numId w:val="22"/>
        </w:numPr>
        <w:rPr>
          <w:lang w:val="nl-NL"/>
        </w:rPr>
      </w:pPr>
      <w:r w:rsidRPr="00362FD9">
        <w:rPr>
          <w:lang w:val="nl-NL"/>
        </w:rPr>
        <w:t>voor de verkopen op afbetaling, de leningen op afbetaling en de financieringshuren en de hypothecaire kredieten onder die vorm:</w:t>
      </w:r>
    </w:p>
    <w:p w14:paraId="1846AC33" w14:textId="77777777" w:rsidR="00362FD9" w:rsidRPr="00362FD9" w:rsidRDefault="00362FD9" w:rsidP="00AD4207">
      <w:pPr>
        <w:pStyle w:val="Voorbeeld"/>
        <w:numPr>
          <w:ilvl w:val="2"/>
          <w:numId w:val="22"/>
        </w:numPr>
        <w:rPr>
          <w:lang w:val="nl-NL"/>
        </w:rPr>
      </w:pPr>
      <w:r w:rsidRPr="00362FD9">
        <w:rPr>
          <w:lang w:val="nl-NL"/>
        </w:rPr>
        <w:t>wanneer 3 termijnbedragen op hun vervaldag niet of onvolledig zijn betaald, of</w:t>
      </w:r>
    </w:p>
    <w:p w14:paraId="6A48DBF1" w14:textId="77777777" w:rsidR="00362FD9" w:rsidRPr="00362FD9" w:rsidRDefault="00362FD9" w:rsidP="00AD4207">
      <w:pPr>
        <w:pStyle w:val="Voorbeeld"/>
        <w:numPr>
          <w:ilvl w:val="2"/>
          <w:numId w:val="22"/>
        </w:numPr>
        <w:rPr>
          <w:lang w:val="nl-NL"/>
        </w:rPr>
      </w:pPr>
      <w:r w:rsidRPr="00362FD9">
        <w:rPr>
          <w:lang w:val="nl-NL"/>
        </w:rPr>
        <w:t>wanneer een vervallen termijnbedrag gedurende 3 maanden niet of onvolledig is betaald, of</w:t>
      </w:r>
    </w:p>
    <w:p w14:paraId="082AAE55" w14:textId="77777777" w:rsidR="00362FD9" w:rsidRPr="00362FD9" w:rsidRDefault="00362FD9" w:rsidP="00AD4207">
      <w:pPr>
        <w:pStyle w:val="Voorbeeld"/>
        <w:numPr>
          <w:ilvl w:val="2"/>
          <w:numId w:val="22"/>
        </w:numPr>
        <w:rPr>
          <w:lang w:val="nl-NL"/>
        </w:rPr>
      </w:pPr>
      <w:r w:rsidRPr="00362FD9">
        <w:rPr>
          <w:lang w:val="nl-NL"/>
        </w:rPr>
        <w:t>wanneer de nog te vervallen termijnbedragen onmiddellijk opeisbaar geworden zijn.</w:t>
      </w:r>
    </w:p>
    <w:p w14:paraId="686E9711" w14:textId="77777777" w:rsidR="00362FD9" w:rsidRPr="00362FD9" w:rsidRDefault="00362FD9" w:rsidP="00AD4207">
      <w:pPr>
        <w:pStyle w:val="Voorbeeld"/>
        <w:numPr>
          <w:ilvl w:val="1"/>
          <w:numId w:val="22"/>
        </w:numPr>
        <w:rPr>
          <w:lang w:val="nl-NL"/>
        </w:rPr>
      </w:pPr>
      <w:r w:rsidRPr="00362FD9">
        <w:rPr>
          <w:lang w:val="nl-NL"/>
        </w:rPr>
        <w:t>voor de kredietopeningen en de hypothecaire kredieten onder die vorm:</w:t>
      </w:r>
    </w:p>
    <w:p w14:paraId="75A65D1C" w14:textId="77777777" w:rsidR="00362FD9" w:rsidRPr="00362FD9" w:rsidRDefault="00362FD9" w:rsidP="00AD4207">
      <w:pPr>
        <w:pStyle w:val="Voorbeeld"/>
        <w:numPr>
          <w:ilvl w:val="2"/>
          <w:numId w:val="22"/>
        </w:numPr>
        <w:rPr>
          <w:lang w:val="nl-NL"/>
        </w:rPr>
      </w:pPr>
      <w:r w:rsidRPr="00362FD9">
        <w:rPr>
          <w:lang w:val="nl-NL"/>
        </w:rPr>
        <w:t>wanneer een bedrag aan kapitaal en/of totale kosten komt te vervallen overeenkomstig de voorwaarden van de kredietovereenkomst en dit niet of onvolledig werd terugbetaald binnen een termijn van 3 maanden, of</w:t>
      </w:r>
    </w:p>
    <w:p w14:paraId="0A4EF7A2" w14:textId="77777777" w:rsidR="00362FD9" w:rsidRPr="00362FD9" w:rsidRDefault="00362FD9" w:rsidP="00AD4207">
      <w:pPr>
        <w:pStyle w:val="Voorbeeld"/>
        <w:numPr>
          <w:ilvl w:val="2"/>
          <w:numId w:val="22"/>
        </w:numPr>
        <w:rPr>
          <w:lang w:val="nl-NL"/>
        </w:rPr>
      </w:pPr>
      <w:r w:rsidRPr="00362FD9">
        <w:rPr>
          <w:lang w:val="nl-NL"/>
        </w:rPr>
        <w:t>wanneer het kapitaal volledig opeisbaar is geworden en het verschuldigde bedrag niet of onvolledig werd terugbetaald, of</w:t>
      </w:r>
    </w:p>
    <w:p w14:paraId="1A2DF49D" w14:textId="127EAA17" w:rsidR="00362FD9" w:rsidRDefault="00362FD9" w:rsidP="00AD4207">
      <w:pPr>
        <w:pStyle w:val="Voorbeeld"/>
        <w:numPr>
          <w:ilvl w:val="2"/>
          <w:numId w:val="22"/>
        </w:numPr>
        <w:rPr>
          <w:lang w:val="nl-NL"/>
        </w:rPr>
      </w:pPr>
      <w:r w:rsidRPr="00362FD9">
        <w:rPr>
          <w:lang w:val="nl-NL"/>
        </w:rPr>
        <w:t>wanneer het totaal terug te betalen bedrag niet werd terugbetaald binnen de maand na het verstrijken van de nulstellingstermijn.</w:t>
      </w:r>
    </w:p>
    <w:p w14:paraId="649BB1DA" w14:textId="6FAB992A" w:rsidR="00DC0A61" w:rsidRDefault="00DC0A61" w:rsidP="00DC0A61">
      <w:pPr>
        <w:pStyle w:val="Voorbeeld"/>
        <w:ind w:left="720"/>
      </w:pPr>
      <w:r w:rsidRPr="00DC0A61">
        <w:rPr>
          <w:lang w:val="nl-NL"/>
        </w:rPr>
        <w:t>Annelies vra</w:t>
      </w:r>
      <w:r w:rsidR="00AD4207">
        <w:rPr>
          <w:lang w:val="nl-NL"/>
        </w:rPr>
        <w:t>a</w:t>
      </w:r>
      <w:r w:rsidRPr="00DC0A61">
        <w:rPr>
          <w:lang w:val="nl-NL"/>
        </w:rPr>
        <w:t>g</w:t>
      </w:r>
      <w:r w:rsidR="00AD4207">
        <w:rPr>
          <w:lang w:val="nl-NL"/>
        </w:rPr>
        <w:t xml:space="preserve">t nog na </w:t>
      </w:r>
      <w:r w:rsidR="003C4426">
        <w:rPr>
          <w:lang w:val="nl-NL"/>
        </w:rPr>
        <w:t xml:space="preserve">bij de Nationale Bank </w:t>
      </w:r>
      <w:r w:rsidR="00A3225F">
        <w:rPr>
          <w:lang w:val="nl-NL"/>
        </w:rPr>
        <w:t>hoe die registers precies worden aangevuld</w:t>
      </w:r>
      <w:r w:rsidR="003C4426">
        <w:rPr>
          <w:lang w:val="nl-NL"/>
        </w:rPr>
        <w:t xml:space="preserve"> en up-to-date gehouden</w:t>
      </w:r>
      <w:r w:rsidR="00A3225F">
        <w:rPr>
          <w:lang w:val="nl-NL"/>
        </w:rPr>
        <w:t>.</w:t>
      </w:r>
    </w:p>
    <w:p w14:paraId="65D2B10D" w14:textId="36F1C379" w:rsidR="00DE3FBF" w:rsidRDefault="00DE3FBF" w:rsidP="00032DA0">
      <w:pPr>
        <w:pStyle w:val="Voorbeeld"/>
      </w:pPr>
      <w:r>
        <w:t xml:space="preserve">De </w:t>
      </w:r>
      <w:r w:rsidR="00967873">
        <w:t>handmatige</w:t>
      </w:r>
      <w:r>
        <w:t xml:space="preserve"> verwerking van de gedownloade </w:t>
      </w:r>
      <w:r w:rsidR="00967873">
        <w:t xml:space="preserve">xlsx-bestanden tot één geïntegreerd bestand is een stap die snel moet worden </w:t>
      </w:r>
      <w:r w:rsidR="007C5DD0">
        <w:t>aangepast</w:t>
      </w:r>
      <w:r w:rsidR="00967873">
        <w:t xml:space="preserve">. Handmatige bewerkingen zijn immers </w:t>
      </w:r>
      <w:r w:rsidR="00F30E0A">
        <w:t>veel gevoeliger voor fouten en achteraf niet traceerbaar of makkelijk herhaalbaar.</w:t>
      </w:r>
      <w:r w:rsidR="00081B5C">
        <w:t xml:space="preserve"> Dit moeten we vermijden.</w:t>
      </w:r>
      <w:r w:rsidR="00E30446">
        <w:t xml:space="preserve"> Ofwel stuurt Annelies de databestanden </w:t>
      </w:r>
      <w:r w:rsidR="00FB3CC3">
        <w:t xml:space="preserve">door naar de data-engineers zoals ze deze downloadt van de website, ofwel voorziet Annelies een eigen transformatiecode </w:t>
      </w:r>
      <w:r w:rsidR="00332336">
        <w:t xml:space="preserve">(bv. in R) </w:t>
      </w:r>
      <w:r w:rsidR="00FB3CC3">
        <w:t xml:space="preserve">die ergens centraal wordt </w:t>
      </w:r>
      <w:commentRangeStart w:id="54"/>
      <w:commentRangeStart w:id="55"/>
      <w:commentRangeStart w:id="56"/>
      <w:r w:rsidR="00FB3CC3">
        <w:t>opgeslagen</w:t>
      </w:r>
      <w:commentRangeEnd w:id="54"/>
      <w:r w:rsidR="00676F76">
        <w:rPr>
          <w:rStyle w:val="CommentReference"/>
          <w:i w:val="0"/>
          <w:color w:val="1C1A15" w:themeColor="background2" w:themeShade="1A"/>
        </w:rPr>
        <w:commentReference w:id="54"/>
      </w:r>
      <w:commentRangeEnd w:id="55"/>
      <w:r w:rsidR="00EA4F74">
        <w:rPr>
          <w:rStyle w:val="CommentReference"/>
          <w:i w:val="0"/>
          <w:color w:val="1C1A15" w:themeColor="background2" w:themeShade="1A"/>
        </w:rPr>
        <w:commentReference w:id="55"/>
      </w:r>
      <w:commentRangeEnd w:id="56"/>
      <w:r w:rsidR="00663240">
        <w:rPr>
          <w:rStyle w:val="CommentReference"/>
          <w:i w:val="0"/>
          <w:color w:val="1C1A15" w:themeColor="background2" w:themeShade="1A"/>
        </w:rPr>
        <w:commentReference w:id="56"/>
      </w:r>
      <w:r w:rsidR="00FB3CC3">
        <w:t xml:space="preserve">. </w:t>
      </w:r>
    </w:p>
    <w:p w14:paraId="36239D16" w14:textId="785EBF02" w:rsidR="00032DA0" w:rsidRDefault="00DE3FBF" w:rsidP="00032DA0">
      <w:pPr>
        <w:pStyle w:val="Voorbeeld"/>
      </w:pPr>
      <w:r>
        <w:t xml:space="preserve">! </w:t>
      </w:r>
      <w:r w:rsidR="00032DA0">
        <w:t>Merk ook de verschillen op in woordgebruik. De Nationale Bank spreekt over ‘niet geregulariseerd achterstallig krediet’, terwijl in het overzicht van GSM-indicatoren wordt gesproken over ‘wanbetaling voor … krediet’. Dit verschil in woordgebruik maakt data- en metadatabeheer alleen maar moeilijker.</w:t>
      </w:r>
    </w:p>
    <w:p w14:paraId="264D1E96" w14:textId="7D4FAB4B" w:rsidR="00C602EB" w:rsidRDefault="00F67632" w:rsidP="004E6A2E">
      <w:pPr>
        <w:pStyle w:val="Kop2-zondernummer"/>
      </w:pPr>
      <w:bookmarkStart w:id="57" w:name="_Toc164268895"/>
      <w:r>
        <w:t>S</w:t>
      </w:r>
      <w:r w:rsidR="00186575">
        <w:t>TAP</w:t>
      </w:r>
      <w:r>
        <w:t xml:space="preserve"> 2: </w:t>
      </w:r>
      <w:r w:rsidR="00072DD6">
        <w:t>Transformatie naar gekuiste data en validatie</w:t>
      </w:r>
      <w:bookmarkEnd w:id="57"/>
    </w:p>
    <w:p w14:paraId="5F14CD04" w14:textId="3F9F9DBC" w:rsidR="00F95FA5" w:rsidRDefault="00D833F4" w:rsidP="00BF6F33">
      <w:r>
        <w:t>In de tweede stap wordt de aangeleverde ruwe data getransformeerd naar een gekuiste dataset met een datastructuur geschikt voor de database.</w:t>
      </w:r>
      <w:r w:rsidR="00DE7548">
        <w:t xml:space="preserve"> Deze stap </w:t>
      </w:r>
      <w:r w:rsidR="007E4707">
        <w:t>wordt uitgevoerd</w:t>
      </w:r>
      <w:r w:rsidR="00DE7548">
        <w:t xml:space="preserve"> door de data-engineers</w:t>
      </w:r>
      <w:r w:rsidR="004A3F89">
        <w:t xml:space="preserve"> op basis van informatie aangeleverd door de analist</w:t>
      </w:r>
      <w:r w:rsidR="00021781">
        <w:t xml:space="preserve"> in de </w:t>
      </w:r>
      <w:commentRangeStart w:id="58"/>
      <w:r w:rsidR="00021781">
        <w:t>procesbeschrijving</w:t>
      </w:r>
      <w:commentRangeEnd w:id="58"/>
      <w:r w:rsidR="00E502E8">
        <w:rPr>
          <w:rStyle w:val="CommentReference"/>
        </w:rPr>
        <w:commentReference w:id="58"/>
      </w:r>
      <w:r w:rsidR="004A3F89">
        <w:t xml:space="preserve">. Een uitzondering hierop zijn analisten </w:t>
      </w:r>
      <w:r w:rsidR="00F95FA5">
        <w:t xml:space="preserve">die </w:t>
      </w:r>
      <w:r w:rsidR="005C0DF2">
        <w:t xml:space="preserve">zelf </w:t>
      </w:r>
      <w:r w:rsidR="007E4707">
        <w:t xml:space="preserve">op-zichzelf-staande </w:t>
      </w:r>
      <w:r w:rsidR="005C0DF2">
        <w:t>code k</w:t>
      </w:r>
      <w:r w:rsidR="00F95FA5">
        <w:t>unne</w:t>
      </w:r>
      <w:r w:rsidR="005C0DF2">
        <w:t xml:space="preserve">n </w:t>
      </w:r>
      <w:r w:rsidR="00021781">
        <w:t xml:space="preserve">schrijven en aanleveren </w:t>
      </w:r>
      <w:r w:rsidR="005C0DF2">
        <w:t xml:space="preserve">om deze </w:t>
      </w:r>
      <w:r w:rsidR="0019705E">
        <w:t xml:space="preserve">transformaties uit te </w:t>
      </w:r>
      <w:commentRangeStart w:id="59"/>
      <w:commentRangeStart w:id="60"/>
      <w:r w:rsidR="0019705E">
        <w:t>voeren</w:t>
      </w:r>
      <w:commentRangeEnd w:id="59"/>
      <w:r w:rsidR="00F070A7">
        <w:rPr>
          <w:rStyle w:val="CommentReference"/>
        </w:rPr>
        <w:commentReference w:id="59"/>
      </w:r>
      <w:commentRangeEnd w:id="60"/>
      <w:r w:rsidR="00FD5344">
        <w:rPr>
          <w:rStyle w:val="CommentReference"/>
        </w:rPr>
        <w:commentReference w:id="60"/>
      </w:r>
      <w:r w:rsidR="0019705E">
        <w:t>.</w:t>
      </w:r>
      <w:r w:rsidR="000E2C64">
        <w:t xml:space="preserve"> </w:t>
      </w:r>
      <w:r w:rsidR="009A6E0F">
        <w:t>(</w:t>
      </w:r>
      <w:r w:rsidR="000E2C64">
        <w:t xml:space="preserve">Op-zichzelf-staande code is code die enkel moet worden uitgevoerd om alle benodigde </w:t>
      </w:r>
      <w:r w:rsidR="009A6E0F">
        <w:t>bewerkingen uit te voeren op basis van een duidelijke input en met een duidelijke output. Geen enkele bewerking inclusief inlezen of wegschrijven van data gebeurt</w:t>
      </w:r>
      <w:r w:rsidR="00104573">
        <w:t xml:space="preserve"> </w:t>
      </w:r>
      <w:r w:rsidR="001D0D22">
        <w:t>manueel.)</w:t>
      </w:r>
    </w:p>
    <w:p w14:paraId="3B2D5654" w14:textId="078B1501" w:rsidR="00670409" w:rsidRDefault="009F6197" w:rsidP="00BF6F33">
      <w:r w:rsidRPr="009F6197">
        <w:t xml:space="preserve">In deze </w:t>
      </w:r>
      <w:r>
        <w:t>stap</w:t>
      </w:r>
      <w:r w:rsidRPr="009F6197">
        <w:t xml:space="preserve"> wordt de data </w:t>
      </w:r>
      <w:r w:rsidR="00104573">
        <w:t xml:space="preserve">nog </w:t>
      </w:r>
      <w:r w:rsidRPr="009F6197">
        <w:t>niet verrijkt</w:t>
      </w:r>
      <w:r w:rsidR="003A301F">
        <w:t>. Dit betekent dat er</w:t>
      </w:r>
      <w:r w:rsidRPr="009F6197">
        <w:t xml:space="preserve"> </w:t>
      </w:r>
      <w:r w:rsidR="006F7E7D">
        <w:t xml:space="preserve">nog geen </w:t>
      </w:r>
      <w:r w:rsidRPr="009F6197">
        <w:t xml:space="preserve">bewerkingen </w:t>
      </w:r>
      <w:r w:rsidR="006F7E7D">
        <w:t xml:space="preserve">worden </w:t>
      </w:r>
      <w:r w:rsidRPr="009F6197">
        <w:t>gedaan op de inhoudelijke data.</w:t>
      </w:r>
      <w:r w:rsidR="0060570A">
        <w:t xml:space="preserve"> De data wordt enkel </w:t>
      </w:r>
      <w:r w:rsidR="0019705E">
        <w:t>in een betere datastructuur geplaatst</w:t>
      </w:r>
      <w:r w:rsidR="0060570A">
        <w:t>.</w:t>
      </w:r>
      <w:r w:rsidRPr="009F6197">
        <w:t xml:space="preserve"> </w:t>
      </w:r>
      <w:r w:rsidR="009F6F91">
        <w:t xml:space="preserve">De </w:t>
      </w:r>
      <w:r w:rsidR="00696993">
        <w:t xml:space="preserve">structuur van de gekuiste data </w:t>
      </w:r>
      <w:r w:rsidR="00D37CE0">
        <w:t>wordt</w:t>
      </w:r>
      <w:r w:rsidR="00696993">
        <w:t xml:space="preserve"> </w:t>
      </w:r>
      <w:r w:rsidR="00A01E64">
        <w:t xml:space="preserve">op voorhand </w:t>
      </w:r>
      <w:r w:rsidR="00696993">
        <w:t>vast</w:t>
      </w:r>
      <w:r w:rsidR="00225308">
        <w:t xml:space="preserve">gelegd </w:t>
      </w:r>
      <w:r w:rsidR="00D37CE0">
        <w:t>door de data-architect en -engineers</w:t>
      </w:r>
      <w:r w:rsidR="006F7E7D">
        <w:t xml:space="preserve"> </w:t>
      </w:r>
      <w:r w:rsidR="00172076">
        <w:t>in een zogenaamde data structure definition of DSD</w:t>
      </w:r>
      <w:r w:rsidR="00670409">
        <w:t>. De analist kan uiteraard steeds opmerkingen en suggesties doorgeven voor wijzigingen in de</w:t>
      </w:r>
      <w:r w:rsidR="006F7E7D">
        <w:t>ze</w:t>
      </w:r>
      <w:r w:rsidR="00670409">
        <w:t xml:space="preserve"> datastructuur, bijvoorbeeld als deze niet </w:t>
      </w:r>
      <w:r w:rsidR="00F028FA">
        <w:t xml:space="preserve">is </w:t>
      </w:r>
      <w:r w:rsidR="00670409">
        <w:t>afgestemd op de aangeleverde data</w:t>
      </w:r>
      <w:r w:rsidR="00F028FA">
        <w:t xml:space="preserve">. </w:t>
      </w:r>
      <w:r w:rsidR="00670409">
        <w:t xml:space="preserve"> </w:t>
      </w:r>
      <w:r w:rsidR="00F028FA">
        <w:t>D</w:t>
      </w:r>
      <w:r w:rsidR="00670409">
        <w:t xml:space="preserve">e data-architect en -engineers </w:t>
      </w:r>
      <w:r w:rsidR="00F028FA">
        <w:t>blijven</w:t>
      </w:r>
      <w:r w:rsidR="00670409">
        <w:t xml:space="preserve"> </w:t>
      </w:r>
      <w:r w:rsidR="00F028FA">
        <w:t xml:space="preserve">echter </w:t>
      </w:r>
      <w:r w:rsidR="00670409">
        <w:t>steeds de eindverantwoor</w:t>
      </w:r>
      <w:r w:rsidR="003A7AD2">
        <w:t>de</w:t>
      </w:r>
      <w:r w:rsidR="00670409">
        <w:t>lij</w:t>
      </w:r>
      <w:r w:rsidR="00F028FA">
        <w:t>ken.</w:t>
      </w:r>
      <w:r w:rsidR="00670409">
        <w:t xml:space="preserve"> Zo kunnen zij zorgen voor consistentie tussen verschillende</w:t>
      </w:r>
      <w:r w:rsidR="00123C62">
        <w:t xml:space="preserve"> databronnen binnen het </w:t>
      </w:r>
      <w:commentRangeStart w:id="61"/>
      <w:r w:rsidR="00123C62">
        <w:t>data</w:t>
      </w:r>
      <w:r w:rsidR="0060570A">
        <w:t>-</w:t>
      </w:r>
      <w:r w:rsidR="00123C62">
        <w:t>warehouse.</w:t>
      </w:r>
      <w:r w:rsidR="00670409">
        <w:t xml:space="preserve"> </w:t>
      </w:r>
      <w:commentRangeEnd w:id="61"/>
      <w:r w:rsidR="006E7415">
        <w:rPr>
          <w:rStyle w:val="CommentReference"/>
        </w:rPr>
        <w:commentReference w:id="61"/>
      </w:r>
    </w:p>
    <w:p w14:paraId="05A1841A" w14:textId="4C4C18F0" w:rsidR="00911ECA" w:rsidRDefault="00225308" w:rsidP="00BF6F33">
      <w:r>
        <w:t xml:space="preserve">De </w:t>
      </w:r>
      <w:r w:rsidR="00670409">
        <w:t>data</w:t>
      </w:r>
      <w:r>
        <w:t xml:space="preserve">structuur </w:t>
      </w:r>
      <w:r w:rsidR="00950C5C">
        <w:t>legt voor elke variabele in de gekuiste data de volgende kenmerken vast</w:t>
      </w:r>
      <w:r w:rsidR="009F2B17">
        <w:t>, waar</w:t>
      </w:r>
      <w:r w:rsidR="001D22CD">
        <w:t>van</w:t>
      </w:r>
      <w:r w:rsidR="009F2B17">
        <w:t xml:space="preserve"> niet  kan worden afgeweken</w:t>
      </w:r>
      <w:r w:rsidR="00172076">
        <w:t>:</w:t>
      </w:r>
      <w:r w:rsidR="00950C5C">
        <w:t xml:space="preserve"> </w:t>
      </w:r>
      <w:r w:rsidR="00696993">
        <w:t xml:space="preserve"> </w:t>
      </w:r>
    </w:p>
    <w:p w14:paraId="1BF5710A" w14:textId="07A09EA2" w:rsidR="002C1C76" w:rsidRDefault="009F2B17" w:rsidP="005725E2">
      <w:pPr>
        <w:pStyle w:val="ListParagraph"/>
        <w:numPr>
          <w:ilvl w:val="0"/>
          <w:numId w:val="15"/>
        </w:numPr>
      </w:pPr>
      <w:r>
        <w:t>D</w:t>
      </w:r>
      <w:r w:rsidR="002C1C76">
        <w:t>e naam</w:t>
      </w:r>
      <w:r w:rsidR="00487123">
        <w:t xml:space="preserve"> van de variabele</w:t>
      </w:r>
      <w:r>
        <w:t>.</w:t>
      </w:r>
      <w:r w:rsidR="002C1C76">
        <w:t xml:space="preserve"> </w:t>
      </w:r>
    </w:p>
    <w:p w14:paraId="38B387CD" w14:textId="1AF36CC6" w:rsidR="00A030DD" w:rsidRDefault="009F2B17" w:rsidP="005725E2">
      <w:pPr>
        <w:pStyle w:val="ListParagraph"/>
        <w:numPr>
          <w:ilvl w:val="0"/>
          <w:numId w:val="15"/>
        </w:numPr>
      </w:pPr>
      <w:r>
        <w:t>De</w:t>
      </w:r>
      <w:r w:rsidR="00A030DD">
        <w:t xml:space="preserve"> functie van de variabele</w:t>
      </w:r>
      <w:r>
        <w:t>:</w:t>
      </w:r>
    </w:p>
    <w:p w14:paraId="6F795510" w14:textId="37F250E5" w:rsidR="000942F6" w:rsidRDefault="00A030DD" w:rsidP="005725E2">
      <w:pPr>
        <w:pStyle w:val="ListParagraph"/>
        <w:numPr>
          <w:ilvl w:val="1"/>
          <w:numId w:val="15"/>
        </w:numPr>
      </w:pPr>
      <w:commentRangeStart w:id="62"/>
      <w:r>
        <w:t>D</w:t>
      </w:r>
      <w:r w:rsidR="00DC26B4">
        <w:t>imensie</w:t>
      </w:r>
      <w:commentRangeEnd w:id="62"/>
      <w:r w:rsidR="00E838D6">
        <w:rPr>
          <w:rStyle w:val="CommentReference"/>
        </w:rPr>
        <w:commentReference w:id="62"/>
      </w:r>
      <w:r>
        <w:t xml:space="preserve">: een variabele die de rijen in de </w:t>
      </w:r>
      <w:r w:rsidR="000942F6">
        <w:t>ge</w:t>
      </w:r>
      <w:r w:rsidR="002A4561">
        <w:t>kuiste</w:t>
      </w:r>
      <w:r w:rsidR="000942F6">
        <w:t xml:space="preserve"> dataset uniek helpt identificeren (bv. NIS-code, observatiejaar,…) </w:t>
      </w:r>
    </w:p>
    <w:p w14:paraId="7FF0DE0C" w14:textId="77777777" w:rsidR="00E43996" w:rsidRDefault="000942F6" w:rsidP="005725E2">
      <w:pPr>
        <w:pStyle w:val="ListParagraph"/>
        <w:numPr>
          <w:ilvl w:val="1"/>
          <w:numId w:val="15"/>
        </w:numPr>
      </w:pPr>
      <w:r>
        <w:t>M</w:t>
      </w:r>
      <w:r w:rsidR="00DC26B4">
        <w:t>easure</w:t>
      </w:r>
      <w:r>
        <w:t xml:space="preserve">: Een variabele met de </w:t>
      </w:r>
      <w:r w:rsidR="00E43996">
        <w:t>geobserveerde waarden</w:t>
      </w:r>
    </w:p>
    <w:p w14:paraId="51256739" w14:textId="62029054" w:rsidR="00E43996" w:rsidRDefault="00E43996" w:rsidP="005725E2">
      <w:pPr>
        <w:pStyle w:val="ListParagraph"/>
        <w:numPr>
          <w:ilvl w:val="1"/>
          <w:numId w:val="15"/>
        </w:numPr>
      </w:pPr>
      <w:r>
        <w:t xml:space="preserve">Attribute: </w:t>
      </w:r>
      <w:r w:rsidR="009F2B17">
        <w:t xml:space="preserve">Een </w:t>
      </w:r>
      <w:r>
        <w:t>variabele die meer informatie ge</w:t>
      </w:r>
      <w:r w:rsidR="009F2B17">
        <w:t>eft</w:t>
      </w:r>
      <w:r>
        <w:t xml:space="preserve"> over de </w:t>
      </w:r>
      <w:r w:rsidR="002A4561">
        <w:t>measures</w:t>
      </w:r>
      <w:r w:rsidR="009F2B17">
        <w:t>. Bijvoorbeeld</w:t>
      </w:r>
      <w:r>
        <w:t xml:space="preserve"> </w:t>
      </w:r>
      <w:r w:rsidR="009F2B17">
        <w:t>het</w:t>
      </w:r>
      <w:r>
        <w:t xml:space="preserve"> </w:t>
      </w:r>
      <w:r w:rsidR="00A913E7">
        <w:t xml:space="preserve">type observatie (geobserveerde waarde, geschatte waarde, </w:t>
      </w:r>
      <w:r w:rsidR="0017280A">
        <w:t>afgeleide waarde, geïmputeerde waarde,</w:t>
      </w:r>
      <w:r w:rsidR="00A913E7">
        <w:t>…)</w:t>
      </w:r>
      <w:r w:rsidR="0017280A">
        <w:t xml:space="preserve"> of </w:t>
      </w:r>
      <w:r w:rsidR="009F2B17">
        <w:t xml:space="preserve">de </w:t>
      </w:r>
      <w:r w:rsidR="0017280A">
        <w:t>confidentialiteit</w:t>
      </w:r>
      <w:r w:rsidR="009F2B17">
        <w:t>status</w:t>
      </w:r>
      <w:r w:rsidR="0017280A">
        <w:t xml:space="preserve"> (vrij om te publiceren, </w:t>
      </w:r>
      <w:r w:rsidR="005567AF">
        <w:t>versluierd</w:t>
      </w:r>
      <w:r w:rsidR="0017280A">
        <w:t>,…)</w:t>
      </w:r>
      <w:r w:rsidR="009F2B17">
        <w:t>.</w:t>
      </w:r>
      <w:r w:rsidR="0017280A">
        <w:t xml:space="preserve"> </w:t>
      </w:r>
    </w:p>
    <w:p w14:paraId="263A440E" w14:textId="26557A44" w:rsidR="0004782B" w:rsidRDefault="009F2B17" w:rsidP="005725E2">
      <w:pPr>
        <w:pStyle w:val="ListParagraph"/>
        <w:numPr>
          <w:ilvl w:val="0"/>
          <w:numId w:val="15"/>
        </w:numPr>
      </w:pPr>
      <w:r>
        <w:t>D</w:t>
      </w:r>
      <w:r w:rsidR="0004782B">
        <w:t>e codelijst</w:t>
      </w:r>
      <w:r w:rsidR="00BF323A">
        <w:t xml:space="preserve"> </w:t>
      </w:r>
      <w:r w:rsidR="0004782B">
        <w:t>waarin alle mogelijke waarden op deze variabele staan opgesomd en wat die waarden betekenen</w:t>
      </w:r>
      <w:r w:rsidR="008514C4">
        <w:t xml:space="preserve">. </w:t>
      </w:r>
      <w:r w:rsidR="00452AF3">
        <w:t xml:space="preserve">De codelijst bevat zowel informatie voor categorische variabelen (bv. de variabele kan waarde ‘M’ bevatten voor ‘Man’) als </w:t>
      </w:r>
      <w:r w:rsidR="002A69FF">
        <w:t xml:space="preserve">voor numerieke variabelen of datums (bv. een </w:t>
      </w:r>
      <w:r w:rsidR="00652475">
        <w:t>datum</w:t>
      </w:r>
      <w:r w:rsidR="002A69FF">
        <w:t xml:space="preserve"> </w:t>
      </w:r>
      <w:r w:rsidR="00652475">
        <w:t xml:space="preserve">staat </w:t>
      </w:r>
      <w:r w:rsidR="002A69FF">
        <w:t xml:space="preserve">steeds </w:t>
      </w:r>
      <w:r w:rsidR="00652475">
        <w:t>genoteerd in YY</w:t>
      </w:r>
      <w:r w:rsidR="000D4366">
        <w:t>Y</w:t>
      </w:r>
      <w:r w:rsidR="00652475">
        <w:t>Y-MM-DD formaat</w:t>
      </w:r>
      <w:r w:rsidR="002A69FF">
        <w:t xml:space="preserve">). </w:t>
      </w:r>
      <w:r w:rsidR="008514C4">
        <w:t xml:space="preserve">De codelijsten worden </w:t>
      </w:r>
      <w:r>
        <w:t xml:space="preserve">eveneens </w:t>
      </w:r>
      <w:r w:rsidR="005567AF">
        <w:t>centraal</w:t>
      </w:r>
      <w:r w:rsidR="008514C4">
        <w:t xml:space="preserve"> gedefinieerd</w:t>
      </w:r>
      <w:r w:rsidR="00B26D4E">
        <w:t xml:space="preserve"> door de data-architect en data-engineers</w:t>
      </w:r>
      <w:r w:rsidR="00B04132">
        <w:t xml:space="preserve">, maar de analist kan hen </w:t>
      </w:r>
      <w:r w:rsidR="006D5060">
        <w:t xml:space="preserve">ook hier </w:t>
      </w:r>
      <w:r w:rsidR="00B04132">
        <w:t>uiteraard steeds suggesties geven</w:t>
      </w:r>
      <w:r w:rsidR="008514C4">
        <w:t>.</w:t>
      </w:r>
      <w:r w:rsidR="00705437">
        <w:t xml:space="preserve"> </w:t>
      </w:r>
    </w:p>
    <w:p w14:paraId="50401D63" w14:textId="544BE61A" w:rsidR="00FA2E44" w:rsidRDefault="00511996" w:rsidP="00C602EB">
      <w:r>
        <w:t xml:space="preserve">Bij </w:t>
      </w:r>
      <w:r w:rsidR="00F72CE0">
        <w:t xml:space="preserve">elke </w:t>
      </w:r>
      <w:r>
        <w:t xml:space="preserve">transformatie </w:t>
      </w:r>
      <w:r w:rsidR="00F72CE0">
        <w:t xml:space="preserve">van ruwe naar gekuiste dataset </w:t>
      </w:r>
      <w:r>
        <w:t xml:space="preserve">wordt steeds </w:t>
      </w:r>
      <w:r w:rsidR="00F72CE0">
        <w:t xml:space="preserve">automatisch </w:t>
      </w:r>
      <w:r>
        <w:t xml:space="preserve">gecheckt of de </w:t>
      </w:r>
      <w:r w:rsidR="00F72CE0">
        <w:t xml:space="preserve">gekuiste </w:t>
      </w:r>
      <w:r>
        <w:t>dataset voldoe</w:t>
      </w:r>
      <w:r w:rsidR="00F72CE0">
        <w:t>t</w:t>
      </w:r>
      <w:r>
        <w:t xml:space="preserve"> aan de </w:t>
      </w:r>
      <w:r w:rsidR="00F72CE0">
        <w:t xml:space="preserve">opgelegde structuur en bijhorende </w:t>
      </w:r>
      <w:r>
        <w:t>codelijsten.</w:t>
      </w:r>
      <w:r w:rsidR="00FD3AB5">
        <w:t xml:space="preserve"> </w:t>
      </w:r>
      <w:r w:rsidR="002616E2">
        <w:t>Als de gekuiste data niet voldoet aan de o</w:t>
      </w:r>
      <w:r w:rsidR="00985B0C">
        <w:t xml:space="preserve">pgelegde structuur, moet de data-transformatie </w:t>
      </w:r>
      <w:r w:rsidR="0043481C">
        <w:t xml:space="preserve">worden </w:t>
      </w:r>
      <w:r w:rsidR="00985B0C">
        <w:t>herzien.</w:t>
      </w:r>
    </w:p>
    <w:p w14:paraId="3577FC52" w14:textId="167E80B5" w:rsidR="00582CF5" w:rsidRDefault="00582CF5" w:rsidP="00C602EB">
      <w:r w:rsidRPr="00582CF5">
        <w:t xml:space="preserve">We bewaren onze gekuiste data </w:t>
      </w:r>
      <w:r>
        <w:t xml:space="preserve">ook </w:t>
      </w:r>
      <w:r w:rsidRPr="00582CF5">
        <w:t xml:space="preserve">steeds in lang formaat. Dat betekent dat er per geobserveerd cijfer één rij aanwezig is in de </w:t>
      </w:r>
      <w:commentRangeStart w:id="63"/>
      <w:r w:rsidRPr="00582CF5">
        <w:t>dataset</w:t>
      </w:r>
      <w:commentRangeEnd w:id="63"/>
      <w:r w:rsidR="00C30A1C">
        <w:rPr>
          <w:rStyle w:val="CommentReference"/>
        </w:rPr>
        <w:commentReference w:id="63"/>
      </w:r>
      <w:r w:rsidRPr="00582CF5">
        <w:t>.</w:t>
      </w:r>
    </w:p>
    <w:p w14:paraId="1365A54E" w14:textId="04E64C67" w:rsidR="00FD3AB5" w:rsidRDefault="00C36570" w:rsidP="00C602EB">
      <w:r>
        <w:t xml:space="preserve">Onze database is op de eerste plaats gericht op de opslag van cijfers </w:t>
      </w:r>
      <w:r w:rsidR="00DD336E">
        <w:t xml:space="preserve">volgens bepaalde kenmerken (parameters) volgens een geografische indeling (gemeenten, provincies, gewesten,…) en tijdsindeling (per maand, per jaar,…). </w:t>
      </w:r>
      <w:r w:rsidR="007D5E85">
        <w:t>E</w:t>
      </w:r>
      <w:r w:rsidR="00F22D79">
        <w:t xml:space="preserve">lke gekuiste dataset </w:t>
      </w:r>
      <w:r w:rsidR="007D5E85">
        <w:t xml:space="preserve">bevat </w:t>
      </w:r>
      <w:r w:rsidR="00A137B5">
        <w:t xml:space="preserve">daarom </w:t>
      </w:r>
      <w:r w:rsidR="007D5E85">
        <w:t xml:space="preserve">sowieso </w:t>
      </w:r>
      <w:r w:rsidR="00F22D79">
        <w:t xml:space="preserve">volgende </w:t>
      </w:r>
      <w:commentRangeStart w:id="64"/>
      <w:r w:rsidR="00FD3AB5">
        <w:t>var</w:t>
      </w:r>
      <w:r w:rsidR="00A137B5">
        <w:t>i</w:t>
      </w:r>
      <w:r w:rsidR="00FD3AB5">
        <w:t>abelen</w:t>
      </w:r>
      <w:commentRangeEnd w:id="64"/>
      <w:r w:rsidR="00A55512">
        <w:rPr>
          <w:rStyle w:val="CommentReference"/>
        </w:rPr>
        <w:commentReference w:id="64"/>
      </w:r>
      <w:r w:rsidR="00FD3AB5">
        <w:t>:</w:t>
      </w:r>
    </w:p>
    <w:p w14:paraId="70EBB1B1" w14:textId="77777777" w:rsidR="00D52C58" w:rsidRDefault="00FD3AB5" w:rsidP="005725E2">
      <w:pPr>
        <w:pStyle w:val="ListParagraph"/>
        <w:numPr>
          <w:ilvl w:val="0"/>
          <w:numId w:val="14"/>
        </w:numPr>
      </w:pPr>
      <w:r>
        <w:t xml:space="preserve">Variabelen voor </w:t>
      </w:r>
      <w:r w:rsidR="00A137B5">
        <w:t>de</w:t>
      </w:r>
      <w:r w:rsidR="000810DE">
        <w:t xml:space="preserve"> geografische </w:t>
      </w:r>
      <w:r w:rsidR="006241F6">
        <w:t>dimensie</w:t>
      </w:r>
      <w:r w:rsidR="000810DE">
        <w:t>:</w:t>
      </w:r>
      <w:r w:rsidR="00507445">
        <w:t xml:space="preserve"> </w:t>
      </w:r>
    </w:p>
    <w:p w14:paraId="649FA8E4" w14:textId="638EEA09" w:rsidR="00735CD5" w:rsidRDefault="00507445" w:rsidP="00D52C58">
      <w:pPr>
        <w:pStyle w:val="ListParagraph"/>
        <w:ind w:left="720"/>
      </w:pPr>
      <w:r>
        <w:t>Dit zijn voornamelijk variabelen die verwijzen naar een NIS-code</w:t>
      </w:r>
      <w:r w:rsidR="004251E8">
        <w:t xml:space="preserve">, </w:t>
      </w:r>
      <w:r>
        <w:t>postcode</w:t>
      </w:r>
      <w:r w:rsidR="004251E8">
        <w:t xml:space="preserve"> of andere geografische gebieden</w:t>
      </w:r>
      <w:r>
        <w:t xml:space="preserve">. </w:t>
      </w:r>
      <w:r w:rsidR="00157B3C">
        <w:t>De codelijsten worden voorzien door de data-architect en -engineers en bevatten</w:t>
      </w:r>
      <w:r w:rsidR="002B7E99">
        <w:t xml:space="preserve"> de ingebedde hiërarchie</w:t>
      </w:r>
      <w:r w:rsidR="00C943EB">
        <w:t xml:space="preserve"> (bv. </w:t>
      </w:r>
      <w:r w:rsidR="004076E0">
        <w:t xml:space="preserve">elke postcode valt onder een NIS-code, </w:t>
      </w:r>
      <w:r w:rsidR="00C943EB">
        <w:t xml:space="preserve">elke gemeente valt onder een </w:t>
      </w:r>
      <w:r w:rsidR="003E1E46">
        <w:t>provincie</w:t>
      </w:r>
      <w:r w:rsidR="004076E0">
        <w:t>,…</w:t>
      </w:r>
      <w:r w:rsidR="00C943EB">
        <w:t xml:space="preserve">). </w:t>
      </w:r>
      <w:r w:rsidR="004F21AC">
        <w:t xml:space="preserve">De standaard variabele </w:t>
      </w:r>
      <w:r w:rsidR="00C943EB">
        <w:t xml:space="preserve">om deze informatie te bewaren </w:t>
      </w:r>
      <w:r w:rsidR="004F21AC">
        <w:t xml:space="preserve">heet doorgaans </w:t>
      </w:r>
      <w:r w:rsidR="002B7E99" w:rsidRPr="002B7E99">
        <w:t>REF_AREA</w:t>
      </w:r>
      <w:r w:rsidR="007B70BF">
        <w:t xml:space="preserve"> die doorgaans NIS-codes of postcodes bevat</w:t>
      </w:r>
      <w:r w:rsidR="00C943EB">
        <w:t>.</w:t>
      </w:r>
      <w:r w:rsidR="006A6C95">
        <w:t xml:space="preserve"> </w:t>
      </w:r>
      <w:r w:rsidR="007B70BF">
        <w:t>Dez</w:t>
      </w:r>
      <w:r w:rsidR="006A6C95">
        <w:t xml:space="preserve">e </w:t>
      </w:r>
      <w:r w:rsidR="007B70BF">
        <w:t xml:space="preserve">variabele </w:t>
      </w:r>
      <w:r w:rsidR="006A6C95">
        <w:t xml:space="preserve">kan worden aangevuld met een variabele REF_AREA_CLASS om het onderscheid tussen verschillende </w:t>
      </w:r>
      <w:r w:rsidR="00D50457">
        <w:t>classificatiesystemen duidelijk te maken, zoals postcodes versus NIS-codes</w:t>
      </w:r>
      <w:r w:rsidR="007B70BF">
        <w:t>.</w:t>
      </w:r>
    </w:p>
    <w:p w14:paraId="625F4F88" w14:textId="77777777" w:rsidR="008B125E" w:rsidRDefault="00D52C58" w:rsidP="005725E2">
      <w:pPr>
        <w:pStyle w:val="ListParagraph"/>
        <w:numPr>
          <w:ilvl w:val="0"/>
          <w:numId w:val="14"/>
        </w:numPr>
      </w:pPr>
      <w:r>
        <w:t>Variabelen voor de</w:t>
      </w:r>
      <w:r w:rsidR="00C63582">
        <w:t xml:space="preserve"> </w:t>
      </w:r>
      <w:r w:rsidR="006241F6">
        <w:t>tijdsdimensie</w:t>
      </w:r>
      <w:r w:rsidR="00C63582">
        <w:t>:</w:t>
      </w:r>
    </w:p>
    <w:p w14:paraId="4A4A9C73" w14:textId="3EDAF03E" w:rsidR="00862A9E" w:rsidRDefault="002F498B" w:rsidP="008B125E">
      <w:pPr>
        <w:pStyle w:val="ListParagraph"/>
        <w:ind w:left="720"/>
      </w:pPr>
      <w:r>
        <w:t>Deze variabele</w:t>
      </w:r>
      <w:r w:rsidR="008B125E">
        <w:t>n</w:t>
      </w:r>
      <w:r>
        <w:t xml:space="preserve"> ge</w:t>
      </w:r>
      <w:r w:rsidR="008B125E">
        <w:t>ven</w:t>
      </w:r>
      <w:r>
        <w:t xml:space="preserve"> weer o</w:t>
      </w:r>
      <w:r w:rsidR="0090274C">
        <w:t>p</w:t>
      </w:r>
      <w:r>
        <w:t xml:space="preserve"> welke </w:t>
      </w:r>
      <w:r w:rsidR="0092045E">
        <w:t>tijdsperiode d</w:t>
      </w:r>
      <w:r w:rsidR="00224B9F">
        <w:t xml:space="preserve">e cijfers betrekking hebben. Voor cijfers die een uittreksel zijn op een specifieke dag wordt steeds de </w:t>
      </w:r>
      <w:r w:rsidR="00964853">
        <w:t xml:space="preserve">volledige </w:t>
      </w:r>
      <w:r w:rsidR="00224B9F">
        <w:t xml:space="preserve">datum </w:t>
      </w:r>
      <w:r w:rsidR="00964853">
        <w:t xml:space="preserve">ingevuld. Als de cijfers </w:t>
      </w:r>
      <w:r w:rsidR="000F3962">
        <w:t>betrekking hebben op een jaar</w:t>
      </w:r>
      <w:r w:rsidR="00C94FCB">
        <w:t xml:space="preserve"> of een maand</w:t>
      </w:r>
      <w:r w:rsidR="000F3962">
        <w:t xml:space="preserve"> (bv. </w:t>
      </w:r>
      <w:r w:rsidR="00C94FCB">
        <w:t xml:space="preserve">door de specifieke manier van meten of </w:t>
      </w:r>
      <w:r w:rsidR="000F3962">
        <w:t xml:space="preserve">door </w:t>
      </w:r>
      <w:r w:rsidR="00964853">
        <w:t>een aggregatie</w:t>
      </w:r>
      <w:r w:rsidR="000F3962">
        <w:t>)</w:t>
      </w:r>
      <w:r w:rsidR="00964853">
        <w:t xml:space="preserve"> </w:t>
      </w:r>
      <w:r w:rsidR="00E005DF">
        <w:t>word</w:t>
      </w:r>
      <w:r w:rsidR="00C64FA7">
        <w:t xml:space="preserve">t </w:t>
      </w:r>
      <w:r w:rsidR="00351900">
        <w:t xml:space="preserve">respectievelijk </w:t>
      </w:r>
      <w:r w:rsidR="00C64FA7">
        <w:t xml:space="preserve">enkel het jaar </w:t>
      </w:r>
      <w:r w:rsidR="00351900">
        <w:t>of</w:t>
      </w:r>
      <w:r w:rsidR="008B125E">
        <w:t xml:space="preserve"> </w:t>
      </w:r>
      <w:r w:rsidR="00C64FA7">
        <w:t xml:space="preserve"> </w:t>
      </w:r>
      <w:r w:rsidR="00351900">
        <w:t>jaar+</w:t>
      </w:r>
      <w:r w:rsidR="00C64FA7">
        <w:t>maand opgenomen</w:t>
      </w:r>
      <w:r w:rsidR="00E005DF">
        <w:t>.</w:t>
      </w:r>
      <w:r w:rsidR="0092045E">
        <w:t xml:space="preserve"> </w:t>
      </w:r>
      <w:r w:rsidR="008B125E">
        <w:t xml:space="preserve">We gebruiken doorgaans de variabele met naam </w:t>
      </w:r>
      <w:r w:rsidR="008B125E" w:rsidRPr="008B125E">
        <w:rPr>
          <w:color w:val="000000"/>
        </w:rPr>
        <w:t xml:space="preserve">TIME_PERIOD </w:t>
      </w:r>
      <w:r w:rsidR="008B125E">
        <w:t xml:space="preserve">volgens het SDMX-formaat in </w:t>
      </w:r>
      <w:hyperlink r:id="rId17" w:history="1">
        <w:r w:rsidR="00DE4420">
          <w:rPr>
            <w:rStyle w:val="Hyperlink"/>
          </w:rPr>
          <w:t>CL_TIME_FORMAT_1.0_2009.doc (live.com)</w:t>
        </w:r>
      </w:hyperlink>
      <w:r w:rsidR="008B125E">
        <w:t xml:space="preserve">. Verder kan ook variabele </w:t>
      </w:r>
      <w:r w:rsidR="008B125E" w:rsidRPr="008B125E">
        <w:rPr>
          <w:color w:val="000000"/>
        </w:rPr>
        <w:t>TIME_PER_COLLECT w</w:t>
      </w:r>
      <w:r w:rsidR="008B125E">
        <w:t xml:space="preserve">orden voorzien als de cijfers een aggregatie zijn over een langere tijdsperiode. Deze variabele volgt de SDMX codelijst in </w:t>
      </w:r>
      <w:hyperlink r:id="rId18" w:history="1">
        <w:r w:rsidR="00E2714A">
          <w:rPr>
            <w:rStyle w:val="Hyperlink"/>
          </w:rPr>
          <w:t>CL_TIME_PER_COLLECT_v1_0_15-4-2015.doc (live.com)</w:t>
        </w:r>
      </w:hyperlink>
      <w:r w:rsidR="004F662B">
        <w:t>.</w:t>
      </w:r>
    </w:p>
    <w:p w14:paraId="1ED8D66F" w14:textId="5724212B" w:rsidR="001048F8" w:rsidRDefault="00064A3C" w:rsidP="005725E2">
      <w:pPr>
        <w:pStyle w:val="ListParagraph"/>
        <w:numPr>
          <w:ilvl w:val="0"/>
          <w:numId w:val="14"/>
        </w:numPr>
      </w:pPr>
      <w:r>
        <w:t>Variabelen voor d</w:t>
      </w:r>
      <w:r w:rsidR="00A74C8C">
        <w:t>e parameter</w:t>
      </w:r>
      <w:r w:rsidR="008F2967">
        <w:t xml:space="preserve"> dimensie</w:t>
      </w:r>
      <w:r w:rsidR="003C1F04">
        <w:t>:</w:t>
      </w:r>
    </w:p>
    <w:p w14:paraId="77D82FEA" w14:textId="77777777" w:rsidR="00880063" w:rsidRDefault="00880063" w:rsidP="00880063">
      <w:pPr>
        <w:pStyle w:val="ListParagraph"/>
        <w:ind w:left="720"/>
      </w:pPr>
      <w:r>
        <w:t xml:space="preserve">Aangezien er per geobserveerd cijfer één rij aanwezig moet zijn in de dataset, worden er steeds variabelen voorzien om te verwijzen naar de parameter waarop het cijfer betrekking heeft. De term ‘parameter’ wordt in deze richtlijn in de brede zin van het woord gebruikt, namelijk om te verwijzen naar alle informatie die vertelt wat de specifieke cijfers precies weergeven. </w:t>
      </w:r>
      <w:r w:rsidRPr="00D863F5">
        <w:t>In sommige aangeleverde data bestaan de parameters</w:t>
      </w:r>
      <w:r>
        <w:t xml:space="preserve"> mogelijks</w:t>
      </w:r>
      <w:r w:rsidRPr="00D863F5">
        <w:t xml:space="preserve"> uit meerdere dimensies. Bv. bij onderwijsdata krijgen we cijfers gekruist volgens (a) onderwijsniveau (lager onderwijs/secundair onderwijs/hoger onderwijs), (b) band met gemeente/stad (woonplaats of plaats van onderwijsinstelling; leerling woont in gemeente A maar gaat naar school in gemeente B) en (c) thuistaal (Nederlands/niet-Nederlands/onbekend). Voor elke dimensie moet een aparte kolom worden aangemaakt in de gekuiste dataset met bijhorende codelijst.</w:t>
      </w:r>
      <w:r>
        <w:t xml:space="preserve"> </w:t>
      </w:r>
    </w:p>
    <w:p w14:paraId="3BB321D0" w14:textId="77777777" w:rsidR="00880063" w:rsidRDefault="00880063" w:rsidP="00880063">
      <w:pPr>
        <w:pStyle w:val="ListParagraph"/>
        <w:ind w:left="720"/>
      </w:pPr>
      <w:r>
        <w:t>De codelijsten voor deze parametervariabelen worden voorzien door de data-engineers en -architect. De analist kan hier natuurlijk steeds suggesties geven voor aanpassingen omwille van een mismatch met de aangeleverde data.</w:t>
      </w:r>
    </w:p>
    <w:p w14:paraId="5C479D99" w14:textId="72738F6B" w:rsidR="00880063" w:rsidRDefault="00880063" w:rsidP="00880063">
      <w:pPr>
        <w:pStyle w:val="ListParagraph"/>
        <w:ind w:left="720"/>
      </w:pPr>
      <w:r>
        <w:t>Opmerking: elke parameter verwijst naar een unieke manier om cijfers te produceren of af te leiden. Als een bepaald cijfer plots op een andere manier wordt geproduceerd of afgeleid, betekent dit in principe een nieuwe parameter</w:t>
      </w:r>
      <w:r w:rsidR="00732E58">
        <w:t xml:space="preserve"> of zelfs een nieuw </w:t>
      </w:r>
      <w:r w:rsidR="00863784">
        <w:t>data-aanlevering</w:t>
      </w:r>
      <w:r w:rsidR="00B77C48">
        <w:t>sproces</w:t>
      </w:r>
      <w:r>
        <w:t xml:space="preserve">. De data-engineers voegen dan een nieuwe </w:t>
      </w:r>
      <w:r w:rsidR="00863784">
        <w:t>codes</w:t>
      </w:r>
      <w:r>
        <w:t xml:space="preserve"> toe aan de codelijsten waar de analist naar kan verwijzen bij dataleveringen.</w:t>
      </w:r>
    </w:p>
    <w:p w14:paraId="03759EB0" w14:textId="2B22193B" w:rsidR="00A16C6E" w:rsidRDefault="00880063" w:rsidP="00880063">
      <w:pPr>
        <w:pStyle w:val="ListParagraph"/>
        <w:numPr>
          <w:ilvl w:val="0"/>
          <w:numId w:val="14"/>
        </w:numPr>
      </w:pPr>
      <w:r>
        <w:t xml:space="preserve">Naast de dimensies hebben we de measure-variabelen. Deze bevatten de cijfers zelf. De cijfers worden doorgaans ondergebracht in één variabele met de naam </w:t>
      </w:r>
      <w:r w:rsidRPr="00BA4B7A">
        <w:t>OBS_VALUE</w:t>
      </w:r>
      <w:r>
        <w:t xml:space="preserve">. De codelijst voor deze variabele wordt opgesteld door de data-architect en -engineers in overleg met de analist.  De codelijst hangt uiteraard ook samen met de parameter. Als verschillende parameters in een aangeleverde ruwe dataset allemaal dezelfde codelijst volgen kunnen ze in dezelfde gekuiste dataset worden bewaard. Als verschillende parameters andere codelijsten volgen moeten deze parameters in aparte gekuiste datasets worden bewaard zodat de codelijsten elkaar niet bevuilen. </w:t>
      </w:r>
    </w:p>
    <w:p w14:paraId="3BEA56F5" w14:textId="1E13ABE7" w:rsidR="008D2F26" w:rsidRDefault="008B17E1" w:rsidP="008D2F26">
      <w:pPr>
        <w:pStyle w:val="ListParagraph"/>
        <w:numPr>
          <w:ilvl w:val="0"/>
          <w:numId w:val="14"/>
        </w:numPr>
      </w:pPr>
      <w:r>
        <w:t xml:space="preserve">Verder wordt er steeds een </w:t>
      </w:r>
      <w:r w:rsidR="007D03FB">
        <w:t xml:space="preserve">attribute-variabele voorzien met informatie over de observatiestatus. Deze variabele </w:t>
      </w:r>
      <w:r w:rsidR="00CA09CC">
        <w:t xml:space="preserve">wordt OBS_STATUS genoemd en </w:t>
      </w:r>
      <w:r w:rsidR="00547A6F">
        <w:t xml:space="preserve">vertelt hoe </w:t>
      </w:r>
      <w:r w:rsidR="0097092B">
        <w:t>de</w:t>
      </w:r>
      <w:r w:rsidR="00547A6F">
        <w:t xml:space="preserve"> cijfer</w:t>
      </w:r>
      <w:r w:rsidR="0097092B">
        <w:t>s in de measure-variabelen</w:t>
      </w:r>
      <w:r w:rsidR="007D03FB">
        <w:t xml:space="preserve"> </w:t>
      </w:r>
      <w:r w:rsidR="00547A6F">
        <w:t>tot stand kwam</w:t>
      </w:r>
      <w:r w:rsidR="0097092B">
        <w:t>en</w:t>
      </w:r>
      <w:r w:rsidR="00763B40">
        <w:t xml:space="preserve">. </w:t>
      </w:r>
      <w:r w:rsidR="0097092B">
        <w:t>Zijn</w:t>
      </w:r>
      <w:r w:rsidR="00763B40">
        <w:t xml:space="preserve"> het gewoon observatie</w:t>
      </w:r>
      <w:r w:rsidR="0097092B">
        <w:t>s</w:t>
      </w:r>
      <w:r w:rsidR="00763B40">
        <w:t>? Of heeft de data-leverancier zelf schatting</w:t>
      </w:r>
      <w:r w:rsidR="003470A2">
        <w:t>en</w:t>
      </w:r>
      <w:r w:rsidR="00763B40">
        <w:t xml:space="preserve"> gemaakt? Of </w:t>
      </w:r>
      <w:r w:rsidR="003470A2">
        <w:t>zijn er</w:t>
      </w:r>
      <w:r w:rsidR="00763B40">
        <w:t xml:space="preserve"> waarde</w:t>
      </w:r>
      <w:r w:rsidR="003470A2">
        <w:t>n</w:t>
      </w:r>
      <w:r w:rsidR="00763B40">
        <w:t xml:space="preserve"> geïmputeerd?</w:t>
      </w:r>
      <w:r w:rsidR="00F5255B">
        <w:t xml:space="preserve"> </w:t>
      </w:r>
      <w:r w:rsidR="003470A2">
        <w:t>Voor deze varabele</w:t>
      </w:r>
      <w:r w:rsidR="00F5255B">
        <w:t xml:space="preserve"> wordt </w:t>
      </w:r>
      <w:r w:rsidR="0043575C">
        <w:t>de SDMX</w:t>
      </w:r>
      <w:r w:rsidR="004B6CF6">
        <w:t>-</w:t>
      </w:r>
      <w:r w:rsidR="00F5255B">
        <w:t xml:space="preserve">codelijst </w:t>
      </w:r>
      <w:r w:rsidR="0043575C">
        <w:t xml:space="preserve">gebruikt in </w:t>
      </w:r>
      <w:hyperlink r:id="rId19" w:history="1">
        <w:r w:rsidR="0043575C">
          <w:rPr>
            <w:rStyle w:val="Hyperlink"/>
          </w:rPr>
          <w:t>CL_OBS_STATUS_v2_2.docx (live.com)</w:t>
        </w:r>
      </w:hyperlink>
      <w:r w:rsidR="00F5255B">
        <w:t>.</w:t>
      </w:r>
      <w:r w:rsidR="008D2F26">
        <w:t xml:space="preserve"> (Noot: als de observatiestatus voor alle waarden gelijk is, kan deze in de praktijk </w:t>
      </w:r>
      <w:r w:rsidR="00DE6FD0">
        <w:t xml:space="preserve">in de database </w:t>
      </w:r>
      <w:r w:rsidR="008D2F26">
        <w:t>ook worden gekoppeld als attribuut aan de gehele dataset in plaat van aan elke rij afzonderlijk</w:t>
      </w:r>
      <w:r w:rsidR="00DE6FD0">
        <w:t>, dit is echter enkel belangrijk voor de data-architect en -engineers</w:t>
      </w:r>
      <w:r w:rsidR="008D2F26">
        <w:t>)</w:t>
      </w:r>
    </w:p>
    <w:p w14:paraId="49057D39" w14:textId="46FBBD5E" w:rsidR="004B6CF6" w:rsidRDefault="006773D0" w:rsidP="005725E2">
      <w:pPr>
        <w:pStyle w:val="ListParagraph"/>
        <w:numPr>
          <w:ilvl w:val="0"/>
          <w:numId w:val="14"/>
        </w:numPr>
      </w:pPr>
      <w:r>
        <w:t xml:space="preserve">Als laatste wordt een attribute-variabele voorzien voor de confidentialiteitstatus. Deze </w:t>
      </w:r>
      <w:r w:rsidR="00CA09CC">
        <w:t xml:space="preserve">variabele wordt </w:t>
      </w:r>
      <w:r w:rsidR="00F5255B">
        <w:t>CONF_STATUS</w:t>
      </w:r>
      <w:r w:rsidR="00CA09CC">
        <w:t xml:space="preserve"> genoemd en</w:t>
      </w:r>
      <w:r w:rsidR="00F5255B">
        <w:t xml:space="preserve"> vertelt of </w:t>
      </w:r>
      <w:r w:rsidR="00CA09CC">
        <w:t>de</w:t>
      </w:r>
      <w:r w:rsidR="00F5255B">
        <w:t xml:space="preserve"> cijfer</w:t>
      </w:r>
      <w:r w:rsidR="00CA09CC">
        <w:t>s</w:t>
      </w:r>
      <w:r w:rsidR="00F5255B">
        <w:t xml:space="preserve"> m</w:t>
      </w:r>
      <w:r w:rsidR="00CA09CC">
        <w:t>o</w:t>
      </w:r>
      <w:r w:rsidR="00F5255B">
        <w:t>g</w:t>
      </w:r>
      <w:r w:rsidR="00CA09CC">
        <w:t>en</w:t>
      </w:r>
      <w:r w:rsidR="00F5255B">
        <w:t xml:space="preserve"> gepubliceerd worden of niet. </w:t>
      </w:r>
      <w:r w:rsidR="00CA09CC">
        <w:t xml:space="preserve">De variabele volgt </w:t>
      </w:r>
      <w:r w:rsidR="0043575C">
        <w:t>de SDMX</w:t>
      </w:r>
      <w:r w:rsidR="00CA09CC">
        <w:t>-</w:t>
      </w:r>
      <w:r w:rsidR="0043575C">
        <w:t xml:space="preserve">codelijst in </w:t>
      </w:r>
      <w:r w:rsidR="00CC02F2">
        <w:t xml:space="preserve"> </w:t>
      </w:r>
      <w:hyperlink r:id="rId20" w:history="1">
        <w:r w:rsidR="00CC02F2" w:rsidRPr="00413EEE">
          <w:rPr>
            <w:rStyle w:val="Hyperlink"/>
          </w:rPr>
          <w:t>https://sdmx.org/wp-content/uploads/CL_CONF_STATUS_1_3_2022.docx</w:t>
        </w:r>
      </w:hyperlink>
      <w:r w:rsidR="006E3DD8">
        <w:t>)</w:t>
      </w:r>
      <w:r w:rsidR="003D6A36">
        <w:t>.</w:t>
      </w:r>
    </w:p>
    <w:p w14:paraId="69FE1A99" w14:textId="2EFAD1C3" w:rsidR="00F5255B" w:rsidRDefault="004B6CF6" w:rsidP="004B6CF6">
      <w:pPr>
        <w:pStyle w:val="ListParagraph"/>
        <w:ind w:left="720"/>
      </w:pPr>
      <w:r>
        <w:t>O</w:t>
      </w:r>
      <w:r w:rsidR="00A751F3">
        <w:t>pgelet als een dataleverancier al data versluier</w:t>
      </w:r>
      <w:r w:rsidR="0063273C">
        <w:t>t</w:t>
      </w:r>
      <w:r w:rsidR="00A751F3">
        <w:t xml:space="preserve"> en dit aanduidt met een bepaalde code is </w:t>
      </w:r>
      <w:r>
        <w:t>de beschikbare</w:t>
      </w:r>
      <w:r w:rsidR="00A751F3">
        <w:t xml:space="preserve"> data vrij voor publicatie</w:t>
      </w:r>
      <w:r w:rsidR="0056047A">
        <w:t xml:space="preserve"> (bv. een versluiering door waarde ‘&lt;3’ mogen we wel publiceren)</w:t>
      </w:r>
      <w:r w:rsidR="0063273C">
        <w:t xml:space="preserve">. De CONF_STATUS staat dan gewoon op ‘free’. Enkel als we onversluierde waarden </w:t>
      </w:r>
      <w:r>
        <w:t>bewaren</w:t>
      </w:r>
      <w:r w:rsidR="009A1212">
        <w:t xml:space="preserve"> </w:t>
      </w:r>
      <w:r w:rsidR="0063273C">
        <w:t xml:space="preserve">die niet gepubliceerd </w:t>
      </w:r>
      <w:r w:rsidR="007333D8">
        <w:t>mogen worden</w:t>
      </w:r>
      <w:r w:rsidR="0063273C">
        <w:t>, moet de CONF</w:t>
      </w:r>
      <w:r w:rsidR="007333D8">
        <w:t xml:space="preserve">_STATUS </w:t>
      </w:r>
      <w:r>
        <w:t>bij deze waa</w:t>
      </w:r>
      <w:r w:rsidR="00E96408">
        <w:t>r</w:t>
      </w:r>
      <w:r>
        <w:t xml:space="preserve">den </w:t>
      </w:r>
      <w:r w:rsidR="007333D8">
        <w:t>op een andere code worden gezet.</w:t>
      </w:r>
      <w:r w:rsidR="0063273C">
        <w:t xml:space="preserve"> </w:t>
      </w:r>
    </w:p>
    <w:p w14:paraId="73C8713F" w14:textId="4677CC6B" w:rsidR="00FD3DA2" w:rsidRDefault="00DF6F38" w:rsidP="009F6F91">
      <w:r>
        <w:t>Om de ruwe databestanden naar de gekuiste databestanden om te zetten op maat van de database</w:t>
      </w:r>
      <w:r w:rsidR="00D75765">
        <w:t xml:space="preserve"> en om dit proces transparant te documenteren voor de eindgebruiker</w:t>
      </w:r>
      <w:r>
        <w:t>,</w:t>
      </w:r>
      <w:r w:rsidR="0018442F">
        <w:t xml:space="preserve"> moet de analist</w:t>
      </w:r>
      <w:r>
        <w:t xml:space="preserve"> opnieuw </w:t>
      </w:r>
      <w:r w:rsidR="00235A91">
        <w:t xml:space="preserve">heel wat informatie </w:t>
      </w:r>
      <w:r w:rsidR="0018442F">
        <w:t>voorzien</w:t>
      </w:r>
      <w:r w:rsidR="00235A91">
        <w:t>.</w:t>
      </w:r>
      <w:r w:rsidR="0018442F">
        <w:t xml:space="preserve"> </w:t>
      </w:r>
      <w:r w:rsidR="007D38CC">
        <w:t xml:space="preserve">Ook hier is transparantie en herhaalbaarheid het uitgangspunt. </w:t>
      </w:r>
      <w:r w:rsidR="005F1FF2">
        <w:t xml:space="preserve">De data-engineers </w:t>
      </w:r>
      <w:r w:rsidR="00B87FA1">
        <w:t>(</w:t>
      </w:r>
      <w:r w:rsidR="005F1FF2">
        <w:t>of andere</w:t>
      </w:r>
      <w:r w:rsidR="007D38CC">
        <w:t xml:space="preserve"> collega</w:t>
      </w:r>
      <w:r w:rsidR="005F1FF2">
        <w:t>’s</w:t>
      </w:r>
      <w:r w:rsidR="00B87FA1">
        <w:t>)</w:t>
      </w:r>
      <w:r w:rsidR="007D38CC">
        <w:t xml:space="preserve"> moet</w:t>
      </w:r>
      <w:r w:rsidR="005F1FF2">
        <w:t>en</w:t>
      </w:r>
      <w:r w:rsidR="007D38CC">
        <w:t xml:space="preserve"> in staat zijn </w:t>
      </w:r>
      <w:r w:rsidR="005F1FF2">
        <w:t xml:space="preserve">het transformatieproces uit te voeren </w:t>
      </w:r>
      <w:r w:rsidR="007D38CC">
        <w:t xml:space="preserve">enkel op basis van de documentatie. </w:t>
      </w:r>
      <w:r w:rsidR="006E583A">
        <w:t>Hiervoor</w:t>
      </w:r>
      <w:r w:rsidR="00A11774">
        <w:t xml:space="preserve"> moeten </w:t>
      </w:r>
      <w:r w:rsidR="006E583A">
        <w:t>zij</w:t>
      </w:r>
      <w:r w:rsidR="00A11774">
        <w:t xml:space="preserve"> voor elke variabele in de gekuiste dataset weten hoe deze wordt afgeleid. </w:t>
      </w:r>
      <w:r w:rsidR="002C3908">
        <w:t xml:space="preserve">Het is de opdracht van de analist om aan te geven hoe die </w:t>
      </w:r>
      <w:r w:rsidR="00B007EA">
        <w:t>afleidingen m</w:t>
      </w:r>
      <w:r w:rsidR="002C3908">
        <w:t>oet</w:t>
      </w:r>
      <w:r w:rsidR="00B007EA">
        <w:t>en</w:t>
      </w:r>
      <w:r w:rsidR="002C3908">
        <w:t xml:space="preserve"> worden uitgevoerd. </w:t>
      </w:r>
      <w:r w:rsidR="008C16A7">
        <w:t xml:space="preserve">De data-engineers stellen op basis van deze </w:t>
      </w:r>
      <w:r w:rsidR="00FD3DA2">
        <w:t>informatie de</w:t>
      </w:r>
      <w:r w:rsidR="0018442F">
        <w:t xml:space="preserve"> structuur van de dataset</w:t>
      </w:r>
      <w:r w:rsidR="00FD3DA2">
        <w:t xml:space="preserve"> op</w:t>
      </w:r>
      <w:r w:rsidR="006E583A">
        <w:t xml:space="preserve"> </w:t>
      </w:r>
      <w:r w:rsidR="00131909">
        <w:t xml:space="preserve">via een DSD en codelijsten, </w:t>
      </w:r>
      <w:r w:rsidR="006E583A">
        <w:t xml:space="preserve">waaraan de inhoud </w:t>
      </w:r>
      <w:r w:rsidR="00131909">
        <w:t>van de gekuiste datasets automatisch afgetoetst wordt.</w:t>
      </w:r>
      <w:r w:rsidR="00FD3DA2">
        <w:t xml:space="preserve"> </w:t>
      </w:r>
    </w:p>
    <w:p w14:paraId="4D1BFA00" w14:textId="315CE284" w:rsidR="002C3908" w:rsidRDefault="00FD3DA2" w:rsidP="009F6F91">
      <w:r>
        <w:t>Dit zijn de vragen die de analist zeker moet beantwoorden:</w:t>
      </w:r>
    </w:p>
    <w:p w14:paraId="413A4657" w14:textId="6F4EEA20" w:rsidR="00FD3DA2" w:rsidRDefault="00A15445" w:rsidP="005725E2">
      <w:pPr>
        <w:pStyle w:val="ListParagraph"/>
        <w:numPr>
          <w:ilvl w:val="0"/>
          <w:numId w:val="16"/>
        </w:numPr>
      </w:pPr>
      <w:r>
        <w:t xml:space="preserve">Over welke geografische eenheden is er informatie aanwezig in de </w:t>
      </w:r>
      <w:r w:rsidR="00131909">
        <w:t>ruwe</w:t>
      </w:r>
      <w:r>
        <w:t xml:space="preserve"> dataset</w:t>
      </w:r>
      <w:r w:rsidR="001A622F">
        <w:t>. Waar is de informatie over de geografische eenheden te vinden in de dataset. Als de dataset geen expliciete NIS-codes</w:t>
      </w:r>
      <w:r w:rsidR="009E2420">
        <w:t>,</w:t>
      </w:r>
      <w:r w:rsidR="001A622F">
        <w:t xml:space="preserve"> postcodes </w:t>
      </w:r>
      <w:r w:rsidR="009E2420">
        <w:t xml:space="preserve">of andere geografische codes </w:t>
      </w:r>
      <w:r w:rsidR="001A622F">
        <w:t>bevat</w:t>
      </w:r>
      <w:r w:rsidR="006330DA">
        <w:t xml:space="preserve"> in overeenstemming met de codelijsten</w:t>
      </w:r>
      <w:r w:rsidR="001A622F">
        <w:t xml:space="preserve">, hoe moeten die dan worden </w:t>
      </w:r>
      <w:commentRangeStart w:id="65"/>
      <w:r w:rsidR="001A622F">
        <w:t>afgeleid</w:t>
      </w:r>
      <w:commentRangeEnd w:id="65"/>
      <w:r w:rsidR="00162CE7">
        <w:rPr>
          <w:rStyle w:val="CommentReference"/>
        </w:rPr>
        <w:commentReference w:id="65"/>
      </w:r>
      <w:r w:rsidR="001A622F">
        <w:t>?</w:t>
      </w:r>
      <w:r w:rsidR="005A3445">
        <w:t xml:space="preserve"> </w:t>
      </w:r>
    </w:p>
    <w:p w14:paraId="10DD2DD4" w14:textId="1BA677FD" w:rsidR="00B1630C" w:rsidRDefault="00EE3540" w:rsidP="00EE3540">
      <w:pPr>
        <w:pStyle w:val="ListParagraph"/>
        <w:ind w:left="720"/>
      </w:pPr>
      <w:r>
        <w:t>Wat betreft NIS-code</w:t>
      </w:r>
      <w:r w:rsidR="00715440">
        <w:t>s</w:t>
      </w:r>
      <w:r>
        <w:t xml:space="preserve"> is het belangrijk om steeds aan te geven </w:t>
      </w:r>
    </w:p>
    <w:p w14:paraId="0537C169" w14:textId="60FC4CAF" w:rsidR="00EE3540" w:rsidRDefault="00EE3540" w:rsidP="00B1630C">
      <w:pPr>
        <w:pStyle w:val="ListParagraph"/>
        <w:numPr>
          <w:ilvl w:val="1"/>
          <w:numId w:val="16"/>
        </w:numPr>
      </w:pPr>
      <w:r>
        <w:t>op welk niveau van de hiërarchische classificatie voor geografische indeling (van het Nationaal Instituut van de Statistiek</w:t>
      </w:r>
      <w:r w:rsidR="00F30EBE">
        <w:t xml:space="preserve">, zie </w:t>
      </w:r>
      <w:r w:rsidR="00F30EBE" w:rsidRPr="00F30EBE">
        <w:t>https://statbel.fgov.be/nl/over-statbel/methodologie/classificaties/geografie</w:t>
      </w:r>
      <w:r>
        <w:t xml:space="preserve">), de cijfers weergegeven worden. Het gemeenteniveau </w:t>
      </w:r>
      <w:r w:rsidR="00F30EBE">
        <w:t xml:space="preserve">wordt </w:t>
      </w:r>
      <w:r>
        <w:t xml:space="preserve">bijvoorbeeld </w:t>
      </w:r>
      <w:r w:rsidR="00F30EBE">
        <w:t xml:space="preserve">uitgedrukt als </w:t>
      </w:r>
      <w:r>
        <w:t>NIS5</w:t>
      </w:r>
      <w:r w:rsidR="00F30EBE">
        <w:t>, d</w:t>
      </w:r>
      <w:r>
        <w:t>eelgemeente</w:t>
      </w:r>
      <w:r w:rsidR="00DB575F">
        <w:t xml:space="preserve">n als </w:t>
      </w:r>
      <w:r>
        <w:t>NIS6</w:t>
      </w:r>
      <w:r w:rsidR="00DB575F">
        <w:t>.</w:t>
      </w:r>
    </w:p>
    <w:p w14:paraId="4AE0E286" w14:textId="3802F641" w:rsidR="00EE3540" w:rsidRDefault="00DB575F" w:rsidP="00DB575F">
      <w:pPr>
        <w:pStyle w:val="ListParagraph"/>
        <w:numPr>
          <w:ilvl w:val="1"/>
          <w:numId w:val="16"/>
        </w:numPr>
      </w:pPr>
      <w:r>
        <w:t>o</w:t>
      </w:r>
      <w:r w:rsidR="00EE3540">
        <w:t>ver welke versie (of editie) van de classificatie (codelijst) het gaat. Over de jaren heen, worden er namelijk nieuwe edities uitgebracht</w:t>
      </w:r>
      <w:r w:rsidR="00715440">
        <w:t xml:space="preserve"> als gevolg van</w:t>
      </w:r>
      <w:r w:rsidR="00EE3540">
        <w:t xml:space="preserve"> administratieve aanpassingen</w:t>
      </w:r>
      <w:r>
        <w:t xml:space="preserve"> door bijvoorbeeld gemeentefusies</w:t>
      </w:r>
      <w:r w:rsidR="00EE3540">
        <w:t>.</w:t>
      </w:r>
    </w:p>
    <w:p w14:paraId="7F0CE397" w14:textId="7D799347" w:rsidR="00572506" w:rsidRPr="00BA4D74" w:rsidRDefault="00572506" w:rsidP="005725E2">
      <w:pPr>
        <w:pStyle w:val="ListParagraph"/>
        <w:numPr>
          <w:ilvl w:val="0"/>
          <w:numId w:val="16"/>
        </w:numPr>
        <w:rPr>
          <w:lang w:val="nl-NL"/>
        </w:rPr>
      </w:pPr>
      <w:r w:rsidRPr="00BA4D74">
        <w:rPr>
          <w:lang w:val="nl-NL"/>
        </w:rPr>
        <w:t>Op welke tijdsperiode hebben deze data betrekking? Bv. "kalenderjaar 2023"</w:t>
      </w:r>
      <w:r w:rsidR="00BD6975">
        <w:rPr>
          <w:lang w:val="nl-NL"/>
        </w:rPr>
        <w:t xml:space="preserve"> of een uittreksel op “2022-21-31”</w:t>
      </w:r>
      <w:r w:rsidR="001A622F">
        <w:rPr>
          <w:lang w:val="nl-NL"/>
        </w:rPr>
        <w:t>.</w:t>
      </w:r>
      <w:r w:rsidR="006330DA">
        <w:rPr>
          <w:lang w:val="nl-NL"/>
        </w:rPr>
        <w:t xml:space="preserve"> Hoe kan dit worden afgeleid uit de </w:t>
      </w:r>
      <w:r w:rsidR="00131909">
        <w:rPr>
          <w:lang w:val="nl-NL"/>
        </w:rPr>
        <w:t xml:space="preserve">ruwe </w:t>
      </w:r>
      <w:r w:rsidR="006330DA">
        <w:rPr>
          <w:lang w:val="nl-NL"/>
        </w:rPr>
        <w:t>data</w:t>
      </w:r>
      <w:r w:rsidR="00131909">
        <w:rPr>
          <w:lang w:val="nl-NL"/>
        </w:rPr>
        <w:t>set</w:t>
      </w:r>
      <w:r w:rsidR="006330DA">
        <w:rPr>
          <w:lang w:val="nl-NL"/>
        </w:rPr>
        <w:t>?</w:t>
      </w:r>
    </w:p>
    <w:p w14:paraId="63BB3C43" w14:textId="787A23F5" w:rsidR="00572506" w:rsidRDefault="001A622F" w:rsidP="005725E2">
      <w:pPr>
        <w:pStyle w:val="ListParagraph"/>
        <w:numPr>
          <w:ilvl w:val="0"/>
          <w:numId w:val="16"/>
        </w:numPr>
        <w:rPr>
          <w:lang w:val="nl-NL"/>
        </w:rPr>
      </w:pPr>
      <w:r>
        <w:rPr>
          <w:lang w:val="nl-NL"/>
        </w:rPr>
        <w:t>Welke parameter</w:t>
      </w:r>
      <w:r w:rsidR="006C761C">
        <w:rPr>
          <w:lang w:val="nl-NL"/>
        </w:rPr>
        <w:t>dimensies</w:t>
      </w:r>
      <w:r>
        <w:rPr>
          <w:lang w:val="nl-NL"/>
        </w:rPr>
        <w:t xml:space="preserve"> zijn aanwezig in de </w:t>
      </w:r>
      <w:r w:rsidR="00131909">
        <w:rPr>
          <w:lang w:val="nl-NL"/>
        </w:rPr>
        <w:t xml:space="preserve">ruwe </w:t>
      </w:r>
      <w:r>
        <w:rPr>
          <w:lang w:val="nl-NL"/>
        </w:rPr>
        <w:t>dataset</w:t>
      </w:r>
      <w:r w:rsidR="005D1A6C">
        <w:rPr>
          <w:lang w:val="nl-NL"/>
        </w:rPr>
        <w:t xml:space="preserve">, </w:t>
      </w:r>
      <w:r w:rsidR="00280B2D">
        <w:rPr>
          <w:lang w:val="nl-NL"/>
        </w:rPr>
        <w:t xml:space="preserve">uitgedrukt in de parametercodes </w:t>
      </w:r>
      <w:r w:rsidR="00A571C9">
        <w:rPr>
          <w:lang w:val="nl-NL"/>
        </w:rPr>
        <w:t>aangeleverd door de data-architect en -engineers</w:t>
      </w:r>
      <w:r w:rsidR="00AD58BB">
        <w:t xml:space="preserve">. </w:t>
      </w:r>
      <w:r w:rsidR="00D5020D">
        <w:rPr>
          <w:lang w:val="nl-NL"/>
        </w:rPr>
        <w:t xml:space="preserve">Welke </w:t>
      </w:r>
      <w:r w:rsidR="00A571C9">
        <w:rPr>
          <w:lang w:val="nl-NL"/>
        </w:rPr>
        <w:t>sub</w:t>
      </w:r>
      <w:r w:rsidR="00D5020D">
        <w:rPr>
          <w:lang w:val="nl-NL"/>
        </w:rPr>
        <w:t xml:space="preserve">dimensies bevatten de parameters? </w:t>
      </w:r>
      <w:r w:rsidR="00AD58BB">
        <w:t>Waar kunnen deze parameters worden gevonden in de aangeleverde data?</w:t>
      </w:r>
      <w:r w:rsidR="00280B2D">
        <w:rPr>
          <w:lang w:val="nl-NL"/>
        </w:rPr>
        <w:t xml:space="preserve"> </w:t>
      </w:r>
    </w:p>
    <w:p w14:paraId="05866D77" w14:textId="18B60BF8" w:rsidR="00F63F66" w:rsidRPr="00BA4D74" w:rsidRDefault="009447F0" w:rsidP="00F63F66">
      <w:pPr>
        <w:pStyle w:val="ListParagraph"/>
        <w:ind w:left="720"/>
        <w:rPr>
          <w:lang w:val="nl-NL"/>
        </w:rPr>
      </w:pPr>
      <w:r>
        <w:rPr>
          <w:lang w:val="nl-NL"/>
        </w:rPr>
        <w:t xml:space="preserve">Annaloog aan NIS-codes is het ook hier belangrijk om bij classificatiesystemen </w:t>
      </w:r>
      <w:r w:rsidRPr="009447F0">
        <w:rPr>
          <w:lang w:val="nl-NL"/>
        </w:rPr>
        <w:t>(</w:t>
      </w:r>
      <w:r>
        <w:rPr>
          <w:lang w:val="nl-NL"/>
        </w:rPr>
        <w:t xml:space="preserve">zoals </w:t>
      </w:r>
      <w:r w:rsidRPr="009447F0">
        <w:rPr>
          <w:lang w:val="nl-NL"/>
        </w:rPr>
        <w:t>NACE, NUTS, COICOP, ..</w:t>
      </w:r>
      <w:r>
        <w:rPr>
          <w:lang w:val="nl-NL"/>
        </w:rPr>
        <w:t xml:space="preserve">) het niveau en de versie </w:t>
      </w:r>
      <w:r w:rsidR="001E7FB2">
        <w:rPr>
          <w:lang w:val="nl-NL"/>
        </w:rPr>
        <w:t>van het classificatiesysteem mee te geven.</w:t>
      </w:r>
    </w:p>
    <w:p w14:paraId="30519FE1" w14:textId="018027ED" w:rsidR="0092310B" w:rsidRDefault="00D5020D" w:rsidP="005725E2">
      <w:pPr>
        <w:pStyle w:val="ListParagraph"/>
        <w:numPr>
          <w:ilvl w:val="0"/>
          <w:numId w:val="16"/>
        </w:numPr>
        <w:rPr>
          <w:lang w:val="nl-NL"/>
        </w:rPr>
      </w:pPr>
      <w:r w:rsidRPr="0092310B">
        <w:rPr>
          <w:lang w:val="nl-NL"/>
        </w:rPr>
        <w:t xml:space="preserve">Waar </w:t>
      </w:r>
      <w:r w:rsidR="006E149E" w:rsidRPr="0092310B">
        <w:rPr>
          <w:lang w:val="nl-NL"/>
        </w:rPr>
        <w:t xml:space="preserve">staan de </w:t>
      </w:r>
      <w:r w:rsidR="001B2ECF">
        <w:rPr>
          <w:lang w:val="nl-NL"/>
        </w:rPr>
        <w:t>cijfers/</w:t>
      </w:r>
      <w:r w:rsidR="006E149E" w:rsidRPr="0092310B">
        <w:rPr>
          <w:lang w:val="nl-NL"/>
        </w:rPr>
        <w:t>measures in de aangeleverde data en welke mogelijke waarden kunnen deze aannemen?</w:t>
      </w:r>
      <w:r w:rsidR="0092310B" w:rsidRPr="0092310B">
        <w:rPr>
          <w:lang w:val="nl-NL"/>
        </w:rPr>
        <w:t xml:space="preserve"> </w:t>
      </w:r>
      <w:r w:rsidR="00A571C9">
        <w:rPr>
          <w:lang w:val="nl-NL"/>
        </w:rPr>
        <w:t>Wat is de betekenis van al deze waarden?</w:t>
      </w:r>
    </w:p>
    <w:p w14:paraId="7D124DD6" w14:textId="3E3717C7" w:rsidR="00D31711" w:rsidRDefault="008E1814" w:rsidP="005725E2">
      <w:pPr>
        <w:pStyle w:val="ListParagraph"/>
        <w:numPr>
          <w:ilvl w:val="0"/>
          <w:numId w:val="16"/>
        </w:numPr>
        <w:rPr>
          <w:lang w:val="nl-NL"/>
        </w:rPr>
      </w:pPr>
      <w:r>
        <w:rPr>
          <w:lang w:val="nl-NL"/>
        </w:rPr>
        <w:t xml:space="preserve">Wat voor type measures zijn dit? Zijn het </w:t>
      </w:r>
      <w:r w:rsidR="00462FF8">
        <w:rPr>
          <w:lang w:val="nl-NL"/>
        </w:rPr>
        <w:t xml:space="preserve">normale waarden? Of heeft de </w:t>
      </w:r>
      <w:r w:rsidR="00FF5E51">
        <w:rPr>
          <w:lang w:val="nl-NL"/>
        </w:rPr>
        <w:t>leverancier ze geschat of geïmputeerd of …?</w:t>
      </w:r>
    </w:p>
    <w:p w14:paraId="295A6D0C" w14:textId="69916092" w:rsidR="00572506" w:rsidRPr="0092310B" w:rsidRDefault="00572506" w:rsidP="005725E2">
      <w:pPr>
        <w:pStyle w:val="ListParagraph"/>
        <w:numPr>
          <w:ilvl w:val="0"/>
          <w:numId w:val="16"/>
        </w:numPr>
        <w:rPr>
          <w:lang w:val="nl-NL"/>
        </w:rPr>
      </w:pPr>
      <w:r w:rsidRPr="0092310B">
        <w:rPr>
          <w:lang w:val="nl-NL"/>
        </w:rPr>
        <w:t xml:space="preserve">Zijn er data in dit bestand </w:t>
      </w:r>
      <w:r w:rsidR="00D31711">
        <w:rPr>
          <w:lang w:val="nl-NL"/>
        </w:rPr>
        <w:t>die niet gepubliceerd mogen worden (</w:t>
      </w:r>
      <w:r w:rsidR="00FF5E51">
        <w:rPr>
          <w:lang w:val="nl-NL"/>
        </w:rPr>
        <w:t xml:space="preserve">de </w:t>
      </w:r>
      <w:r w:rsidR="00D31711">
        <w:rPr>
          <w:lang w:val="nl-NL"/>
        </w:rPr>
        <w:t xml:space="preserve">echte waarde </w:t>
      </w:r>
      <w:r w:rsidR="00FF5E51">
        <w:rPr>
          <w:lang w:val="nl-NL"/>
        </w:rPr>
        <w:t xml:space="preserve">werd </w:t>
      </w:r>
      <w:r w:rsidR="00D31711">
        <w:rPr>
          <w:lang w:val="nl-NL"/>
        </w:rPr>
        <w:t>aangeleverd door leverancier maar we mogen die niet publiceren)</w:t>
      </w:r>
      <w:r w:rsidRPr="0092310B">
        <w:rPr>
          <w:lang w:val="nl-NL"/>
        </w:rPr>
        <w:t>? Zo ja, hoe wordt dit aangegeven? Welke methode werd gebruikt voor de versluiering?</w:t>
      </w:r>
    </w:p>
    <w:p w14:paraId="559F464E" w14:textId="77777777" w:rsidR="004B2C72" w:rsidRPr="00235A91" w:rsidRDefault="004B2C72" w:rsidP="004B2C72">
      <w:pPr>
        <w:pStyle w:val="Heading4"/>
      </w:pPr>
      <w:r>
        <w:t>Voorbeeld</w:t>
      </w:r>
    </w:p>
    <w:p w14:paraId="42552BB5" w14:textId="1184ABF4" w:rsidR="003A09D8" w:rsidRDefault="00235A91" w:rsidP="00235A91">
      <w:pPr>
        <w:pStyle w:val="Voorbeeld"/>
      </w:pPr>
      <w:r>
        <w:t xml:space="preserve">De </w:t>
      </w:r>
      <w:r w:rsidR="00B055CD">
        <w:t xml:space="preserve">ruwe </w:t>
      </w:r>
      <w:r>
        <w:t>data</w:t>
      </w:r>
      <w:r w:rsidR="00B055CD">
        <w:t xml:space="preserve"> in bestand ‘</w:t>
      </w:r>
      <w:r w:rsidR="00B055CD" w:rsidRPr="00B055CD">
        <w:t>2023_personen_met_betalingsachterstand.xlsx</w:t>
      </w:r>
      <w:r w:rsidR="00B055CD">
        <w:t>’</w:t>
      </w:r>
      <w:r>
        <w:t xml:space="preserve"> </w:t>
      </w:r>
      <w:r w:rsidR="00DA51B7">
        <w:t>die</w:t>
      </w:r>
      <w:r>
        <w:t xml:space="preserve"> Annelies </w:t>
      </w:r>
      <w:r w:rsidR="00DA51B7">
        <w:t xml:space="preserve">aanleverde </w:t>
      </w:r>
      <w:r w:rsidR="00244CE4">
        <w:t xml:space="preserve">wordt door de data-engineers </w:t>
      </w:r>
      <w:r w:rsidR="00244CE4" w:rsidRPr="00C275C0">
        <w:t>om</w:t>
      </w:r>
      <w:r>
        <w:t xml:space="preserve">gezet naar </w:t>
      </w:r>
      <w:r w:rsidR="00DA51B7">
        <w:t>een gekuist</w:t>
      </w:r>
      <w:r w:rsidR="00D16059">
        <w:t>e</w:t>
      </w:r>
      <w:r w:rsidR="00DA51B7">
        <w:t xml:space="preserve"> </w:t>
      </w:r>
      <w:r>
        <w:t xml:space="preserve">bestand </w:t>
      </w:r>
      <w:r w:rsidR="00DA51B7">
        <w:t>met de structuur zoals in ‘</w:t>
      </w:r>
      <w:r w:rsidR="001003DD" w:rsidRPr="001003DD">
        <w:t>TABLE_</w:t>
      </w:r>
      <w:r w:rsidR="004E0C0C">
        <w:t>NKREDNEM</w:t>
      </w:r>
      <w:r w:rsidR="001003DD" w:rsidRPr="001003DD">
        <w:t>.xlsx</w:t>
      </w:r>
      <w:r w:rsidR="001003DD">
        <w:t>’</w:t>
      </w:r>
      <w:r w:rsidR="00F9431C">
        <w:t xml:space="preserve">. </w:t>
      </w:r>
      <w:r w:rsidR="00B463BE">
        <w:t xml:space="preserve">In dit bestand </w:t>
      </w:r>
      <w:r w:rsidR="000B5BB9">
        <w:t>vind je de variabele REF_AREA die informatie bevat over de geografische dimensie</w:t>
      </w:r>
      <w:r w:rsidR="00C84340">
        <w:t xml:space="preserve"> (postcodes en NIS-codes)</w:t>
      </w:r>
      <w:r w:rsidR="001003DD">
        <w:t xml:space="preserve"> en </w:t>
      </w:r>
      <w:r w:rsidR="000773BA">
        <w:t xml:space="preserve">bijkomend de variabele </w:t>
      </w:r>
      <w:r w:rsidR="000773BA" w:rsidRPr="000773BA">
        <w:t>REF_AREA_CLASS</w:t>
      </w:r>
      <w:r w:rsidR="000773BA">
        <w:t xml:space="preserve"> om het onderscheid tussen postcodes en NIS-codes duidelijk te maken</w:t>
      </w:r>
      <w:r w:rsidR="000B5BB9">
        <w:t>, TIME_PERIOD met informatie over de tijdsdimensie</w:t>
      </w:r>
      <w:r w:rsidR="00C84340">
        <w:t xml:space="preserve"> (in yyyymmdd formaat)</w:t>
      </w:r>
      <w:r w:rsidR="000B5BB9">
        <w:t xml:space="preserve">, </w:t>
      </w:r>
      <w:r w:rsidR="00E9694F">
        <w:t>KREDTYPE</w:t>
      </w:r>
      <w:r w:rsidR="000B5BB9">
        <w:t xml:space="preserve"> met informatie over </w:t>
      </w:r>
      <w:r w:rsidR="00E9694F">
        <w:t>het type kredietnemers</w:t>
      </w:r>
      <w:r w:rsidR="00E22063">
        <w:t xml:space="preserve"> en OBS_VALUE</w:t>
      </w:r>
      <w:r w:rsidR="00E9694F">
        <w:t xml:space="preserve"> en OBS_VALUE_C </w:t>
      </w:r>
      <w:r w:rsidR="00E22063">
        <w:t xml:space="preserve">met de cijfers. Elk relevant cijfer uit de ruwe data </w:t>
      </w:r>
      <w:r w:rsidR="00DB0E46">
        <w:t xml:space="preserve">wordt vertegenwoordigd door één rij in de gekuiste dataset. Verder bevat de dataset de variabelen OBS_STATUS en CONF_STATUS met informatie over de </w:t>
      </w:r>
      <w:r w:rsidR="003A09D8">
        <w:t>observatiestatus van het cijfer en de confidentialiteit van het cijfer.</w:t>
      </w:r>
    </w:p>
    <w:p w14:paraId="2568EF3D" w14:textId="33B28531" w:rsidR="00BF60DD" w:rsidRDefault="00E22063" w:rsidP="00E44903">
      <w:pPr>
        <w:pStyle w:val="Voorbeeld"/>
      </w:pPr>
      <w:r>
        <w:t xml:space="preserve"> </w:t>
      </w:r>
      <w:r w:rsidR="003A09D8">
        <w:t xml:space="preserve">In de database zullen er ook datasets aanwezig zijn die gelijken op de bestanden </w:t>
      </w:r>
      <w:r w:rsidR="00E44903">
        <w:t>'DSD_</w:t>
      </w:r>
      <w:r w:rsidR="00415A14">
        <w:t>NKREDNEM</w:t>
      </w:r>
      <w:r w:rsidR="00D14B3B">
        <w:t>.xlsx</w:t>
      </w:r>
      <w:r w:rsidR="00E44903">
        <w:t>',</w:t>
      </w:r>
      <w:r w:rsidR="00D14B3B">
        <w:t xml:space="preserve"> </w:t>
      </w:r>
      <w:r w:rsidR="00E44903">
        <w:t>'CL_REF_AREA</w:t>
      </w:r>
      <w:r w:rsidR="00D14B3B">
        <w:t>.xlsx</w:t>
      </w:r>
      <w:r w:rsidR="00E44903">
        <w:t xml:space="preserve">', </w:t>
      </w:r>
      <w:r w:rsidR="00415A14" w:rsidRPr="00415A14">
        <w:t>'CL_REF_AREA</w:t>
      </w:r>
      <w:r w:rsidR="00415A14">
        <w:t>_CLASS</w:t>
      </w:r>
      <w:r w:rsidR="00415A14" w:rsidRPr="00415A14">
        <w:t xml:space="preserve">.xlsx', </w:t>
      </w:r>
      <w:r w:rsidR="00E44903" w:rsidRPr="00D14B3B">
        <w:rPr>
          <w:lang w:val="nl-NL"/>
        </w:rPr>
        <w:t>'CL_TIME_PERIOD</w:t>
      </w:r>
      <w:r w:rsidR="0025512E">
        <w:t>.xlsx</w:t>
      </w:r>
      <w:r w:rsidR="00E44903" w:rsidRPr="00D14B3B">
        <w:rPr>
          <w:lang w:val="nl-NL"/>
        </w:rPr>
        <w:t>',</w:t>
      </w:r>
      <w:r w:rsidR="00D14B3B">
        <w:rPr>
          <w:lang w:val="nl-NL"/>
        </w:rPr>
        <w:t xml:space="preserve"> </w:t>
      </w:r>
      <w:r w:rsidR="00E44903" w:rsidRPr="00D14B3B">
        <w:rPr>
          <w:lang w:val="nl-NL"/>
        </w:rPr>
        <w:t>'CL_</w:t>
      </w:r>
      <w:r w:rsidR="00E9694F">
        <w:rPr>
          <w:lang w:val="nl-NL"/>
        </w:rPr>
        <w:t>KREDTYPE</w:t>
      </w:r>
      <w:r w:rsidR="0025512E">
        <w:t>.xlsx</w:t>
      </w:r>
      <w:r w:rsidR="00E44903" w:rsidRPr="00D14B3B">
        <w:rPr>
          <w:lang w:val="nl-NL"/>
        </w:rPr>
        <w:t>',</w:t>
      </w:r>
      <w:r w:rsidR="00D14B3B">
        <w:rPr>
          <w:lang w:val="nl-NL"/>
        </w:rPr>
        <w:t xml:space="preserve"> </w:t>
      </w:r>
      <w:r w:rsidR="00E44903" w:rsidRPr="00D14B3B">
        <w:rPr>
          <w:lang w:val="nl-NL"/>
        </w:rPr>
        <w:t>'CL_OBS_VALUE</w:t>
      </w:r>
      <w:r w:rsidR="0025512E">
        <w:t>.xlsx</w:t>
      </w:r>
      <w:r w:rsidR="00E44903" w:rsidRPr="00D14B3B">
        <w:rPr>
          <w:lang w:val="nl-NL"/>
        </w:rPr>
        <w:t>',</w:t>
      </w:r>
      <w:r w:rsidR="00D14B3B">
        <w:rPr>
          <w:lang w:val="nl-NL"/>
        </w:rPr>
        <w:t xml:space="preserve"> </w:t>
      </w:r>
      <w:r w:rsidR="00820391" w:rsidRPr="00820391">
        <w:rPr>
          <w:lang w:val="nl-NL"/>
        </w:rPr>
        <w:t>'CL_OBS_VALUE.</w:t>
      </w:r>
      <w:r w:rsidR="00820391">
        <w:rPr>
          <w:lang w:val="nl-NL"/>
        </w:rPr>
        <w:t>_C.</w:t>
      </w:r>
      <w:r w:rsidR="00820391" w:rsidRPr="00820391">
        <w:rPr>
          <w:lang w:val="nl-NL"/>
        </w:rPr>
        <w:t>xlsx', '</w:t>
      </w:r>
      <w:r w:rsidR="00E44903" w:rsidRPr="00D14B3B">
        <w:rPr>
          <w:lang w:val="nl-NL"/>
        </w:rPr>
        <w:t>CL_OBS_STATUS</w:t>
      </w:r>
      <w:r w:rsidR="0025512E">
        <w:t>.xlsx</w:t>
      </w:r>
      <w:r w:rsidR="00E44903" w:rsidRPr="00D14B3B">
        <w:rPr>
          <w:lang w:val="nl-NL"/>
        </w:rPr>
        <w:t>',</w:t>
      </w:r>
      <w:r w:rsidR="00D14B3B">
        <w:rPr>
          <w:lang w:val="nl-NL"/>
        </w:rPr>
        <w:t xml:space="preserve"> </w:t>
      </w:r>
      <w:r w:rsidR="00E44903" w:rsidRPr="00D14B3B">
        <w:rPr>
          <w:lang w:val="nl-NL"/>
        </w:rPr>
        <w:t>'CL_CONF_STATUS</w:t>
      </w:r>
      <w:r w:rsidR="0025512E">
        <w:t>.xlsx</w:t>
      </w:r>
      <w:r w:rsidR="00E44903" w:rsidRPr="00D14B3B">
        <w:rPr>
          <w:lang w:val="nl-NL"/>
        </w:rPr>
        <w:t>'</w:t>
      </w:r>
      <w:r w:rsidR="00815333">
        <w:rPr>
          <w:lang w:val="nl-NL"/>
        </w:rPr>
        <w:t>.</w:t>
      </w:r>
      <w:r w:rsidR="0013692E">
        <w:rPr>
          <w:lang w:val="nl-NL"/>
        </w:rPr>
        <w:t xml:space="preserve"> </w:t>
      </w:r>
      <w:r w:rsidR="007D0C19">
        <w:rPr>
          <w:lang w:val="nl-NL"/>
        </w:rPr>
        <w:t>Deze datasets vertellen iets over de vereiste structuur van de gekuiste data</w:t>
      </w:r>
      <w:r w:rsidR="003378EF">
        <w:rPr>
          <w:lang w:val="nl-NL"/>
        </w:rPr>
        <w:t xml:space="preserve"> in </w:t>
      </w:r>
      <w:r w:rsidR="003378EF">
        <w:t>‘</w:t>
      </w:r>
      <w:r w:rsidR="00EB524D">
        <w:t>TABLE_KREDNEM</w:t>
      </w:r>
      <w:r w:rsidR="003378EF" w:rsidRPr="00F9431C">
        <w:t>.xlsx</w:t>
      </w:r>
      <w:r w:rsidR="003378EF">
        <w:t>’.</w:t>
      </w:r>
      <w:r w:rsidR="007D0C19">
        <w:rPr>
          <w:lang w:val="nl-NL"/>
        </w:rPr>
        <w:t xml:space="preserve"> Het bestand </w:t>
      </w:r>
      <w:r w:rsidR="007D0C19">
        <w:t>'DSD_</w:t>
      </w:r>
      <w:r w:rsidR="00EB524D">
        <w:t>KREDNEM</w:t>
      </w:r>
      <w:r w:rsidR="007D0C19">
        <w:t xml:space="preserve">.xlsx' bevat </w:t>
      </w:r>
      <w:r w:rsidR="00194675">
        <w:t xml:space="preserve">bijvoorbeeld een overzicht van alle variabelen die aanwezig moeten </w:t>
      </w:r>
      <w:r w:rsidR="00117490">
        <w:t xml:space="preserve">en mogen </w:t>
      </w:r>
      <w:r w:rsidR="00194675">
        <w:t>zijn in de gekuiste data</w:t>
      </w:r>
      <w:r w:rsidR="00117490">
        <w:t>. Dit wordt de</w:t>
      </w:r>
      <w:r w:rsidR="00194C70">
        <w:t xml:space="preserve"> </w:t>
      </w:r>
      <w:r w:rsidR="00920BEB">
        <w:t>Data Structure Definition</w:t>
      </w:r>
      <w:r w:rsidR="00117490">
        <w:t xml:space="preserve"> genoemd</w:t>
      </w:r>
      <w:r w:rsidR="00194675">
        <w:t xml:space="preserve">. </w:t>
      </w:r>
      <w:r w:rsidR="00BC01A0">
        <w:t xml:space="preserve">De datasets </w:t>
      </w:r>
      <w:r w:rsidR="00984FFC">
        <w:t>die beginnen met de letters ‘CL</w:t>
      </w:r>
      <w:r w:rsidR="00920BEB">
        <w:t>_</w:t>
      </w:r>
      <w:r w:rsidR="00984FFC">
        <w:t>’ bevatten dan weer de codelijsten van alle variabelen.</w:t>
      </w:r>
      <w:r w:rsidR="00194675">
        <w:t xml:space="preserve"> </w:t>
      </w:r>
      <w:r w:rsidR="005C248B">
        <w:t xml:space="preserve">Deze codelijsten worden ook zo veel mogelijk gebruikt bij andere aanleveringen zodat er consistentie ontstaat tussen datasets. </w:t>
      </w:r>
      <w:r w:rsidR="005C4DB8">
        <w:t xml:space="preserve">Wanneer de gekuiste dataset wordt opgeladen in de database, wordt steeds automatisch gecheckt of dit bestand in lijn is </w:t>
      </w:r>
      <w:r w:rsidR="00F00D5A">
        <w:t>met de Data Structure Definition en de Codelijsten. Als er variabelen ontbreken</w:t>
      </w:r>
      <w:r w:rsidR="00C52ABC">
        <w:t xml:space="preserve"> of te veel zijn</w:t>
      </w:r>
      <w:r w:rsidR="005C248B">
        <w:t xml:space="preserve"> in vergelijking met de Data Structure Definition</w:t>
      </w:r>
      <w:r w:rsidR="00C52ABC">
        <w:t xml:space="preserve">, zal de gekuiste dataset herzien moeten worden. Hetzelfde geldt als er waarden </w:t>
      </w:r>
      <w:r w:rsidR="004968E8">
        <w:t xml:space="preserve">in de gekuiste dataset </w:t>
      </w:r>
      <w:r w:rsidR="00C52ABC">
        <w:t>voorkomen</w:t>
      </w:r>
      <w:r w:rsidR="004968E8">
        <w:t xml:space="preserve"> die niet terug te vinden zijn in de codelijsten.</w:t>
      </w:r>
      <w:r w:rsidR="00C52ABC">
        <w:t xml:space="preserve"> </w:t>
      </w:r>
      <w:r w:rsidR="00815333">
        <w:rPr>
          <w:lang w:val="nl-NL"/>
        </w:rPr>
        <w:t>(Noot: De echte data in de database zijn iets complexer</w:t>
      </w:r>
      <w:r w:rsidR="00F01756">
        <w:rPr>
          <w:lang w:val="nl-NL"/>
        </w:rPr>
        <w:t xml:space="preserve"> dan wat er in de xlsx-bestanden zit</w:t>
      </w:r>
      <w:r w:rsidR="0005553E">
        <w:rPr>
          <w:lang w:val="nl-NL"/>
        </w:rPr>
        <w:t xml:space="preserve"> en houden rekening met nog andere vormen van afhankelijkheid zoals bijvoorbeeld hiërarchie tussen waarden. Deze</w:t>
      </w:r>
      <w:r w:rsidR="00815333">
        <w:rPr>
          <w:lang w:val="nl-NL"/>
        </w:rPr>
        <w:t xml:space="preserve"> kennis </w:t>
      </w:r>
      <w:r w:rsidR="00F01756">
        <w:rPr>
          <w:lang w:val="nl-NL"/>
        </w:rPr>
        <w:t xml:space="preserve">is </w:t>
      </w:r>
      <w:r w:rsidR="0005553E">
        <w:rPr>
          <w:lang w:val="nl-NL"/>
        </w:rPr>
        <w:t>echter</w:t>
      </w:r>
      <w:r w:rsidR="00815333">
        <w:rPr>
          <w:lang w:val="nl-NL"/>
        </w:rPr>
        <w:t xml:space="preserve"> niet nuttig voor de analisten).</w:t>
      </w:r>
    </w:p>
    <w:p w14:paraId="5B3004C0" w14:textId="6F4FE611" w:rsidR="00BF60DD" w:rsidRDefault="00BF60DD" w:rsidP="00BF60DD">
      <w:pPr>
        <w:pStyle w:val="Voorbeeld"/>
        <w:rPr>
          <w:lang w:val="nl-NL"/>
        </w:rPr>
      </w:pPr>
      <w:r>
        <w:rPr>
          <w:lang w:val="nl-NL"/>
        </w:rPr>
        <w:t xml:space="preserve">De Data Structure Definition en de Codelijsten worden aangemaakt en beheerd door de data-architect en de data-engineers. Annelies heeft hierin geen directe verantwoordelijkheid. </w:t>
      </w:r>
      <w:r w:rsidR="007D24D1">
        <w:rPr>
          <w:lang w:val="nl-NL"/>
        </w:rPr>
        <w:t xml:space="preserve">De data engineers delen echter wel de </w:t>
      </w:r>
      <w:r w:rsidR="00AE2986">
        <w:rPr>
          <w:lang w:val="nl-NL"/>
        </w:rPr>
        <w:t xml:space="preserve">Data Structure Definition en de Codelijsten met </w:t>
      </w:r>
      <w:r>
        <w:rPr>
          <w:lang w:val="nl-NL"/>
        </w:rPr>
        <w:t>Annelies</w:t>
      </w:r>
      <w:r w:rsidR="00AE2986">
        <w:rPr>
          <w:lang w:val="nl-NL"/>
        </w:rPr>
        <w:t>. Annelies heeft deze immers nodig om de</w:t>
      </w:r>
      <w:r w:rsidR="00716AA2">
        <w:rPr>
          <w:lang w:val="nl-NL"/>
        </w:rPr>
        <w:t xml:space="preserve"> </w:t>
      </w:r>
      <w:r w:rsidR="00C275C0">
        <w:rPr>
          <w:lang w:val="nl-NL"/>
        </w:rPr>
        <w:t xml:space="preserve">juiste </w:t>
      </w:r>
      <w:r w:rsidR="00B563F3">
        <w:rPr>
          <w:lang w:val="nl-NL"/>
        </w:rPr>
        <w:t xml:space="preserve">concrete </w:t>
      </w:r>
      <w:r w:rsidR="00290D23">
        <w:rPr>
          <w:lang w:val="nl-NL"/>
        </w:rPr>
        <w:t>informatie</w:t>
      </w:r>
      <w:r>
        <w:rPr>
          <w:lang w:val="nl-NL"/>
        </w:rPr>
        <w:t xml:space="preserve"> door</w:t>
      </w:r>
      <w:r w:rsidR="00716AA2">
        <w:rPr>
          <w:lang w:val="nl-NL"/>
        </w:rPr>
        <w:t xml:space="preserve"> te </w:t>
      </w:r>
      <w:r>
        <w:rPr>
          <w:lang w:val="nl-NL"/>
        </w:rPr>
        <w:t xml:space="preserve">geven </w:t>
      </w:r>
      <w:r w:rsidR="00716AA2">
        <w:rPr>
          <w:lang w:val="nl-NL"/>
        </w:rPr>
        <w:t>aan</w:t>
      </w:r>
      <w:r>
        <w:rPr>
          <w:lang w:val="nl-NL"/>
        </w:rPr>
        <w:t xml:space="preserve"> de data-engineers</w:t>
      </w:r>
      <w:r w:rsidR="007A7684">
        <w:rPr>
          <w:lang w:val="nl-NL"/>
        </w:rPr>
        <w:t xml:space="preserve">. </w:t>
      </w:r>
      <w:r>
        <w:rPr>
          <w:lang w:val="nl-NL"/>
        </w:rPr>
        <w:t xml:space="preserve"> </w:t>
      </w:r>
      <w:r w:rsidR="007A7684">
        <w:rPr>
          <w:lang w:val="nl-NL"/>
        </w:rPr>
        <w:t xml:space="preserve">Zo kan ze bijvoorbeeld meteen naar de juiste codes voor de vijf </w:t>
      </w:r>
      <w:r w:rsidR="00EB66C7">
        <w:rPr>
          <w:lang w:val="nl-NL"/>
        </w:rPr>
        <w:t>verschillende groepen kredietnemers</w:t>
      </w:r>
      <w:r w:rsidR="007A7684">
        <w:rPr>
          <w:lang w:val="nl-NL"/>
        </w:rPr>
        <w:t xml:space="preserve"> </w:t>
      </w:r>
      <w:r w:rsidR="00B563F3">
        <w:rPr>
          <w:lang w:val="nl-NL"/>
        </w:rPr>
        <w:t>in CL_</w:t>
      </w:r>
      <w:r w:rsidR="00EB66C7">
        <w:rPr>
          <w:lang w:val="nl-NL"/>
        </w:rPr>
        <w:t>KREDTYPE</w:t>
      </w:r>
      <w:r w:rsidR="00B563F3">
        <w:rPr>
          <w:lang w:val="nl-NL"/>
        </w:rPr>
        <w:t xml:space="preserve">.xlsx </w:t>
      </w:r>
      <w:r w:rsidR="007A7684">
        <w:rPr>
          <w:lang w:val="nl-NL"/>
        </w:rPr>
        <w:t>verwijzen</w:t>
      </w:r>
      <w:r w:rsidR="00B563F3">
        <w:rPr>
          <w:lang w:val="nl-NL"/>
        </w:rPr>
        <w:t xml:space="preserve"> </w:t>
      </w:r>
      <w:r w:rsidR="007A7684">
        <w:rPr>
          <w:lang w:val="nl-NL"/>
        </w:rPr>
        <w:t>, waardoor het risico op verwarring</w:t>
      </w:r>
      <w:r w:rsidR="00F2713A">
        <w:rPr>
          <w:lang w:val="nl-NL"/>
        </w:rPr>
        <w:t xml:space="preserve"> </w:t>
      </w:r>
      <w:r w:rsidR="007A7684">
        <w:rPr>
          <w:lang w:val="nl-NL"/>
        </w:rPr>
        <w:t>verkleint.</w:t>
      </w:r>
      <w:r w:rsidR="00F2713A">
        <w:rPr>
          <w:lang w:val="nl-NL"/>
        </w:rPr>
        <w:t xml:space="preserve"> Ook kan ze de data-engineers suggesties geven om de Data Structure Definition en de Codelijsten aan te passen als deze volgens haar niet </w:t>
      </w:r>
      <w:r w:rsidR="00DD0CE5">
        <w:rPr>
          <w:lang w:val="nl-NL"/>
        </w:rPr>
        <w:t xml:space="preserve">voldoen. </w:t>
      </w:r>
      <w:r w:rsidR="00031F2A">
        <w:rPr>
          <w:lang w:val="nl-NL"/>
        </w:rPr>
        <w:t xml:space="preserve">Op basis van de informatie </w:t>
      </w:r>
      <w:r w:rsidR="00DD0CE5">
        <w:rPr>
          <w:lang w:val="nl-NL"/>
        </w:rPr>
        <w:t xml:space="preserve">van Annelies </w:t>
      </w:r>
      <w:r w:rsidR="00031F2A">
        <w:rPr>
          <w:lang w:val="nl-NL"/>
        </w:rPr>
        <w:t xml:space="preserve">maken de data-engineers de gekuiste data </w:t>
      </w:r>
      <w:r w:rsidR="00DD0CE5">
        <w:rPr>
          <w:lang w:val="nl-NL"/>
        </w:rPr>
        <w:t xml:space="preserve">vervolgens </w:t>
      </w:r>
      <w:r w:rsidR="00031F2A">
        <w:rPr>
          <w:lang w:val="nl-NL"/>
        </w:rPr>
        <w:t>aan, of passen ze, indien nodig, de Data Structure Definition en de Codelijsten aan.</w:t>
      </w:r>
    </w:p>
    <w:p w14:paraId="0F4744B7" w14:textId="2D8420DE" w:rsidR="00002479" w:rsidRDefault="00436E1B" w:rsidP="00AF0800">
      <w:pPr>
        <w:pStyle w:val="Voorbeeld"/>
        <w:rPr>
          <w:lang w:val="nl-NL"/>
        </w:rPr>
      </w:pPr>
      <w:r>
        <w:rPr>
          <w:lang w:val="nl-NL"/>
        </w:rPr>
        <w:t xml:space="preserve">Annelies levert </w:t>
      </w:r>
      <w:r w:rsidR="003F4CAE">
        <w:rPr>
          <w:lang w:val="nl-NL"/>
        </w:rPr>
        <w:t>onderstaande</w:t>
      </w:r>
      <w:r>
        <w:rPr>
          <w:lang w:val="nl-NL"/>
        </w:rPr>
        <w:t xml:space="preserve"> informatie aan de data-engineers:</w:t>
      </w:r>
    </w:p>
    <w:p w14:paraId="720D2352" w14:textId="1CD41D38" w:rsidR="004E0303" w:rsidRPr="00AF0800" w:rsidRDefault="004E0303" w:rsidP="005725E2">
      <w:pPr>
        <w:pStyle w:val="Voorbeeld"/>
        <w:numPr>
          <w:ilvl w:val="0"/>
          <w:numId w:val="17"/>
        </w:numPr>
        <w:rPr>
          <w:lang w:val="nl-NL"/>
        </w:rPr>
      </w:pPr>
      <w:r>
        <w:t xml:space="preserve">In het ruwe bestand hebben we informatie over postcodes, maar ook totalen voor het Vlaams en Brussels Gewest. </w:t>
      </w:r>
      <w:r w:rsidRPr="00AF0800">
        <w:rPr>
          <w:lang w:val="nl-NL"/>
        </w:rPr>
        <w:t>De postcodes staan in de kolom 'postcode' in de</w:t>
      </w:r>
      <w:r>
        <w:rPr>
          <w:lang w:val="nl-NL"/>
        </w:rPr>
        <w:t xml:space="preserve"> verschillende</w:t>
      </w:r>
      <w:r w:rsidRPr="00AF0800">
        <w:rPr>
          <w:lang w:val="nl-NL"/>
        </w:rPr>
        <w:t xml:space="preserve"> tabbladen. Voor de cijfers van het Vlaams gewest</w:t>
      </w:r>
      <w:r>
        <w:rPr>
          <w:lang w:val="nl-NL"/>
        </w:rPr>
        <w:t xml:space="preserve"> in tabblad ‘</w:t>
      </w:r>
      <w:r w:rsidRPr="00FB0307">
        <w:rPr>
          <w:lang w:val="nl-NL"/>
        </w:rPr>
        <w:t>vlaams Gewest</w:t>
      </w:r>
      <w:r>
        <w:rPr>
          <w:lang w:val="nl-NL"/>
        </w:rPr>
        <w:t xml:space="preserve">’ moet NIScode </w:t>
      </w:r>
      <w:r w:rsidRPr="00AF0800">
        <w:rPr>
          <w:lang w:val="nl-NL"/>
        </w:rPr>
        <w:t xml:space="preserve">02000 </w:t>
      </w:r>
      <w:r>
        <w:rPr>
          <w:lang w:val="nl-NL"/>
        </w:rPr>
        <w:t>worden toegekend. Voor het Brussels Gewest</w:t>
      </w:r>
      <w:r w:rsidR="00773521">
        <w:rPr>
          <w:lang w:val="nl-NL"/>
        </w:rPr>
        <w:t xml:space="preserve"> NIS-code </w:t>
      </w:r>
      <w:r w:rsidR="00773521">
        <w:rPr>
          <w:rFonts w:ascii="Arial" w:hAnsi="Arial" w:cs="Arial"/>
          <w:color w:val="202122"/>
          <w:sz w:val="21"/>
          <w:szCs w:val="21"/>
          <w:shd w:val="clear" w:color="auto" w:fill="FFFFFF"/>
        </w:rPr>
        <w:t>04000</w:t>
      </w:r>
      <w:r w:rsidR="00B840B6">
        <w:rPr>
          <w:rFonts w:ascii="Arial" w:hAnsi="Arial" w:cs="Arial"/>
          <w:color w:val="202122"/>
          <w:sz w:val="21"/>
          <w:szCs w:val="21"/>
          <w:shd w:val="clear" w:color="auto" w:fill="FFFFFF"/>
        </w:rPr>
        <w:t xml:space="preserve"> volgens de NIS5 indeling van 01/01/2019</w:t>
      </w:r>
      <w:r w:rsidR="00773521">
        <w:rPr>
          <w:rFonts w:ascii="Arial" w:hAnsi="Arial" w:cs="Arial"/>
          <w:color w:val="202122"/>
          <w:sz w:val="21"/>
          <w:szCs w:val="21"/>
          <w:shd w:val="clear" w:color="auto" w:fill="FFFFFF"/>
        </w:rPr>
        <w:t>.</w:t>
      </w:r>
    </w:p>
    <w:p w14:paraId="7D1107BB" w14:textId="3B4A4C94" w:rsidR="004E0303" w:rsidRPr="00AF0800" w:rsidRDefault="004E0303" w:rsidP="005725E2">
      <w:pPr>
        <w:pStyle w:val="Voorbeeld"/>
        <w:numPr>
          <w:ilvl w:val="0"/>
          <w:numId w:val="17"/>
        </w:numPr>
        <w:rPr>
          <w:lang w:val="nl-NL"/>
        </w:rPr>
      </w:pPr>
      <w:r w:rsidRPr="00AF0800">
        <w:rPr>
          <w:lang w:val="nl-NL"/>
        </w:rPr>
        <w:t>Alle data werden verzameld als uittreksel op 31</w:t>
      </w:r>
      <w:r w:rsidR="00BD752F">
        <w:rPr>
          <w:lang w:val="nl-NL"/>
        </w:rPr>
        <w:t xml:space="preserve"> december van het jaartal dat gebruikt wordt als naam van de tabbladen</w:t>
      </w:r>
      <w:r w:rsidR="00107E1D">
        <w:rPr>
          <w:lang w:val="nl-NL"/>
        </w:rPr>
        <w:t xml:space="preserve"> of in kolom </w:t>
      </w:r>
      <w:r w:rsidR="000B29E1">
        <w:rPr>
          <w:lang w:val="nl-NL"/>
        </w:rPr>
        <w:t xml:space="preserve">C </w:t>
      </w:r>
      <w:r w:rsidR="00107E1D">
        <w:rPr>
          <w:lang w:val="nl-NL"/>
        </w:rPr>
        <w:t xml:space="preserve">staat </w:t>
      </w:r>
      <w:r w:rsidR="000B29E1">
        <w:rPr>
          <w:lang w:val="nl-NL"/>
        </w:rPr>
        <w:t>in tabblad ‘Gewesten’</w:t>
      </w:r>
      <w:r w:rsidR="00107E1D">
        <w:rPr>
          <w:lang w:val="nl-NL"/>
        </w:rPr>
        <w:t xml:space="preserve"> </w:t>
      </w:r>
      <w:r w:rsidRPr="00AF0800">
        <w:rPr>
          <w:lang w:val="nl-NL"/>
        </w:rPr>
        <w:t>.</w:t>
      </w:r>
    </w:p>
    <w:p w14:paraId="11629662" w14:textId="266AC951" w:rsidR="004E0303" w:rsidRPr="00AF0800" w:rsidRDefault="004E0303" w:rsidP="005725E2">
      <w:pPr>
        <w:pStyle w:val="Voorbeeld"/>
        <w:numPr>
          <w:ilvl w:val="0"/>
          <w:numId w:val="17"/>
        </w:numPr>
        <w:rPr>
          <w:lang w:val="nl-NL"/>
        </w:rPr>
      </w:pPr>
      <w:r w:rsidRPr="00AF0800">
        <w:rPr>
          <w:lang w:val="nl-NL"/>
        </w:rPr>
        <w:t xml:space="preserve">Het gaat over </w:t>
      </w:r>
      <w:r w:rsidR="00E45358">
        <w:rPr>
          <w:lang w:val="nl-NL"/>
        </w:rPr>
        <w:t>volgende groepen kredietnemers (KREDTYPE)</w:t>
      </w:r>
      <w:r w:rsidRPr="00AF0800">
        <w:rPr>
          <w:lang w:val="nl-NL"/>
        </w:rPr>
        <w:t>:</w:t>
      </w:r>
    </w:p>
    <w:p w14:paraId="0E2FF46A" w14:textId="3C94BFAF" w:rsidR="004E0303" w:rsidRPr="00AF0800" w:rsidRDefault="00AA6960" w:rsidP="005725E2">
      <w:pPr>
        <w:pStyle w:val="Voorbeeld"/>
        <w:numPr>
          <w:ilvl w:val="1"/>
          <w:numId w:val="17"/>
        </w:numPr>
        <w:rPr>
          <w:lang w:val="nl-NL"/>
        </w:rPr>
      </w:pPr>
      <w:r>
        <w:rPr>
          <w:lang w:val="nl-NL"/>
        </w:rPr>
        <w:t>‘</w:t>
      </w:r>
      <w:r w:rsidRPr="00AA6960">
        <w:rPr>
          <w:lang w:val="nl-NL"/>
        </w:rPr>
        <w:t>achtrst_totaal</w:t>
      </w:r>
      <w:r>
        <w:rPr>
          <w:lang w:val="nl-NL"/>
        </w:rPr>
        <w:t xml:space="preserve">’ </w:t>
      </w:r>
      <w:r w:rsidR="004E0303" w:rsidRPr="00AF0800">
        <w:rPr>
          <w:lang w:val="nl-NL"/>
        </w:rPr>
        <w:t>in kolom 'Aantal kredietnemers met minstens één niet geregulariseerd achterstallig krediet'</w:t>
      </w:r>
      <w:r w:rsidR="004E0303">
        <w:tab/>
      </w:r>
    </w:p>
    <w:p w14:paraId="60C02C92" w14:textId="691A5038" w:rsidR="004E0303" w:rsidRPr="00AF0800" w:rsidRDefault="00AA6960" w:rsidP="005725E2">
      <w:pPr>
        <w:pStyle w:val="Voorbeeld"/>
        <w:numPr>
          <w:ilvl w:val="1"/>
          <w:numId w:val="17"/>
        </w:numPr>
        <w:rPr>
          <w:lang w:val="nl-NL"/>
        </w:rPr>
      </w:pPr>
      <w:r w:rsidRPr="00AA6960">
        <w:rPr>
          <w:lang w:val="nl-NL"/>
        </w:rPr>
        <w:t>'achtrst_hypkred'</w:t>
      </w:r>
      <w:r>
        <w:rPr>
          <w:lang w:val="nl-NL"/>
        </w:rPr>
        <w:t xml:space="preserve"> </w:t>
      </w:r>
      <w:r w:rsidR="004E0303" w:rsidRPr="00AF0800">
        <w:rPr>
          <w:lang w:val="nl-NL"/>
        </w:rPr>
        <w:t>in kolom 'Aantal kredietnemers met minstens één niet geregulariseerd achterstallig hypothecair krediet'</w:t>
      </w:r>
      <w:r w:rsidR="004E0303">
        <w:tab/>
      </w:r>
    </w:p>
    <w:p w14:paraId="477AC15E" w14:textId="2FE60156" w:rsidR="004E0303" w:rsidRPr="00AF0800" w:rsidRDefault="00AA6960" w:rsidP="005725E2">
      <w:pPr>
        <w:pStyle w:val="Voorbeeld"/>
        <w:numPr>
          <w:ilvl w:val="1"/>
          <w:numId w:val="17"/>
        </w:numPr>
        <w:rPr>
          <w:lang w:val="nl-NL"/>
        </w:rPr>
      </w:pPr>
      <w:r w:rsidRPr="00AA6960">
        <w:rPr>
          <w:lang w:val="nl-NL"/>
        </w:rPr>
        <w:t>'achtrst_lening'</w:t>
      </w:r>
      <w:r>
        <w:rPr>
          <w:lang w:val="nl-NL"/>
        </w:rPr>
        <w:t xml:space="preserve"> </w:t>
      </w:r>
      <w:r w:rsidR="004E0303" w:rsidRPr="00AF0800">
        <w:rPr>
          <w:lang w:val="nl-NL"/>
        </w:rPr>
        <w:t>in kolom 'Aantal kredietnemers met minstens één niet geregulariseerd achterstallige lening op afbetaling'</w:t>
      </w:r>
      <w:r w:rsidR="004E0303">
        <w:tab/>
      </w:r>
    </w:p>
    <w:p w14:paraId="4B59154E" w14:textId="34ECC6ED" w:rsidR="004E0303" w:rsidRPr="00AF0800" w:rsidRDefault="0012709C" w:rsidP="005725E2">
      <w:pPr>
        <w:pStyle w:val="Voorbeeld"/>
        <w:numPr>
          <w:ilvl w:val="1"/>
          <w:numId w:val="17"/>
        </w:numPr>
        <w:rPr>
          <w:lang w:val="nl-NL"/>
        </w:rPr>
      </w:pPr>
      <w:r w:rsidRPr="0012709C">
        <w:rPr>
          <w:lang w:val="nl-NL"/>
        </w:rPr>
        <w:t>'achtrst_verkoop'</w:t>
      </w:r>
      <w:r>
        <w:rPr>
          <w:lang w:val="nl-NL"/>
        </w:rPr>
        <w:t xml:space="preserve"> </w:t>
      </w:r>
      <w:r w:rsidR="004E0303" w:rsidRPr="00AF0800">
        <w:rPr>
          <w:lang w:val="nl-NL"/>
        </w:rPr>
        <w:t>in kolom 'Aantal kredietnemers met minstens één niet geregulariseerd achterstallige verkoop op afbetaling'</w:t>
      </w:r>
      <w:r w:rsidR="004E0303">
        <w:tab/>
      </w:r>
    </w:p>
    <w:p w14:paraId="1A904775" w14:textId="50A64838" w:rsidR="00DC014E" w:rsidRDefault="0012709C" w:rsidP="005725E2">
      <w:pPr>
        <w:pStyle w:val="Voorbeeld"/>
        <w:numPr>
          <w:ilvl w:val="1"/>
          <w:numId w:val="17"/>
        </w:numPr>
        <w:rPr>
          <w:lang w:val="nl-NL"/>
        </w:rPr>
      </w:pPr>
      <w:r w:rsidRPr="0012709C">
        <w:rPr>
          <w:lang w:val="nl-NL"/>
        </w:rPr>
        <w:t>'achtrst_kropen'</w:t>
      </w:r>
      <w:r>
        <w:rPr>
          <w:lang w:val="nl-NL"/>
        </w:rPr>
        <w:t xml:space="preserve"> </w:t>
      </w:r>
      <w:r w:rsidR="004E0303" w:rsidRPr="00AF0800">
        <w:rPr>
          <w:lang w:val="nl-NL"/>
        </w:rPr>
        <w:t>in kolom 'Aantal kredietnemers met minstens één niet geregulariseerd achterstallige kredietopening'</w:t>
      </w:r>
    </w:p>
    <w:p w14:paraId="2FA17262" w14:textId="2C12057C" w:rsidR="004E0303" w:rsidRPr="00DC014E" w:rsidRDefault="004E0303" w:rsidP="005725E2">
      <w:pPr>
        <w:pStyle w:val="Voorbeeld"/>
        <w:numPr>
          <w:ilvl w:val="0"/>
          <w:numId w:val="17"/>
        </w:numPr>
        <w:rPr>
          <w:lang w:val="nl-NL"/>
        </w:rPr>
      </w:pPr>
      <w:r w:rsidRPr="00DC014E">
        <w:rPr>
          <w:lang w:val="nl-NL"/>
        </w:rPr>
        <w:t>De waarden zijn aantallen:</w:t>
      </w:r>
    </w:p>
    <w:p w14:paraId="5FADEB0C" w14:textId="3115A967" w:rsidR="004E0303" w:rsidRPr="00AF0800" w:rsidRDefault="004E0303" w:rsidP="005725E2">
      <w:pPr>
        <w:pStyle w:val="Voorbeeld"/>
        <w:numPr>
          <w:ilvl w:val="1"/>
          <w:numId w:val="17"/>
        </w:numPr>
        <w:rPr>
          <w:lang w:val="nl-NL"/>
        </w:rPr>
      </w:pPr>
      <w:commentRangeStart w:id="66"/>
      <w:commentRangeStart w:id="67"/>
      <w:r w:rsidRPr="00AF0800">
        <w:rPr>
          <w:lang w:val="nl-NL"/>
        </w:rPr>
        <w:t>ofwel positieve gehele getallen vanaf 0</w:t>
      </w:r>
      <w:r>
        <w:rPr>
          <w:lang w:val="nl-NL"/>
        </w:rPr>
        <w:t>,</w:t>
      </w:r>
      <w:r w:rsidR="00957499">
        <w:rPr>
          <w:lang w:val="nl-NL"/>
        </w:rPr>
        <w:t xml:space="preserve"> op te nemen in OBS_VALUE</w:t>
      </w:r>
    </w:p>
    <w:p w14:paraId="2E1F1635" w14:textId="72B6E71C" w:rsidR="004E0303" w:rsidRDefault="004E0303" w:rsidP="005725E2">
      <w:pPr>
        <w:pStyle w:val="Voorbeeld"/>
        <w:numPr>
          <w:ilvl w:val="1"/>
          <w:numId w:val="17"/>
        </w:numPr>
        <w:rPr>
          <w:lang w:val="nl-NL"/>
        </w:rPr>
      </w:pPr>
      <w:r w:rsidRPr="00AF0800">
        <w:rPr>
          <w:lang w:val="nl-NL"/>
        </w:rPr>
        <w:t xml:space="preserve">ofwel </w:t>
      </w:r>
      <w:r>
        <w:rPr>
          <w:lang w:val="nl-NL"/>
        </w:rPr>
        <w:t xml:space="preserve">waarde </w:t>
      </w:r>
      <w:r w:rsidRPr="00AF0800">
        <w:rPr>
          <w:lang w:val="nl-NL"/>
        </w:rPr>
        <w:t>'&lt;3' om kleine aantallen aan te duiden die werden versluierd door de Nationale Bank</w:t>
      </w:r>
      <w:r w:rsidR="00B1716A">
        <w:rPr>
          <w:lang w:val="nl-NL"/>
        </w:rPr>
        <w:t xml:space="preserve">. </w:t>
      </w:r>
      <w:r w:rsidR="00957499">
        <w:rPr>
          <w:lang w:val="nl-NL"/>
        </w:rPr>
        <w:t>Op te nemen in OBS_VALUE_C</w:t>
      </w:r>
      <w:r w:rsidR="00E75B4D">
        <w:rPr>
          <w:lang w:val="nl-NL"/>
        </w:rPr>
        <w:t xml:space="preserve"> en missende waarde in OBS_VALUE</w:t>
      </w:r>
      <w:r w:rsidR="00957499">
        <w:rPr>
          <w:lang w:val="nl-NL"/>
        </w:rPr>
        <w:t xml:space="preserve">. </w:t>
      </w:r>
      <w:r w:rsidR="00B1716A">
        <w:rPr>
          <w:lang w:val="nl-NL"/>
        </w:rPr>
        <w:t>Soms komt ook waarde ‘&lt; 3’ voor (met een spatie in het midden), deze moet omgezet worden naar ‘&lt;3’.</w:t>
      </w:r>
      <w:commentRangeEnd w:id="66"/>
      <w:r w:rsidR="00A83718">
        <w:rPr>
          <w:rStyle w:val="CommentReference"/>
          <w:i w:val="0"/>
          <w:color w:val="1C1A15" w:themeColor="background2" w:themeShade="1A"/>
        </w:rPr>
        <w:commentReference w:id="66"/>
      </w:r>
      <w:commentRangeEnd w:id="67"/>
      <w:r w:rsidR="00464383">
        <w:rPr>
          <w:rStyle w:val="CommentReference"/>
          <w:i w:val="0"/>
          <w:color w:val="1C1A15" w:themeColor="background2" w:themeShade="1A"/>
        </w:rPr>
        <w:commentReference w:id="67"/>
      </w:r>
    </w:p>
    <w:p w14:paraId="79A3C9D7" w14:textId="37D9E852" w:rsidR="004E0303" w:rsidRPr="00AF0800" w:rsidRDefault="004E0303" w:rsidP="005725E2">
      <w:pPr>
        <w:pStyle w:val="Voorbeeld"/>
        <w:numPr>
          <w:ilvl w:val="0"/>
          <w:numId w:val="17"/>
        </w:numPr>
        <w:rPr>
          <w:lang w:val="nl-NL"/>
        </w:rPr>
      </w:pPr>
      <w:r w:rsidRPr="00AF0800">
        <w:rPr>
          <w:lang w:val="nl-NL"/>
        </w:rPr>
        <w:t>Alle waarden zijn normale waarden</w:t>
      </w:r>
      <w:r w:rsidR="007D39D9">
        <w:rPr>
          <w:lang w:val="nl-NL"/>
        </w:rPr>
        <w:t xml:space="preserve"> (code ‘</w:t>
      </w:r>
      <w:r w:rsidR="009119A0">
        <w:rPr>
          <w:lang w:val="nl-NL"/>
        </w:rPr>
        <w:t>A’</w:t>
      </w:r>
      <w:r w:rsidR="007D39D9">
        <w:rPr>
          <w:lang w:val="nl-NL"/>
        </w:rPr>
        <w:t>)</w:t>
      </w:r>
    </w:p>
    <w:p w14:paraId="1B832E1A" w14:textId="4EEA70C8" w:rsidR="004E0303" w:rsidRDefault="004E0303" w:rsidP="005725E2">
      <w:pPr>
        <w:pStyle w:val="Voorbeeld"/>
        <w:numPr>
          <w:ilvl w:val="0"/>
          <w:numId w:val="17"/>
        </w:numPr>
        <w:rPr>
          <w:lang w:val="nl-NL"/>
        </w:rPr>
      </w:pPr>
      <w:r w:rsidRPr="00AF0800">
        <w:rPr>
          <w:lang w:val="nl-NL"/>
        </w:rPr>
        <w:t>Alle waarden mogen gepubliceerd worden (</w:t>
      </w:r>
      <w:r w:rsidR="009119A0">
        <w:rPr>
          <w:lang w:val="nl-NL"/>
        </w:rPr>
        <w:t>code ‘F’). S</w:t>
      </w:r>
      <w:r w:rsidRPr="00AF0800">
        <w:rPr>
          <w:lang w:val="nl-NL"/>
        </w:rPr>
        <w:t xml:space="preserve">ommige waarden werden </w:t>
      </w:r>
      <w:r w:rsidR="009119A0">
        <w:rPr>
          <w:lang w:val="nl-NL"/>
        </w:rPr>
        <w:t xml:space="preserve">reeds </w:t>
      </w:r>
      <w:r w:rsidRPr="00AF0800">
        <w:rPr>
          <w:lang w:val="nl-NL"/>
        </w:rPr>
        <w:t xml:space="preserve">versluierd </w:t>
      </w:r>
      <w:r w:rsidR="009119A0">
        <w:rPr>
          <w:lang w:val="nl-NL"/>
        </w:rPr>
        <w:t>door de dataleverancier en staan in de dataset aangeduid met waarde</w:t>
      </w:r>
      <w:r w:rsidRPr="00AF0800">
        <w:rPr>
          <w:lang w:val="nl-NL"/>
        </w:rPr>
        <w:t xml:space="preserve"> '&lt;3'</w:t>
      </w:r>
      <w:r w:rsidR="000A04EE">
        <w:rPr>
          <w:lang w:val="nl-NL"/>
        </w:rPr>
        <w:t xml:space="preserve">, deze mogen ook gewoon gepubliceerd </w:t>
      </w:r>
      <w:commentRangeStart w:id="68"/>
      <w:r w:rsidR="000A04EE">
        <w:rPr>
          <w:lang w:val="nl-NL"/>
        </w:rPr>
        <w:t>worden</w:t>
      </w:r>
      <w:commentRangeEnd w:id="68"/>
      <w:r w:rsidR="008C48F3">
        <w:rPr>
          <w:rStyle w:val="CommentReference"/>
          <w:i w:val="0"/>
          <w:color w:val="1C1A15" w:themeColor="background2" w:themeShade="1A"/>
        </w:rPr>
        <w:commentReference w:id="68"/>
      </w:r>
      <w:r w:rsidR="000A04EE">
        <w:rPr>
          <w:lang w:val="nl-NL"/>
        </w:rPr>
        <w:t>. De dataset bevat geen expliciete waarden die we niet mogen publiceren.</w:t>
      </w:r>
      <w:r w:rsidR="009119A0">
        <w:rPr>
          <w:lang w:val="nl-NL"/>
        </w:rPr>
        <w:t xml:space="preserve"> </w:t>
      </w:r>
    </w:p>
    <w:p w14:paraId="4EE4B10F" w14:textId="148B261D" w:rsidR="00E71B77" w:rsidRDefault="000A04EE" w:rsidP="00C200C8">
      <w:pPr>
        <w:pStyle w:val="Voorbeeld"/>
      </w:pPr>
      <w:r>
        <w:rPr>
          <w:lang w:val="nl-NL"/>
        </w:rPr>
        <w:t>Met de informatie van Annelies gaan de data-engineers aan de slag om de gekuiste dataset aan te maken en op te laden in de database</w:t>
      </w:r>
      <w:r w:rsidR="005A1A11">
        <w:rPr>
          <w:lang w:val="nl-NL"/>
        </w:rPr>
        <w:t xml:space="preserve">, zoals in bestand </w:t>
      </w:r>
      <w:r w:rsidR="00252AFD">
        <w:rPr>
          <w:lang w:val="nl-NL"/>
        </w:rPr>
        <w:t>‘</w:t>
      </w:r>
      <w:r w:rsidR="00594C32">
        <w:rPr>
          <w:lang w:val="nl-NL"/>
        </w:rPr>
        <w:t>TABLE__KREDNEM</w:t>
      </w:r>
      <w:r w:rsidR="00252AFD" w:rsidRPr="00252AFD">
        <w:rPr>
          <w:lang w:val="nl-NL"/>
        </w:rPr>
        <w:t>.xlsx</w:t>
      </w:r>
      <w:r w:rsidR="00252AFD">
        <w:rPr>
          <w:lang w:val="nl-NL"/>
        </w:rPr>
        <w:t>’)</w:t>
      </w:r>
      <w:r>
        <w:rPr>
          <w:lang w:val="nl-NL"/>
        </w:rPr>
        <w:t xml:space="preserve">. </w:t>
      </w:r>
      <w:r w:rsidR="009236E3">
        <w:rPr>
          <w:lang w:val="nl-NL"/>
        </w:rPr>
        <w:t>In de variabele REF_AREA</w:t>
      </w:r>
      <w:r>
        <w:rPr>
          <w:lang w:val="nl-NL"/>
        </w:rPr>
        <w:t xml:space="preserve"> </w:t>
      </w:r>
      <w:r w:rsidR="005360A8">
        <w:rPr>
          <w:lang w:val="nl-NL"/>
        </w:rPr>
        <w:t>worden de postcodes en NIS-codes ingevuld</w:t>
      </w:r>
      <w:r w:rsidR="00260C5D">
        <w:rPr>
          <w:lang w:val="nl-NL"/>
        </w:rPr>
        <w:t xml:space="preserve">, in de variabele REF_AREA_CLASS </w:t>
      </w:r>
      <w:r w:rsidR="00B840B6">
        <w:rPr>
          <w:lang w:val="nl-NL"/>
        </w:rPr>
        <w:t>wordt ingevuld uit welk classificatiesysteem deze postcodes en NIS-codes komen.</w:t>
      </w:r>
      <w:r w:rsidR="005360A8">
        <w:rPr>
          <w:lang w:val="nl-NL"/>
        </w:rPr>
        <w:t xml:space="preserve"> </w:t>
      </w:r>
      <w:r w:rsidR="00252AFD">
        <w:rPr>
          <w:lang w:val="nl-NL"/>
        </w:rPr>
        <w:t>V</w:t>
      </w:r>
      <w:r w:rsidR="004E0303">
        <w:t xml:space="preserve">oor TIME_PERIOD wordt </w:t>
      </w:r>
      <w:r w:rsidR="00252AFD">
        <w:t>YYYY</w:t>
      </w:r>
      <w:r w:rsidR="004E0303">
        <w:t xml:space="preserve">1231 ingevuld want alle cijfers verwijzen naar een uittreksel op 31 december </w:t>
      </w:r>
      <w:r w:rsidR="00C200C8">
        <w:t>van jaar YYYY</w:t>
      </w:r>
      <w:r w:rsidR="004E0303">
        <w:t>.</w:t>
      </w:r>
      <w:r w:rsidR="00C200C8">
        <w:t xml:space="preserve"> </w:t>
      </w:r>
      <w:r w:rsidR="00B840B6">
        <w:t>KREDTYPE</w:t>
      </w:r>
      <w:r w:rsidR="004E0303">
        <w:t xml:space="preserve"> bevat de codes van de </w:t>
      </w:r>
      <w:r w:rsidR="00B840B6">
        <w:t>groepen kredietnemers</w:t>
      </w:r>
      <w:r w:rsidR="004E0303">
        <w:t xml:space="preserve">, </w:t>
      </w:r>
      <w:r w:rsidR="00C200C8">
        <w:t>want d</w:t>
      </w:r>
      <w:r w:rsidR="004E0303">
        <w:t xml:space="preserve">e ruwe data is gepivoteerd naar lang formaat zodat elke rij slechts </w:t>
      </w:r>
      <w:r w:rsidR="00C200C8">
        <w:t>informatie over één cijfer</w:t>
      </w:r>
      <w:r w:rsidR="004E0303">
        <w:t xml:space="preserve"> bevat.</w:t>
      </w:r>
      <w:r w:rsidR="00C200C8">
        <w:t xml:space="preserve"> </w:t>
      </w:r>
      <w:r w:rsidR="004E0303">
        <w:t>OBS_VALUE</w:t>
      </w:r>
      <w:r w:rsidR="002764D9">
        <w:t xml:space="preserve"> bevat </w:t>
      </w:r>
      <w:r w:rsidR="004E0303">
        <w:t xml:space="preserve">de </w:t>
      </w:r>
      <w:r w:rsidR="002764D9">
        <w:t>cijfers</w:t>
      </w:r>
      <w:r w:rsidR="00322590">
        <w:t xml:space="preserve"> als gehele getallen</w:t>
      </w:r>
      <w:r w:rsidR="004E0303">
        <w:t>.</w:t>
      </w:r>
      <w:r w:rsidR="002764D9">
        <w:t xml:space="preserve"> </w:t>
      </w:r>
    </w:p>
    <w:p w14:paraId="01C8A509" w14:textId="26CB105C" w:rsidR="00322590" w:rsidRDefault="00E71B77" w:rsidP="00C200C8">
      <w:pPr>
        <w:pStyle w:val="Voorbeeld"/>
      </w:pPr>
      <w:r>
        <w:t xml:space="preserve">Aangezien </w:t>
      </w:r>
      <w:r w:rsidR="00C200C8">
        <w:t xml:space="preserve">OBS_STATUS </w:t>
      </w:r>
      <w:r>
        <w:t xml:space="preserve">voor alle observaties hetzelfde is wordt dit door de data-engineers toegevoegd aan de </w:t>
      </w:r>
      <w:r w:rsidR="00625F1B">
        <w:t>metadata van de gehele data</w:t>
      </w:r>
      <w:r w:rsidR="00301994">
        <w:t>set</w:t>
      </w:r>
      <w:r w:rsidR="006424DD">
        <w:t xml:space="preserve"> in plaats van een bijkomende variabel</w:t>
      </w:r>
      <w:r w:rsidR="00301994">
        <w:t>e</w:t>
      </w:r>
      <w:r w:rsidR="006424DD">
        <w:t xml:space="preserve"> in de </w:t>
      </w:r>
      <w:r w:rsidR="00301994">
        <w:t>dataset zelf</w:t>
      </w:r>
      <w:r w:rsidR="00625F1B">
        <w:t xml:space="preserve">, maar daar </w:t>
      </w:r>
      <w:r w:rsidR="00322590">
        <w:t>hoeft</w:t>
      </w:r>
      <w:r w:rsidR="00625F1B">
        <w:t xml:space="preserve"> Annelies </w:t>
      </w:r>
      <w:r w:rsidR="00301994">
        <w:t>zich niets van aan te trekken</w:t>
      </w:r>
      <w:r w:rsidR="00625F1B">
        <w:t>.</w:t>
      </w:r>
      <w:r w:rsidR="00322590">
        <w:t xml:space="preserve"> </w:t>
      </w:r>
    </w:p>
    <w:p w14:paraId="6520BBC2" w14:textId="1FE3D0A9" w:rsidR="00C200C8" w:rsidRDefault="00C200C8" w:rsidP="00C200C8">
      <w:pPr>
        <w:pStyle w:val="Voorbeeld"/>
      </w:pPr>
      <w:commentRangeStart w:id="69"/>
      <w:r>
        <w:t>CONF_STATUS wordt voor alle rijen op ‘F’ (free) gezet want alle waarden mogen worden gepubliceerd</w:t>
      </w:r>
      <w:r w:rsidR="001B3200">
        <w:t>.</w:t>
      </w:r>
      <w:commentRangeEnd w:id="69"/>
      <w:r w:rsidR="00A65A7F">
        <w:rPr>
          <w:rStyle w:val="CommentReference"/>
          <w:i w:val="0"/>
          <w:color w:val="1C1A15" w:themeColor="background2" w:themeShade="1A"/>
        </w:rPr>
        <w:commentReference w:id="69"/>
      </w:r>
    </w:p>
    <w:p w14:paraId="0E599BF0" w14:textId="68D8CE09" w:rsidR="004E0303" w:rsidRDefault="002764D9" w:rsidP="00F24D54">
      <w:pPr>
        <w:pStyle w:val="Voorbeeld"/>
      </w:pPr>
      <w:r w:rsidRPr="002E5E4C">
        <w:rPr>
          <w:lang w:val="nl-NL"/>
        </w:rPr>
        <w:t xml:space="preserve">Bij de transformatie van de </w:t>
      </w:r>
      <w:r>
        <w:rPr>
          <w:lang w:val="nl-NL"/>
        </w:rPr>
        <w:t xml:space="preserve">ruwe </w:t>
      </w:r>
      <w:r w:rsidRPr="002E5E4C">
        <w:rPr>
          <w:lang w:val="nl-NL"/>
        </w:rPr>
        <w:t xml:space="preserve">data </w:t>
      </w:r>
      <w:r>
        <w:rPr>
          <w:lang w:val="nl-NL"/>
        </w:rPr>
        <w:t xml:space="preserve">naar de gekuiste data </w:t>
      </w:r>
      <w:r w:rsidR="001B3200">
        <w:rPr>
          <w:lang w:val="nl-NL"/>
        </w:rPr>
        <w:t xml:space="preserve">en het opladen naar de database </w:t>
      </w:r>
      <w:r w:rsidRPr="002E5E4C">
        <w:rPr>
          <w:lang w:val="nl-NL"/>
        </w:rPr>
        <w:t xml:space="preserve">zullen de data-engineers merken dat er in de data ook waarde ‘n.b.’ </w:t>
      </w:r>
      <w:r>
        <w:rPr>
          <w:lang w:val="nl-NL"/>
        </w:rPr>
        <w:t>voorkomt</w:t>
      </w:r>
      <w:r w:rsidRPr="002E5E4C">
        <w:rPr>
          <w:lang w:val="nl-NL"/>
        </w:rPr>
        <w:t xml:space="preserve">. </w:t>
      </w:r>
      <w:r>
        <w:rPr>
          <w:lang w:val="nl-NL"/>
        </w:rPr>
        <w:t xml:space="preserve">De informatie van </w:t>
      </w:r>
      <w:r w:rsidRPr="002E5E4C">
        <w:rPr>
          <w:lang w:val="nl-NL"/>
        </w:rPr>
        <w:t>Annelies was dus niet volledig</w:t>
      </w:r>
      <w:r>
        <w:rPr>
          <w:lang w:val="nl-NL"/>
        </w:rPr>
        <w:t>. D</w:t>
      </w:r>
      <w:r w:rsidRPr="002E5E4C">
        <w:rPr>
          <w:lang w:val="nl-NL"/>
        </w:rPr>
        <w:t>e data-engineers zullen haar</w:t>
      </w:r>
      <w:r>
        <w:rPr>
          <w:lang w:val="nl-NL"/>
        </w:rPr>
        <w:t xml:space="preserve"> dan ook</w:t>
      </w:r>
      <w:r w:rsidRPr="002E5E4C">
        <w:rPr>
          <w:lang w:val="nl-NL"/>
        </w:rPr>
        <w:t xml:space="preserve"> vragen bijkomende informatie door te sturen</w:t>
      </w:r>
      <w:r>
        <w:rPr>
          <w:lang w:val="nl-NL"/>
        </w:rPr>
        <w:t xml:space="preserve"> zodat ze deze waarde ofwel kunnen hercoderen ofwel aan de codelijsten kunnen toevoegen.</w:t>
      </w:r>
      <w:r w:rsidR="00F24D54">
        <w:rPr>
          <w:lang w:val="nl-NL"/>
        </w:rPr>
        <w:t xml:space="preserve"> </w:t>
      </w:r>
      <w:commentRangeStart w:id="70"/>
      <w:commentRangeStart w:id="71"/>
      <w:r w:rsidR="00F24D54">
        <w:rPr>
          <w:lang w:val="nl-NL"/>
        </w:rPr>
        <w:t>Annelies weet zelf niet wat ‘</w:t>
      </w:r>
      <w:r w:rsidR="00F24D54">
        <w:t xml:space="preserve">n.b.’ </w:t>
      </w:r>
      <w:r w:rsidR="00384329">
        <w:t xml:space="preserve"> of ‘niet beschikbaar’ exact </w:t>
      </w:r>
      <w:r w:rsidR="00F24D54">
        <w:t>betekent en zal dit dus moeten navragen bij de Nationale Bank.</w:t>
      </w:r>
      <w:r w:rsidR="001B3200">
        <w:t xml:space="preserve"> </w:t>
      </w:r>
      <w:commentRangeEnd w:id="70"/>
      <w:r w:rsidR="00A0547F">
        <w:rPr>
          <w:rStyle w:val="CommentReference"/>
          <w:i w:val="0"/>
          <w:color w:val="1C1A15" w:themeColor="background2" w:themeShade="1A"/>
        </w:rPr>
        <w:commentReference w:id="70"/>
      </w:r>
      <w:commentRangeEnd w:id="71"/>
      <w:r w:rsidR="00A0547F">
        <w:rPr>
          <w:rStyle w:val="CommentReference"/>
          <w:i w:val="0"/>
          <w:color w:val="1C1A15" w:themeColor="background2" w:themeShade="1A"/>
        </w:rPr>
        <w:commentReference w:id="71"/>
      </w:r>
      <w:r w:rsidR="001B3200">
        <w:t xml:space="preserve">Zolang deze informatie niet wordt doorgestuurd naar de data-engineers </w:t>
      </w:r>
      <w:r w:rsidR="00073A39">
        <w:t>kan de gekuiste data niet worden toegevoegd aan de database en wordt het proces op pauze gezet.</w:t>
      </w:r>
      <w:r w:rsidR="007C79A8">
        <w:t xml:space="preserve"> Indien </w:t>
      </w:r>
      <w:r w:rsidR="008C1F70">
        <w:t>zo’n</w:t>
      </w:r>
      <w:r w:rsidR="007C79A8">
        <w:t xml:space="preserve"> pau</w:t>
      </w:r>
      <w:r w:rsidR="008C1F70">
        <w:t>z</w:t>
      </w:r>
      <w:r w:rsidR="007C79A8">
        <w:t>e geen optie is k</w:t>
      </w:r>
      <w:r w:rsidR="008C1F70">
        <w:t>u</w:t>
      </w:r>
      <w:r w:rsidR="007C79A8">
        <w:t>n</w:t>
      </w:r>
      <w:r w:rsidR="008C1F70">
        <w:t>nen</w:t>
      </w:r>
      <w:r w:rsidR="007C79A8">
        <w:t xml:space="preserve"> ook </w:t>
      </w:r>
      <w:r w:rsidR="008C1F70">
        <w:t>a</w:t>
      </w:r>
      <w:r w:rsidR="007C79A8" w:rsidRPr="007C79A8">
        <w:t xml:space="preserve">nnotaties (disclaimers) </w:t>
      </w:r>
      <w:r w:rsidR="008C1F70">
        <w:t xml:space="preserve">worden toegevoegd </w:t>
      </w:r>
      <w:r w:rsidR="007C79A8" w:rsidRPr="007C79A8">
        <w:t xml:space="preserve">in de </w:t>
      </w:r>
      <w:r w:rsidR="008C1F70">
        <w:t>metadata</w:t>
      </w:r>
      <w:r w:rsidR="007C79A8" w:rsidRPr="007C79A8">
        <w:t>.</w:t>
      </w:r>
    </w:p>
    <w:p w14:paraId="5DAA00C6" w14:textId="3AB8FAC8" w:rsidR="00C27090" w:rsidRDefault="00171C75" w:rsidP="004E6A2E">
      <w:pPr>
        <w:pStyle w:val="Kop2-zondernummer"/>
      </w:pPr>
      <w:bookmarkStart w:id="72" w:name="_Toc164268896"/>
      <w:r>
        <w:t xml:space="preserve">STAp 3: </w:t>
      </w:r>
      <w:r w:rsidR="00C27090">
        <w:t>Aggregatie</w:t>
      </w:r>
      <w:bookmarkEnd w:id="72"/>
    </w:p>
    <w:p w14:paraId="6A2026E2" w14:textId="5DF420FF" w:rsidR="00191E84" w:rsidRDefault="00191E84" w:rsidP="002900F4">
      <w:r>
        <w:t xml:space="preserve">Zowel </w:t>
      </w:r>
      <w:r w:rsidR="00DF7CA8">
        <w:t>de geografische dimensie, de tijdsdimensie als de parameterdimensie zijn vaak hiërarchisch</w:t>
      </w:r>
      <w:r w:rsidR="00D949DC">
        <w:t xml:space="preserve">. Dit betekent dat deze dimensies waarden bevatten die kunnen gegroepeerd worden tot een </w:t>
      </w:r>
      <w:r w:rsidR="00271534">
        <w:t>indeling op een hoger niveau</w:t>
      </w:r>
      <w:r w:rsidR="001B4060">
        <w:t xml:space="preserve">. Bijvoorbeeld, cijfers op maandniveau </w:t>
      </w:r>
      <w:r w:rsidR="00E556E0">
        <w:t xml:space="preserve">kunnen worden samengevat </w:t>
      </w:r>
      <w:r w:rsidR="00780CA1">
        <w:t xml:space="preserve">tot </w:t>
      </w:r>
      <w:r w:rsidR="00821AE6">
        <w:t>een totaalcijfer</w:t>
      </w:r>
      <w:r w:rsidR="00780CA1">
        <w:t xml:space="preserve"> </w:t>
      </w:r>
      <w:r w:rsidR="00E556E0">
        <w:t xml:space="preserve">op </w:t>
      </w:r>
      <w:r w:rsidR="00D76631">
        <w:t>jaarniveau</w:t>
      </w:r>
      <w:r w:rsidR="00780CA1">
        <w:t>.</w:t>
      </w:r>
      <w:r w:rsidR="00D76631">
        <w:t xml:space="preserve"> </w:t>
      </w:r>
      <w:r w:rsidR="00780CA1">
        <w:t>C</w:t>
      </w:r>
      <w:r w:rsidR="00D76631">
        <w:t>ijfers over gemeente</w:t>
      </w:r>
      <w:r w:rsidR="00A23840">
        <w:t>n</w:t>
      </w:r>
      <w:r w:rsidR="00D76631">
        <w:t xml:space="preserve"> kunnen worden samengevat in </w:t>
      </w:r>
      <w:r w:rsidR="00821AE6">
        <w:t>totaal</w:t>
      </w:r>
      <w:r w:rsidR="00D76631">
        <w:t xml:space="preserve">cijfers </w:t>
      </w:r>
      <w:r w:rsidR="00821AE6">
        <w:t>voor</w:t>
      </w:r>
      <w:r w:rsidR="00ED15A9">
        <w:t xml:space="preserve"> de provincies en gewesten (Vlaa</w:t>
      </w:r>
      <w:ins w:id="73" w:author="Weekers Karolien" w:date="2024-05-06T12:03:00Z">
        <w:r w:rsidR="00383F08">
          <w:t xml:space="preserve">ms en Brussels) </w:t>
        </w:r>
      </w:ins>
      <w:del w:id="74" w:author="Weekers Karolien" w:date="2024-05-06T12:03:00Z">
        <w:r w:rsidR="00ED15A9" w:rsidDel="00383F08">
          <w:delText>nderen en Brussel)</w:delText>
        </w:r>
      </w:del>
      <w:r w:rsidR="00ED15A9">
        <w:t xml:space="preserve">. </w:t>
      </w:r>
      <w:r w:rsidR="00780CA1">
        <w:t xml:space="preserve">Cijfers </w:t>
      </w:r>
      <w:r w:rsidR="00C15195">
        <w:t xml:space="preserve">per </w:t>
      </w:r>
      <w:r w:rsidR="00A23840">
        <w:t>thuis</w:t>
      </w:r>
      <w:r w:rsidR="00C15195">
        <w:t>taalgroep (</w:t>
      </w:r>
      <w:r w:rsidR="00581B05">
        <w:t xml:space="preserve">voorbeeld van </w:t>
      </w:r>
      <w:r w:rsidR="00C15195">
        <w:t>parameterdimensie</w:t>
      </w:r>
      <w:r w:rsidR="00A23840">
        <w:t xml:space="preserve"> bij de onderwijsdata</w:t>
      </w:r>
      <w:r w:rsidR="00C15195">
        <w:t xml:space="preserve">) kunnen worden samengevat tot een totaalcijfer over alle </w:t>
      </w:r>
      <w:r w:rsidR="00A23840">
        <w:t>thuis</w:t>
      </w:r>
      <w:r w:rsidR="00C15195">
        <w:t xml:space="preserve">taalgroepen heen. </w:t>
      </w:r>
    </w:p>
    <w:p w14:paraId="0B99DB01" w14:textId="580C35B5" w:rsidR="00182AF7" w:rsidRDefault="00821AE6" w:rsidP="002900F4">
      <w:pPr>
        <w:rPr>
          <w:lang w:val="nl-NL"/>
        </w:rPr>
      </w:pPr>
      <w:r>
        <w:rPr>
          <w:lang w:val="nl-NL"/>
        </w:rPr>
        <w:t>Als totaalcijfers nodig zijn voor</w:t>
      </w:r>
      <w:r w:rsidR="00FF1FAE">
        <w:rPr>
          <w:lang w:val="nl-NL"/>
        </w:rPr>
        <w:t xml:space="preserve"> bepaalde</w:t>
      </w:r>
      <w:r>
        <w:rPr>
          <w:lang w:val="nl-NL"/>
        </w:rPr>
        <w:t xml:space="preserve"> publicatie</w:t>
      </w:r>
      <w:r w:rsidR="00FF1FAE">
        <w:rPr>
          <w:lang w:val="nl-NL"/>
        </w:rPr>
        <w:t>s</w:t>
      </w:r>
      <w:r>
        <w:rPr>
          <w:lang w:val="nl-NL"/>
        </w:rPr>
        <w:t xml:space="preserve"> of </w:t>
      </w:r>
      <w:r w:rsidR="000B670A">
        <w:rPr>
          <w:lang w:val="nl-NL"/>
        </w:rPr>
        <w:t>voor verdere dataverwerking</w:t>
      </w:r>
      <w:r w:rsidR="003762E5">
        <w:rPr>
          <w:lang w:val="nl-NL"/>
        </w:rPr>
        <w:t>,</w:t>
      </w:r>
      <w:r w:rsidR="000B670A">
        <w:rPr>
          <w:lang w:val="nl-NL"/>
        </w:rPr>
        <w:t xml:space="preserve"> </w:t>
      </w:r>
      <w:r w:rsidR="00CD7825" w:rsidRPr="00CD7825">
        <w:rPr>
          <w:lang w:val="nl-NL"/>
        </w:rPr>
        <w:t>is het n</w:t>
      </w:r>
      <w:r w:rsidR="00CD7825">
        <w:rPr>
          <w:lang w:val="nl-NL"/>
        </w:rPr>
        <w:t xml:space="preserve">odig </w:t>
      </w:r>
      <w:r w:rsidR="00C024E2">
        <w:rPr>
          <w:lang w:val="nl-NL"/>
        </w:rPr>
        <w:t xml:space="preserve">om </w:t>
      </w:r>
      <w:r w:rsidR="004812AD">
        <w:rPr>
          <w:lang w:val="nl-NL"/>
        </w:rPr>
        <w:t>deze</w:t>
      </w:r>
      <w:r w:rsidR="00C024E2">
        <w:rPr>
          <w:lang w:val="nl-NL"/>
        </w:rPr>
        <w:t xml:space="preserve"> totaalcijfer</w:t>
      </w:r>
      <w:r w:rsidR="00E76237">
        <w:rPr>
          <w:lang w:val="nl-NL"/>
        </w:rPr>
        <w:t xml:space="preserve"> </w:t>
      </w:r>
      <w:r w:rsidR="00C024E2">
        <w:rPr>
          <w:lang w:val="nl-NL"/>
        </w:rPr>
        <w:t>te berekene</w:t>
      </w:r>
      <w:r w:rsidR="0022429D">
        <w:rPr>
          <w:lang w:val="nl-NL"/>
        </w:rPr>
        <w:t>n</w:t>
      </w:r>
      <w:r w:rsidR="004812AD">
        <w:rPr>
          <w:lang w:val="nl-NL"/>
        </w:rPr>
        <w:t xml:space="preserve"> </w:t>
      </w:r>
      <w:r w:rsidR="00E76237">
        <w:rPr>
          <w:lang w:val="nl-NL"/>
        </w:rPr>
        <w:t>voordat</w:t>
      </w:r>
      <w:r w:rsidR="004812AD" w:rsidRPr="00CD7825">
        <w:rPr>
          <w:lang w:val="nl-NL"/>
        </w:rPr>
        <w:t xml:space="preserve"> statistical disclo</w:t>
      </w:r>
      <w:r w:rsidR="001B1F94">
        <w:rPr>
          <w:lang w:val="nl-NL"/>
        </w:rPr>
        <w:t>s</w:t>
      </w:r>
      <w:r w:rsidR="004812AD" w:rsidRPr="00CD7825">
        <w:rPr>
          <w:lang w:val="nl-NL"/>
        </w:rPr>
        <w:t>ure controle</w:t>
      </w:r>
      <w:r w:rsidR="004812AD">
        <w:rPr>
          <w:lang w:val="nl-NL"/>
        </w:rPr>
        <w:t xml:space="preserve"> wordt toegepast</w:t>
      </w:r>
      <w:r w:rsidR="0022429D">
        <w:rPr>
          <w:lang w:val="nl-NL"/>
        </w:rPr>
        <w:t xml:space="preserve">. </w:t>
      </w:r>
      <w:r w:rsidR="00F94D99">
        <w:rPr>
          <w:lang w:val="nl-NL"/>
        </w:rPr>
        <w:t xml:space="preserve">De publicatie van totaalcijfers kan er immers voor zorgen dat cijfers op lager niveau bijkomend versluierd moeten worden om </w:t>
      </w:r>
      <w:r w:rsidR="002C2DC7">
        <w:rPr>
          <w:lang w:val="nl-NL"/>
        </w:rPr>
        <w:t>disclosure tegen te gaan</w:t>
      </w:r>
      <w:r w:rsidR="00F5238D">
        <w:rPr>
          <w:lang w:val="nl-NL"/>
        </w:rPr>
        <w:t>.</w:t>
      </w:r>
      <w:r w:rsidR="00231751">
        <w:rPr>
          <w:lang w:val="nl-NL"/>
        </w:rPr>
        <w:t xml:space="preserve"> </w:t>
      </w:r>
      <w:r w:rsidR="002C2DC7">
        <w:rPr>
          <w:lang w:val="nl-NL"/>
        </w:rPr>
        <w:t>Hiervoor moeten deze cijfers eerst gekend zijn</w:t>
      </w:r>
      <w:r w:rsidR="00231751">
        <w:rPr>
          <w:lang w:val="nl-NL"/>
        </w:rPr>
        <w:t xml:space="preserve"> op alle </w:t>
      </w:r>
      <w:commentRangeStart w:id="75"/>
      <w:commentRangeStart w:id="76"/>
      <w:commentRangeStart w:id="77"/>
      <w:r w:rsidR="00A75F13">
        <w:rPr>
          <w:lang w:val="nl-NL"/>
        </w:rPr>
        <w:t>niveaus</w:t>
      </w:r>
      <w:commentRangeEnd w:id="75"/>
      <w:r w:rsidR="006C4084">
        <w:rPr>
          <w:rStyle w:val="CommentReference"/>
        </w:rPr>
        <w:commentReference w:id="75"/>
      </w:r>
      <w:commentRangeEnd w:id="76"/>
      <w:r w:rsidR="008005A7">
        <w:rPr>
          <w:rStyle w:val="CommentReference"/>
        </w:rPr>
        <w:commentReference w:id="76"/>
      </w:r>
      <w:commentRangeEnd w:id="77"/>
      <w:r w:rsidR="007952E4">
        <w:rPr>
          <w:rStyle w:val="CommentReference"/>
        </w:rPr>
        <w:commentReference w:id="77"/>
      </w:r>
      <w:r w:rsidR="00231751">
        <w:rPr>
          <w:lang w:val="nl-NL"/>
        </w:rPr>
        <w:t>.</w:t>
      </w:r>
    </w:p>
    <w:p w14:paraId="5C71A734" w14:textId="58DF9CD7" w:rsidR="00915BD4" w:rsidRDefault="007A3A00" w:rsidP="002900F4">
      <w:r>
        <w:t>Voor</w:t>
      </w:r>
      <w:r w:rsidR="00DB05A8">
        <w:t xml:space="preserve"> </w:t>
      </w:r>
      <w:r w:rsidR="00231751">
        <w:t>alle</w:t>
      </w:r>
      <w:r w:rsidR="00DB05A8">
        <w:t xml:space="preserve"> dimensies </w:t>
      </w:r>
      <w:r w:rsidR="00915BD4">
        <w:t xml:space="preserve">bewaren we sowieso de cijfers in de database op het niveau waarop ze werden aangeleverd. Daarnaast </w:t>
      </w:r>
      <w:r w:rsidR="00EC51BF">
        <w:t>berekenen en bewaren</w:t>
      </w:r>
      <w:r>
        <w:t xml:space="preserve"> we </w:t>
      </w:r>
      <w:r w:rsidR="00393410">
        <w:t xml:space="preserve">voor elke dimensie </w:t>
      </w:r>
      <w:r w:rsidR="00EC51BF">
        <w:t>geaggregeerde</w:t>
      </w:r>
      <w:r>
        <w:t xml:space="preserve"> statistieken </w:t>
      </w:r>
      <w:r w:rsidR="00EC51BF">
        <w:t>standaard</w:t>
      </w:r>
      <w:r w:rsidR="00393410">
        <w:t xml:space="preserve"> volgens bepaalde indelingen. Afhankelijk van het thema van de cijfers kan </w:t>
      </w:r>
      <w:r w:rsidR="006C20BD">
        <w:t>echter van de standaard</w:t>
      </w:r>
      <w:r w:rsidR="00393410">
        <w:t xml:space="preserve"> </w:t>
      </w:r>
      <w:r w:rsidR="009738C9">
        <w:t xml:space="preserve">worden </w:t>
      </w:r>
      <w:r w:rsidR="00393410">
        <w:t xml:space="preserve">afgeweken </w:t>
      </w:r>
      <w:r w:rsidR="00252113">
        <w:t xml:space="preserve">(1) omdat het thema </w:t>
      </w:r>
      <w:r w:rsidR="00D15661">
        <w:t>beter past bij een</w:t>
      </w:r>
      <w:r w:rsidR="00252113">
        <w:t xml:space="preserve"> andere indeling (bv. onderwijsdata wordt bewaard in schooljaren in plaats van kalenderjaren)</w:t>
      </w:r>
      <w:r w:rsidR="00A406E9">
        <w:t xml:space="preserve"> of (2) </w:t>
      </w:r>
      <w:r w:rsidR="00651938">
        <w:t>omdat het thema bijkomende indelingen</w:t>
      </w:r>
      <w:r w:rsidR="00D15661">
        <w:t xml:space="preserve"> vereist (bv. </w:t>
      </w:r>
      <w:r w:rsidR="004B4547">
        <w:t xml:space="preserve">toerismecijfers worden ook bewaard op het niveau van toeristische </w:t>
      </w:r>
      <w:r w:rsidR="00F66647">
        <w:t>regio’s</w:t>
      </w:r>
      <w:r w:rsidR="00D15661">
        <w:t>)</w:t>
      </w:r>
      <w:r w:rsidR="00F66647">
        <w:t>. Zulke afwijkingen moeten uiteraard goed worden beargumenteerd en gedocumenteerd.</w:t>
      </w:r>
    </w:p>
    <w:p w14:paraId="23396960" w14:textId="71F34CE8" w:rsidR="00C2753F" w:rsidRDefault="00F66647" w:rsidP="002900F4">
      <w:r>
        <w:t>We gebruiken de volgende standaardindelingen</w:t>
      </w:r>
      <w:r w:rsidR="00DB05A8">
        <w:t>:</w:t>
      </w:r>
    </w:p>
    <w:p w14:paraId="009769F6" w14:textId="1C6A4FF8" w:rsidR="00A25264" w:rsidRDefault="00F66647" w:rsidP="005725E2">
      <w:pPr>
        <w:pStyle w:val="ListParagraph"/>
        <w:numPr>
          <w:ilvl w:val="0"/>
          <w:numId w:val="19"/>
        </w:numPr>
      </w:pPr>
      <w:commentRangeStart w:id="78"/>
      <w:r>
        <w:t>Voor d</w:t>
      </w:r>
      <w:r w:rsidR="00231751">
        <w:t>e geografische dimensie</w:t>
      </w:r>
      <w:r w:rsidR="00840E21">
        <w:t xml:space="preserve">: </w:t>
      </w:r>
      <w:r w:rsidR="00DB66B2">
        <w:t xml:space="preserve">We </w:t>
      </w:r>
      <w:r>
        <w:t>berekenen</w:t>
      </w:r>
      <w:r w:rsidR="002D0141">
        <w:t xml:space="preserve"> en </w:t>
      </w:r>
      <w:r>
        <w:t>bewaren</w:t>
      </w:r>
      <w:r w:rsidR="00840E21">
        <w:t xml:space="preserve"> informatie op voor de alle gemeentes, provincies</w:t>
      </w:r>
      <w:r w:rsidR="00305742">
        <w:t xml:space="preserve"> en </w:t>
      </w:r>
      <w:r w:rsidR="00840E21">
        <w:t>gewesten (</w:t>
      </w:r>
      <w:del w:id="79" w:author="Weekers Karolien" w:date="2024-05-06T12:09:00Z">
        <w:r w:rsidR="00840E21" w:rsidDel="00C9202B">
          <w:delText xml:space="preserve">Vlaanderen </w:delText>
        </w:r>
      </w:del>
      <w:ins w:id="80" w:author="Weekers Karolien" w:date="2024-05-06T12:09:00Z">
        <w:r w:rsidR="00C9202B">
          <w:t xml:space="preserve">Vlaanms </w:t>
        </w:r>
      </w:ins>
      <w:r w:rsidR="00840E21">
        <w:t>en</w:t>
      </w:r>
      <w:r>
        <w:t>/of</w:t>
      </w:r>
      <w:r w:rsidR="00840E21">
        <w:t xml:space="preserve"> Brussel</w:t>
      </w:r>
      <w:ins w:id="81" w:author="Weekers Karolien" w:date="2024-05-06T12:09:00Z">
        <w:r w:rsidR="00C9202B">
          <w:t>s</w:t>
        </w:r>
      </w:ins>
      <w:r w:rsidR="00840E21">
        <w:t>) volgens de indeling op basis van de NIS-codes.</w:t>
      </w:r>
      <w:r w:rsidR="00F05CD9">
        <w:t xml:space="preserve"> </w:t>
      </w:r>
      <w:r w:rsidR="00B2133F">
        <w:t xml:space="preserve">Wanneer </w:t>
      </w:r>
      <w:r w:rsidR="00311855">
        <w:t xml:space="preserve">informatie niet beschikbaar is op een bepaald regionaal niveau, moet het worden geaggregeerd vanuit een lager niveau. </w:t>
      </w:r>
      <w:commentRangeEnd w:id="78"/>
      <w:r w:rsidR="002249EC">
        <w:rPr>
          <w:rStyle w:val="CommentReference"/>
        </w:rPr>
        <w:commentReference w:id="78"/>
      </w:r>
    </w:p>
    <w:p w14:paraId="58848CB1" w14:textId="3C8269D6" w:rsidR="0014481A" w:rsidRDefault="00A25264" w:rsidP="00A25264">
      <w:pPr>
        <w:pStyle w:val="ListParagraph"/>
        <w:ind w:left="720"/>
      </w:pPr>
      <w:r>
        <w:t xml:space="preserve">Opmerking: </w:t>
      </w:r>
      <w:r w:rsidR="00523BC3">
        <w:t>Bij sommige thema</w:t>
      </w:r>
      <w:r w:rsidR="00CD580E">
        <w:t>’</w:t>
      </w:r>
      <w:r w:rsidR="00523BC3">
        <w:t xml:space="preserve">s </w:t>
      </w:r>
      <w:r w:rsidR="00CD580E">
        <w:t xml:space="preserve">wordt informatie ook bewaard </w:t>
      </w:r>
      <w:r w:rsidR="00523BC3">
        <w:t xml:space="preserve">voor andere regionale gebieden zoals toeristische regio’s bij </w:t>
      </w:r>
      <w:r w:rsidR="00CD580E">
        <w:t>toerisme</w:t>
      </w:r>
      <w:r w:rsidR="00523BC3">
        <w:t xml:space="preserve">cijfers.  </w:t>
      </w:r>
    </w:p>
    <w:p w14:paraId="45C17B7E" w14:textId="77777777" w:rsidR="00A25264" w:rsidRDefault="002547B2" w:rsidP="005725E2">
      <w:pPr>
        <w:pStyle w:val="ListParagraph"/>
        <w:numPr>
          <w:ilvl w:val="0"/>
          <w:numId w:val="19"/>
        </w:numPr>
      </w:pPr>
      <w:r>
        <w:t xml:space="preserve">De tijdsdimensie: We </w:t>
      </w:r>
      <w:r w:rsidR="00523BC3">
        <w:t xml:space="preserve">bewaren cijfers </w:t>
      </w:r>
      <w:r>
        <w:t xml:space="preserve">per </w:t>
      </w:r>
      <w:r w:rsidR="00655E4F">
        <w:t>kalender</w:t>
      </w:r>
      <w:r>
        <w:t>jaar</w:t>
      </w:r>
      <w:r w:rsidR="00660195">
        <w:t>. Als er geen informatie aanwezig is op jaarniveau, moet dit geaggregeerd worden vanuit een lager niveau (bijvoorbeeld maanden</w:t>
      </w:r>
      <w:r w:rsidR="00A25264">
        <w:t xml:space="preserve">) door te sommeren of een gemiddelde te </w:t>
      </w:r>
      <w:commentRangeStart w:id="82"/>
      <w:r w:rsidR="00A25264">
        <w:t>berekenen</w:t>
      </w:r>
      <w:commentRangeEnd w:id="82"/>
      <w:r w:rsidR="00C17C7F">
        <w:rPr>
          <w:rStyle w:val="CommentReference"/>
        </w:rPr>
        <w:commentReference w:id="82"/>
      </w:r>
      <w:r w:rsidR="00A25264">
        <w:t xml:space="preserve">. </w:t>
      </w:r>
    </w:p>
    <w:p w14:paraId="410BBA39" w14:textId="0E1B8323" w:rsidR="00A25264" w:rsidRDefault="00A25264" w:rsidP="00A25264">
      <w:pPr>
        <w:pStyle w:val="ListParagraph"/>
        <w:ind w:left="720"/>
      </w:pPr>
      <w:r>
        <w:t>Opmerking 1: Voor sommige databronnen wordt gewerkt met andere tijdsindelingen, zoals schooljaren in plaats van kalenderjaren voor onderwijsdata. Ook in deze gevallen moet mogelijks geaggregeerd worden vanuit een lager niveau.</w:t>
      </w:r>
    </w:p>
    <w:p w14:paraId="5A008B08" w14:textId="599374BD" w:rsidR="0014481A" w:rsidRDefault="00A25264" w:rsidP="00B615D2">
      <w:pPr>
        <w:pStyle w:val="ListParagraph"/>
        <w:ind w:left="720"/>
      </w:pPr>
      <w:r>
        <w:t xml:space="preserve">Opmerking 2: </w:t>
      </w:r>
      <w:r w:rsidR="00B615D2">
        <w:t xml:space="preserve">Voor sommige publicaties worden jaarcijfers bepaald door </w:t>
      </w:r>
      <w:r w:rsidR="00DF2900">
        <w:t xml:space="preserve">een uittreksel </w:t>
      </w:r>
      <w:r w:rsidR="00145D75">
        <w:t xml:space="preserve">uit een register </w:t>
      </w:r>
      <w:r w:rsidR="00DF2900">
        <w:t xml:space="preserve">op </w:t>
      </w:r>
      <w:r w:rsidR="00B615D2">
        <w:t xml:space="preserve">een vastbepaalde dag in het jaar zoals </w:t>
      </w:r>
      <w:r w:rsidR="00DF2900">
        <w:t>1 januari of 31 december</w:t>
      </w:r>
      <w:r w:rsidR="0045094B">
        <w:t>. In dit geval word</w:t>
      </w:r>
      <w:r w:rsidR="00D00B19">
        <w:t>en de cijfers gelabeld op deze exacte datum of maand</w:t>
      </w:r>
      <w:r w:rsidR="00B615D2">
        <w:t xml:space="preserve"> en is a</w:t>
      </w:r>
      <w:r w:rsidR="005C66AC">
        <w:t xml:space="preserve">ggregatie </w:t>
      </w:r>
      <w:r w:rsidR="00B615D2">
        <w:t>uiteraard niet nodig.</w:t>
      </w:r>
      <w:r w:rsidR="00EF105C">
        <w:t xml:space="preserve"> </w:t>
      </w:r>
    </w:p>
    <w:p w14:paraId="5BCDBA21" w14:textId="1C302883" w:rsidR="00540E92" w:rsidRDefault="00CE061B" w:rsidP="005725E2">
      <w:pPr>
        <w:pStyle w:val="ListParagraph"/>
        <w:numPr>
          <w:ilvl w:val="0"/>
          <w:numId w:val="19"/>
        </w:numPr>
      </w:pPr>
      <w:r>
        <w:t xml:space="preserve">De parameterdimensie: </w:t>
      </w:r>
      <w:r w:rsidR="00DB05A8">
        <w:t xml:space="preserve">Soms </w:t>
      </w:r>
      <w:r w:rsidR="00C562F3">
        <w:t xml:space="preserve">moet er ook binnen de </w:t>
      </w:r>
      <w:r w:rsidR="00C21529">
        <w:t>parameter</w:t>
      </w:r>
      <w:r w:rsidR="00C562F3">
        <w:t>dimensie</w:t>
      </w:r>
      <w:r w:rsidR="00A921BE">
        <w:t>s</w:t>
      </w:r>
      <w:r w:rsidR="00C562F3">
        <w:t xml:space="preserve"> geaggregeerd worden. Bij onderwijsdata ontvangen we bijvoorbeeld cijfers volgens thuistaal, maar hebben we ook </w:t>
      </w:r>
      <w:r w:rsidR="00F953B6">
        <w:t>marginale totalen nodig over alle thuistalen heen voor de berekening van bepaalde GSM-indicatoren.</w:t>
      </w:r>
      <w:r w:rsidR="00803579">
        <w:t xml:space="preserve"> </w:t>
      </w:r>
    </w:p>
    <w:p w14:paraId="00B751F0" w14:textId="023D180C" w:rsidR="00803579" w:rsidRDefault="00D66E57" w:rsidP="00803579">
      <w:r>
        <w:t xml:space="preserve">Voor aggregatie zijn duidelijke rekenregels nodig. </w:t>
      </w:r>
      <w:r w:rsidR="00803579">
        <w:t xml:space="preserve">Aggregatie wordt enkel uitgevoerd voor de berekening van volgende </w:t>
      </w:r>
      <w:r w:rsidR="00EF105C">
        <w:t xml:space="preserve">types </w:t>
      </w:r>
      <w:r w:rsidR="00803579">
        <w:t>cijfers:</w:t>
      </w:r>
    </w:p>
    <w:p w14:paraId="13CF27C7" w14:textId="77777777" w:rsidR="00803579" w:rsidRDefault="00803579" w:rsidP="005725E2">
      <w:pPr>
        <w:pStyle w:val="ListParagraph"/>
        <w:numPr>
          <w:ilvl w:val="0"/>
          <w:numId w:val="20"/>
        </w:numPr>
      </w:pPr>
      <w:r>
        <w:t>Aantallen en totalen; door de som te nemen van de cijfers op het lager niveau</w:t>
      </w:r>
    </w:p>
    <w:p w14:paraId="203795AA" w14:textId="77777777" w:rsidR="00743A2B" w:rsidRDefault="00803579" w:rsidP="005725E2">
      <w:pPr>
        <w:pStyle w:val="ListParagraph"/>
        <w:numPr>
          <w:ilvl w:val="0"/>
          <w:numId w:val="20"/>
        </w:numPr>
      </w:pPr>
      <w:commentRangeStart w:id="83"/>
      <w:r>
        <w:t>Gemiddelden en percentages; door het gewogen gemiddelde te berekenen over de cijfers op het lager niveau</w:t>
      </w:r>
      <w:r w:rsidR="00CE061B">
        <w:t xml:space="preserve">. Hiervoor is ook informatie nodig over </w:t>
      </w:r>
      <w:r w:rsidR="00814149">
        <w:t>het</w:t>
      </w:r>
      <w:r w:rsidR="00CE061B">
        <w:t xml:space="preserve"> </w:t>
      </w:r>
      <w:r w:rsidR="00814149">
        <w:t>aantal datapunten waarop het gemiddelde wordt berekend.</w:t>
      </w:r>
      <w:commentRangeEnd w:id="83"/>
      <w:r w:rsidR="00E87EC2">
        <w:rPr>
          <w:rStyle w:val="CommentReference"/>
        </w:rPr>
        <w:commentReference w:id="83"/>
      </w:r>
    </w:p>
    <w:p w14:paraId="1320A108" w14:textId="2CE749C9" w:rsidR="001A0640" w:rsidRDefault="00743A2B" w:rsidP="00743A2B">
      <w:pPr>
        <w:ind w:left="360"/>
      </w:pPr>
      <w:r>
        <w:t>Opmerking</w:t>
      </w:r>
      <w:r w:rsidR="001A0640">
        <w:t xml:space="preserve">: Soms moeten we ook andere cijfers afleiden uit de data, zoals de berekening van percentages uit twee totalen. Deze afgeleide cijfers worden pas berekend na de </w:t>
      </w:r>
      <w:r>
        <w:t>Statistical Disclosure Control</w:t>
      </w:r>
      <w:r w:rsidR="001A0640">
        <w:t xml:space="preserve"> stap.</w:t>
      </w:r>
      <w:r w:rsidR="001A16B7">
        <w:t xml:space="preserve"> </w:t>
      </w:r>
      <w:r w:rsidR="006E4623">
        <w:t xml:space="preserve"> Soms moet voor deze berekeningen zelfs data uit verschillende datasets worden opgehaald, die elk hun eigen </w:t>
      </w:r>
      <w:r w:rsidR="002A0110">
        <w:t>dataset structuur definitie hebben.</w:t>
      </w:r>
    </w:p>
    <w:p w14:paraId="2453B854" w14:textId="4AB538AF" w:rsidR="00B36156" w:rsidRDefault="00660195" w:rsidP="00BD51D5">
      <w:r>
        <w:t xml:space="preserve">Bij versluierde </w:t>
      </w:r>
      <w:r w:rsidR="009578B0">
        <w:t xml:space="preserve">of gemaskeerde </w:t>
      </w:r>
      <w:r>
        <w:t xml:space="preserve">gegevens </w:t>
      </w:r>
      <w:r w:rsidR="00660364">
        <w:t xml:space="preserve">moet ook steeds </w:t>
      </w:r>
      <w:r w:rsidR="003D5B42">
        <w:t xml:space="preserve">een procedure worden afgesproken </w:t>
      </w:r>
      <w:r w:rsidR="00477BFF">
        <w:t xml:space="preserve">en gedocumenteerd </w:t>
      </w:r>
      <w:r w:rsidR="003D5B42">
        <w:t>over de aggregatie.</w:t>
      </w:r>
      <w:r w:rsidR="00583049">
        <w:t xml:space="preserve"> </w:t>
      </w:r>
      <w:r w:rsidR="00AB234D">
        <w:t xml:space="preserve">Wanneer een bepaald </w:t>
      </w:r>
      <w:r w:rsidR="005754EB">
        <w:t>waarde</w:t>
      </w:r>
      <w:r w:rsidR="00AB234D">
        <w:t xml:space="preserve"> versluierd </w:t>
      </w:r>
      <w:r w:rsidR="009578B0">
        <w:t xml:space="preserve">of gemaskeerd </w:t>
      </w:r>
      <w:r w:rsidR="00AB234D">
        <w:t xml:space="preserve">is kan de aggregatie naar een hoger niveau immers niet </w:t>
      </w:r>
      <w:r w:rsidR="00267492">
        <w:t xml:space="preserve">exact </w:t>
      </w:r>
      <w:r w:rsidR="005754EB">
        <w:t xml:space="preserve">worden </w:t>
      </w:r>
      <w:commentRangeStart w:id="84"/>
      <w:r w:rsidR="00AB234D">
        <w:t>berekend</w:t>
      </w:r>
      <w:commentRangeEnd w:id="84"/>
      <w:r w:rsidR="006D24C7">
        <w:rPr>
          <w:rStyle w:val="CommentReference"/>
        </w:rPr>
        <w:commentReference w:id="84"/>
      </w:r>
      <w:r w:rsidR="005754EB">
        <w:t>. De metadata moeten dan aangeven of dit leidt tot missende waarden op een hoger niveau, of dat versluierde</w:t>
      </w:r>
      <w:r w:rsidR="00267492">
        <w:t>/gemaskeerde</w:t>
      </w:r>
      <w:r w:rsidR="005754EB">
        <w:t xml:space="preserve"> waarden </w:t>
      </w:r>
      <w:r w:rsidR="00267492">
        <w:t>moeten</w:t>
      </w:r>
      <w:r w:rsidR="005754EB">
        <w:t xml:space="preserve"> worden vervangen d</w:t>
      </w:r>
      <w:r w:rsidR="00A47A5D">
        <w:t xml:space="preserve">oor een </w:t>
      </w:r>
      <w:commentRangeStart w:id="85"/>
      <w:r w:rsidR="00C75370">
        <w:t>substantiële waarde.</w:t>
      </w:r>
      <w:commentRangeEnd w:id="85"/>
      <w:r w:rsidR="007631CE">
        <w:rPr>
          <w:rStyle w:val="CommentReference"/>
        </w:rPr>
        <w:commentReference w:id="85"/>
      </w:r>
    </w:p>
    <w:p w14:paraId="1FED92AD" w14:textId="20696340" w:rsidR="002900F4" w:rsidRDefault="00D214D8" w:rsidP="00D214D8">
      <w:r>
        <w:t xml:space="preserve">Om de aggregaties juist uit te voeren moeten de </w:t>
      </w:r>
      <w:r w:rsidR="00C40B41">
        <w:t>procedures steeds duidelijk genoteerd staan in metadata</w:t>
      </w:r>
      <w:r w:rsidR="00B459AC">
        <w:t xml:space="preserve">. Hierbij </w:t>
      </w:r>
      <w:r w:rsidR="007E1761">
        <w:t>moeten</w:t>
      </w:r>
      <w:r w:rsidR="00B459AC">
        <w:t xml:space="preserve"> volgende vragen </w:t>
      </w:r>
      <w:r w:rsidR="007E1761">
        <w:t>worden beantwoord</w:t>
      </w:r>
      <w:r w:rsidR="00B459AC">
        <w:t>:</w:t>
      </w:r>
    </w:p>
    <w:p w14:paraId="3F47C5B7" w14:textId="77777777" w:rsidR="00583049" w:rsidRDefault="00B459AC" w:rsidP="005725E2">
      <w:pPr>
        <w:pStyle w:val="ListParagraph"/>
        <w:numPr>
          <w:ilvl w:val="0"/>
          <w:numId w:val="18"/>
        </w:numPr>
        <w:rPr>
          <w:lang w:val="nl-NL"/>
        </w:rPr>
      </w:pPr>
      <w:r>
        <w:rPr>
          <w:lang w:val="nl-NL"/>
        </w:rPr>
        <w:t>M</w:t>
      </w:r>
      <w:r w:rsidRPr="00B459AC">
        <w:rPr>
          <w:lang w:val="nl-NL"/>
        </w:rPr>
        <w:t>oet</w:t>
      </w:r>
      <w:r>
        <w:rPr>
          <w:lang w:val="nl-NL"/>
        </w:rPr>
        <w:t>en</w:t>
      </w:r>
      <w:r w:rsidRPr="00B459AC">
        <w:rPr>
          <w:lang w:val="nl-NL"/>
        </w:rPr>
        <w:t xml:space="preserve"> totaalcijfer</w:t>
      </w:r>
      <w:r>
        <w:rPr>
          <w:lang w:val="nl-NL"/>
        </w:rPr>
        <w:t>s</w:t>
      </w:r>
      <w:r w:rsidRPr="00B459AC">
        <w:rPr>
          <w:lang w:val="nl-NL"/>
        </w:rPr>
        <w:t xml:space="preserve"> voor </w:t>
      </w:r>
      <w:r>
        <w:rPr>
          <w:lang w:val="nl-NL"/>
        </w:rPr>
        <w:t xml:space="preserve">hogere geografische niveaus zoals </w:t>
      </w:r>
      <w:r w:rsidRPr="00B459AC">
        <w:rPr>
          <w:lang w:val="nl-NL"/>
        </w:rPr>
        <w:t>het Vlaamse Gewest en/of het Brusselse Gewest</w:t>
      </w:r>
      <w:r>
        <w:rPr>
          <w:lang w:val="nl-NL"/>
        </w:rPr>
        <w:t xml:space="preserve"> </w:t>
      </w:r>
      <w:r w:rsidRPr="00B459AC">
        <w:rPr>
          <w:lang w:val="nl-NL"/>
        </w:rPr>
        <w:t>worden berekend? Zo ja, hoe gebeurt dit?</w:t>
      </w:r>
    </w:p>
    <w:p w14:paraId="60E6A19C" w14:textId="6475878C" w:rsidR="00B459AC" w:rsidRDefault="00294BE6" w:rsidP="005725E2">
      <w:pPr>
        <w:pStyle w:val="ListParagraph"/>
        <w:numPr>
          <w:ilvl w:val="0"/>
          <w:numId w:val="18"/>
        </w:numPr>
        <w:rPr>
          <w:lang w:val="nl-NL"/>
        </w:rPr>
      </w:pPr>
      <w:r>
        <w:rPr>
          <w:lang w:val="nl-NL"/>
        </w:rPr>
        <w:t>Moet er worden geaggregeerd over een tijdsdimensie</w:t>
      </w:r>
      <w:r w:rsidR="00F953B6">
        <w:rPr>
          <w:lang w:val="nl-NL"/>
        </w:rPr>
        <w:t xml:space="preserve"> zoals de berekening van jaarcijfers uit maandcijfers</w:t>
      </w:r>
      <w:r>
        <w:rPr>
          <w:lang w:val="nl-NL"/>
        </w:rPr>
        <w:t xml:space="preserve">? </w:t>
      </w:r>
      <w:r w:rsidRPr="00B459AC">
        <w:rPr>
          <w:lang w:val="nl-NL"/>
        </w:rPr>
        <w:t>Zo ja, hoe gebeurt dit?</w:t>
      </w:r>
    </w:p>
    <w:p w14:paraId="52F74767" w14:textId="1CF47E76" w:rsidR="00F953B6" w:rsidRPr="00F953B6" w:rsidRDefault="00F953B6" w:rsidP="005725E2">
      <w:pPr>
        <w:pStyle w:val="ListParagraph"/>
        <w:numPr>
          <w:ilvl w:val="0"/>
          <w:numId w:val="18"/>
        </w:numPr>
        <w:rPr>
          <w:lang w:val="nl-NL"/>
        </w:rPr>
      </w:pPr>
      <w:r>
        <w:rPr>
          <w:lang w:val="nl-NL"/>
        </w:rPr>
        <w:t xml:space="preserve">Moet er worden geaggregeerd over </w:t>
      </w:r>
      <w:r w:rsidR="0046340F">
        <w:rPr>
          <w:lang w:val="nl-NL"/>
        </w:rPr>
        <w:t xml:space="preserve">andere </w:t>
      </w:r>
      <w:r>
        <w:rPr>
          <w:lang w:val="nl-NL"/>
        </w:rPr>
        <w:t>parameterdimensie</w:t>
      </w:r>
      <w:r w:rsidR="002B386B">
        <w:rPr>
          <w:lang w:val="nl-NL"/>
        </w:rPr>
        <w:t>s</w:t>
      </w:r>
      <w:r>
        <w:rPr>
          <w:lang w:val="nl-NL"/>
        </w:rPr>
        <w:t xml:space="preserve">? </w:t>
      </w:r>
      <w:r w:rsidRPr="00B459AC">
        <w:rPr>
          <w:lang w:val="nl-NL"/>
        </w:rPr>
        <w:t>Zo ja, hoe gebeurt dit?</w:t>
      </w:r>
    </w:p>
    <w:p w14:paraId="0481975A" w14:textId="1C3E8E34" w:rsidR="00294BE6" w:rsidRDefault="00C25327" w:rsidP="005725E2">
      <w:pPr>
        <w:pStyle w:val="ListParagraph"/>
        <w:numPr>
          <w:ilvl w:val="0"/>
          <w:numId w:val="18"/>
        </w:numPr>
        <w:rPr>
          <w:lang w:val="nl-NL"/>
        </w:rPr>
      </w:pPr>
      <w:r>
        <w:rPr>
          <w:lang w:val="nl-NL"/>
        </w:rPr>
        <w:t>Hoe moeten de geaggregeerde cijfers berekend worden?</w:t>
      </w:r>
      <w:r w:rsidR="00023C9D">
        <w:rPr>
          <w:lang w:val="nl-NL"/>
        </w:rPr>
        <w:t xml:space="preserve"> (bv. als som, gemiddelde, …)</w:t>
      </w:r>
    </w:p>
    <w:p w14:paraId="390BF5F9" w14:textId="71BA5759" w:rsidR="00C25327" w:rsidRPr="00B459AC" w:rsidRDefault="00C25327" w:rsidP="005725E2">
      <w:pPr>
        <w:pStyle w:val="ListParagraph"/>
        <w:numPr>
          <w:ilvl w:val="0"/>
          <w:numId w:val="18"/>
        </w:numPr>
        <w:rPr>
          <w:lang w:val="nl-NL"/>
        </w:rPr>
      </w:pPr>
      <w:r>
        <w:rPr>
          <w:lang w:val="nl-NL"/>
        </w:rPr>
        <w:t xml:space="preserve">Wat moet er gebeuren indien er versluierde </w:t>
      </w:r>
      <w:r w:rsidR="00616C5C">
        <w:rPr>
          <w:lang w:val="nl-NL"/>
        </w:rPr>
        <w:t>of gemaskeerde</w:t>
      </w:r>
      <w:r>
        <w:rPr>
          <w:lang w:val="nl-NL"/>
        </w:rPr>
        <w:t xml:space="preserve"> waarden aanwezig zijn in de </w:t>
      </w:r>
      <w:commentRangeStart w:id="86"/>
      <w:r>
        <w:rPr>
          <w:lang w:val="nl-NL"/>
        </w:rPr>
        <w:t>dataset</w:t>
      </w:r>
      <w:commentRangeEnd w:id="86"/>
      <w:r w:rsidR="001A350F">
        <w:rPr>
          <w:rStyle w:val="CommentReference"/>
        </w:rPr>
        <w:commentReference w:id="86"/>
      </w:r>
      <w:r>
        <w:rPr>
          <w:lang w:val="nl-NL"/>
        </w:rPr>
        <w:t>?</w:t>
      </w:r>
    </w:p>
    <w:p w14:paraId="6701DAC1" w14:textId="77777777" w:rsidR="00B459AC" w:rsidRDefault="00415E5E" w:rsidP="0006534E">
      <w:pPr>
        <w:pStyle w:val="Heading4"/>
      </w:pPr>
      <w:commentRangeStart w:id="87"/>
      <w:r>
        <w:t>Voorbeeld:</w:t>
      </w:r>
      <w:commentRangeEnd w:id="87"/>
      <w:r w:rsidR="00912A5E">
        <w:rPr>
          <w:rStyle w:val="CommentReference"/>
          <w:rFonts w:ascii="FlandersArtSerif-Regular" w:eastAsiaTheme="minorHAnsi" w:hAnsi="FlandersArtSerif-Regular" w:cstheme="minorBidi"/>
          <w:bCs w:val="0"/>
          <w:iCs w:val="0"/>
          <w:color w:val="1C1A15" w:themeColor="background2" w:themeShade="1A"/>
          <w:u w:val="none"/>
        </w:rPr>
        <w:commentReference w:id="87"/>
      </w:r>
    </w:p>
    <w:p w14:paraId="4D321B05" w14:textId="3E6FF0FB" w:rsidR="0006534E" w:rsidRDefault="0006534E" w:rsidP="0006534E">
      <w:pPr>
        <w:pStyle w:val="Voorbeeld"/>
      </w:pPr>
      <w:r>
        <w:t xml:space="preserve">De cijfers over betalingsachterstand worden via Annelies aangeleverd per jaar en per postcode (en voor het Vlaams </w:t>
      </w:r>
      <w:r w:rsidR="006B2090">
        <w:t xml:space="preserve">en Brussels </w:t>
      </w:r>
      <w:r>
        <w:t>gewest). Voor de tijdsdimensie is geen aggregatie nodig, we hebben reeds cijfers per jaar</w:t>
      </w:r>
      <w:r w:rsidR="006B2090">
        <w:t xml:space="preserve"> als uittreksel op 31 december van ieder kalenderjaar</w:t>
      </w:r>
      <w:r>
        <w:t xml:space="preserve">. Voor de geografische dimensie moeten we echter van postcodes aggregeren naar NIS-codes </w:t>
      </w:r>
      <w:r w:rsidR="00912A5E">
        <w:t xml:space="preserve">per gemeente </w:t>
      </w:r>
      <w:r>
        <w:t xml:space="preserve">door de aantallen op te tellen. </w:t>
      </w:r>
    </w:p>
    <w:p w14:paraId="31E4F449" w14:textId="62863BAD" w:rsidR="0006534E" w:rsidRDefault="0006534E" w:rsidP="0006534E">
      <w:pPr>
        <w:pStyle w:val="Voorbeeld"/>
      </w:pPr>
      <w:r>
        <w:t xml:space="preserve">Daarnaast zijn kleine cijfers vaak versluierd (‘&lt;3’). In dat geval kan het totaalcijfer op hoger niveau niet </w:t>
      </w:r>
      <w:r w:rsidR="000F125D">
        <w:t xml:space="preserve">worden </w:t>
      </w:r>
      <w:r>
        <w:t xml:space="preserve">berekend. Het zou hier dus wenselijk zijn om de onversluierde gegevens te krijgen van de dataleverancier samen met de versluieringsregels die zij willen toegepast zien. </w:t>
      </w:r>
      <w:r w:rsidR="000F125D">
        <w:t>Voorlopig moet er echter een duidelijke rekenregel worden vastgelegd om met deze cijfers om te gaan</w:t>
      </w:r>
      <w:r w:rsidR="00387A76">
        <w:t>.</w:t>
      </w:r>
    </w:p>
    <w:p w14:paraId="4CB4F7B6" w14:textId="691A4454" w:rsidR="00415E5E" w:rsidRDefault="00415E5E" w:rsidP="00415E5E">
      <w:pPr>
        <w:pStyle w:val="Voorbeeld"/>
        <w:rPr>
          <w:lang w:val="nl-NL"/>
        </w:rPr>
      </w:pPr>
      <w:r>
        <w:rPr>
          <w:lang w:val="nl-NL"/>
        </w:rPr>
        <w:t xml:space="preserve">Voor de aggregatie </w:t>
      </w:r>
      <w:r w:rsidR="001A657F">
        <w:rPr>
          <w:lang w:val="nl-NL"/>
        </w:rPr>
        <w:t xml:space="preserve">van de cijfers over betalingsachterstand maakt Annelies de volgende afspraken met </w:t>
      </w:r>
      <w:r w:rsidR="00957F11">
        <w:rPr>
          <w:lang w:val="nl-NL"/>
        </w:rPr>
        <w:t>d</w:t>
      </w:r>
      <w:r w:rsidR="001A657F">
        <w:rPr>
          <w:lang w:val="nl-NL"/>
        </w:rPr>
        <w:t>e data-engineers</w:t>
      </w:r>
      <w:r w:rsidR="005957E3">
        <w:rPr>
          <w:lang w:val="nl-NL"/>
        </w:rPr>
        <w:t>:</w:t>
      </w:r>
    </w:p>
    <w:p w14:paraId="316F95D1" w14:textId="5427DA0A" w:rsidR="00F348B5" w:rsidRDefault="00F348B5" w:rsidP="00F348B5">
      <w:pPr>
        <w:pStyle w:val="Voorbeeld"/>
        <w:numPr>
          <w:ilvl w:val="0"/>
          <w:numId w:val="36"/>
        </w:numPr>
        <w:rPr>
          <w:lang w:val="nl-NL"/>
        </w:rPr>
      </w:pPr>
      <w:r w:rsidRPr="00F348B5">
        <w:rPr>
          <w:lang w:val="nl-NL"/>
        </w:rPr>
        <w:t>Moeten totaalcijfers voor hogere geografische niveaus zoals het Vlaamse Gewest en/of het Brusselse Gewest worden berekend? Zo ja, hoe gebeurt dit?</w:t>
      </w:r>
    </w:p>
    <w:p w14:paraId="2FDE5456" w14:textId="6CCC1281" w:rsidR="00F348B5" w:rsidRPr="00F348B5" w:rsidRDefault="00F348B5" w:rsidP="00F348B5">
      <w:pPr>
        <w:pStyle w:val="Voorbeeld"/>
        <w:ind w:left="720"/>
        <w:rPr>
          <w:lang w:val="nl-NL"/>
        </w:rPr>
      </w:pPr>
      <w:r w:rsidRPr="00F348B5">
        <w:rPr>
          <w:lang w:val="nl-NL"/>
        </w:rPr>
        <w:t>De data-engineers gebruiken een vaste standaard mapping om postcodes te vertalen naar NIS-codes voor de berekening van de cijfers op gemeente- en provincieniveau. Voor de totaalcijfers voor het Vlaamse en Brusselse Gewest worden de cijfers gebruikt zoals aangeleverd.</w:t>
      </w:r>
    </w:p>
    <w:p w14:paraId="20D342E0" w14:textId="5CB13367" w:rsidR="00F348B5" w:rsidRDefault="00F348B5" w:rsidP="00F348B5">
      <w:pPr>
        <w:pStyle w:val="Voorbeeld"/>
        <w:numPr>
          <w:ilvl w:val="0"/>
          <w:numId w:val="36"/>
        </w:numPr>
        <w:rPr>
          <w:lang w:val="nl-NL"/>
        </w:rPr>
      </w:pPr>
      <w:r w:rsidRPr="00F348B5">
        <w:rPr>
          <w:lang w:val="nl-NL"/>
        </w:rPr>
        <w:t>Moet er worden geaggregeerd over een tijdsdimensie zoals de berekening van jaarcijfers uit maandcijfers? Zo ja, hoe gebeurt dit?</w:t>
      </w:r>
    </w:p>
    <w:p w14:paraId="449D302F" w14:textId="0CE67E38" w:rsidR="00F348B5" w:rsidRPr="005568AE" w:rsidRDefault="005568AE" w:rsidP="005568AE">
      <w:pPr>
        <w:pStyle w:val="Voorbeeld"/>
        <w:ind w:left="720"/>
        <w:rPr>
          <w:lang w:val="nl-NL"/>
        </w:rPr>
      </w:pPr>
      <w:r>
        <w:rPr>
          <w:lang w:val="nl-NL"/>
        </w:rPr>
        <w:t>Er dient geen aggregatie te gebeuren over een tijdsdimensie.</w:t>
      </w:r>
    </w:p>
    <w:p w14:paraId="63B95DF2" w14:textId="150DCC83" w:rsidR="00F348B5" w:rsidRDefault="00F348B5" w:rsidP="00F348B5">
      <w:pPr>
        <w:pStyle w:val="Voorbeeld"/>
        <w:numPr>
          <w:ilvl w:val="0"/>
          <w:numId w:val="36"/>
        </w:numPr>
        <w:rPr>
          <w:lang w:val="nl-NL"/>
        </w:rPr>
      </w:pPr>
      <w:r w:rsidRPr="00F348B5">
        <w:rPr>
          <w:lang w:val="nl-NL"/>
        </w:rPr>
        <w:t>Moet er worden geaggregeerd over andere parameterdimensies? Zo ja, hoe gebeurt dit?</w:t>
      </w:r>
    </w:p>
    <w:p w14:paraId="0CAE615B" w14:textId="77777777" w:rsidR="005568AE" w:rsidRDefault="005568AE" w:rsidP="005568AE">
      <w:pPr>
        <w:pStyle w:val="Voorbeeld"/>
        <w:ind w:left="720"/>
        <w:rPr>
          <w:lang w:val="nl-NL"/>
        </w:rPr>
      </w:pPr>
      <w:r>
        <w:rPr>
          <w:lang w:val="nl-NL"/>
        </w:rPr>
        <w:t>Er dient geen aggregatie te gebeuren over een parameterdimensie. (In de vorige jaren diende dit wel te gebeuren omdat er slechts één indicator werd aangeleverd aan ABB, maar de teller van deze indicator werd berekend als een som van twee parameters. De afspraken met ABB zijn nu echter aangepast en alle vijf parameters worden vertaald naar vijf aparte indicatoren.)</w:t>
      </w:r>
    </w:p>
    <w:p w14:paraId="5955ED32" w14:textId="647AEAF4" w:rsidR="00F348B5" w:rsidRDefault="00F348B5" w:rsidP="00F348B5">
      <w:pPr>
        <w:pStyle w:val="Voorbeeld"/>
        <w:numPr>
          <w:ilvl w:val="0"/>
          <w:numId w:val="36"/>
        </w:numPr>
        <w:rPr>
          <w:lang w:val="nl-NL"/>
        </w:rPr>
      </w:pPr>
      <w:r w:rsidRPr="00F348B5">
        <w:rPr>
          <w:lang w:val="nl-NL"/>
        </w:rPr>
        <w:t>Hoe moeten de geaggregeerde cijfers berekend worden?</w:t>
      </w:r>
    </w:p>
    <w:p w14:paraId="1ABFF826" w14:textId="09A06DE4" w:rsidR="005568AE" w:rsidRPr="00F348B5" w:rsidRDefault="005568AE" w:rsidP="005568AE">
      <w:pPr>
        <w:pStyle w:val="Voorbeeld"/>
        <w:ind w:left="720"/>
        <w:rPr>
          <w:lang w:val="nl-NL"/>
        </w:rPr>
      </w:pPr>
      <w:r w:rsidRPr="005568AE">
        <w:rPr>
          <w:lang w:val="nl-NL"/>
        </w:rPr>
        <w:t>Geaggregeerde cijfers worden berekend door alle cijfers op het lager niveau op te tellen.</w:t>
      </w:r>
    </w:p>
    <w:p w14:paraId="64A76ABF" w14:textId="31EB1C2A" w:rsidR="00F348B5" w:rsidRDefault="00F348B5" w:rsidP="00F348B5">
      <w:pPr>
        <w:pStyle w:val="Voorbeeld"/>
        <w:numPr>
          <w:ilvl w:val="0"/>
          <w:numId w:val="36"/>
        </w:numPr>
        <w:rPr>
          <w:lang w:val="nl-NL"/>
        </w:rPr>
      </w:pPr>
      <w:r w:rsidRPr="00F348B5">
        <w:rPr>
          <w:lang w:val="nl-NL"/>
        </w:rPr>
        <w:t>Wat moet er gebeuren indien er versluierde of gemaskeerde waarden aanwezig zijn in de dataset?</w:t>
      </w:r>
    </w:p>
    <w:p w14:paraId="05E8814F" w14:textId="77777777" w:rsidR="005568AE" w:rsidRDefault="005568AE" w:rsidP="005568AE">
      <w:pPr>
        <w:pStyle w:val="Voorbeeld"/>
        <w:ind w:left="720"/>
        <w:rPr>
          <w:lang w:val="nl-NL"/>
        </w:rPr>
      </w:pPr>
      <w:r>
        <w:rPr>
          <w:lang w:val="nl-NL"/>
        </w:rPr>
        <w:t>Gemaskeerde waarden (’&lt;3’) worden vervangen door het cijfer ‘0’ om de som op hoger niveau te kunnen berekenen. Als een totaalcijfer werd berekend op zo’n gemaskeerde waarde wordt er voor het cijfer ‘&gt;=’ geplakt om duidelijk te maken dat het echte cijfer groter is dan het bewaarde cijfer in de database.</w:t>
      </w:r>
    </w:p>
    <w:p w14:paraId="177B3938" w14:textId="40AF68E4" w:rsidR="00372359" w:rsidRDefault="00171C75" w:rsidP="004E6A2E">
      <w:pPr>
        <w:pStyle w:val="Kop2-zondernummer"/>
      </w:pPr>
      <w:bookmarkStart w:id="88" w:name="_Toc164268897"/>
      <w:r w:rsidRPr="00D36960">
        <w:t xml:space="preserve">STAP 4: </w:t>
      </w:r>
      <w:r w:rsidR="00372359">
        <w:t xml:space="preserve">Statistical disclosure </w:t>
      </w:r>
      <w:commentRangeStart w:id="89"/>
      <w:r w:rsidR="00372359">
        <w:t>controle</w:t>
      </w:r>
      <w:bookmarkEnd w:id="88"/>
      <w:commentRangeEnd w:id="89"/>
      <w:r w:rsidR="005C7A4A">
        <w:rPr>
          <w:rStyle w:val="CommentReference"/>
          <w:rFonts w:ascii="FlandersArtSerif-Regular" w:eastAsiaTheme="minorHAnsi" w:hAnsi="FlandersArtSerif-Regular" w:cstheme="minorBidi"/>
          <w:bCs w:val="0"/>
          <w:caps w:val="0"/>
          <w:color w:val="1C1A15" w:themeColor="background2" w:themeShade="1A"/>
          <w:u w:val="none"/>
          <w:lang w:val="nl-BE"/>
        </w:rPr>
        <w:commentReference w:id="89"/>
      </w:r>
    </w:p>
    <w:p w14:paraId="21F782CE" w14:textId="05E13145" w:rsidR="00946BE9" w:rsidRDefault="00946BE9" w:rsidP="00034E4E">
      <w:pPr>
        <w:rPr>
          <w:lang w:val="nl-NL"/>
        </w:rPr>
      </w:pPr>
      <w:r w:rsidRPr="00946BE9">
        <w:rPr>
          <w:lang w:val="nl-NL"/>
        </w:rPr>
        <w:t>In de volgende s</w:t>
      </w:r>
      <w:r>
        <w:rPr>
          <w:lang w:val="nl-NL"/>
        </w:rPr>
        <w:t xml:space="preserve">tap worden </w:t>
      </w:r>
      <w:r w:rsidR="00D63158">
        <w:rPr>
          <w:lang w:val="nl-NL"/>
        </w:rPr>
        <w:t>cijfers</w:t>
      </w:r>
      <w:r>
        <w:rPr>
          <w:lang w:val="nl-NL"/>
        </w:rPr>
        <w:t xml:space="preserve"> versluierd </w:t>
      </w:r>
      <w:r w:rsidR="00D63158">
        <w:rPr>
          <w:lang w:val="nl-NL"/>
        </w:rPr>
        <w:t xml:space="preserve">wanneer ze informatie weggeven over een bepaald subject. </w:t>
      </w:r>
      <w:r w:rsidR="00CD7A59">
        <w:rPr>
          <w:lang w:val="nl-NL"/>
        </w:rPr>
        <w:t xml:space="preserve">Versluieringsregels moeten worden afgesproken voor elke parameter en worden uitgevoerd op basis van zowel de aangeleverde geobserveerde cijfers als de berekende geaggregeerde cijfers in de vorige stap. </w:t>
      </w:r>
    </w:p>
    <w:p w14:paraId="5D15AAF0" w14:textId="15EF4BF1" w:rsidR="00E42081" w:rsidRPr="00E42081" w:rsidRDefault="00D67C7C" w:rsidP="00D67C7C">
      <w:pPr>
        <w:rPr>
          <w:lang w:val="nl-NL"/>
        </w:rPr>
      </w:pPr>
      <w:r>
        <w:t xml:space="preserve">Eerst wordt bepaald welke dimensies gevoelige informatie kunnen bevatten en welke waarden op deze dimensie gevoelig zijn. </w:t>
      </w:r>
      <w:r w:rsidR="00E42081" w:rsidRPr="00E42081">
        <w:t>Onder gevoelige informatie verstaan we alle informatie over [aanvullen obv nota Noëmi] maar ook alle informatie die kan aanzetten tot discriminatie of onrechtvaardige behandeling.</w:t>
      </w:r>
    </w:p>
    <w:p w14:paraId="13332CAA" w14:textId="77777777" w:rsidR="00E42081" w:rsidRDefault="001B62B0" w:rsidP="00D67C7C">
      <w:r>
        <w:t xml:space="preserve">Bij cijfers over het aantal leerlingen </w:t>
      </w:r>
      <w:r w:rsidR="00C52163">
        <w:t xml:space="preserve">per thuistaal per schoolniveau </w:t>
      </w:r>
      <w:r w:rsidR="00D67C7C">
        <w:t xml:space="preserve">is </w:t>
      </w:r>
      <w:r w:rsidR="00C52163">
        <w:t>bijvoorbeeld n</w:t>
      </w:r>
      <w:r w:rsidR="00D67C7C">
        <w:t xml:space="preserve">iet-Nederlands op de dimensie thuistaal </w:t>
      </w:r>
      <w:r w:rsidR="00C52163">
        <w:t xml:space="preserve">een gevoelige waarde </w:t>
      </w:r>
      <w:r w:rsidR="00D67C7C">
        <w:t xml:space="preserve">omdat dit kan </w:t>
      </w:r>
      <w:commentRangeStart w:id="90"/>
      <w:r w:rsidR="00D67C7C">
        <w:t xml:space="preserve">aanzetten tot discriminatie. </w:t>
      </w:r>
      <w:commentRangeEnd w:id="90"/>
      <w:r w:rsidR="005F38D5">
        <w:rPr>
          <w:rStyle w:val="CommentReference"/>
        </w:rPr>
        <w:commentReference w:id="90"/>
      </w:r>
      <w:r w:rsidR="00D67C7C">
        <w:t>Gemeente/stad, jaartal, woonplaats/schoolplaats en schoolniveau worden niet gezien als een gevoelige dimensies.</w:t>
      </w:r>
      <w:r w:rsidR="00C52163">
        <w:t xml:space="preserve"> </w:t>
      </w:r>
    </w:p>
    <w:p w14:paraId="360EB784" w14:textId="0605148D" w:rsidR="00D67C7C" w:rsidRDefault="00C52163" w:rsidP="00D67C7C">
      <w:r>
        <w:t xml:space="preserve">Daarnaast moet er ook worden opgepast voor </w:t>
      </w:r>
      <w:r w:rsidR="00173B44">
        <w:t>self</w:t>
      </w:r>
      <w:r w:rsidR="00E42081">
        <w:t xml:space="preserve"> </w:t>
      </w:r>
      <w:r w:rsidR="00173B44">
        <w:t>disclosure, de situatie waarin iemand zich zelf in de gepubliceerde cijfers kan erkennen ook al is het voor anderen onduidelijk wie deze persoon is.</w:t>
      </w:r>
      <w:r w:rsidR="00E42081">
        <w:t xml:space="preserve"> Dit staat los van </w:t>
      </w:r>
      <w:r w:rsidR="00171892">
        <w:t xml:space="preserve">de gevoeligheid van informatie. </w:t>
      </w:r>
    </w:p>
    <w:p w14:paraId="7DA8A19E" w14:textId="7EBBE2F9" w:rsidR="000D769E" w:rsidRDefault="00034E4E" w:rsidP="00034E4E">
      <w:r>
        <w:t xml:space="preserve">Versluieringsregels </w:t>
      </w:r>
      <w:r w:rsidR="001606B2">
        <w:t>worden opgesteld voor twee types cijfers:</w:t>
      </w:r>
      <w:r>
        <w:t xml:space="preserve"> </w:t>
      </w:r>
    </w:p>
    <w:p w14:paraId="63BB44E7" w14:textId="77777777" w:rsidR="00171892" w:rsidRPr="00171892" w:rsidRDefault="00AA3D0C" w:rsidP="005725E2">
      <w:pPr>
        <w:pStyle w:val="ListParagraph"/>
        <w:numPr>
          <w:ilvl w:val="0"/>
          <w:numId w:val="13"/>
        </w:numPr>
        <w:rPr>
          <w:lang w:val="nl-NL"/>
        </w:rPr>
      </w:pPr>
      <w:r>
        <w:t>Magnitude cijfers</w:t>
      </w:r>
      <w:r w:rsidR="004D5FD3">
        <w:t xml:space="preserve">. </w:t>
      </w:r>
    </w:p>
    <w:p w14:paraId="1EAB7CB6" w14:textId="0BF2267D" w:rsidR="00AA3D0C" w:rsidRDefault="004D5FD3" w:rsidP="00171892">
      <w:pPr>
        <w:pStyle w:val="ListParagraph"/>
        <w:ind w:left="720"/>
        <w:rPr>
          <w:lang w:val="nl-NL"/>
        </w:rPr>
      </w:pPr>
      <w:r>
        <w:t>Dit zijn</w:t>
      </w:r>
      <w:r w:rsidR="00AA3D0C">
        <w:t xml:space="preserve"> </w:t>
      </w:r>
      <w:r w:rsidR="00AA3D0C">
        <w:rPr>
          <w:lang w:val="nl-NL"/>
        </w:rPr>
        <w:t xml:space="preserve">totalen, gemiddelden, percentages,… berekend op observaties bij een </w:t>
      </w:r>
      <w:r w:rsidR="00EE3D1E">
        <w:rPr>
          <w:lang w:val="nl-NL"/>
        </w:rPr>
        <w:t xml:space="preserve">gelimiteerd </w:t>
      </w:r>
      <w:r w:rsidR="00AA3D0C">
        <w:rPr>
          <w:lang w:val="nl-NL"/>
        </w:rPr>
        <w:t>aantal subjecten</w:t>
      </w:r>
      <w:r>
        <w:rPr>
          <w:lang w:val="nl-NL"/>
        </w:rPr>
        <w:t xml:space="preserve">. Een voorbeeld hiervan zijn het totaal aantal overnachtingen bij </w:t>
      </w:r>
      <w:r w:rsidR="00EE3D1E">
        <w:rPr>
          <w:lang w:val="nl-NL"/>
        </w:rPr>
        <w:t xml:space="preserve">alle </w:t>
      </w:r>
      <w:r>
        <w:rPr>
          <w:lang w:val="nl-NL"/>
        </w:rPr>
        <w:t xml:space="preserve">hotels in een gemeente. </w:t>
      </w:r>
    </w:p>
    <w:p w14:paraId="24E96DAD" w14:textId="4339A3F0" w:rsidR="00F83FCC" w:rsidRDefault="00F83FCC" w:rsidP="00F83FCC">
      <w:pPr>
        <w:pStyle w:val="ListParagraph"/>
        <w:ind w:left="720"/>
        <w:rPr>
          <w:lang w:val="nl-NL"/>
        </w:rPr>
      </w:pPr>
      <w:r>
        <w:rPr>
          <w:lang w:val="nl-NL"/>
        </w:rPr>
        <w:t>In</w:t>
      </w:r>
      <w:r w:rsidR="003B31AA">
        <w:rPr>
          <w:lang w:val="nl-NL"/>
        </w:rPr>
        <w:t xml:space="preserve"> deze</w:t>
      </w:r>
      <w:r>
        <w:rPr>
          <w:lang w:val="nl-NL"/>
        </w:rPr>
        <w:t xml:space="preserve"> situaties moeten cijfers versluierd </w:t>
      </w:r>
      <w:commentRangeStart w:id="91"/>
      <w:r>
        <w:rPr>
          <w:lang w:val="nl-NL"/>
        </w:rPr>
        <w:t>worden</w:t>
      </w:r>
      <w:commentRangeEnd w:id="91"/>
      <w:r w:rsidR="005C26D3">
        <w:rPr>
          <w:rStyle w:val="CommentReference"/>
        </w:rPr>
        <w:commentReference w:id="91"/>
      </w:r>
      <w:r>
        <w:rPr>
          <w:lang w:val="nl-NL"/>
        </w:rPr>
        <w:t>:</w:t>
      </w:r>
    </w:p>
    <w:p w14:paraId="0DE8F8A0" w14:textId="62BCE810" w:rsidR="00F83FCC" w:rsidRDefault="00FB0B73" w:rsidP="005725E2">
      <w:pPr>
        <w:pStyle w:val="ListParagraph"/>
        <w:numPr>
          <w:ilvl w:val="1"/>
          <w:numId w:val="13"/>
        </w:numPr>
        <w:rPr>
          <w:lang w:val="nl-NL"/>
        </w:rPr>
      </w:pPr>
      <w:r>
        <w:rPr>
          <w:lang w:val="nl-NL"/>
        </w:rPr>
        <w:t xml:space="preserve">Als </w:t>
      </w:r>
      <w:r w:rsidR="008B2E72">
        <w:rPr>
          <w:lang w:val="nl-NL"/>
        </w:rPr>
        <w:t>een</w:t>
      </w:r>
      <w:r>
        <w:rPr>
          <w:lang w:val="nl-NL"/>
        </w:rPr>
        <w:t xml:space="preserve"> cijfer </w:t>
      </w:r>
      <w:r w:rsidR="003B31AA">
        <w:rPr>
          <w:lang w:val="nl-NL"/>
        </w:rPr>
        <w:t xml:space="preserve">wordt gemeten bij </w:t>
      </w:r>
      <w:r>
        <w:rPr>
          <w:lang w:val="nl-NL"/>
        </w:rPr>
        <w:t xml:space="preserve">slechts </w:t>
      </w:r>
      <w:r w:rsidR="008B2E72">
        <w:rPr>
          <w:lang w:val="nl-NL"/>
        </w:rPr>
        <w:t xml:space="preserve">één </w:t>
      </w:r>
      <w:r w:rsidR="003B31AA">
        <w:rPr>
          <w:lang w:val="nl-NL"/>
        </w:rPr>
        <w:t>subject</w:t>
      </w:r>
      <w:r w:rsidR="008B2E72">
        <w:rPr>
          <w:lang w:val="nl-NL"/>
        </w:rPr>
        <w:t>. Publ</w:t>
      </w:r>
      <w:r w:rsidR="003B31AA">
        <w:rPr>
          <w:lang w:val="nl-NL"/>
        </w:rPr>
        <w:t>icatie van dat cijfer zorgt ervoor dat iedereen informatie krijgt over die ene subject.</w:t>
      </w:r>
    </w:p>
    <w:p w14:paraId="5FE3D0A7" w14:textId="7E9D0E74" w:rsidR="003B31AA" w:rsidRPr="00F83FCC" w:rsidRDefault="003B31AA" w:rsidP="005725E2">
      <w:pPr>
        <w:pStyle w:val="ListParagraph"/>
        <w:numPr>
          <w:ilvl w:val="1"/>
          <w:numId w:val="13"/>
        </w:numPr>
        <w:rPr>
          <w:lang w:val="nl-NL"/>
        </w:rPr>
      </w:pPr>
      <w:r>
        <w:rPr>
          <w:lang w:val="nl-NL"/>
        </w:rPr>
        <w:t>Als een cijfer wordt gemeten bij slechts twee subjecten. Publicatie van dat cijfer zorgt ervoor dat beide subjecten informatie over elkaar kunnen afleiden.</w:t>
      </w:r>
    </w:p>
    <w:p w14:paraId="0C7D65B4" w14:textId="3F19956A" w:rsidR="00A76CE6" w:rsidRPr="00A76CE6" w:rsidRDefault="003B31AA" w:rsidP="005725E2">
      <w:pPr>
        <w:pStyle w:val="ListParagraph"/>
        <w:numPr>
          <w:ilvl w:val="1"/>
          <w:numId w:val="13"/>
        </w:numPr>
        <w:rPr>
          <w:lang w:val="nl-NL"/>
        </w:rPr>
      </w:pPr>
      <w:r>
        <w:rPr>
          <w:lang w:val="nl-NL"/>
        </w:rPr>
        <w:t>Wanneer een cijfer</w:t>
      </w:r>
      <w:r w:rsidR="00A373FA">
        <w:rPr>
          <w:lang w:val="nl-NL"/>
        </w:rPr>
        <w:t xml:space="preserve"> voor een groot deel bepaald wordt door één subject</w:t>
      </w:r>
      <w:r w:rsidR="00A76CE6">
        <w:rPr>
          <w:lang w:val="nl-NL"/>
        </w:rPr>
        <w:t xml:space="preserve"> (dominantie)</w:t>
      </w:r>
      <w:r w:rsidR="00A373FA">
        <w:rPr>
          <w:lang w:val="nl-NL"/>
        </w:rPr>
        <w:t>. Bijvoorbeeld, als een hotel in een gemeente</w:t>
      </w:r>
      <w:r w:rsidR="00DB1FC1">
        <w:rPr>
          <w:lang w:val="nl-NL"/>
        </w:rPr>
        <w:t xml:space="preserve"> verantwoordelijk is voor</w:t>
      </w:r>
      <w:r w:rsidR="00A373FA">
        <w:rPr>
          <w:lang w:val="nl-NL"/>
        </w:rPr>
        <w:t xml:space="preserve"> 90% van alle overnachtingen</w:t>
      </w:r>
      <w:r w:rsidR="00DB1FC1">
        <w:rPr>
          <w:lang w:val="nl-NL"/>
        </w:rPr>
        <w:t xml:space="preserve">. Publicatie van het cijfer geeft dan </w:t>
      </w:r>
      <w:r w:rsidR="00CE15E9">
        <w:rPr>
          <w:lang w:val="nl-NL"/>
        </w:rPr>
        <w:t>bij benadering</w:t>
      </w:r>
      <w:r w:rsidR="00A373FA">
        <w:rPr>
          <w:lang w:val="nl-NL"/>
        </w:rPr>
        <w:t xml:space="preserve"> </w:t>
      </w:r>
      <w:r w:rsidR="00CE15E9">
        <w:rPr>
          <w:lang w:val="nl-NL"/>
        </w:rPr>
        <w:t>heel wat informatie weg over dat dominerend subject.</w:t>
      </w:r>
    </w:p>
    <w:p w14:paraId="53963468" w14:textId="77777777" w:rsidR="00171892" w:rsidRDefault="00034E4E" w:rsidP="005725E2">
      <w:pPr>
        <w:pStyle w:val="ListParagraph"/>
        <w:numPr>
          <w:ilvl w:val="0"/>
          <w:numId w:val="13"/>
        </w:numPr>
      </w:pPr>
      <w:r>
        <w:t>Frequentie</w:t>
      </w:r>
      <w:r w:rsidR="001606B2">
        <w:t xml:space="preserve"> cijfers</w:t>
      </w:r>
      <w:r>
        <w:t>/aantallen</w:t>
      </w:r>
      <w:r w:rsidR="004D5FD3">
        <w:t xml:space="preserve">. </w:t>
      </w:r>
    </w:p>
    <w:p w14:paraId="162C0F10" w14:textId="224F344D" w:rsidR="00551661" w:rsidRDefault="004D5FD3" w:rsidP="00171892">
      <w:pPr>
        <w:pStyle w:val="ListParagraph"/>
        <w:ind w:left="720"/>
      </w:pPr>
      <w:r>
        <w:t>Bijvoorbeeld het a</w:t>
      </w:r>
      <w:r w:rsidR="00034E4E" w:rsidRPr="00F125E5">
        <w:t xml:space="preserve">antal </w:t>
      </w:r>
      <w:commentRangeStart w:id="92"/>
      <w:r w:rsidR="00034E4E">
        <w:t>inwonende</w:t>
      </w:r>
      <w:commentRangeEnd w:id="92"/>
      <w:r w:rsidR="00560460">
        <w:rPr>
          <w:rStyle w:val="CommentReference"/>
        </w:rPr>
        <w:commentReference w:id="92"/>
      </w:r>
      <w:r w:rsidR="00034E4E">
        <w:t xml:space="preserve"> </w:t>
      </w:r>
      <w:r w:rsidR="00034E4E" w:rsidRPr="00F125E5">
        <w:t>leerlingen in gewoon lager onderwijs</w:t>
      </w:r>
      <w:r w:rsidR="00034E4E">
        <w:t xml:space="preserve"> met Nederlands als</w:t>
      </w:r>
      <w:r w:rsidR="00034E4E" w:rsidRPr="00F125E5">
        <w:t xml:space="preserve"> thuistaa</w:t>
      </w:r>
      <w:r w:rsidR="00034E4E">
        <w:t>l.</w:t>
      </w:r>
      <w:r w:rsidR="00D702A6">
        <w:t xml:space="preserve"> </w:t>
      </w:r>
      <w:r w:rsidR="00702058">
        <w:t xml:space="preserve">Versluiering wordt toegepast </w:t>
      </w:r>
      <w:r w:rsidR="00E03FAA">
        <w:t>bij cellen waarbij de frequentie te laag is (bijvoorbeeld &lt;3)</w:t>
      </w:r>
      <w:r w:rsidR="00D702A6">
        <w:t xml:space="preserve"> om groupsdisclosure en/of self</w:t>
      </w:r>
      <w:r w:rsidR="00551661">
        <w:t>disclosure te vermijden</w:t>
      </w:r>
      <w:r w:rsidR="00E03FAA">
        <w:t>.</w:t>
      </w:r>
    </w:p>
    <w:p w14:paraId="62280FF4" w14:textId="77777777" w:rsidR="00DE482E" w:rsidRDefault="00551661" w:rsidP="00551661">
      <w:pPr>
        <w:pStyle w:val="ListParagraph"/>
        <w:ind w:left="720"/>
      </w:pPr>
      <w:r>
        <w:t>Bij frequenties moet ook steeds gekeken worden naar de complementaire aantallen</w:t>
      </w:r>
      <w:r w:rsidR="00B23E5C">
        <w:t xml:space="preserve"> b</w:t>
      </w:r>
      <w:r>
        <w:t xml:space="preserve">innen de populatie waarbinnen de cijfers worden afgezet. </w:t>
      </w:r>
      <w:r w:rsidR="00B23E5C">
        <w:t xml:space="preserve">Indien deze complementaire aantallen </w:t>
      </w:r>
      <w:r w:rsidR="00317CE5">
        <w:t xml:space="preserve">te laag zijn, moeten de cijfers ook worden versluierd. </w:t>
      </w:r>
      <w:r>
        <w:t xml:space="preserve">Bijvoorbeeld, </w:t>
      </w:r>
      <w:r w:rsidR="00995A9C">
        <w:t>als binnen een gemeente 9 kinderen op een totaal van 10 kinderen leerachterstand hebben, is de publicat</w:t>
      </w:r>
      <w:r w:rsidR="0042682D">
        <w:t xml:space="preserve">ie van beide cijfers </w:t>
      </w:r>
      <w:r w:rsidR="002D7AE0">
        <w:t xml:space="preserve">een probleem omdat iedereen weet dat een kind uit die gemeente waarschijnlijk leerachterstand heeft. </w:t>
      </w:r>
      <w:r w:rsidR="00AE1929">
        <w:t>Dit wordt veroorzaakt omdat het complementaire cijfer, 1 op de 10 kinderen heeft geen leerachterstand, in dit geval te laag is.</w:t>
      </w:r>
      <w:r w:rsidR="00DE482E">
        <w:t xml:space="preserve"> </w:t>
      </w:r>
    </w:p>
    <w:p w14:paraId="5D45DDF6" w14:textId="1FB5A96B" w:rsidR="00E97BE0" w:rsidRDefault="00DE482E" w:rsidP="00551661">
      <w:pPr>
        <w:pStyle w:val="ListParagraph"/>
        <w:ind w:left="720"/>
      </w:pPr>
      <w:r>
        <w:t>Om de complementaire cijfers te bepalen moet bepaald worden tegenover welke populatie de frequenties worden afgezet in de publicaties.</w:t>
      </w:r>
      <w:r w:rsidR="00580599">
        <w:t xml:space="preserve"> Dit is niet altijd</w:t>
      </w:r>
      <w:r w:rsidR="004149B4">
        <w:t xml:space="preserve"> </w:t>
      </w:r>
      <w:r w:rsidR="00EA23B3">
        <w:t xml:space="preserve">even </w:t>
      </w:r>
      <w:r w:rsidR="004149B4">
        <w:t xml:space="preserve">duidelijk. Bijvoorbeeld, het aantal kredietnemers met betalingsachterstand kan in publicaties worden afgezet tegenover het totaal aantal kredietnemers maar </w:t>
      </w:r>
      <w:r w:rsidR="00FB72D0">
        <w:t>evengoed</w:t>
      </w:r>
      <w:r w:rsidR="004149B4">
        <w:t xml:space="preserve"> tegenover de totale bevolking. </w:t>
      </w:r>
      <w:r w:rsidR="00E97BE0">
        <w:t>Voor de GSM-indicator wordt de totale bevolking gekozen</w:t>
      </w:r>
      <w:r w:rsidR="00FB72D0">
        <w:t>, maar dit is een arbitraire keuze</w:t>
      </w:r>
      <w:r w:rsidR="00E97BE0">
        <w:t>.</w:t>
      </w:r>
      <w:r w:rsidR="00EA23B3">
        <w:t xml:space="preserve"> </w:t>
      </w:r>
    </w:p>
    <w:p w14:paraId="075CE629" w14:textId="7BA9F845" w:rsidR="00551661" w:rsidRDefault="00E97BE0" w:rsidP="00551661">
      <w:pPr>
        <w:pStyle w:val="ListParagraph"/>
        <w:ind w:left="720"/>
      </w:pPr>
      <w:r>
        <w:t xml:space="preserve">Het spreekt </w:t>
      </w:r>
      <w:r w:rsidR="00FB72D0">
        <w:t xml:space="preserve">uiteraard </w:t>
      </w:r>
      <w:r>
        <w:t xml:space="preserve">voor zich dat er ook </w:t>
      </w:r>
      <w:r w:rsidR="00ED2FE2">
        <w:t>cijfers</w:t>
      </w:r>
      <w:r>
        <w:t xml:space="preserve"> over de</w:t>
      </w:r>
      <w:r w:rsidR="00FB72D0">
        <w:t xml:space="preserve"> gekozen populatie</w:t>
      </w:r>
      <w:r w:rsidR="00ED2FE2">
        <w:t xml:space="preserve"> aanwezig moeten zijn in de database.</w:t>
      </w:r>
      <w:r>
        <w:t xml:space="preserve"> </w:t>
      </w:r>
      <w:r w:rsidR="00935972">
        <w:t xml:space="preserve">Op basis van populatiecijfers kunnen de versluieringsregels ook worden vastgelegd in </w:t>
      </w:r>
      <w:r w:rsidR="003B62F3">
        <w:t xml:space="preserve">minimum percentages in plaats van minimum aantallen, bv. versluieren als </w:t>
      </w:r>
      <w:r w:rsidR="0072130D">
        <w:t>aantal &lt;5% van de totale populatie</w:t>
      </w:r>
      <w:r w:rsidR="003B62F3">
        <w:t>.</w:t>
      </w:r>
    </w:p>
    <w:p w14:paraId="33134253" w14:textId="6F9D778F" w:rsidR="00C13B8E" w:rsidRDefault="00A76CE6" w:rsidP="00A76CE6">
      <w:r>
        <w:t xml:space="preserve">Bij beide types </w:t>
      </w:r>
      <w:r w:rsidR="00037597">
        <w:t xml:space="preserve">cijfers moet er bovendien nagegaan worden </w:t>
      </w:r>
      <w:r w:rsidR="00171892">
        <w:t xml:space="preserve">of de </w:t>
      </w:r>
      <w:r w:rsidR="00DB082A">
        <w:t>geaggregeerde</w:t>
      </w:r>
      <w:r w:rsidR="00171892">
        <w:t xml:space="preserve"> cijfers geen informatie kunnen vrijgeven over versluierde cijfers op een lager niveau</w:t>
      </w:r>
      <w:r w:rsidR="00C17579">
        <w:t xml:space="preserve">. Indien dit wel het geval is moeten bijkomende cijfers </w:t>
      </w:r>
      <w:r w:rsidR="00C13B8E">
        <w:t xml:space="preserve">in de database </w:t>
      </w:r>
      <w:r w:rsidR="00C17579">
        <w:t>worden versluierd</w:t>
      </w:r>
      <w:r w:rsidR="00C13B8E">
        <w:t xml:space="preserve"> (secundaire </w:t>
      </w:r>
      <w:commentRangeStart w:id="93"/>
      <w:r w:rsidR="00C13B8E">
        <w:t>versluiering</w:t>
      </w:r>
      <w:commentRangeEnd w:id="93"/>
      <w:r w:rsidR="00EA6F0D">
        <w:rPr>
          <w:rStyle w:val="CommentReference"/>
        </w:rPr>
        <w:commentReference w:id="93"/>
      </w:r>
      <w:r w:rsidR="00C13B8E">
        <w:t>).</w:t>
      </w:r>
    </w:p>
    <w:p w14:paraId="7236E7F2" w14:textId="1B87AD0B" w:rsidR="00533092" w:rsidRPr="00533092" w:rsidRDefault="00C13B8E" w:rsidP="00533092">
      <w:pPr>
        <w:rPr>
          <w:lang w:val="nl-NL"/>
        </w:rPr>
      </w:pPr>
      <w:r>
        <w:t xml:space="preserve">Versluieringsregels worden opgesteld op het niveau van </w:t>
      </w:r>
      <w:commentRangeStart w:id="94"/>
      <w:r>
        <w:t>parameters</w:t>
      </w:r>
      <w:commentRangeEnd w:id="94"/>
      <w:r w:rsidR="00D8391D">
        <w:rPr>
          <w:rStyle w:val="CommentReference"/>
        </w:rPr>
        <w:commentReference w:id="94"/>
      </w:r>
      <w:r>
        <w:t xml:space="preserve">. </w:t>
      </w:r>
      <w:r w:rsidR="007F7864">
        <w:t xml:space="preserve">Voor elke parameter </w:t>
      </w:r>
      <w:r w:rsidR="00533092">
        <w:rPr>
          <w:lang w:val="nl-NL"/>
        </w:rPr>
        <w:t xml:space="preserve">moeten </w:t>
      </w:r>
      <w:r w:rsidR="007F7864">
        <w:rPr>
          <w:lang w:val="nl-NL"/>
        </w:rPr>
        <w:t xml:space="preserve">volgende vragen </w:t>
      </w:r>
      <w:r w:rsidR="00533092">
        <w:rPr>
          <w:lang w:val="nl-NL"/>
        </w:rPr>
        <w:t>worden beantwoord</w:t>
      </w:r>
      <w:r w:rsidR="00D3168F">
        <w:rPr>
          <w:lang w:val="nl-NL"/>
        </w:rPr>
        <w:t xml:space="preserve"> voor een goede versluiering</w:t>
      </w:r>
      <w:r w:rsidR="00533092">
        <w:rPr>
          <w:lang w:val="nl-NL"/>
        </w:rPr>
        <w:t>:</w:t>
      </w:r>
    </w:p>
    <w:p w14:paraId="7E99D7E5" w14:textId="790421A9" w:rsidR="00533092" w:rsidRDefault="00533092" w:rsidP="005725E2">
      <w:pPr>
        <w:pStyle w:val="ListParagraph"/>
        <w:numPr>
          <w:ilvl w:val="0"/>
          <w:numId w:val="16"/>
        </w:numPr>
        <w:rPr>
          <w:lang w:val="nl-NL"/>
        </w:rPr>
      </w:pPr>
      <w:r w:rsidRPr="00BA4D74">
        <w:rPr>
          <w:lang w:val="nl-NL"/>
        </w:rPr>
        <w:t>Bevat</w:t>
      </w:r>
      <w:r w:rsidR="007F7864">
        <w:rPr>
          <w:lang w:val="nl-NL"/>
        </w:rPr>
        <w:t>ten de parameters</w:t>
      </w:r>
      <w:r w:rsidRPr="00BA4D74">
        <w:rPr>
          <w:lang w:val="nl-NL"/>
        </w:rPr>
        <w:t xml:space="preserve"> gevoelige informatie? </w:t>
      </w:r>
    </w:p>
    <w:p w14:paraId="0EA84B74" w14:textId="77777777" w:rsidR="001D7D31" w:rsidRDefault="00D42F0C" w:rsidP="005725E2">
      <w:pPr>
        <w:pStyle w:val="ListParagraph"/>
        <w:numPr>
          <w:ilvl w:val="0"/>
          <w:numId w:val="16"/>
        </w:numPr>
        <w:rPr>
          <w:lang w:val="nl-NL"/>
        </w:rPr>
      </w:pPr>
      <w:r>
        <w:rPr>
          <w:lang w:val="nl-NL"/>
        </w:rPr>
        <w:t xml:space="preserve">Wat voor type cijfers worden er aangeleverd? </w:t>
      </w:r>
    </w:p>
    <w:p w14:paraId="3302DC3E" w14:textId="5035E4FB" w:rsidR="001D7D31" w:rsidRDefault="001D7D31" w:rsidP="005725E2">
      <w:pPr>
        <w:pStyle w:val="ListParagraph"/>
        <w:numPr>
          <w:ilvl w:val="1"/>
          <w:numId w:val="16"/>
        </w:numPr>
        <w:rPr>
          <w:lang w:val="nl-NL"/>
        </w:rPr>
      </w:pPr>
      <w:r>
        <w:rPr>
          <w:lang w:val="nl-NL"/>
        </w:rPr>
        <w:t xml:space="preserve">Magnitude </w:t>
      </w:r>
      <w:r w:rsidR="007F7864">
        <w:rPr>
          <w:lang w:val="nl-NL"/>
        </w:rPr>
        <w:t>cijfers</w:t>
      </w:r>
      <w:r>
        <w:rPr>
          <w:lang w:val="nl-NL"/>
        </w:rPr>
        <w:t>: totalen, gemiddelden, percentages</w:t>
      </w:r>
      <w:r w:rsidR="005938C9">
        <w:rPr>
          <w:lang w:val="nl-NL"/>
        </w:rPr>
        <w:t>,… gemeten op een bepaald kenmerk bij een</w:t>
      </w:r>
      <w:r>
        <w:rPr>
          <w:lang w:val="nl-NL"/>
        </w:rPr>
        <w:t xml:space="preserve"> aantal subjecten?</w:t>
      </w:r>
    </w:p>
    <w:p w14:paraId="4CCD8721" w14:textId="4855912B" w:rsidR="00D42F0C" w:rsidRDefault="001D7D31" w:rsidP="005725E2">
      <w:pPr>
        <w:pStyle w:val="ListParagraph"/>
        <w:numPr>
          <w:ilvl w:val="1"/>
          <w:numId w:val="16"/>
        </w:numPr>
        <w:rPr>
          <w:lang w:val="nl-NL"/>
        </w:rPr>
      </w:pPr>
      <w:r>
        <w:rPr>
          <w:lang w:val="nl-NL"/>
        </w:rPr>
        <w:t>Frequen</w:t>
      </w:r>
      <w:r w:rsidR="007F7864">
        <w:rPr>
          <w:lang w:val="nl-NL"/>
        </w:rPr>
        <w:t>tie cijfers/</w:t>
      </w:r>
      <w:r>
        <w:rPr>
          <w:lang w:val="nl-NL"/>
        </w:rPr>
        <w:t>Aantallen</w:t>
      </w:r>
      <w:r w:rsidR="005938C9">
        <w:rPr>
          <w:lang w:val="nl-NL"/>
        </w:rPr>
        <w:t>.</w:t>
      </w:r>
    </w:p>
    <w:p w14:paraId="2904BC4B" w14:textId="70871B9C" w:rsidR="00105269" w:rsidRDefault="00105269" w:rsidP="005725E2">
      <w:pPr>
        <w:pStyle w:val="ListParagraph"/>
        <w:numPr>
          <w:ilvl w:val="0"/>
          <w:numId w:val="16"/>
        </w:numPr>
        <w:rPr>
          <w:lang w:val="nl-NL"/>
        </w:rPr>
      </w:pPr>
      <w:r>
        <w:rPr>
          <w:lang w:val="nl-NL"/>
        </w:rPr>
        <w:t xml:space="preserve">Bij </w:t>
      </w:r>
      <w:r w:rsidR="006607C6">
        <w:rPr>
          <w:lang w:val="nl-NL"/>
        </w:rPr>
        <w:t xml:space="preserve">frequenties, wat is de </w:t>
      </w:r>
      <w:r w:rsidR="007F7864">
        <w:rPr>
          <w:lang w:val="nl-NL"/>
        </w:rPr>
        <w:t xml:space="preserve">meest fijnmazige </w:t>
      </w:r>
      <w:r w:rsidR="00EA23B3">
        <w:rPr>
          <w:lang w:val="nl-NL"/>
        </w:rPr>
        <w:t xml:space="preserve">toegelaten </w:t>
      </w:r>
      <w:r w:rsidR="006607C6">
        <w:rPr>
          <w:lang w:val="nl-NL"/>
        </w:rPr>
        <w:t>totale groepsgrootte</w:t>
      </w:r>
      <w:r w:rsidR="007F7864">
        <w:rPr>
          <w:lang w:val="nl-NL"/>
        </w:rPr>
        <w:t xml:space="preserve"> in publicaties waartegen de cijfers worden afgezet?</w:t>
      </w:r>
      <w:r w:rsidR="009C5E18">
        <w:rPr>
          <w:lang w:val="nl-NL"/>
        </w:rPr>
        <w:t xml:space="preserve"> (Voor welke publicaties zoals </w:t>
      </w:r>
      <w:commentRangeStart w:id="95"/>
      <w:r w:rsidR="009C5E18">
        <w:rPr>
          <w:lang w:val="nl-NL"/>
        </w:rPr>
        <w:t>VOS’en</w:t>
      </w:r>
      <w:commentRangeEnd w:id="95"/>
      <w:r w:rsidR="00FC63F3">
        <w:rPr>
          <w:rStyle w:val="CommentReference"/>
        </w:rPr>
        <w:commentReference w:id="95"/>
      </w:r>
      <w:r w:rsidR="009C5E18">
        <w:rPr>
          <w:lang w:val="nl-NL"/>
        </w:rPr>
        <w:t xml:space="preserve"> of GSM-indicatoren worden de cijfers gebruikt?)</w:t>
      </w:r>
    </w:p>
    <w:p w14:paraId="787392FF" w14:textId="122DB9B4" w:rsidR="00533092" w:rsidRDefault="00D42F0C" w:rsidP="005725E2">
      <w:pPr>
        <w:pStyle w:val="ListParagraph"/>
        <w:numPr>
          <w:ilvl w:val="0"/>
          <w:numId w:val="16"/>
        </w:numPr>
        <w:rPr>
          <w:lang w:val="nl-NL"/>
        </w:rPr>
      </w:pPr>
      <w:r>
        <w:rPr>
          <w:lang w:val="nl-NL"/>
        </w:rPr>
        <w:t>W</w:t>
      </w:r>
      <w:r w:rsidR="00533092" w:rsidRPr="00BA4D74">
        <w:rPr>
          <w:lang w:val="nl-NL"/>
        </w:rPr>
        <w:t xml:space="preserve">elke </w:t>
      </w:r>
      <w:r>
        <w:rPr>
          <w:lang w:val="nl-NL"/>
        </w:rPr>
        <w:t>versluierings</w:t>
      </w:r>
      <w:r w:rsidR="00533092" w:rsidRPr="00BA4D74">
        <w:rPr>
          <w:lang w:val="nl-NL"/>
        </w:rPr>
        <w:t xml:space="preserve">regels moeten </w:t>
      </w:r>
      <w:r>
        <w:rPr>
          <w:lang w:val="nl-NL"/>
        </w:rPr>
        <w:t>worden</w:t>
      </w:r>
      <w:r w:rsidR="00533092" w:rsidRPr="00BA4D74">
        <w:rPr>
          <w:lang w:val="nl-NL"/>
        </w:rPr>
        <w:t xml:space="preserve"> gevolgd? Bij twijfel, raadpleeg de expert statistical disclosure control.</w:t>
      </w:r>
    </w:p>
    <w:p w14:paraId="1241EC85" w14:textId="36978F26" w:rsidR="00FD772F" w:rsidRDefault="00FD772F" w:rsidP="00FD772F">
      <w:pPr>
        <w:pStyle w:val="Heading4"/>
        <w:rPr>
          <w:lang w:val="nl-NL"/>
        </w:rPr>
      </w:pPr>
      <w:commentRangeStart w:id="96"/>
      <w:r>
        <w:rPr>
          <w:lang w:val="nl-NL"/>
        </w:rPr>
        <w:t>Voorbeeld</w:t>
      </w:r>
      <w:commentRangeEnd w:id="96"/>
      <w:r w:rsidR="0017548E">
        <w:rPr>
          <w:rStyle w:val="CommentReference"/>
          <w:rFonts w:ascii="FlandersArtSerif-Regular" w:eastAsiaTheme="minorHAnsi" w:hAnsi="FlandersArtSerif-Regular" w:cstheme="minorBidi"/>
          <w:bCs w:val="0"/>
          <w:iCs w:val="0"/>
          <w:color w:val="1C1A15" w:themeColor="background2" w:themeShade="1A"/>
          <w:u w:val="none"/>
        </w:rPr>
        <w:commentReference w:id="96"/>
      </w:r>
    </w:p>
    <w:p w14:paraId="328D4F86" w14:textId="6BFD692C" w:rsidR="00E94391" w:rsidRDefault="00D36960" w:rsidP="00FD772F">
      <w:pPr>
        <w:pStyle w:val="Voorbeeld"/>
        <w:rPr>
          <w:lang w:val="nl-NL"/>
        </w:rPr>
      </w:pPr>
      <w:r>
        <w:rPr>
          <w:lang w:val="nl-NL"/>
        </w:rPr>
        <w:t xml:space="preserve">De data die Annelies doorstuurt </w:t>
      </w:r>
      <w:r w:rsidR="00477A6E">
        <w:rPr>
          <w:lang w:val="nl-NL"/>
        </w:rPr>
        <w:t xml:space="preserve">over aantal personen met achterstallige kredieten </w:t>
      </w:r>
      <w:r>
        <w:rPr>
          <w:lang w:val="nl-NL"/>
        </w:rPr>
        <w:t xml:space="preserve">bevat reeds </w:t>
      </w:r>
      <w:r w:rsidR="00477A6E">
        <w:rPr>
          <w:lang w:val="nl-NL"/>
        </w:rPr>
        <w:t xml:space="preserve">versluierde gegevens. De Nationale Bank versluierde immers cijfers die lager waren dan 3 om selfdisclosure tegen te gaan. In de dataset </w:t>
      </w:r>
      <w:r w:rsidR="001F0D32">
        <w:rPr>
          <w:lang w:val="nl-NL"/>
        </w:rPr>
        <w:t xml:space="preserve">zijn er echter ook nog exacte aantallen aanwezig die kleiner zijn dan 3. Annelies vraagt na bij de Nationale Bank </w:t>
      </w:r>
      <w:r w:rsidR="00A773C1">
        <w:rPr>
          <w:lang w:val="nl-NL"/>
        </w:rPr>
        <w:t>waarom deze niet werden versluierd</w:t>
      </w:r>
      <w:r w:rsidR="00337B7C">
        <w:rPr>
          <w:lang w:val="nl-NL"/>
        </w:rPr>
        <w:t xml:space="preserve">. </w:t>
      </w:r>
      <w:r w:rsidR="00E94391">
        <w:rPr>
          <w:lang w:val="nl-NL"/>
        </w:rPr>
        <w:t xml:space="preserve">Indien </w:t>
      </w:r>
      <w:r w:rsidR="0089665B">
        <w:rPr>
          <w:lang w:val="nl-NL"/>
        </w:rPr>
        <w:t>nodig</w:t>
      </w:r>
      <w:r w:rsidR="00E94391">
        <w:rPr>
          <w:lang w:val="nl-NL"/>
        </w:rPr>
        <w:t xml:space="preserve"> versluieren we deze cijfers nog zelf. </w:t>
      </w:r>
    </w:p>
    <w:p w14:paraId="404D8207" w14:textId="77777777" w:rsidR="00894464" w:rsidRDefault="0038017F" w:rsidP="00FD772F">
      <w:pPr>
        <w:pStyle w:val="Voorbeeld"/>
        <w:rPr>
          <w:lang w:val="nl-NL"/>
        </w:rPr>
      </w:pPr>
      <w:r>
        <w:rPr>
          <w:lang w:val="nl-NL"/>
        </w:rPr>
        <w:t xml:space="preserve">De cijfers bevatten aantallen. Bij de GSM-indicatoren worden deze aantallen afgezet tegenover de </w:t>
      </w:r>
      <w:r w:rsidR="00547E29">
        <w:rPr>
          <w:lang w:val="nl-NL"/>
        </w:rPr>
        <w:t xml:space="preserve">totale bevolking in gemeenten. De Nationale Bank publiceert echter ook het aantal </w:t>
      </w:r>
      <w:r w:rsidR="006D1685">
        <w:rPr>
          <w:lang w:val="nl-NL"/>
        </w:rPr>
        <w:t>kredietnemers per gemeente vrij op haar website</w:t>
      </w:r>
      <w:r w:rsidR="00E5333D">
        <w:rPr>
          <w:lang w:val="nl-NL"/>
        </w:rPr>
        <w:t xml:space="preserve"> (in hetzelfde bestand als </w:t>
      </w:r>
      <w:r w:rsidR="003746D4">
        <w:rPr>
          <w:lang w:val="nl-NL"/>
        </w:rPr>
        <w:t>de aangeleverde cijfers</w:t>
      </w:r>
      <w:r w:rsidR="00E5333D">
        <w:rPr>
          <w:lang w:val="nl-NL"/>
        </w:rPr>
        <w:t>)</w:t>
      </w:r>
      <w:r w:rsidR="003746D4">
        <w:rPr>
          <w:lang w:val="nl-NL"/>
        </w:rPr>
        <w:t xml:space="preserve">. Dit is een </w:t>
      </w:r>
      <w:r w:rsidR="006D1685">
        <w:rPr>
          <w:lang w:val="nl-NL"/>
        </w:rPr>
        <w:t xml:space="preserve">fijnmaziger </w:t>
      </w:r>
      <w:r w:rsidR="003746D4">
        <w:rPr>
          <w:lang w:val="nl-NL"/>
        </w:rPr>
        <w:t xml:space="preserve">totaal en wordt dus beter gebruikt voor de </w:t>
      </w:r>
      <w:r w:rsidR="00894464">
        <w:rPr>
          <w:lang w:val="nl-NL"/>
        </w:rPr>
        <w:t xml:space="preserve">versluiering dan de totale bevolkingsaantallen.  Het totaal aantal kredietnemers </w:t>
      </w:r>
      <w:r w:rsidR="00BE4F53">
        <w:rPr>
          <w:lang w:val="nl-NL"/>
        </w:rPr>
        <w:t>is een parameter die Annelies nog bijkomend zal moeten aanleveren.</w:t>
      </w:r>
    </w:p>
    <w:p w14:paraId="5AD6F256" w14:textId="77777777" w:rsidR="001A5DD1" w:rsidRDefault="00894464" w:rsidP="00FD772F">
      <w:pPr>
        <w:pStyle w:val="Voorbeeld"/>
        <w:rPr>
          <w:lang w:val="nl-NL"/>
        </w:rPr>
      </w:pPr>
      <w:r>
        <w:rPr>
          <w:lang w:val="nl-NL"/>
        </w:rPr>
        <w:t xml:space="preserve">Waarschijnlijk zijn er in de praktijk in geen enkele gemeente </w:t>
      </w:r>
      <w:r w:rsidR="00CA0D04">
        <w:rPr>
          <w:lang w:val="nl-NL"/>
        </w:rPr>
        <w:t xml:space="preserve">zo’n grote hoeveelheid mensen met achterstallige kredieten waardoor deze cijfers versluierd moeten worden. Toch is het veiliger om steeds te documenteren dat we deze regel sowieso toepassen. </w:t>
      </w:r>
      <w:r w:rsidR="001A5DD1">
        <w:rPr>
          <w:lang w:val="nl-NL"/>
        </w:rPr>
        <w:t>Dit verhoogt enkel de transparantie en zet de professionaliteit van ons werk in de verf.</w:t>
      </w:r>
      <w:r w:rsidR="00CA0D04">
        <w:rPr>
          <w:lang w:val="nl-NL"/>
        </w:rPr>
        <w:t xml:space="preserve"> </w:t>
      </w:r>
    </w:p>
    <w:p w14:paraId="0FD23C74" w14:textId="51C6D537" w:rsidR="001E30B4" w:rsidRDefault="001A5DD1" w:rsidP="00FD772F">
      <w:pPr>
        <w:pStyle w:val="Voorbeeld"/>
        <w:rPr>
          <w:lang w:val="nl-NL"/>
        </w:rPr>
      </w:pPr>
      <w:r>
        <w:rPr>
          <w:lang w:val="nl-NL"/>
        </w:rPr>
        <w:t xml:space="preserve">Annelies </w:t>
      </w:r>
      <w:r w:rsidR="00786301">
        <w:rPr>
          <w:lang w:val="nl-NL"/>
        </w:rPr>
        <w:t>levert dus de volgende informatie aan:</w:t>
      </w:r>
      <w:r w:rsidR="006D1685">
        <w:rPr>
          <w:lang w:val="nl-NL"/>
        </w:rPr>
        <w:t xml:space="preserve"> </w:t>
      </w:r>
    </w:p>
    <w:p w14:paraId="2DFBE611" w14:textId="4F5BE1D5" w:rsidR="001E30B4" w:rsidRPr="001E30B4" w:rsidRDefault="00786301" w:rsidP="005725E2">
      <w:pPr>
        <w:pStyle w:val="Voorbeeld"/>
        <w:numPr>
          <w:ilvl w:val="0"/>
          <w:numId w:val="23"/>
        </w:numPr>
        <w:rPr>
          <w:lang w:val="nl-NL"/>
        </w:rPr>
      </w:pPr>
      <w:r>
        <w:rPr>
          <w:lang w:val="nl-NL"/>
        </w:rPr>
        <w:t xml:space="preserve">De parameters bevatten gevoelige informatie. </w:t>
      </w:r>
      <w:commentRangeStart w:id="97"/>
      <w:r>
        <w:rPr>
          <w:lang w:val="nl-NL"/>
        </w:rPr>
        <w:t xml:space="preserve">Kennis over </w:t>
      </w:r>
      <w:r w:rsidR="00454469">
        <w:rPr>
          <w:lang w:val="nl-NL"/>
        </w:rPr>
        <w:t>achterstallige kredieten kan leiden tot discriminatie van personen.</w:t>
      </w:r>
      <w:r w:rsidR="001E30B4" w:rsidRPr="001E30B4">
        <w:rPr>
          <w:lang w:val="nl-NL"/>
        </w:rPr>
        <w:t xml:space="preserve"> </w:t>
      </w:r>
      <w:commentRangeEnd w:id="97"/>
      <w:r w:rsidR="00BA24DE">
        <w:rPr>
          <w:rStyle w:val="CommentReference"/>
          <w:i w:val="0"/>
          <w:color w:val="1C1A15" w:themeColor="background2" w:themeShade="1A"/>
        </w:rPr>
        <w:commentReference w:id="97"/>
      </w:r>
    </w:p>
    <w:p w14:paraId="3F619FCB" w14:textId="40AA8030" w:rsidR="00454469" w:rsidRDefault="00454469" w:rsidP="005725E2">
      <w:pPr>
        <w:pStyle w:val="Voorbeeld"/>
        <w:numPr>
          <w:ilvl w:val="0"/>
          <w:numId w:val="23"/>
        </w:numPr>
        <w:rPr>
          <w:lang w:val="nl-NL"/>
        </w:rPr>
      </w:pPr>
      <w:r>
        <w:rPr>
          <w:lang w:val="nl-NL"/>
        </w:rPr>
        <w:t>De aangeleverde cijfers zijn aantallen</w:t>
      </w:r>
      <w:r w:rsidR="005147EA">
        <w:rPr>
          <w:lang w:val="nl-NL"/>
        </w:rPr>
        <w:t>.</w:t>
      </w:r>
    </w:p>
    <w:p w14:paraId="2042F4EE" w14:textId="1176B2C4" w:rsidR="005147EA" w:rsidRDefault="005147EA" w:rsidP="005725E2">
      <w:pPr>
        <w:pStyle w:val="Voorbeeld"/>
        <w:numPr>
          <w:ilvl w:val="0"/>
          <w:numId w:val="23"/>
        </w:numPr>
        <w:rPr>
          <w:lang w:val="nl-NL"/>
        </w:rPr>
      </w:pPr>
      <w:r>
        <w:rPr>
          <w:lang w:val="nl-NL"/>
        </w:rPr>
        <w:t xml:space="preserve">De aantallen worden vergeleken met </w:t>
      </w:r>
      <w:r w:rsidR="00490935">
        <w:rPr>
          <w:lang w:val="nl-NL"/>
        </w:rPr>
        <w:t xml:space="preserve">het totaal aantal </w:t>
      </w:r>
      <w:commentRangeStart w:id="98"/>
      <w:r w:rsidR="00490935">
        <w:rPr>
          <w:lang w:val="nl-NL"/>
        </w:rPr>
        <w:t>kredietnemers</w:t>
      </w:r>
      <w:commentRangeEnd w:id="98"/>
      <w:r w:rsidR="008B2953">
        <w:rPr>
          <w:rStyle w:val="CommentReference"/>
          <w:i w:val="0"/>
          <w:color w:val="1C1A15" w:themeColor="background2" w:themeShade="1A"/>
        </w:rPr>
        <w:commentReference w:id="98"/>
      </w:r>
      <w:r w:rsidR="00AA3213">
        <w:rPr>
          <w:lang w:val="nl-NL"/>
        </w:rPr>
        <w:t>, niet de totale bevolkingsgrootte</w:t>
      </w:r>
      <w:r w:rsidR="00490935">
        <w:rPr>
          <w:lang w:val="nl-NL"/>
        </w:rPr>
        <w:t xml:space="preserve">. </w:t>
      </w:r>
      <w:r w:rsidR="00AA3213">
        <w:rPr>
          <w:lang w:val="nl-NL"/>
        </w:rPr>
        <w:t xml:space="preserve">Het totaal aantal kredietnemers </w:t>
      </w:r>
      <w:r w:rsidR="00490935">
        <w:rPr>
          <w:lang w:val="nl-NL"/>
        </w:rPr>
        <w:t>word</w:t>
      </w:r>
      <w:r w:rsidR="00AA3213">
        <w:rPr>
          <w:lang w:val="nl-NL"/>
        </w:rPr>
        <w:t>t</w:t>
      </w:r>
      <w:r w:rsidR="00490935">
        <w:rPr>
          <w:lang w:val="nl-NL"/>
        </w:rPr>
        <w:t xml:space="preserve"> immers openlijk gepubliceerd op de website van de Nationale Bank</w:t>
      </w:r>
      <w:r w:rsidR="00AA3213">
        <w:rPr>
          <w:lang w:val="nl-NL"/>
        </w:rPr>
        <w:t>, en is een fijnmaziger cijfer dan de bevolkingsgrootte</w:t>
      </w:r>
      <w:r w:rsidR="00490935">
        <w:rPr>
          <w:lang w:val="nl-NL"/>
        </w:rPr>
        <w:t xml:space="preserve">. </w:t>
      </w:r>
    </w:p>
    <w:p w14:paraId="535C32C2" w14:textId="7F79918F" w:rsidR="001E30B4" w:rsidRDefault="003A629E" w:rsidP="005725E2">
      <w:pPr>
        <w:pStyle w:val="Voorbeeld"/>
        <w:numPr>
          <w:ilvl w:val="0"/>
          <w:numId w:val="23"/>
        </w:numPr>
        <w:rPr>
          <w:lang w:val="nl-NL"/>
        </w:rPr>
      </w:pPr>
      <w:r>
        <w:rPr>
          <w:lang w:val="nl-NL"/>
        </w:rPr>
        <w:t>We passen de volgende versluieringsregels toe:</w:t>
      </w:r>
    </w:p>
    <w:p w14:paraId="15B3B829" w14:textId="1888779B" w:rsidR="003A629E" w:rsidRDefault="003A629E" w:rsidP="005725E2">
      <w:pPr>
        <w:pStyle w:val="Voorbeeld"/>
        <w:numPr>
          <w:ilvl w:val="1"/>
          <w:numId w:val="23"/>
        </w:numPr>
        <w:rPr>
          <w:lang w:val="nl-NL"/>
        </w:rPr>
      </w:pPr>
      <w:r>
        <w:rPr>
          <w:lang w:val="nl-NL"/>
        </w:rPr>
        <w:t>Versluiering als het aantal personen met achterstallige krediet kleiner is dan 3.</w:t>
      </w:r>
    </w:p>
    <w:p w14:paraId="7D7F6043" w14:textId="336B51BD" w:rsidR="003A629E" w:rsidRDefault="003A629E" w:rsidP="005725E2">
      <w:pPr>
        <w:pStyle w:val="Voorbeeld"/>
        <w:numPr>
          <w:ilvl w:val="1"/>
          <w:numId w:val="23"/>
        </w:numPr>
        <w:rPr>
          <w:lang w:val="nl-NL"/>
        </w:rPr>
      </w:pPr>
      <w:r>
        <w:rPr>
          <w:lang w:val="nl-NL"/>
        </w:rPr>
        <w:t xml:space="preserve">Versluiering als het totaal aantal kredietnemers </w:t>
      </w:r>
      <w:r w:rsidR="006B7F48">
        <w:rPr>
          <w:lang w:val="nl-NL"/>
        </w:rPr>
        <w:t xml:space="preserve">min het </w:t>
      </w:r>
      <w:r>
        <w:rPr>
          <w:lang w:val="nl-NL"/>
        </w:rPr>
        <w:t>aantal personen met achterstallige krediet kleiner is dan 3.</w:t>
      </w:r>
    </w:p>
    <w:p w14:paraId="0CF065D5" w14:textId="2FABBFC6" w:rsidR="003A629E" w:rsidRDefault="00C478C9" w:rsidP="005725E2">
      <w:pPr>
        <w:pStyle w:val="Voorbeeld"/>
        <w:numPr>
          <w:ilvl w:val="1"/>
          <w:numId w:val="23"/>
        </w:numPr>
        <w:rPr>
          <w:lang w:val="nl-NL"/>
        </w:rPr>
      </w:pPr>
      <w:r>
        <w:rPr>
          <w:lang w:val="nl-NL"/>
        </w:rPr>
        <w:t xml:space="preserve">Wanneer een geaggregeerd </w:t>
      </w:r>
      <w:r w:rsidR="007F4747">
        <w:rPr>
          <w:lang w:val="nl-NL"/>
        </w:rPr>
        <w:t>aantal op hoger niveau</w:t>
      </w:r>
      <w:r>
        <w:rPr>
          <w:lang w:val="nl-NL"/>
        </w:rPr>
        <w:t xml:space="preserve"> wordt berekend op basis van één versluierd cijfer</w:t>
      </w:r>
      <w:r w:rsidR="007F4747">
        <w:rPr>
          <w:lang w:val="nl-NL"/>
        </w:rPr>
        <w:t xml:space="preserve"> samen met andere onversluierde </w:t>
      </w:r>
      <w:r w:rsidR="00CE1827">
        <w:rPr>
          <w:lang w:val="nl-NL"/>
        </w:rPr>
        <w:t xml:space="preserve">cijfers, wordt het tweede laagste cijfer in deze reeks ook versluierd. </w:t>
      </w:r>
    </w:p>
    <w:p w14:paraId="359585D1" w14:textId="0D5038C9" w:rsidR="00896689" w:rsidRDefault="00896689" w:rsidP="00896689">
      <w:pPr>
        <w:pStyle w:val="Kop2-zondernummer"/>
      </w:pPr>
      <w:r>
        <w:t>WERKPUNTEN</w:t>
      </w:r>
    </w:p>
    <w:p w14:paraId="443B7B6B" w14:textId="77777777" w:rsidR="00896689" w:rsidRDefault="00896689" w:rsidP="00896689">
      <w:r>
        <w:t>In elk document met de procesbeschrijving houden we ook actief de werkpunten bij om het aanleveringsproces te verbeteren.</w:t>
      </w:r>
    </w:p>
    <w:p w14:paraId="38FA7F34" w14:textId="77777777" w:rsidR="00896689" w:rsidRDefault="00896689" w:rsidP="00896689">
      <w:pPr>
        <w:pStyle w:val="Heading4"/>
      </w:pPr>
      <w:r>
        <w:t>Voorbeeld</w:t>
      </w:r>
    </w:p>
    <w:p w14:paraId="7CEEC4BB" w14:textId="77777777" w:rsidR="00896689" w:rsidRPr="00896689" w:rsidRDefault="00896689" w:rsidP="00896689">
      <w:pPr>
        <w:rPr>
          <w:i/>
          <w:iCs/>
        </w:rPr>
      </w:pPr>
      <w:r w:rsidRPr="00896689">
        <w:rPr>
          <w:i/>
          <w:iCs/>
        </w:rPr>
        <w:t xml:space="preserve">In het aanleveringsprcoes over het aantal kredietnemers zouden momenteel al deze punten best aangepakt worden in de toekomst: </w:t>
      </w:r>
    </w:p>
    <w:p w14:paraId="6EFE27C7" w14:textId="6E230EBA" w:rsidR="00896689" w:rsidRPr="00896689" w:rsidRDefault="00896689" w:rsidP="00896689">
      <w:pPr>
        <w:pStyle w:val="ListParagraph"/>
        <w:numPr>
          <w:ilvl w:val="0"/>
          <w:numId w:val="39"/>
        </w:numPr>
        <w:rPr>
          <w:i/>
          <w:iCs/>
        </w:rPr>
      </w:pPr>
      <w:r w:rsidRPr="00896689">
        <w:rPr>
          <w:i/>
          <w:iCs/>
        </w:rPr>
        <w:t>Procedure moet worden herzien zodat er geen manuele manipulatie van de data meer is voor de data wordt doorgestuurd naar de data-engineers.</w:t>
      </w:r>
    </w:p>
    <w:p w14:paraId="2748E239" w14:textId="32BF8B64" w:rsidR="00896689" w:rsidRPr="00896689" w:rsidRDefault="00896689" w:rsidP="00896689">
      <w:pPr>
        <w:pStyle w:val="ListParagraph"/>
        <w:numPr>
          <w:ilvl w:val="0"/>
          <w:numId w:val="39"/>
        </w:numPr>
        <w:rPr>
          <w:i/>
          <w:iCs/>
        </w:rPr>
      </w:pPr>
      <w:r w:rsidRPr="00896689">
        <w:rPr>
          <w:i/>
          <w:iCs/>
        </w:rPr>
        <w:t>Er moet een rekenregel worden afgetoetst voor de aggregatie van cijfers bij versluierde waarden (‘&lt;</w:t>
      </w:r>
      <w:commentRangeStart w:id="99"/>
      <w:r w:rsidRPr="00896689">
        <w:rPr>
          <w:i/>
          <w:iCs/>
        </w:rPr>
        <w:t>3</w:t>
      </w:r>
      <w:commentRangeEnd w:id="99"/>
      <w:r w:rsidR="00B71DD8">
        <w:rPr>
          <w:rStyle w:val="CommentReference"/>
        </w:rPr>
        <w:commentReference w:id="99"/>
      </w:r>
      <w:r w:rsidRPr="00896689">
        <w:rPr>
          <w:i/>
          <w:iCs/>
        </w:rPr>
        <w:t xml:space="preserve">’) </w:t>
      </w:r>
    </w:p>
    <w:p w14:paraId="321B71F6" w14:textId="5D5BCF68" w:rsidR="00896689" w:rsidRPr="00896689" w:rsidRDefault="00896689" w:rsidP="00896689">
      <w:pPr>
        <w:pStyle w:val="ListParagraph"/>
        <w:numPr>
          <w:ilvl w:val="0"/>
          <w:numId w:val="39"/>
        </w:numPr>
        <w:rPr>
          <w:i/>
          <w:iCs/>
        </w:rPr>
      </w:pPr>
      <w:r w:rsidRPr="00896689">
        <w:rPr>
          <w:i/>
          <w:iCs/>
        </w:rPr>
        <w:t>De vraag moet worden gesteld aan de Nationale Bank of we koppeling kunnen maken met hun database in plaats van de data te downloaden vanop de website</w:t>
      </w:r>
    </w:p>
    <w:p w14:paraId="61EFA842" w14:textId="029B5689" w:rsidR="00896689" w:rsidRPr="00896689" w:rsidRDefault="00896689" w:rsidP="00896689">
      <w:pPr>
        <w:pStyle w:val="ListParagraph"/>
        <w:numPr>
          <w:ilvl w:val="0"/>
          <w:numId w:val="39"/>
        </w:numPr>
        <w:rPr>
          <w:i/>
          <w:iCs/>
        </w:rPr>
      </w:pPr>
      <w:r w:rsidRPr="00896689">
        <w:rPr>
          <w:i/>
          <w:iCs/>
        </w:rPr>
        <w:t xml:space="preserve">De vraag moet worden gesteld aan de Nationale Bank of we onversluierde gegevens kunnen krijgen  met </w:t>
      </w:r>
    </w:p>
    <w:p w14:paraId="4216C72A" w14:textId="525A2E23" w:rsidR="00896689" w:rsidRPr="00896689" w:rsidRDefault="00896689" w:rsidP="00896689">
      <w:pPr>
        <w:pStyle w:val="ListParagraph"/>
        <w:numPr>
          <w:ilvl w:val="1"/>
          <w:numId w:val="39"/>
        </w:numPr>
        <w:rPr>
          <w:i/>
          <w:iCs/>
        </w:rPr>
      </w:pPr>
      <w:r w:rsidRPr="00896689">
        <w:rPr>
          <w:i/>
          <w:iCs/>
        </w:rPr>
        <w:t>Ofwel een vlag om versluierde waarden aan te geven</w:t>
      </w:r>
    </w:p>
    <w:p w14:paraId="072BAA60" w14:textId="675CB92E" w:rsidR="00896689" w:rsidRPr="00896689" w:rsidRDefault="00896689" w:rsidP="00896689">
      <w:pPr>
        <w:pStyle w:val="ListParagraph"/>
        <w:numPr>
          <w:ilvl w:val="1"/>
          <w:numId w:val="39"/>
        </w:numPr>
        <w:rPr>
          <w:i/>
          <w:iCs/>
        </w:rPr>
      </w:pPr>
      <w:r w:rsidRPr="00896689">
        <w:rPr>
          <w:i/>
          <w:iCs/>
        </w:rPr>
        <w:t>Ofwel duidelijke rekenregels zodat we zelf versluiering kunnen toepassen op dezelfde manier als de Nationale Bank.</w:t>
      </w:r>
    </w:p>
    <w:p w14:paraId="5F23E2A4" w14:textId="3B4B4705" w:rsidR="00372359" w:rsidRPr="00372359" w:rsidRDefault="00C35D2A" w:rsidP="00056011">
      <w:pPr>
        <w:pStyle w:val="Heading1"/>
      </w:pPr>
      <w:bookmarkStart w:id="100" w:name="_Toc164268898"/>
      <w:r>
        <w:t>Berekening afgeleide parameters</w:t>
      </w:r>
      <w:bookmarkEnd w:id="100"/>
    </w:p>
    <w:p w14:paraId="243B9A99" w14:textId="6315CD4C" w:rsidR="00482AEC" w:rsidRPr="003224C7" w:rsidRDefault="003224C7" w:rsidP="003224C7">
      <w:r w:rsidRPr="003224C7">
        <w:t xml:space="preserve">In </w:t>
      </w:r>
      <w:r>
        <w:t xml:space="preserve">deze stap worden nieuwe cijfers berekend voor nieuwe parameters op basis </w:t>
      </w:r>
      <w:r w:rsidR="00482AEC">
        <w:t xml:space="preserve">van de gekuiste cijfers in de aangeleverde data. </w:t>
      </w:r>
      <w:r w:rsidR="006D6615">
        <w:t>Een</w:t>
      </w:r>
      <w:r w:rsidR="00482AEC">
        <w:t xml:space="preserve"> voorbeeld hierbij is de </w:t>
      </w:r>
      <w:commentRangeStart w:id="101"/>
      <w:r w:rsidR="00482AEC">
        <w:t>berekening van de GSM-indicatoren</w:t>
      </w:r>
      <w:commentRangeEnd w:id="101"/>
      <w:r w:rsidR="00693F2D">
        <w:rPr>
          <w:rStyle w:val="CommentReference"/>
        </w:rPr>
        <w:commentReference w:id="101"/>
      </w:r>
      <w:r w:rsidR="00482AEC">
        <w:t xml:space="preserve">. Dit zijn </w:t>
      </w:r>
      <w:r w:rsidR="006D6615">
        <w:t>steeds</w:t>
      </w:r>
      <w:r w:rsidR="00D767DE">
        <w:t xml:space="preserve"> ratio</w:t>
      </w:r>
      <w:r w:rsidR="006D6615">
        <w:t>’s</w:t>
      </w:r>
      <w:r w:rsidR="00D767DE">
        <w:t xml:space="preserve"> van twee parameters, de teller en noemer.</w:t>
      </w:r>
    </w:p>
    <w:p w14:paraId="28DF1BB0" w14:textId="37EFF7E0" w:rsidR="00F037D1" w:rsidRPr="003224C7" w:rsidRDefault="00F037D1" w:rsidP="003224C7">
      <w:r w:rsidRPr="00F037D1">
        <w:t xml:space="preserve">Deze stap vereist aparte </w:t>
      </w:r>
      <w:r>
        <w:t>procedures</w:t>
      </w:r>
      <w:r w:rsidRPr="00F037D1">
        <w:t xml:space="preserve">. Nieuwe parameters zoals de GSM-indicatoren worden </w:t>
      </w:r>
      <w:r w:rsidR="00AF7C9B">
        <w:t xml:space="preserve">immers </w:t>
      </w:r>
      <w:r w:rsidR="00C24831">
        <w:t>vaak</w:t>
      </w:r>
      <w:r w:rsidR="00AF7C9B">
        <w:t xml:space="preserve"> </w:t>
      </w:r>
      <w:r w:rsidRPr="00F037D1">
        <w:t xml:space="preserve">berekend op basis van </w:t>
      </w:r>
      <w:r w:rsidR="00A77F71">
        <w:t>cijfers</w:t>
      </w:r>
      <w:r w:rsidRPr="00F037D1">
        <w:t xml:space="preserve"> uit verschillende data</w:t>
      </w:r>
      <w:r w:rsidR="00A77F71">
        <w:t>bron</w:t>
      </w:r>
      <w:r w:rsidRPr="00F037D1">
        <w:t xml:space="preserve">. De documentatie </w:t>
      </w:r>
      <w:r w:rsidR="00A77F71">
        <w:t>voor</w:t>
      </w:r>
      <w:r w:rsidRPr="00F037D1">
        <w:t xml:space="preserve"> deze afleidingen </w:t>
      </w:r>
      <w:r w:rsidR="00A77F71">
        <w:t>kan daarom</w:t>
      </w:r>
      <w:r w:rsidRPr="00F037D1">
        <w:t xml:space="preserve"> niet gekoppeld </w:t>
      </w:r>
      <w:r w:rsidR="00A77F71">
        <w:t xml:space="preserve">worden </w:t>
      </w:r>
      <w:r w:rsidRPr="00F037D1">
        <w:t xml:space="preserve">aan de documentatie van </w:t>
      </w:r>
      <w:r w:rsidR="00A77F71">
        <w:t>één bepaalde data-aanlevering. Ze</w:t>
      </w:r>
      <w:r w:rsidRPr="00F037D1">
        <w:t xml:space="preserve"> dienen een aparte procedure te krijgen.</w:t>
      </w:r>
    </w:p>
    <w:p w14:paraId="22FD5E1C" w14:textId="275FC446" w:rsidR="008C0716" w:rsidRPr="00F13632" w:rsidRDefault="006D6615" w:rsidP="008C0716">
      <w:r>
        <w:t xml:space="preserve">Voor de berekening van de </w:t>
      </w:r>
      <w:r w:rsidR="006D7661">
        <w:t xml:space="preserve">afgeleide parameters </w:t>
      </w:r>
      <w:r w:rsidR="008C0716" w:rsidRPr="00F13632">
        <w:t xml:space="preserve">moet </w:t>
      </w:r>
      <w:r>
        <w:t xml:space="preserve">er steeds </w:t>
      </w:r>
      <w:r w:rsidR="008C0716" w:rsidRPr="00F13632">
        <w:t xml:space="preserve">een duidelijke ondubbelzinnige instructie worden aangeleverd. </w:t>
      </w:r>
      <w:r w:rsidR="00693EAD">
        <w:t xml:space="preserve">In deze </w:t>
      </w:r>
      <w:r w:rsidR="008C0716" w:rsidRPr="00F13632">
        <w:t>instructie</w:t>
      </w:r>
      <w:r w:rsidR="00693EAD">
        <w:t>s</w:t>
      </w:r>
      <w:r w:rsidR="008C0716" w:rsidRPr="00F13632">
        <w:t xml:space="preserve"> </w:t>
      </w:r>
      <w:r w:rsidR="00693EAD">
        <w:t xml:space="preserve">wordt bij voorkeur </w:t>
      </w:r>
      <w:r w:rsidR="008C0716" w:rsidRPr="00F13632">
        <w:t>gebruik</w:t>
      </w:r>
      <w:r w:rsidR="00693EAD">
        <w:t xml:space="preserve"> gemaakt </w:t>
      </w:r>
      <w:r w:rsidR="005A10FA">
        <w:t>van</w:t>
      </w:r>
      <w:r w:rsidR="008C0716" w:rsidRPr="00F13632">
        <w:t xml:space="preserve"> de codes en </w:t>
      </w:r>
      <w:r w:rsidR="00D42120">
        <w:t>labels</w:t>
      </w:r>
      <w:r w:rsidR="008C0716" w:rsidRPr="00F13632">
        <w:t xml:space="preserve"> </w:t>
      </w:r>
      <w:r w:rsidR="005A10FA">
        <w:t xml:space="preserve">in de Data Structure Definitions en de </w:t>
      </w:r>
      <w:r w:rsidR="00307EEE">
        <w:t>C</w:t>
      </w:r>
      <w:r w:rsidR="005A10FA">
        <w:t>odelijsten</w:t>
      </w:r>
      <w:r w:rsidR="00382C1B">
        <w:t xml:space="preserve"> van de brondata</w:t>
      </w:r>
      <w:r w:rsidR="008C0716" w:rsidRPr="00F13632">
        <w:t>.</w:t>
      </w:r>
      <w:r w:rsidR="005A10FA">
        <w:t xml:space="preserve"> </w:t>
      </w:r>
      <w:r w:rsidR="00182B40">
        <w:t xml:space="preserve">Deze worden dan overgenomen in de definitie van de </w:t>
      </w:r>
      <w:r w:rsidR="00182B40" w:rsidRPr="00182B40">
        <w:t>Data Structure Definition</w:t>
      </w:r>
      <w:r w:rsidR="00182B40">
        <w:t xml:space="preserve"> en codelijsten van een nieuwe datatabel met de afgeleide parameters</w:t>
      </w:r>
      <w:r w:rsidR="00173A13">
        <w:t>.</w:t>
      </w:r>
      <w:r w:rsidR="00182B40" w:rsidRPr="00182B40">
        <w:t xml:space="preserve"> De opmaak van deze nieuw Data Structure Definitions en de Codelijsten blijven een verantwoordelijkheid van de data-engineers</w:t>
      </w:r>
      <w:r w:rsidR="00182B40">
        <w:t xml:space="preserve">. </w:t>
      </w:r>
      <w:r w:rsidR="00307EEE">
        <w:t>Op deze manier wordt ver</w:t>
      </w:r>
      <w:r w:rsidR="00D42120">
        <w:t>warring zo veel mogelijk vermeden</w:t>
      </w:r>
      <w:r w:rsidR="00182B40">
        <w:t xml:space="preserve"> en consistentie behouden</w:t>
      </w:r>
      <w:r w:rsidR="00307EEE">
        <w:t xml:space="preserve">. </w:t>
      </w:r>
    </w:p>
    <w:p w14:paraId="5A3286EC" w14:textId="45B3F9D9" w:rsidR="00C64A16" w:rsidRDefault="00BB0034" w:rsidP="00AD14E6">
      <w:r>
        <w:t>De volgende vragen moeten worden beantwoord om deze afgeleide parameters op een correcte manier te berekenen:</w:t>
      </w:r>
    </w:p>
    <w:p w14:paraId="6C848E3E" w14:textId="77777777" w:rsidR="002039DA" w:rsidRDefault="002A4304" w:rsidP="005725E2">
      <w:pPr>
        <w:pStyle w:val="ListParagraph"/>
        <w:numPr>
          <w:ilvl w:val="0"/>
          <w:numId w:val="24"/>
        </w:numPr>
        <w:rPr>
          <w:lang w:eastAsia="nl-NL"/>
        </w:rPr>
      </w:pPr>
      <w:r>
        <w:rPr>
          <w:lang w:eastAsia="nl-NL"/>
        </w:rPr>
        <w:t>Op basis van welke primaire parameters worden de</w:t>
      </w:r>
      <w:r w:rsidR="009B1D84" w:rsidRPr="009B1D84">
        <w:rPr>
          <w:lang w:eastAsia="nl-NL"/>
        </w:rPr>
        <w:t xml:space="preserve"> </w:t>
      </w:r>
      <w:r w:rsidR="006D7661">
        <w:rPr>
          <w:lang w:eastAsia="nl-NL"/>
        </w:rPr>
        <w:t xml:space="preserve">afgeleide parameters </w:t>
      </w:r>
      <w:r>
        <w:rPr>
          <w:lang w:eastAsia="nl-NL"/>
        </w:rPr>
        <w:t>berekend</w:t>
      </w:r>
      <w:r w:rsidR="002039DA">
        <w:rPr>
          <w:lang w:eastAsia="nl-NL"/>
        </w:rPr>
        <w:t>?</w:t>
      </w:r>
    </w:p>
    <w:p w14:paraId="1F34E9D7" w14:textId="16742805" w:rsidR="009B1D84" w:rsidRDefault="002039DA" w:rsidP="005725E2">
      <w:pPr>
        <w:pStyle w:val="ListParagraph"/>
        <w:numPr>
          <w:ilvl w:val="0"/>
          <w:numId w:val="24"/>
        </w:numPr>
        <w:rPr>
          <w:lang w:eastAsia="nl-NL"/>
        </w:rPr>
      </w:pPr>
      <w:r>
        <w:rPr>
          <w:lang w:eastAsia="nl-NL"/>
        </w:rPr>
        <w:t>O</w:t>
      </w:r>
      <w:r w:rsidR="002A4304">
        <w:rPr>
          <w:lang w:eastAsia="nl-NL"/>
        </w:rPr>
        <w:t>p welke manier</w:t>
      </w:r>
      <w:r>
        <w:rPr>
          <w:lang w:eastAsia="nl-NL"/>
        </w:rPr>
        <w:t xml:space="preserve"> wordt de afgeleide parameter berekend</w:t>
      </w:r>
      <w:r w:rsidR="00CD51B3">
        <w:rPr>
          <w:lang w:eastAsia="nl-NL"/>
        </w:rPr>
        <w:t xml:space="preserve">? </w:t>
      </w:r>
    </w:p>
    <w:p w14:paraId="3B37DEA9" w14:textId="35EDBCE3" w:rsidR="00AD14E6" w:rsidRDefault="00CD51B3" w:rsidP="005725E2">
      <w:pPr>
        <w:pStyle w:val="ListParagraph"/>
        <w:numPr>
          <w:ilvl w:val="0"/>
          <w:numId w:val="24"/>
        </w:numPr>
        <w:rPr>
          <w:lang w:eastAsia="nl-NL"/>
        </w:rPr>
      </w:pPr>
      <w:r>
        <w:rPr>
          <w:lang w:eastAsia="nl-NL"/>
        </w:rPr>
        <w:t>Hoe moet er in deze berekeningen worden omgegaan met versluierde waarden</w:t>
      </w:r>
      <w:r w:rsidR="002039DA">
        <w:rPr>
          <w:lang w:eastAsia="nl-NL"/>
        </w:rPr>
        <w:t xml:space="preserve"> bij de primaire parameters</w:t>
      </w:r>
      <w:r>
        <w:rPr>
          <w:lang w:eastAsia="nl-NL"/>
        </w:rPr>
        <w:t>?</w:t>
      </w:r>
    </w:p>
    <w:p w14:paraId="6C9E1F9E" w14:textId="332FF8AB" w:rsidR="00AD14E6" w:rsidRDefault="00AD14E6" w:rsidP="00AD14E6">
      <w:pPr>
        <w:pStyle w:val="Heading4"/>
        <w:rPr>
          <w:lang w:eastAsia="nl-NL"/>
        </w:rPr>
      </w:pPr>
      <w:commentRangeStart w:id="102"/>
      <w:r>
        <w:rPr>
          <w:lang w:eastAsia="nl-NL"/>
        </w:rPr>
        <w:t>Voorbeeld</w:t>
      </w:r>
      <w:commentRangeEnd w:id="102"/>
      <w:r w:rsidR="003E00B1">
        <w:rPr>
          <w:rStyle w:val="CommentReference"/>
          <w:rFonts w:ascii="FlandersArtSerif-Regular" w:eastAsiaTheme="minorHAnsi" w:hAnsi="FlandersArtSerif-Regular" w:cstheme="minorBidi"/>
          <w:bCs w:val="0"/>
          <w:iCs w:val="0"/>
          <w:color w:val="1C1A15" w:themeColor="background2" w:themeShade="1A"/>
          <w:u w:val="none"/>
        </w:rPr>
        <w:commentReference w:id="102"/>
      </w:r>
    </w:p>
    <w:p w14:paraId="1AC19F92" w14:textId="280703FA" w:rsidR="005D1A5E" w:rsidRDefault="00207CCA" w:rsidP="00207CCA">
      <w:pPr>
        <w:pStyle w:val="Voorbeeld"/>
        <w:rPr>
          <w:lang w:eastAsia="nl-NL"/>
        </w:rPr>
      </w:pPr>
      <w:r>
        <w:rPr>
          <w:lang w:eastAsia="nl-NL"/>
        </w:rPr>
        <w:t xml:space="preserve">De data die Annelies aanleverde worden </w:t>
      </w:r>
      <w:r w:rsidR="00574A74">
        <w:rPr>
          <w:lang w:eastAsia="nl-NL"/>
        </w:rPr>
        <w:t>gebruikt voor GSM-indicator AR_01 ‘</w:t>
      </w:r>
      <w:r w:rsidR="000010CE" w:rsidRPr="000010CE">
        <w:rPr>
          <w:lang w:eastAsia="nl-NL"/>
        </w:rPr>
        <w:t>Personen met betalingsachterstand</w:t>
      </w:r>
      <w:r w:rsidR="000010CE">
        <w:rPr>
          <w:lang w:eastAsia="nl-NL"/>
        </w:rPr>
        <w:t>’. In feite zijn dit vijf indicatoren, niet één</w:t>
      </w:r>
      <w:r w:rsidR="006F6AF2">
        <w:rPr>
          <w:lang w:eastAsia="nl-NL"/>
        </w:rPr>
        <w:t>, die we voor de duidelijkheid volgende codes meegeven:</w:t>
      </w:r>
    </w:p>
    <w:p w14:paraId="3B068D5C" w14:textId="15258688" w:rsidR="006F6AF2" w:rsidRDefault="006F6AF2" w:rsidP="005725E2">
      <w:pPr>
        <w:pStyle w:val="Voorbeeld"/>
        <w:numPr>
          <w:ilvl w:val="0"/>
          <w:numId w:val="25"/>
        </w:numPr>
        <w:rPr>
          <w:rFonts w:ascii="Calibri" w:hAnsi="Calibri"/>
        </w:rPr>
      </w:pPr>
      <w:r>
        <w:t xml:space="preserve">AR_01_1: </w:t>
      </w:r>
      <w:r w:rsidR="007E0F4B">
        <w:t>Percentage</w:t>
      </w:r>
      <w:r>
        <w:t xml:space="preserve"> kredietnemers met minstens één niet geregulariseerd achterstallig krediet</w:t>
      </w:r>
      <w:r w:rsidR="00121AEF">
        <w:t xml:space="preserve"> ten opzichte van totale bevolking van 18 jaar en ouder</w:t>
      </w:r>
    </w:p>
    <w:p w14:paraId="0569E8ED" w14:textId="74954043" w:rsidR="006F6AF2" w:rsidRPr="00121AEF" w:rsidRDefault="006F6AF2" w:rsidP="005725E2">
      <w:pPr>
        <w:pStyle w:val="Voorbeeld"/>
        <w:numPr>
          <w:ilvl w:val="0"/>
          <w:numId w:val="25"/>
        </w:numPr>
        <w:rPr>
          <w:rFonts w:ascii="Calibri" w:hAnsi="Calibri"/>
        </w:rPr>
      </w:pPr>
      <w:r>
        <w:t xml:space="preserve">AR_01_2: </w:t>
      </w:r>
      <w:r w:rsidR="007E0F4B">
        <w:t xml:space="preserve">Percentage </w:t>
      </w:r>
      <w:r>
        <w:t>kredietnemers met minstens één niet geregulariseerd achterstallig hypothecair krediet</w:t>
      </w:r>
      <w:r w:rsidR="00121AEF" w:rsidRPr="00121AEF">
        <w:t xml:space="preserve"> </w:t>
      </w:r>
      <w:r w:rsidR="00121AEF">
        <w:t>ten opzichte van totale bevolking van 18 jaar en ouder</w:t>
      </w:r>
    </w:p>
    <w:p w14:paraId="4B199228" w14:textId="612343C1" w:rsidR="006F6AF2" w:rsidRDefault="006F6AF2" w:rsidP="005725E2">
      <w:pPr>
        <w:pStyle w:val="Voorbeeld"/>
        <w:numPr>
          <w:ilvl w:val="0"/>
          <w:numId w:val="25"/>
        </w:numPr>
      </w:pPr>
      <w:r>
        <w:t xml:space="preserve">AR_01_3: </w:t>
      </w:r>
      <w:r w:rsidR="007E0F4B">
        <w:t xml:space="preserve">Percentage </w:t>
      </w:r>
      <w:r>
        <w:t>kredietnemers met minstens één niet geregulariseerd achterstallige lening op afbetaling</w:t>
      </w:r>
      <w:r w:rsidR="00121AEF" w:rsidRPr="00121AEF">
        <w:t xml:space="preserve"> </w:t>
      </w:r>
      <w:r w:rsidR="00121AEF">
        <w:t>ten opzichte van totale bevolking van 18 jaar en ouder</w:t>
      </w:r>
    </w:p>
    <w:p w14:paraId="2F08DC01" w14:textId="2A09CBEA" w:rsidR="006F6AF2" w:rsidRDefault="006F6AF2" w:rsidP="005725E2">
      <w:pPr>
        <w:pStyle w:val="Voorbeeld"/>
        <w:numPr>
          <w:ilvl w:val="0"/>
          <w:numId w:val="25"/>
        </w:numPr>
      </w:pPr>
      <w:r>
        <w:t xml:space="preserve">AR_01_4: </w:t>
      </w:r>
      <w:r w:rsidR="007E0F4B">
        <w:t xml:space="preserve">Percentage </w:t>
      </w:r>
      <w:r>
        <w:t>kredietnemers met minstens één niet geregulariseerd achterstallige verkoop op afbetaling</w:t>
      </w:r>
      <w:r w:rsidR="00121AEF" w:rsidRPr="00121AEF">
        <w:t xml:space="preserve"> </w:t>
      </w:r>
      <w:r w:rsidR="00121AEF">
        <w:t>ten opzichte van totale bevolking van 18 jaar en ouder</w:t>
      </w:r>
    </w:p>
    <w:p w14:paraId="01ECD32E" w14:textId="4B94A999" w:rsidR="006F6AF2" w:rsidRDefault="006F6AF2" w:rsidP="005725E2">
      <w:pPr>
        <w:pStyle w:val="Voorbeeld"/>
        <w:numPr>
          <w:ilvl w:val="0"/>
          <w:numId w:val="25"/>
        </w:numPr>
      </w:pPr>
      <w:r>
        <w:t xml:space="preserve">AR_01_5: </w:t>
      </w:r>
      <w:r w:rsidR="007E0F4B">
        <w:t xml:space="preserve">Percentage </w:t>
      </w:r>
      <w:r>
        <w:t>kredietnemers met minstens één niet geregulariseerd achterstallige kredietopening</w:t>
      </w:r>
      <w:r w:rsidR="00121AEF" w:rsidRPr="00121AEF">
        <w:t xml:space="preserve"> </w:t>
      </w:r>
      <w:r w:rsidR="00121AEF">
        <w:t>ten opzichte van totale bevolking van 18 jaar en ouder</w:t>
      </w:r>
    </w:p>
    <w:p w14:paraId="32A51CCA" w14:textId="6E9F1D28" w:rsidR="00FF5E51" w:rsidRPr="009B1D84" w:rsidRDefault="00CA265B" w:rsidP="00BA2E05">
      <w:pPr>
        <w:pStyle w:val="Voorbeeld"/>
        <w:rPr>
          <w:lang w:eastAsia="nl-NL"/>
        </w:rPr>
      </w:pPr>
      <w:r>
        <w:rPr>
          <w:lang w:eastAsia="nl-NL"/>
        </w:rPr>
        <w:t xml:space="preserve">Dit is opnieuw een reden om de organisatie van de documentatie niet te baseren op het bestand </w:t>
      </w:r>
      <w:hyperlink r:id="rId21" w:history="1">
        <w:r w:rsidRPr="00A961F2">
          <w:rPr>
            <w:rStyle w:val="Hyperlink"/>
          </w:rPr>
          <w:t>metadata_register_beleidsmonitoren_ABB.xlsx</w:t>
        </w:r>
      </w:hyperlink>
      <w:r w:rsidR="00BA2E05">
        <w:rPr>
          <w:lang w:eastAsia="nl-NL"/>
        </w:rPr>
        <w:t xml:space="preserve">. Dit bestand bevat immers geen parametercodes die ondubbelzinnig verwijzen naar één parameter. </w:t>
      </w:r>
      <w:r w:rsidR="00786F11">
        <w:rPr>
          <w:lang w:eastAsia="nl-NL"/>
        </w:rPr>
        <w:t xml:space="preserve">Bovendien </w:t>
      </w:r>
      <w:r w:rsidR="003C2CA7">
        <w:rPr>
          <w:lang w:eastAsia="nl-NL"/>
        </w:rPr>
        <w:t xml:space="preserve">geeft ABB aan indicator </w:t>
      </w:r>
      <w:r w:rsidR="00786F11">
        <w:rPr>
          <w:lang w:eastAsia="nl-NL"/>
        </w:rPr>
        <w:t xml:space="preserve">AR_01 </w:t>
      </w:r>
      <w:r w:rsidR="003C2CA7">
        <w:rPr>
          <w:lang w:eastAsia="nl-NL"/>
        </w:rPr>
        <w:t>de definitie ‘Aantal personen die…’ terwijl de indicator een percentage bevat in plaats van een aantal.</w:t>
      </w:r>
    </w:p>
    <w:p w14:paraId="45E0F793" w14:textId="646C3332" w:rsidR="00BA2E05" w:rsidRDefault="00761F6C" w:rsidP="00BA2E05">
      <w:pPr>
        <w:pStyle w:val="Voorbeeld"/>
        <w:rPr>
          <w:lang w:eastAsia="nl-NL"/>
        </w:rPr>
      </w:pPr>
      <w:r>
        <w:rPr>
          <w:lang w:eastAsia="nl-NL"/>
        </w:rPr>
        <w:t xml:space="preserve">Laten we </w:t>
      </w:r>
      <w:r w:rsidR="00356A70">
        <w:rPr>
          <w:lang w:eastAsia="nl-NL"/>
        </w:rPr>
        <w:t xml:space="preserve">verder </w:t>
      </w:r>
      <w:r w:rsidR="000D5655">
        <w:rPr>
          <w:lang w:eastAsia="nl-NL"/>
        </w:rPr>
        <w:t xml:space="preserve">aannemen dat de noemer voor deze indicatoren, namelijk het aantal inwoners </w:t>
      </w:r>
      <w:r w:rsidR="00336DC7">
        <w:rPr>
          <w:lang w:eastAsia="nl-NL"/>
        </w:rPr>
        <w:t xml:space="preserve">van 18 jaar of ouder in de database staat opgeslagen onder </w:t>
      </w:r>
      <w:r w:rsidR="00633079">
        <w:rPr>
          <w:lang w:eastAsia="nl-NL"/>
        </w:rPr>
        <w:t>PARAMETER=’</w:t>
      </w:r>
      <w:r w:rsidR="00105A44">
        <w:rPr>
          <w:lang w:eastAsia="nl-NL"/>
        </w:rPr>
        <w:t>N_inwoners</w:t>
      </w:r>
      <w:r w:rsidR="00633079">
        <w:rPr>
          <w:lang w:eastAsia="nl-NL"/>
        </w:rPr>
        <w:t>’</w:t>
      </w:r>
      <w:r w:rsidR="00105A44">
        <w:rPr>
          <w:lang w:eastAsia="nl-NL"/>
        </w:rPr>
        <w:t xml:space="preserve"> </w:t>
      </w:r>
      <w:r w:rsidR="00D171D7">
        <w:rPr>
          <w:lang w:eastAsia="nl-NL"/>
        </w:rPr>
        <w:t>en AGE=’18</w:t>
      </w:r>
      <w:r w:rsidR="006E123E">
        <w:rPr>
          <w:lang w:eastAsia="nl-NL"/>
        </w:rPr>
        <w:t>-Inf</w:t>
      </w:r>
      <w:r w:rsidR="00D171D7">
        <w:rPr>
          <w:lang w:eastAsia="nl-NL"/>
        </w:rPr>
        <w:t>’</w:t>
      </w:r>
      <w:r w:rsidR="006E123E">
        <w:rPr>
          <w:lang w:eastAsia="nl-NL"/>
        </w:rPr>
        <w:t xml:space="preserve">. </w:t>
      </w:r>
      <w:r w:rsidR="00975690">
        <w:rPr>
          <w:lang w:eastAsia="nl-NL"/>
        </w:rPr>
        <w:t xml:space="preserve">Deze cijfers werden </w:t>
      </w:r>
      <w:r w:rsidR="003E194B">
        <w:rPr>
          <w:lang w:eastAsia="nl-NL"/>
        </w:rPr>
        <w:t xml:space="preserve">berekend op data aangeleverd door Jan. </w:t>
      </w:r>
    </w:p>
    <w:p w14:paraId="080F5F0E" w14:textId="4B91A7FF" w:rsidR="00570475" w:rsidRDefault="00D7476B" w:rsidP="00BA2E05">
      <w:pPr>
        <w:pStyle w:val="Voorbeeld"/>
        <w:rPr>
          <w:lang w:eastAsia="nl-NL"/>
        </w:rPr>
      </w:pPr>
      <w:r>
        <w:rPr>
          <w:lang w:eastAsia="nl-NL"/>
        </w:rPr>
        <w:t xml:space="preserve">Annelies </w:t>
      </w:r>
      <w:r w:rsidR="00EF745F">
        <w:rPr>
          <w:lang w:eastAsia="nl-NL"/>
        </w:rPr>
        <w:t>levert dan de volgende definitie aan voor de berekening van de GSM-indicatoren:</w:t>
      </w:r>
    </w:p>
    <w:p w14:paraId="4CE234D8" w14:textId="76731E17" w:rsidR="007A7123" w:rsidRDefault="00BF3684" w:rsidP="005725E2">
      <w:pPr>
        <w:pStyle w:val="Voorbeeld"/>
        <w:numPr>
          <w:ilvl w:val="0"/>
          <w:numId w:val="26"/>
        </w:numPr>
        <w:rPr>
          <w:lang w:eastAsia="nl-NL"/>
        </w:rPr>
      </w:pPr>
      <w:r>
        <w:rPr>
          <w:lang w:eastAsia="nl-NL"/>
        </w:rPr>
        <w:t xml:space="preserve">Voor elke geografische eenheid en tijdseenheid worden de </w:t>
      </w:r>
      <w:r w:rsidR="007A7123">
        <w:rPr>
          <w:lang w:eastAsia="nl-NL"/>
        </w:rPr>
        <w:t xml:space="preserve">volgende afgeleide parameters </w:t>
      </w:r>
      <w:r>
        <w:rPr>
          <w:lang w:eastAsia="nl-NL"/>
        </w:rPr>
        <w:t>berekend</w:t>
      </w:r>
      <w:r w:rsidR="00F02A8A">
        <w:rPr>
          <w:lang w:eastAsia="nl-NL"/>
        </w:rPr>
        <w:t xml:space="preserve"> </w:t>
      </w:r>
      <w:r w:rsidR="00F02A8A" w:rsidRPr="007610EE">
        <w:rPr>
          <w:rStyle w:val="opmerkingChar"/>
        </w:rPr>
        <w:t xml:space="preserve">[nog </w:t>
      </w:r>
      <w:r w:rsidR="007610EE" w:rsidRPr="007610EE">
        <w:rPr>
          <w:rStyle w:val="opmerkingChar"/>
        </w:rPr>
        <w:t xml:space="preserve">aanpassen want </w:t>
      </w:r>
      <w:r w:rsidR="00F02A8A" w:rsidRPr="007610EE">
        <w:rPr>
          <w:rStyle w:val="opmerkingChar"/>
        </w:rPr>
        <w:t>niet correct</w:t>
      </w:r>
      <w:r w:rsidR="007610EE" w:rsidRPr="007610EE">
        <w:rPr>
          <w:rStyle w:val="opmerkingChar"/>
        </w:rPr>
        <w:t xml:space="preserve">, </w:t>
      </w:r>
      <w:r w:rsidR="00F02A8A" w:rsidRPr="007610EE">
        <w:rPr>
          <w:rStyle w:val="opmerkingChar"/>
        </w:rPr>
        <w:t>teller is van 31 december YYYY en noemer van 1 januari YYYY+1 ]</w:t>
      </w:r>
      <w:r>
        <w:rPr>
          <w:lang w:eastAsia="nl-NL"/>
        </w:rPr>
        <w:t>:</w:t>
      </w:r>
    </w:p>
    <w:p w14:paraId="6C5A09D3" w14:textId="331DFA9D" w:rsidR="00EB062A" w:rsidRDefault="007A7123" w:rsidP="005725E2">
      <w:pPr>
        <w:pStyle w:val="Voorbeeld"/>
        <w:numPr>
          <w:ilvl w:val="1"/>
          <w:numId w:val="26"/>
        </w:numPr>
        <w:rPr>
          <w:lang w:val="en-US" w:eastAsia="nl-NL"/>
        </w:rPr>
      </w:pPr>
      <w:r w:rsidRPr="007A7123">
        <w:rPr>
          <w:lang w:val="en-US" w:eastAsia="nl-NL"/>
        </w:rPr>
        <w:t>(</w:t>
      </w:r>
      <w:r w:rsidR="00277456">
        <w:rPr>
          <w:lang w:val="en-US" w:eastAsia="nl-NL"/>
        </w:rPr>
        <w:t xml:space="preserve"> </w:t>
      </w:r>
      <w:r w:rsidRPr="007A7123">
        <w:rPr>
          <w:lang w:val="en-US" w:eastAsia="nl-NL"/>
        </w:rPr>
        <w:t>OBS_VALUE | PARAMETER</w:t>
      </w:r>
      <w:r w:rsidR="00277456">
        <w:rPr>
          <w:lang w:val="en-US" w:eastAsia="nl-NL"/>
        </w:rPr>
        <w:t xml:space="preserve"> </w:t>
      </w:r>
      <w:r w:rsidRPr="007A7123">
        <w:rPr>
          <w:lang w:val="en-US" w:eastAsia="nl-NL"/>
        </w:rPr>
        <w:t>=</w:t>
      </w:r>
      <w:r w:rsidR="00277456">
        <w:rPr>
          <w:lang w:val="en-US" w:eastAsia="nl-NL"/>
        </w:rPr>
        <w:t xml:space="preserve"> </w:t>
      </w:r>
      <w:r w:rsidRPr="007A7123">
        <w:rPr>
          <w:lang w:val="en-US" w:eastAsia="nl-NL"/>
        </w:rPr>
        <w:t>‘AR_01_1’</w:t>
      </w:r>
      <w:r w:rsidR="004F5B87">
        <w:rPr>
          <w:lang w:val="en-US" w:eastAsia="nl-NL"/>
        </w:rPr>
        <w:t>,</w:t>
      </w:r>
      <w:r w:rsidR="00277456">
        <w:rPr>
          <w:lang w:val="en-US" w:eastAsia="nl-NL"/>
        </w:rPr>
        <w:t xml:space="preserve"> </w:t>
      </w:r>
      <w:r w:rsidR="004F5B87">
        <w:rPr>
          <w:lang w:val="en-US" w:eastAsia="nl-NL"/>
        </w:rPr>
        <w:t>REF_AREA=x,</w:t>
      </w:r>
      <w:r w:rsidR="00277456">
        <w:rPr>
          <w:lang w:val="en-US" w:eastAsia="nl-NL"/>
        </w:rPr>
        <w:t xml:space="preserve"> </w:t>
      </w:r>
      <w:r w:rsidR="007B4927">
        <w:rPr>
          <w:lang w:val="en-US" w:eastAsia="nl-NL"/>
        </w:rPr>
        <w:t>TIME_PERIOD=’YYYY</w:t>
      </w:r>
      <w:r w:rsidR="00277456">
        <w:rPr>
          <w:lang w:val="en-US" w:eastAsia="nl-NL"/>
        </w:rPr>
        <w:t>1231</w:t>
      </w:r>
      <w:r w:rsidR="007B4927">
        <w:rPr>
          <w:lang w:val="en-US" w:eastAsia="nl-NL"/>
        </w:rPr>
        <w:t>’</w:t>
      </w:r>
      <w:r w:rsidR="00277456">
        <w:rPr>
          <w:lang w:val="en-US" w:eastAsia="nl-NL"/>
        </w:rPr>
        <w:t xml:space="preserve"> </w:t>
      </w:r>
      <w:r w:rsidRPr="007A7123">
        <w:rPr>
          <w:lang w:val="en-US" w:eastAsia="nl-NL"/>
        </w:rPr>
        <w:t>) =</w:t>
      </w:r>
    </w:p>
    <w:p w14:paraId="5333EE76" w14:textId="5D91DD6E" w:rsidR="00EB062A" w:rsidRPr="00277456" w:rsidRDefault="007A7123" w:rsidP="00EB062A">
      <w:pPr>
        <w:pStyle w:val="Voorbeeld"/>
        <w:ind w:left="1440"/>
        <w:rPr>
          <w:lang w:val="en-US" w:eastAsia="nl-NL"/>
        </w:rPr>
      </w:pPr>
      <w:r w:rsidRPr="00277456">
        <w:rPr>
          <w:lang w:val="en-US" w:eastAsia="nl-NL"/>
        </w:rPr>
        <w:t>(OBS_VALUE | PARAMETER=‘N_personen_achterstallig_krediet’</w:t>
      </w:r>
      <w:r w:rsidR="00277456">
        <w:rPr>
          <w:lang w:val="en-US" w:eastAsia="nl-NL"/>
        </w:rPr>
        <w:t>,  REF_AREA=x, TIME_PERIOD=’YYYY1231’</w:t>
      </w:r>
      <w:r w:rsidR="00463087">
        <w:rPr>
          <w:lang w:val="en-US" w:eastAsia="nl-NL"/>
        </w:rPr>
        <w:t xml:space="preserve"> </w:t>
      </w:r>
      <w:r w:rsidRPr="00277456">
        <w:rPr>
          <w:lang w:val="en-US" w:eastAsia="nl-NL"/>
        </w:rPr>
        <w:t xml:space="preserve">) / </w:t>
      </w:r>
    </w:p>
    <w:p w14:paraId="1D1231D1" w14:textId="0481F828" w:rsidR="007A7123" w:rsidRPr="007A7123" w:rsidRDefault="007A7123" w:rsidP="00EB062A">
      <w:pPr>
        <w:pStyle w:val="Voorbeeld"/>
        <w:ind w:left="1440"/>
        <w:rPr>
          <w:lang w:val="en-US" w:eastAsia="nl-NL"/>
        </w:rPr>
      </w:pPr>
      <w:r w:rsidRPr="007A7123">
        <w:rPr>
          <w:lang w:val="en-US" w:eastAsia="nl-NL"/>
        </w:rPr>
        <w:t>(OBS_VALUE | PARAMETER=’N_inwoners’,</w:t>
      </w:r>
      <w:r w:rsidR="00286366">
        <w:rPr>
          <w:lang w:val="en-US" w:eastAsia="nl-NL"/>
        </w:rPr>
        <w:t xml:space="preserve"> </w:t>
      </w:r>
      <w:r w:rsidRPr="007A7123">
        <w:rPr>
          <w:lang w:val="en-US" w:eastAsia="nl-NL"/>
        </w:rPr>
        <w:t>AGE=’18-Inf’</w:t>
      </w:r>
      <w:r w:rsidR="00463087">
        <w:rPr>
          <w:lang w:val="en-US" w:eastAsia="nl-NL"/>
        </w:rPr>
        <w:t>,</w:t>
      </w:r>
      <w:r w:rsidR="00286366">
        <w:rPr>
          <w:lang w:val="en-US" w:eastAsia="nl-NL"/>
        </w:rPr>
        <w:t xml:space="preserve"> </w:t>
      </w:r>
      <w:r w:rsidR="00463087">
        <w:rPr>
          <w:lang w:val="en-US" w:eastAsia="nl-NL"/>
        </w:rPr>
        <w:t>REF_AREA=x, TIME_PERIOD=’[YYYY+1]0101’</w:t>
      </w:r>
      <w:r w:rsidRPr="007A7123">
        <w:rPr>
          <w:lang w:val="en-US" w:eastAsia="nl-NL"/>
        </w:rPr>
        <w:t xml:space="preserve"> )</w:t>
      </w:r>
    </w:p>
    <w:p w14:paraId="1CB7EA8A" w14:textId="77777777" w:rsidR="00595C77" w:rsidRDefault="007A7123" w:rsidP="005725E2">
      <w:pPr>
        <w:pStyle w:val="Voorbeeld"/>
        <w:numPr>
          <w:ilvl w:val="1"/>
          <w:numId w:val="26"/>
        </w:numPr>
        <w:rPr>
          <w:lang w:val="en-US" w:eastAsia="nl-NL"/>
        </w:rPr>
      </w:pPr>
      <w:r w:rsidRPr="007A7123">
        <w:rPr>
          <w:lang w:val="en-US" w:eastAsia="nl-NL"/>
        </w:rPr>
        <w:t xml:space="preserve">(OBS_VALUE | PARAMETER=‘AR_01_2’) = </w:t>
      </w:r>
    </w:p>
    <w:p w14:paraId="576E0B57" w14:textId="77777777" w:rsidR="00595C77" w:rsidRPr="00AD11CC" w:rsidRDefault="007A7123" w:rsidP="00595C77">
      <w:pPr>
        <w:pStyle w:val="Voorbeeld"/>
        <w:ind w:left="1440"/>
        <w:rPr>
          <w:lang w:eastAsia="nl-NL"/>
        </w:rPr>
      </w:pPr>
      <w:r w:rsidRPr="00AD11CC">
        <w:rPr>
          <w:lang w:eastAsia="nl-NL"/>
        </w:rPr>
        <w:t xml:space="preserve">(OBS_VALUE | PARAMETER=‘N_personen_achterstallig_hypothecair_krediet’) / </w:t>
      </w:r>
    </w:p>
    <w:p w14:paraId="5E0DCF41" w14:textId="56AD74FE" w:rsidR="007A7123" w:rsidRPr="007A7123" w:rsidRDefault="007A7123" w:rsidP="00595C77">
      <w:pPr>
        <w:pStyle w:val="Voorbeeld"/>
        <w:ind w:left="1440"/>
        <w:rPr>
          <w:lang w:val="en-US" w:eastAsia="nl-NL"/>
        </w:rPr>
      </w:pPr>
      <w:r w:rsidRPr="007A7123">
        <w:rPr>
          <w:lang w:val="en-US" w:eastAsia="nl-NL"/>
        </w:rPr>
        <w:t>(OBS_VALUE | PARAMETER=’N_inwoners’,AGE=’18-Inf’ )</w:t>
      </w:r>
    </w:p>
    <w:p w14:paraId="641EBCB0" w14:textId="77777777" w:rsidR="00595C77" w:rsidRDefault="007A7123" w:rsidP="005725E2">
      <w:pPr>
        <w:pStyle w:val="Voorbeeld"/>
        <w:numPr>
          <w:ilvl w:val="1"/>
          <w:numId w:val="26"/>
        </w:numPr>
        <w:rPr>
          <w:lang w:val="en-US" w:eastAsia="nl-NL"/>
        </w:rPr>
      </w:pPr>
      <w:r w:rsidRPr="007A7123">
        <w:rPr>
          <w:lang w:val="en-US" w:eastAsia="nl-NL"/>
        </w:rPr>
        <w:t xml:space="preserve">(OBS_VALUE | PARAMETER=‘AR_01_3’) = </w:t>
      </w:r>
    </w:p>
    <w:p w14:paraId="5DBC5EB8" w14:textId="77777777" w:rsidR="00595C77" w:rsidRPr="00AD11CC" w:rsidRDefault="007A7123" w:rsidP="00595C77">
      <w:pPr>
        <w:pStyle w:val="Voorbeeld"/>
        <w:ind w:left="1440"/>
        <w:rPr>
          <w:lang w:eastAsia="nl-NL"/>
        </w:rPr>
      </w:pPr>
      <w:r w:rsidRPr="00AD11CC">
        <w:rPr>
          <w:lang w:eastAsia="nl-NL"/>
        </w:rPr>
        <w:t xml:space="preserve">(OBS_VALUE | PARAMETER=‘N_personen_achterstallige_lening_op_afbetaling’) / </w:t>
      </w:r>
    </w:p>
    <w:p w14:paraId="52D4D085" w14:textId="0A3992AB" w:rsidR="007A7123" w:rsidRPr="007A7123" w:rsidRDefault="007A7123" w:rsidP="00595C77">
      <w:pPr>
        <w:pStyle w:val="Voorbeeld"/>
        <w:ind w:left="1440"/>
        <w:rPr>
          <w:lang w:val="en-US" w:eastAsia="nl-NL"/>
        </w:rPr>
      </w:pPr>
      <w:r w:rsidRPr="007A7123">
        <w:rPr>
          <w:lang w:val="en-US" w:eastAsia="nl-NL"/>
        </w:rPr>
        <w:t>(OBS_VALUE | PARAMETER=’N_inwoners’,AGE=’18-Inf’ )</w:t>
      </w:r>
    </w:p>
    <w:p w14:paraId="481B335D" w14:textId="77777777" w:rsidR="00595C77" w:rsidRDefault="007A7123" w:rsidP="005725E2">
      <w:pPr>
        <w:pStyle w:val="Voorbeeld"/>
        <w:numPr>
          <w:ilvl w:val="1"/>
          <w:numId w:val="26"/>
        </w:numPr>
        <w:rPr>
          <w:lang w:val="en-US" w:eastAsia="nl-NL"/>
        </w:rPr>
      </w:pPr>
      <w:r w:rsidRPr="007A7123">
        <w:rPr>
          <w:lang w:val="en-US" w:eastAsia="nl-NL"/>
        </w:rPr>
        <w:t xml:space="preserve">(OBS_VALUE | PARAMETER=‘AR_01_4’) = </w:t>
      </w:r>
    </w:p>
    <w:p w14:paraId="2BD1E625" w14:textId="77777777" w:rsidR="00595C77" w:rsidRDefault="007A7123" w:rsidP="00595C77">
      <w:pPr>
        <w:pStyle w:val="Voorbeeld"/>
        <w:ind w:left="1440"/>
        <w:rPr>
          <w:lang w:eastAsia="nl-NL"/>
        </w:rPr>
      </w:pPr>
      <w:r w:rsidRPr="578CE9CE">
        <w:rPr>
          <w:lang w:eastAsia="nl-NL"/>
        </w:rPr>
        <w:t>(OBS_VALUE | PARAMETER=‘N_personen_achterstallige_verkoop_op_afbetaling’) /</w:t>
      </w:r>
    </w:p>
    <w:p w14:paraId="49506B56" w14:textId="568E4AA1" w:rsidR="007A7123" w:rsidRPr="00595C77" w:rsidRDefault="007A7123" w:rsidP="00595C77">
      <w:pPr>
        <w:pStyle w:val="Voorbeeld"/>
        <w:ind w:left="1440"/>
        <w:rPr>
          <w:lang w:val="en-US" w:eastAsia="nl-NL"/>
        </w:rPr>
      </w:pPr>
      <w:r w:rsidRPr="00AD11CC">
        <w:rPr>
          <w:lang w:eastAsia="nl-NL"/>
        </w:rPr>
        <w:t xml:space="preserve"> </w:t>
      </w:r>
      <w:r w:rsidRPr="00595C77">
        <w:rPr>
          <w:lang w:val="en-US" w:eastAsia="nl-NL"/>
        </w:rPr>
        <w:t>(OBS_VALUE | PARAMETER=’N_inwoners’,AGE=’18-Inf’ )</w:t>
      </w:r>
    </w:p>
    <w:p w14:paraId="4BAACCC5" w14:textId="77777777" w:rsidR="00595C77" w:rsidRDefault="007A7123" w:rsidP="005725E2">
      <w:pPr>
        <w:pStyle w:val="Voorbeeld"/>
        <w:numPr>
          <w:ilvl w:val="1"/>
          <w:numId w:val="26"/>
        </w:numPr>
        <w:rPr>
          <w:lang w:val="en-US" w:eastAsia="nl-NL"/>
        </w:rPr>
      </w:pPr>
      <w:r w:rsidRPr="007A7123">
        <w:rPr>
          <w:lang w:val="en-US" w:eastAsia="nl-NL"/>
        </w:rPr>
        <w:t xml:space="preserve">(OBS_VALUE | PARAMETER=‘AR_01_5’) = </w:t>
      </w:r>
    </w:p>
    <w:p w14:paraId="7700F117" w14:textId="77777777" w:rsidR="00595C77" w:rsidRPr="00AD11CC" w:rsidRDefault="007A7123" w:rsidP="00595C77">
      <w:pPr>
        <w:pStyle w:val="Voorbeeld"/>
        <w:ind w:left="1440"/>
        <w:rPr>
          <w:lang w:eastAsia="nl-NL"/>
        </w:rPr>
      </w:pPr>
      <w:r w:rsidRPr="00AD11CC">
        <w:rPr>
          <w:lang w:eastAsia="nl-NL"/>
        </w:rPr>
        <w:t xml:space="preserve">(OBS_VALUE | PARAMETER=‘N_personen_achterstallige_kredietopening’) / </w:t>
      </w:r>
    </w:p>
    <w:p w14:paraId="2D32A719" w14:textId="727E6BF8" w:rsidR="007A7123" w:rsidRDefault="007A7123" w:rsidP="00595C77">
      <w:pPr>
        <w:pStyle w:val="Voorbeeld"/>
        <w:ind w:left="1440"/>
        <w:rPr>
          <w:lang w:val="en-US" w:eastAsia="nl-NL"/>
        </w:rPr>
      </w:pPr>
      <w:r w:rsidRPr="007A7123">
        <w:rPr>
          <w:lang w:val="en-US" w:eastAsia="nl-NL"/>
        </w:rPr>
        <w:t>(OBS_VALUE | PARAMETER=’N_inwoners’,AGE=’18-Inf’ )</w:t>
      </w:r>
    </w:p>
    <w:p w14:paraId="4BB6FB1E" w14:textId="7234F4CA" w:rsidR="00D648F2" w:rsidRPr="00D648F2" w:rsidRDefault="00D648F2" w:rsidP="005725E2">
      <w:pPr>
        <w:pStyle w:val="Voorbeeld"/>
        <w:numPr>
          <w:ilvl w:val="0"/>
          <w:numId w:val="26"/>
        </w:numPr>
        <w:rPr>
          <w:lang w:val="nl-NL" w:eastAsia="nl-NL"/>
        </w:rPr>
      </w:pPr>
      <w:r w:rsidRPr="00D648F2">
        <w:rPr>
          <w:lang w:val="nl-NL" w:eastAsia="nl-NL"/>
        </w:rPr>
        <w:t xml:space="preserve">Wanneer geobserveerde waarden </w:t>
      </w:r>
      <w:r w:rsidR="004A4700">
        <w:rPr>
          <w:lang w:val="nl-NL" w:eastAsia="nl-NL"/>
        </w:rPr>
        <w:t xml:space="preserve">op de primaire parameters in de tellers of de noemers </w:t>
      </w:r>
      <w:r w:rsidRPr="00D648F2">
        <w:rPr>
          <w:lang w:val="nl-NL" w:eastAsia="nl-NL"/>
        </w:rPr>
        <w:t>versluierd z</w:t>
      </w:r>
      <w:r>
        <w:rPr>
          <w:lang w:val="nl-NL" w:eastAsia="nl-NL"/>
        </w:rPr>
        <w:t>ijn</w:t>
      </w:r>
      <w:r w:rsidR="004A4700">
        <w:rPr>
          <w:lang w:val="nl-NL" w:eastAsia="nl-NL"/>
        </w:rPr>
        <w:t>, wordt de waarde op de afgeleide parameter</w:t>
      </w:r>
      <w:r w:rsidR="003E194B">
        <w:rPr>
          <w:lang w:val="nl-NL" w:eastAsia="nl-NL"/>
        </w:rPr>
        <w:t xml:space="preserve"> ook versluierd.</w:t>
      </w:r>
    </w:p>
    <w:p w14:paraId="0F089AD6" w14:textId="77777777" w:rsidR="007F5021" w:rsidRPr="00D648F2" w:rsidRDefault="007F5021" w:rsidP="00BA2E05">
      <w:pPr>
        <w:pStyle w:val="Voorbeeld"/>
        <w:rPr>
          <w:lang w:val="nl-NL" w:eastAsia="nl-NL"/>
        </w:rPr>
      </w:pPr>
    </w:p>
    <w:p w14:paraId="0E22EDEB" w14:textId="77777777" w:rsidR="00517E32" w:rsidRPr="00517E32" w:rsidRDefault="00517E32" w:rsidP="00517E32">
      <w:pPr>
        <w:rPr>
          <w:lang w:val="nl-NL"/>
        </w:rPr>
      </w:pPr>
    </w:p>
    <w:p w14:paraId="4DFB64AF" w14:textId="77777777" w:rsidR="00C602EB" w:rsidRPr="00D648F2" w:rsidRDefault="00C602EB" w:rsidP="00BF784B">
      <w:pPr>
        <w:rPr>
          <w:lang w:val="nl-NL"/>
        </w:rPr>
      </w:pPr>
    </w:p>
    <w:p w14:paraId="25CE550B" w14:textId="7328ED82" w:rsidR="00546CF4" w:rsidRPr="00D648F2" w:rsidRDefault="00546CF4" w:rsidP="00546CF4">
      <w:pPr>
        <w:rPr>
          <w:lang w:val="nl-NL"/>
        </w:rPr>
      </w:pPr>
      <w:r w:rsidRPr="00D648F2">
        <w:rPr>
          <w:lang w:val="nl-NL"/>
        </w:rPr>
        <w:t xml:space="preserve"> </w:t>
      </w:r>
    </w:p>
    <w:sectPr w:rsidR="00546CF4" w:rsidRPr="00D648F2" w:rsidSect="001401DE">
      <w:footerReference w:type="even" r:id="rId22"/>
      <w:footerReference w:type="default" r:id="rId23"/>
      <w:headerReference w:type="first" r:id="rId24"/>
      <w:footerReference w:type="first" r:id="rId25"/>
      <w:type w:val="continuous"/>
      <w:pgSz w:w="11906" w:h="16838" w:code="9"/>
      <w:pgMar w:top="2211" w:right="851" w:bottom="2552" w:left="1134" w:header="851" w:footer="851" w:gutter="0"/>
      <w:cols w:space="708"/>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Weekers Karolien" w:date="2024-04-29T14:58:00Z" w:initials="KW">
    <w:p w14:paraId="031403CC" w14:textId="77777777" w:rsidR="001116C4" w:rsidRDefault="001116C4" w:rsidP="001116C4">
      <w:pPr>
        <w:pStyle w:val="CommentText"/>
        <w:jc w:val="left"/>
      </w:pPr>
      <w:r>
        <w:rPr>
          <w:rStyle w:val="CommentReference"/>
        </w:rPr>
        <w:annotationRef/>
      </w:r>
      <w:r>
        <w:t>Nota focust nogal op dataleveringen aan ABB, waar gemeenteniveau basis is, maar dat zal niet altijd zijn.</w:t>
      </w:r>
    </w:p>
  </w:comment>
  <w:comment w:id="5" w:author="Vannieuwenhuyze Jorre" w:date="2024-05-07T11:28:00Z" w:initials="JV">
    <w:p w14:paraId="2D0B2887" w14:textId="77777777" w:rsidR="00353D12" w:rsidRDefault="00353D12" w:rsidP="00353D12">
      <w:pPr>
        <w:pStyle w:val="CommentText"/>
        <w:jc w:val="left"/>
      </w:pPr>
      <w:r>
        <w:rPr>
          <w:rStyle w:val="CommentReference"/>
        </w:rPr>
        <w:annotationRef/>
      </w:r>
      <w:r>
        <w:t>Ok dat was niet de bedoeling, eigenlijk zelfs het tegendeel. Het zou los moeten staan van ABB-leveringen. Ik gebruik ABB-leveringen wel af en toe als voorbeeld omdat we nu nog te veel in die termen denken.</w:t>
      </w:r>
    </w:p>
  </w:comment>
  <w:comment w:id="6" w:author="Vannieuwenhuyze Jorre" w:date="2024-05-07T11:29:00Z" w:initials="JV">
    <w:p w14:paraId="1B128832" w14:textId="77777777" w:rsidR="00353D12" w:rsidRDefault="00353D12" w:rsidP="00353D12">
      <w:pPr>
        <w:pStyle w:val="CommentText"/>
        <w:jc w:val="left"/>
      </w:pPr>
      <w:r>
        <w:rPr>
          <w:rStyle w:val="CommentReference"/>
        </w:rPr>
        <w:annotationRef/>
      </w:r>
      <w:r>
        <w:t>Dat niet alles volgens een geografische indeling wordt aangeleverd kan ik me inbeelden, maar tot nu toe nog geen concrete voorbeelden hiervan gezien. Zelfde opmerking kan je over de tijdsdimensie maken trouwens.</w:t>
      </w:r>
    </w:p>
  </w:comment>
  <w:comment w:id="8" w:author="Weekers Karolien" w:date="2024-04-29T14:58:00Z" w:initials="KW">
    <w:p w14:paraId="3EC03A24" w14:textId="2A0707A7" w:rsidR="004015B7" w:rsidRDefault="004015B7" w:rsidP="004015B7">
      <w:pPr>
        <w:pStyle w:val="CommentText"/>
        <w:jc w:val="left"/>
      </w:pPr>
      <w:r>
        <w:rPr>
          <w:rStyle w:val="CommentReference"/>
        </w:rPr>
        <w:annotationRef/>
      </w:r>
      <w:r>
        <w:t>Zie aparte mail met suggestie  ‘enkelvoudige reeksen’</w:t>
      </w:r>
    </w:p>
  </w:comment>
  <w:comment w:id="9" w:author="Vannieuwenhuyze Jorre" w:date="2024-05-07T11:31:00Z" w:initials="JV">
    <w:p w14:paraId="0391E134" w14:textId="77777777" w:rsidR="00D15FC3" w:rsidRDefault="00D15FC3" w:rsidP="00D15FC3">
      <w:pPr>
        <w:pStyle w:val="CommentText"/>
        <w:jc w:val="left"/>
      </w:pPr>
      <w:r>
        <w:rPr>
          <w:rStyle w:val="CommentReference"/>
        </w:rPr>
        <w:annotationRef/>
      </w:r>
      <w:r>
        <w:t>Dit is een semantische discussie natuurlijk, maar ik versta verschillende zaken onder reeks en parameter.</w:t>
      </w:r>
      <w:r>
        <w:br/>
        <w:t xml:space="preserve">Enkelvoudige reeks lijkt te verwijzen naar concrete verzameling van cijfers die ontvangen, berekend en doorgestuurd kunnen worden. Deze cijfers hebben echter ook een betekenis, ze meten iets, dat is de ‘parameter’.  </w:t>
      </w:r>
    </w:p>
  </w:comment>
  <w:comment w:id="10" w:author="Weekers Karolien" w:date="2024-04-29T14:59:00Z" w:initials="KW">
    <w:p w14:paraId="3E98E857" w14:textId="7FB005D0" w:rsidR="00FD7BF5" w:rsidRDefault="00FD7BF5" w:rsidP="00FD7BF5">
      <w:pPr>
        <w:pStyle w:val="CommentText"/>
        <w:jc w:val="left"/>
      </w:pPr>
      <w:r>
        <w:rPr>
          <w:rStyle w:val="CommentReference"/>
        </w:rPr>
        <w:annotationRef/>
      </w:r>
      <w:r>
        <w:t>Ikv ABB, kan ook andere indeling zijn.</w:t>
      </w:r>
    </w:p>
  </w:comment>
  <w:comment w:id="11" w:author="Vannieuwenhuyze Jorre" w:date="2024-05-07T11:32:00Z" w:initials="JV">
    <w:p w14:paraId="48127FA6" w14:textId="77777777" w:rsidR="008549F4" w:rsidRDefault="008549F4" w:rsidP="008549F4">
      <w:pPr>
        <w:pStyle w:val="CommentText"/>
        <w:jc w:val="left"/>
      </w:pPr>
      <w:r>
        <w:rPr>
          <w:rStyle w:val="CommentReference"/>
        </w:rPr>
        <w:annotationRef/>
      </w:r>
      <w:r>
        <w:t>OK, die ABB-indicatoren ben ik dan nog niet tegengekomen</w:t>
      </w:r>
    </w:p>
  </w:comment>
  <w:comment w:id="13" w:author="Weekers Karolien" w:date="2024-04-29T15:01:00Z" w:initials="KW">
    <w:p w14:paraId="42551F67" w14:textId="3D3F6F7F" w:rsidR="00C70D9C" w:rsidRDefault="00C70D9C" w:rsidP="00C70D9C">
      <w:pPr>
        <w:pStyle w:val="CommentText"/>
        <w:jc w:val="left"/>
      </w:pPr>
      <w:r>
        <w:rPr>
          <w:rStyle w:val="CommentReference"/>
        </w:rPr>
        <w:annotationRef/>
      </w:r>
      <w:r>
        <w:t xml:space="preserve">Lijkt me niet nodig om voorbeeld in te voegen.  Aantal inwoners is bijvoorbeeld ook in bijna de helft van de indicatoren de teller. </w:t>
      </w:r>
    </w:p>
  </w:comment>
  <w:comment w:id="14" w:author="Van Landschoot Lisa" w:date="2024-05-07T12:50:00Z" w:initials="VL">
    <w:p w14:paraId="3C85E041" w14:textId="79555F1A" w:rsidR="74EA693A" w:rsidRDefault="74EA693A">
      <w:pPr>
        <w:pStyle w:val="CommentText"/>
      </w:pPr>
      <w:r>
        <w:t>voor de volledigheid ook de naam geven</w:t>
      </w:r>
      <w:r>
        <w:rPr>
          <w:rStyle w:val="CommentReference"/>
        </w:rPr>
        <w:annotationRef/>
      </w:r>
    </w:p>
  </w:comment>
  <w:comment w:id="15" w:author="Weekers Karolien" w:date="2024-04-29T15:02:00Z" w:initials="KW">
    <w:p w14:paraId="07FE1770" w14:textId="77777777" w:rsidR="00472AC2" w:rsidRDefault="00472AC2" w:rsidP="00472AC2">
      <w:pPr>
        <w:pStyle w:val="CommentText"/>
        <w:jc w:val="left"/>
      </w:pPr>
      <w:r>
        <w:rPr>
          <w:rStyle w:val="CommentReference"/>
        </w:rPr>
        <w:annotationRef/>
      </w:r>
      <w:r>
        <w:t>Lijkt me logisch om zowel teller als noemer apart te documenteren.   We deden al eens de oefening toen Sander SDWH opzette voor ABB met demografische data.</w:t>
      </w:r>
    </w:p>
  </w:comment>
  <w:comment w:id="17" w:author="Weekers Karolien" w:date="2024-04-29T15:04:00Z" w:initials="KW">
    <w:p w14:paraId="3AC44223" w14:textId="77777777" w:rsidR="00084469" w:rsidRDefault="00084469" w:rsidP="00084469">
      <w:pPr>
        <w:pStyle w:val="CommentText"/>
        <w:jc w:val="left"/>
      </w:pPr>
      <w:r>
        <w:rPr>
          <w:rStyle w:val="CommentReference"/>
        </w:rPr>
        <w:annotationRef/>
      </w:r>
      <w:r>
        <w:t>Zal niet overal kunnen obv eenduidige regels.  Meestal wel obv aantal, maar soms zijn er al eerder regels opgelegd (vb Toerisme- overnachtingen in een teller) die meegenomen moeten worden en boven onze regels staan.</w:t>
      </w:r>
    </w:p>
  </w:comment>
  <w:comment w:id="18" w:author="Vannieuwenhuyze Jorre" w:date="2024-05-07T11:41:00Z" w:initials="JV">
    <w:p w14:paraId="7C3B002F" w14:textId="77777777" w:rsidR="00143AE1" w:rsidRDefault="00143AE1" w:rsidP="00143AE1">
      <w:pPr>
        <w:pStyle w:val="CommentText"/>
        <w:jc w:val="left"/>
      </w:pPr>
      <w:r>
        <w:rPr>
          <w:rStyle w:val="CommentReference"/>
        </w:rPr>
        <w:annotationRef/>
      </w:r>
      <w:r>
        <w:t xml:space="preserve">Dan is het nog steeds een eenduidige regel als je bv. zegt dat een cijfer op de indicator moet worden versluierd wanneer het cijfer in de teller versluierd is. </w:t>
      </w:r>
    </w:p>
  </w:comment>
  <w:comment w:id="19" w:author="Weekers Karolien" w:date="2024-04-29T15:06:00Z" w:initials="KW">
    <w:p w14:paraId="215294B6" w14:textId="19F0BD1F" w:rsidR="00B11C84" w:rsidRDefault="00B11C84" w:rsidP="00B11C84">
      <w:pPr>
        <w:pStyle w:val="CommentText"/>
        <w:jc w:val="left"/>
      </w:pPr>
      <w:r>
        <w:rPr>
          <w:rStyle w:val="CommentReference"/>
        </w:rPr>
        <w:annotationRef/>
      </w:r>
      <w:r>
        <w:t>Dit zal overlegd moeten worden met ABB, want volgens mij krijgen ze nu ook vaak de tellers en noemers en niet enkel de ratio.</w:t>
      </w:r>
    </w:p>
  </w:comment>
  <w:comment w:id="20" w:author="Vannieuwenhuyze Jorre" w:date="2024-05-07T11:45:00Z" w:initials="JV">
    <w:p w14:paraId="72250CF4" w14:textId="77777777" w:rsidR="00CF5221" w:rsidRDefault="00CF5221" w:rsidP="00CF5221">
      <w:pPr>
        <w:pStyle w:val="CommentText"/>
        <w:jc w:val="left"/>
      </w:pPr>
      <w:r>
        <w:rPr>
          <w:rStyle w:val="CommentReference"/>
        </w:rPr>
        <w:annotationRef/>
      </w:r>
      <w:r>
        <w:t>Dit is geen probleem, we slagen de cijfers voor de tellers en noemers nog steeds op in de DB en kunnen nog steeds deze perfect leveren.</w:t>
      </w:r>
    </w:p>
  </w:comment>
  <w:comment w:id="21" w:author="Vannieuwenhuyze Jorre" w:date="2024-05-07T11:47:00Z" w:initials="JV">
    <w:p w14:paraId="3ED0C7CD" w14:textId="77777777" w:rsidR="007A1F2E" w:rsidRDefault="007A1F2E" w:rsidP="007A1F2E">
      <w:pPr>
        <w:pStyle w:val="CommentText"/>
        <w:jc w:val="left"/>
      </w:pPr>
      <w:r>
        <w:rPr>
          <w:rStyle w:val="CommentReference"/>
        </w:rPr>
        <w:annotationRef/>
      </w:r>
      <w:r>
        <w:t xml:space="preserve">Als bovendien ABB de berekende ratio niet in de levering verwacht, hoeven we die zelfs niet zelf te berekenen in de DB. Op dit moment is het mij echter niet duidelijk obv </w:t>
      </w:r>
      <w:r>
        <w:rPr>
          <w:color w:val="1C1A15"/>
        </w:rPr>
        <w:t xml:space="preserve">metadata_register_beleidsmonitoren_ABB.xlsx </w:t>
      </w:r>
      <w:r>
        <w:t>welke levering ABB nu precies verwacht voor elke indicator.</w:t>
      </w:r>
    </w:p>
  </w:comment>
  <w:comment w:id="22" w:author="Weekers Karolien" w:date="2024-04-29T15:07:00Z" w:initials="KW">
    <w:p w14:paraId="157EB8FA" w14:textId="67E9A6C3" w:rsidR="00900CF4" w:rsidRDefault="00900CF4" w:rsidP="00900CF4">
      <w:pPr>
        <w:pStyle w:val="CommentText"/>
        <w:jc w:val="left"/>
      </w:pPr>
      <w:r>
        <w:rPr>
          <w:rStyle w:val="CommentReference"/>
        </w:rPr>
        <w:annotationRef/>
      </w:r>
      <w:r>
        <w:t>Klopt, het is ook bestand van ABB, dat zij gebruiken om de metadata op hun webpagina te voeden.  Ook hier dus goed bekijken en overleggen met ABB hoe we dat kunnen aanpassen.  Als wij elders gaan documenteren, best bekijken of we ABB toegang kunnen geven, zodat ze de metadata mee kunnen gebruiken om over te nemen in hun systeem.</w:t>
      </w:r>
    </w:p>
  </w:comment>
  <w:comment w:id="25" w:author="Weekers Karolien" w:date="2024-04-29T15:09:00Z" w:initials="KW">
    <w:p w14:paraId="0720A677" w14:textId="77777777" w:rsidR="00833334" w:rsidRDefault="00833334" w:rsidP="00833334">
      <w:pPr>
        <w:pStyle w:val="CommentText"/>
        <w:jc w:val="left"/>
      </w:pPr>
      <w:r>
        <w:rPr>
          <w:rStyle w:val="CommentReference"/>
        </w:rPr>
        <w:annotationRef/>
      </w:r>
      <w:r>
        <w:t>Nagevraagd bij Annelies of het OK is dat we haar naam en voorbeeld hier gebruiken?  Kan eventueel ook zonder haar naam.</w:t>
      </w:r>
    </w:p>
  </w:comment>
  <w:comment w:id="26" w:author="Vannieuwenhuyze Jorre" w:date="2024-05-07T11:48:00Z" w:initials="JV">
    <w:p w14:paraId="1BA18AB3" w14:textId="77777777" w:rsidR="00503A77" w:rsidRDefault="00503A77" w:rsidP="00503A77">
      <w:pPr>
        <w:pStyle w:val="CommentText"/>
        <w:jc w:val="left"/>
      </w:pPr>
      <w:r>
        <w:rPr>
          <w:rStyle w:val="CommentReference"/>
        </w:rPr>
        <w:annotationRef/>
      </w:r>
      <w:r>
        <w:t>Ze leek daar geen probleem mee te hebben, maar ik zal het nog eens vragen. Misschien sowieso goed idee om haar naam in dit document wel weg te laten.</w:t>
      </w:r>
    </w:p>
  </w:comment>
  <w:comment w:id="33" w:author="Weekers Karolien" w:date="2024-04-29T15:12:00Z" w:initials="KW">
    <w:p w14:paraId="0B969B51" w14:textId="1F6D7224" w:rsidR="00BB5394" w:rsidRDefault="00BB5394" w:rsidP="00BB5394">
      <w:pPr>
        <w:pStyle w:val="CommentText"/>
        <w:jc w:val="left"/>
      </w:pPr>
      <w:r>
        <w:rPr>
          <w:rStyle w:val="CommentReference"/>
        </w:rPr>
        <w:annotationRef/>
      </w:r>
      <w:r>
        <w:t>Ik ga ervan uit dat we de demografische reeksen toch al sneller ergens kunnen centraliseren (zie werk Sander) of dat we dit uit de onderliggende data van onze nieuwe Power-BI ‘s kunnen halen.  Dat zou toch automatisch moeten kunnen, zonder handmatig werk voor Jan, Lieven en Georneth.  Vroeger ging dat en zou heel fijn zijn dat dit opnieuw kan, want is zoals gezegd noemer van bijna de helft van de ABB-ido’s.</w:t>
      </w:r>
    </w:p>
  </w:comment>
  <w:comment w:id="34" w:author="Weekers Karolien" w:date="2024-04-29T15:12:00Z" w:initials="KW">
    <w:p w14:paraId="5B9D6E7D" w14:textId="77777777" w:rsidR="006910C7" w:rsidRDefault="006910C7" w:rsidP="006910C7">
      <w:pPr>
        <w:pStyle w:val="CommentText"/>
        <w:jc w:val="left"/>
      </w:pPr>
      <w:r>
        <w:rPr>
          <w:rStyle w:val="CommentReference"/>
        </w:rPr>
        <w:annotationRef/>
      </w:r>
      <w:r>
        <w:t>Maar uiteraard, dit moet een aparte parameter zijn, zodat die eenvoudig hergebruikt kan worden.</w:t>
      </w:r>
    </w:p>
  </w:comment>
  <w:comment w:id="35" w:author="Vannieuwenhuyze Jorre" w:date="2024-05-07T11:26:00Z" w:initials="JV">
    <w:p w14:paraId="0DBD76BD" w14:textId="77777777" w:rsidR="00B01440" w:rsidRDefault="00B01440" w:rsidP="00B01440">
      <w:pPr>
        <w:pStyle w:val="CommentText"/>
        <w:jc w:val="left"/>
      </w:pPr>
      <w:r>
        <w:rPr>
          <w:rStyle w:val="CommentReference"/>
        </w:rPr>
        <w:annotationRef/>
      </w:r>
      <w:r>
        <w:t xml:space="preserve">Uiteraard moeten demobel data meteen worden opgeladen in DB van zodra ze worden ontvangen, dit kan niet afhangen van publicatiekalender. </w:t>
      </w:r>
      <w:r>
        <w:br/>
        <w:t>PowerBi hiervoor gebruiken is niet efficiënt.</w:t>
      </w:r>
    </w:p>
  </w:comment>
  <w:comment w:id="37" w:author="Weekers Karolien" w:date="2024-04-29T15:16:00Z" w:initials="KW">
    <w:p w14:paraId="52CB57A9" w14:textId="7383B8FA" w:rsidR="007F067E" w:rsidRDefault="007F067E" w:rsidP="007F067E">
      <w:pPr>
        <w:pStyle w:val="CommentText"/>
        <w:jc w:val="left"/>
      </w:pPr>
      <w:r>
        <w:rPr>
          <w:rStyle w:val="CommentReference"/>
        </w:rPr>
        <w:annotationRef/>
      </w:r>
      <w:r>
        <w:t xml:space="preserve">Dat deden tot voor kort wel. De analisten deden de verwerking zelf en voegden alles in in een sjabloon dat samen met Lieven en Georneth was opgebouwd. </w:t>
      </w:r>
    </w:p>
  </w:comment>
  <w:comment w:id="38" w:author="Vannieuwenhuyze Jorre" w:date="2024-05-07T11:50:00Z" w:initials="JV">
    <w:p w14:paraId="3C02819A" w14:textId="77777777" w:rsidR="00AF2199" w:rsidRDefault="00FD7696" w:rsidP="00AF2199">
      <w:pPr>
        <w:pStyle w:val="CommentText"/>
        <w:jc w:val="left"/>
      </w:pPr>
      <w:r>
        <w:rPr>
          <w:rStyle w:val="CommentReference"/>
        </w:rPr>
        <w:annotationRef/>
      </w:r>
      <w:r w:rsidR="00AF2199">
        <w:rPr>
          <w:color w:val="1C1A15"/>
        </w:rPr>
        <w:t>Vanaf dat data intern verwerkt is, is het geen ruwe data meer per definitie.</w:t>
      </w:r>
      <w:r w:rsidR="00AF2199">
        <w:rPr>
          <w:color w:val="1C1A15"/>
        </w:rPr>
        <w:br/>
        <w:t xml:space="preserve">De verwerking wordt gedocumenteerd in de volgende stap. Ik wil op termijn open laten wie die verwerking doet, zolang het maar op een traceerbare en controleerbare (via code) manier gebeurt. Handmatige copy-paste in Excel is dus uit den boze. </w:t>
      </w:r>
    </w:p>
  </w:comment>
  <w:comment w:id="39" w:author="Weekers Karolien" w:date="2024-04-29T15:20:00Z" w:initials="KW">
    <w:p w14:paraId="5608D110" w14:textId="12609C0B" w:rsidR="00B61E01" w:rsidRDefault="00B61E01" w:rsidP="00B61E01">
      <w:pPr>
        <w:pStyle w:val="CommentText"/>
        <w:jc w:val="left"/>
      </w:pPr>
      <w:r>
        <w:rPr>
          <w:rStyle w:val="CommentReference"/>
        </w:rPr>
        <w:annotationRef/>
      </w:r>
      <w:r>
        <w:t>Zou je ook kunnen laten aanvinken eerst en daarna laten beschrijven.</w:t>
      </w:r>
    </w:p>
  </w:comment>
  <w:comment w:id="40" w:author="Weekers Karolien" w:date="2024-04-29T15:26:00Z" w:initials="KW">
    <w:p w14:paraId="52F5A1D6" w14:textId="77777777" w:rsidR="00462C8A" w:rsidRDefault="00462C8A" w:rsidP="00462C8A">
      <w:pPr>
        <w:pStyle w:val="CommentText"/>
        <w:jc w:val="left"/>
      </w:pPr>
      <w:r>
        <w:rPr>
          <w:rStyle w:val="CommentReference"/>
        </w:rPr>
        <w:annotationRef/>
      </w:r>
      <w:r>
        <w:t xml:space="preserve">Is ook meestal zo dat het afhangt van bron.  VSA zijn we zelf, aangeleverd is meestal netwerk SV, van website is meestal geen deel van netwerk.  </w:t>
      </w:r>
    </w:p>
  </w:comment>
  <w:comment w:id="41" w:author="Vannieuwenhuyze Jorre" w:date="2024-05-07T11:55:00Z" w:initials="JV">
    <w:p w14:paraId="00097B7F" w14:textId="77777777" w:rsidR="00BE6EF6" w:rsidRDefault="00A678FE" w:rsidP="00BE6EF6">
      <w:pPr>
        <w:pStyle w:val="CommentText"/>
        <w:jc w:val="left"/>
      </w:pPr>
      <w:r>
        <w:rPr>
          <w:rStyle w:val="CommentReference"/>
        </w:rPr>
        <w:annotationRef/>
      </w:r>
      <w:r w:rsidR="00BE6EF6">
        <w:rPr>
          <w:color w:val="1C1A15"/>
        </w:rPr>
        <w:t>Niet zeker of er niet nog andere situaties kunnen zijn. Sowieso is de beschrijving van de data-acquisitie zeer bronspecifiek en zal het altijd ongestructureerd prozaïsche moeten gebeuren.</w:t>
      </w:r>
    </w:p>
  </w:comment>
  <w:comment w:id="44" w:author="Weekers Karolien" w:date="2024-04-29T15:21:00Z" w:initials="KW">
    <w:p w14:paraId="5E5D6642" w14:textId="68106C39" w:rsidR="00166B76" w:rsidRDefault="00166B76" w:rsidP="00166B76">
      <w:pPr>
        <w:pStyle w:val="CommentText"/>
        <w:jc w:val="left"/>
      </w:pPr>
      <w:r>
        <w:rPr>
          <w:rStyle w:val="CommentReference"/>
        </w:rPr>
        <w:annotationRef/>
      </w:r>
      <w:r>
        <w:t>Zoals eerder beschreven: vroeger deden ze dat, maar nu vragen we om dat niet meer te doen, maar om de data door te sturen zoals ze ontvangen werd en te vragen dat Lieven en Georneth de bewerkingen doen.</w:t>
      </w:r>
    </w:p>
  </w:comment>
  <w:comment w:id="45" w:author="Weekers Karolien" w:date="2024-04-29T15:22:00Z" w:initials="KW">
    <w:p w14:paraId="737B9B3E" w14:textId="77777777" w:rsidR="003D776D" w:rsidRDefault="003D776D" w:rsidP="003D776D">
      <w:pPr>
        <w:pStyle w:val="CommentText"/>
        <w:jc w:val="left"/>
      </w:pPr>
      <w:r>
        <w:rPr>
          <w:rStyle w:val="CommentReference"/>
        </w:rPr>
        <w:annotationRef/>
      </w:r>
      <w:r>
        <w:t>Gewoon zien dat deze nota in overeenstemming is met andere afspraken / instructie die we maandelijks geven.</w:t>
      </w:r>
    </w:p>
  </w:comment>
  <w:comment w:id="46" w:author="Weekers Karolien" w:date="2024-05-06T11:45:00Z" w:initials="KW">
    <w:p w14:paraId="16FB73DD" w14:textId="77777777" w:rsidR="002D7C44" w:rsidRDefault="002D7C44" w:rsidP="002D7C44">
      <w:pPr>
        <w:pStyle w:val="CommentText"/>
        <w:jc w:val="left"/>
      </w:pPr>
      <w:r>
        <w:rPr>
          <w:rStyle w:val="CommentReference"/>
        </w:rPr>
        <w:annotationRef/>
      </w:r>
      <w:r>
        <w:t>Of de instructie aanpassen uiteraard</w:t>
      </w:r>
    </w:p>
  </w:comment>
  <w:comment w:id="47" w:author="Vannieuwenhuyze Jorre" w:date="2024-05-07T11:58:00Z" w:initials="JV">
    <w:p w14:paraId="0F0F6874" w14:textId="77777777" w:rsidR="00B15036" w:rsidRDefault="00F24B2F" w:rsidP="00B15036">
      <w:pPr>
        <w:pStyle w:val="CommentText"/>
        <w:jc w:val="left"/>
      </w:pPr>
      <w:r>
        <w:rPr>
          <w:rStyle w:val="CommentReference"/>
        </w:rPr>
        <w:annotationRef/>
      </w:r>
      <w:r w:rsidR="00B15036">
        <w:rPr>
          <w:color w:val="1C1A15"/>
        </w:rPr>
        <w:t>Voorbeeld van Annelies is een tegenvoorbeeld. Zij bewerkt al de data voor ze deze naar L&amp;G doorstuurt, uiteraard vanuit de beste bedoeling. Waarschijnlijk gebeurt dat ook bij andere collega’s. Uiteraard moet dit verboden worden op termijn, maar ik wil op de eerste plaats een duidelijke beschrijving van die processen als ze dan toch gebeuren.</w:t>
      </w:r>
    </w:p>
  </w:comment>
  <w:comment w:id="49" w:author="Weekers Karolien" w:date="2024-04-29T15:24:00Z" w:initials="KW">
    <w:p w14:paraId="0B7DD1D1" w14:textId="006DE1CF" w:rsidR="003D776D" w:rsidRDefault="003D776D" w:rsidP="003D776D">
      <w:pPr>
        <w:pStyle w:val="CommentText"/>
        <w:jc w:val="left"/>
      </w:pPr>
      <w:r>
        <w:rPr>
          <w:rStyle w:val="CommentReference"/>
        </w:rPr>
        <w:annotationRef/>
      </w:r>
      <w:r>
        <w:t>Hier zijn we wel afhankelijk van hoe gedetailleerd bron dit zelf ergens beschrijft, bezorgt, ….  De ene entiteit is daar al verder in dan de andere.</w:t>
      </w:r>
    </w:p>
  </w:comment>
  <w:comment w:id="50" w:author="Vannieuwenhuyze Jorre" w:date="2024-05-07T12:01:00Z" w:initials="JV">
    <w:p w14:paraId="182FA8A4" w14:textId="77777777" w:rsidR="00577CCD" w:rsidRDefault="00577CCD" w:rsidP="00577CCD">
      <w:pPr>
        <w:pStyle w:val="CommentText"/>
        <w:jc w:val="left"/>
      </w:pPr>
      <w:r>
        <w:rPr>
          <w:rStyle w:val="CommentReference"/>
        </w:rPr>
        <w:annotationRef/>
      </w:r>
      <w:r>
        <w:t>Als hierrond informatie ontbreekt, moet dit nagevraagd worden bij de bron. Als de bron geen verdere informatie wilt geven, documenteren we dan dat er geen verdere informatie wordt voorzien door de bron (tussen de regels, dat we dus met een kwaliteitsprobleem zitten).</w:t>
      </w:r>
    </w:p>
  </w:comment>
  <w:comment w:id="51" w:author="Weekers Karolien" w:date="2024-04-29T15:25:00Z" w:initials="KW">
    <w:p w14:paraId="27DB458F" w14:textId="611D98DC" w:rsidR="003D776D" w:rsidRDefault="003D776D" w:rsidP="003D776D">
      <w:pPr>
        <w:pStyle w:val="CommentText"/>
        <w:jc w:val="left"/>
      </w:pPr>
      <w:r>
        <w:rPr>
          <w:rStyle w:val="CommentReference"/>
        </w:rPr>
        <w:annotationRef/>
      </w:r>
      <w:r>
        <w:t xml:space="preserve">Loopt hier nu geen vraag om de data aan te leveren zoals Annelies ze nodig heeft?  In dat geval zou ik dit voorbeeld niet gebruiken, maar een ander. </w:t>
      </w:r>
    </w:p>
  </w:comment>
  <w:comment w:id="52" w:author="Weekers Karolien" w:date="2024-04-29T15:25:00Z" w:initials="KW">
    <w:p w14:paraId="7D928EBD" w14:textId="77777777" w:rsidR="00760305" w:rsidRDefault="00760305" w:rsidP="00760305">
      <w:pPr>
        <w:pStyle w:val="CommentText"/>
        <w:jc w:val="left"/>
      </w:pPr>
      <w:r>
        <w:rPr>
          <w:rStyle w:val="CommentReference"/>
        </w:rPr>
        <w:annotationRef/>
      </w:r>
      <w:r>
        <w:t>Op zich ook niet slecht om bij de voorbeelden wat te wisselen (of beide te geven) tussen soorten bronnen: VSA, binnen het netwerk, erbuiten.</w:t>
      </w:r>
    </w:p>
  </w:comment>
  <w:comment w:id="53" w:author="Vannieuwenhuyze Jorre" w:date="2024-05-07T12:02:00Z" w:initials="JV">
    <w:p w14:paraId="3C527FC0" w14:textId="77777777" w:rsidR="00F508EA" w:rsidRDefault="00F508EA" w:rsidP="00F508EA">
      <w:pPr>
        <w:pStyle w:val="CommentText"/>
        <w:jc w:val="left"/>
      </w:pPr>
      <w:r>
        <w:rPr>
          <w:rStyle w:val="CommentReference"/>
        </w:rPr>
        <w:annotationRef/>
      </w:r>
      <w:r>
        <w:t>Ik ga binnenkort nog wat andere casussen bekijken.</w:t>
      </w:r>
    </w:p>
  </w:comment>
  <w:comment w:id="54" w:author="Weekers Karolien" w:date="2024-04-29T15:27:00Z" w:initials="KW">
    <w:p w14:paraId="55C6E734" w14:textId="28DE66A7" w:rsidR="00676F76" w:rsidRDefault="00676F76" w:rsidP="00676F76">
      <w:pPr>
        <w:pStyle w:val="CommentText"/>
        <w:jc w:val="left"/>
      </w:pPr>
      <w:r>
        <w:rPr>
          <w:rStyle w:val="CommentReference"/>
        </w:rPr>
        <w:annotationRef/>
      </w:r>
      <w:r>
        <w:t>Zie eerder: zorgen dat we eenvormig zijn met onze eigen instructies.</w:t>
      </w:r>
    </w:p>
  </w:comment>
  <w:comment w:id="55" w:author="Vannieuwenhuyze Jorre" w:date="2024-05-07T12:05:00Z" w:initials="JV">
    <w:p w14:paraId="56B1255D" w14:textId="77777777" w:rsidR="00EA4F74" w:rsidRDefault="00EA4F74" w:rsidP="00EA4F74">
      <w:pPr>
        <w:pStyle w:val="CommentText"/>
        <w:jc w:val="left"/>
      </w:pPr>
      <w:r>
        <w:rPr>
          <w:rStyle w:val="CommentReference"/>
        </w:rPr>
        <w:annotationRef/>
      </w:r>
      <w:r>
        <w:t>Voorstel om analisten wel nog toe te laten eigen code te schrijven maar dit te laten reviewen door Reinhard/Jorre/Lieven/Georneth.</w:t>
      </w:r>
      <w:r>
        <w:br/>
        <w:t xml:space="preserve">De code moet wel stand-alone zijn, dat betekent een run van de code vanuit elke arbitraire omgeving moet hetzelfde resultaat opleveren. </w:t>
      </w:r>
    </w:p>
  </w:comment>
  <w:comment w:id="56" w:author="Vannieuwenhuyze Jorre" w:date="2024-05-07T12:07:00Z" w:initials="JV">
    <w:p w14:paraId="6F29B2A5" w14:textId="77777777" w:rsidR="00663240" w:rsidRDefault="00663240" w:rsidP="00663240">
      <w:pPr>
        <w:pStyle w:val="CommentText"/>
        <w:jc w:val="left"/>
      </w:pPr>
      <w:r>
        <w:rPr>
          <w:rStyle w:val="CommentReference"/>
        </w:rPr>
        <w:annotationRef/>
      </w:r>
      <w:r>
        <w:rPr>
          <w:color w:val="1C1A15"/>
        </w:rPr>
        <w:t>Ik laat dit momenteel open om Lieven en Georneth niet te overladen met werk en omdat er nu toch al bewerkingen gebeuren door de analisten ondanks alle instructies.</w:t>
      </w:r>
    </w:p>
  </w:comment>
  <w:comment w:id="58" w:author="Weekers Karolien" w:date="2024-05-06T11:48:00Z" w:initials="KW">
    <w:p w14:paraId="377588A8" w14:textId="5216DC5E" w:rsidR="00E502E8" w:rsidRDefault="00E502E8" w:rsidP="00E502E8">
      <w:pPr>
        <w:pStyle w:val="CommentText"/>
        <w:jc w:val="left"/>
      </w:pPr>
      <w:r>
        <w:rPr>
          <w:rStyle w:val="CommentReference"/>
        </w:rPr>
        <w:annotationRef/>
      </w:r>
      <w:r>
        <w:t>Weten we daarmee voldoende?  Je weet waar de data vandaan komt, maar voor bv. indelingen naar leeftijd ofzo, zullen we zelf een basis moeten voorzien.</w:t>
      </w:r>
    </w:p>
  </w:comment>
  <w:comment w:id="59" w:author="Weekers Karolien" w:date="2024-05-06T11:43:00Z" w:initials="KW">
    <w:p w14:paraId="31C7247C" w14:textId="0F777733" w:rsidR="00F070A7" w:rsidRDefault="00F070A7" w:rsidP="00F070A7">
      <w:pPr>
        <w:pStyle w:val="CommentText"/>
        <w:jc w:val="left"/>
      </w:pPr>
      <w:r>
        <w:rPr>
          <w:rStyle w:val="CommentReference"/>
        </w:rPr>
        <w:annotationRef/>
      </w:r>
      <w:r>
        <w:t>Wel goed overdenken of we dit gaan doen, want dan moeten we zeker zijn dat alles op eenzelfde manier gebeurt.</w:t>
      </w:r>
    </w:p>
  </w:comment>
  <w:comment w:id="60" w:author="Vannieuwenhuyze Jorre" w:date="2024-05-07T12:08:00Z" w:initials="JV">
    <w:p w14:paraId="22F8717E" w14:textId="77777777" w:rsidR="00FD5344" w:rsidRDefault="00FD5344" w:rsidP="00FD5344">
      <w:pPr>
        <w:pStyle w:val="CommentText"/>
        <w:jc w:val="left"/>
      </w:pPr>
      <w:r>
        <w:rPr>
          <w:rStyle w:val="CommentReference"/>
        </w:rPr>
        <w:annotationRef/>
      </w:r>
      <w:r>
        <w:t>Zie opmerking hoger</w:t>
      </w:r>
    </w:p>
  </w:comment>
  <w:comment w:id="61" w:author="Weekers Karolien" w:date="2024-05-06T11:49:00Z" w:initials="KW">
    <w:p w14:paraId="1EDB55DA" w14:textId="5C3AF01B" w:rsidR="006E7415" w:rsidRDefault="006E7415" w:rsidP="006E7415">
      <w:pPr>
        <w:pStyle w:val="CommentText"/>
        <w:jc w:val="left"/>
      </w:pPr>
      <w:r>
        <w:rPr>
          <w:rStyle w:val="CommentReference"/>
        </w:rPr>
        <w:annotationRef/>
      </w:r>
      <w:r>
        <w:t>Is er op dit moment een plaats waar we dat kunnen doen?  Postgress?</w:t>
      </w:r>
    </w:p>
  </w:comment>
  <w:comment w:id="62" w:author="Weekers Karolien" w:date="2024-05-06T11:51:00Z" w:initials="KW">
    <w:p w14:paraId="1F583FED" w14:textId="77777777" w:rsidR="00E838D6" w:rsidRDefault="00E838D6" w:rsidP="00E838D6">
      <w:pPr>
        <w:pStyle w:val="CommentText"/>
        <w:jc w:val="left"/>
      </w:pPr>
      <w:r>
        <w:rPr>
          <w:rStyle w:val="CommentReference"/>
        </w:rPr>
        <w:annotationRef/>
      </w:r>
      <w:r>
        <w:t xml:space="preserve">We gaan toch heel wat dimensies nodig hebben.  Ik ken de technische details niet, maar kan dat dan steeds in rijen? </w:t>
      </w:r>
    </w:p>
  </w:comment>
  <w:comment w:id="63" w:author="Weekers Karolien" w:date="2024-05-06T11:52:00Z" w:initials="KW">
    <w:p w14:paraId="01EFA00E" w14:textId="77777777" w:rsidR="00C30A1C" w:rsidRDefault="00C30A1C" w:rsidP="00C30A1C">
      <w:pPr>
        <w:pStyle w:val="CommentText"/>
        <w:jc w:val="left"/>
      </w:pPr>
      <w:r>
        <w:rPr>
          <w:rStyle w:val="CommentReference"/>
        </w:rPr>
        <w:annotationRef/>
      </w:r>
      <w:r>
        <w:t>Idem hierboven, zal je me even moeten uitleggen.</w:t>
      </w:r>
    </w:p>
  </w:comment>
  <w:comment w:id="64" w:author="Weekers Karolien" w:date="2024-05-06T11:53:00Z" w:initials="KW">
    <w:p w14:paraId="4FFDF37F" w14:textId="77777777" w:rsidR="00A55512" w:rsidRDefault="00A55512" w:rsidP="00A55512">
      <w:pPr>
        <w:pStyle w:val="CommentText"/>
        <w:jc w:val="left"/>
      </w:pPr>
      <w:r>
        <w:rPr>
          <w:rStyle w:val="CommentReference"/>
        </w:rPr>
        <w:annotationRef/>
      </w:r>
      <w:r>
        <w:t>Leeftijd komt ook heel vaak voor bij ABB</w:t>
      </w:r>
    </w:p>
  </w:comment>
  <w:comment w:id="65" w:author="Weekers Karolien" w:date="2024-05-06T12:01:00Z" w:initials="KW">
    <w:p w14:paraId="4F121B70" w14:textId="77777777" w:rsidR="00162CE7" w:rsidRDefault="00162CE7" w:rsidP="00162CE7">
      <w:pPr>
        <w:pStyle w:val="CommentText"/>
        <w:jc w:val="left"/>
      </w:pPr>
      <w:r>
        <w:rPr>
          <w:rStyle w:val="CommentReference"/>
        </w:rPr>
        <w:annotationRef/>
      </w:r>
      <w:r>
        <w:rPr>
          <w:color w:val="1C1A15"/>
        </w:rPr>
        <w:t xml:space="preserve">Het gebeurt ook soms dat niet alle gemeenten bijvoorbeeld zijn opgenomen in een dataset/  Dan duidelijk aangeven of het in dat geval om 0 gaat of ontbrekend.  </w:t>
      </w:r>
    </w:p>
  </w:comment>
  <w:comment w:id="66" w:author="Willen Danny" w:date="2024-04-02T17:22:00Z" w:initials="DW">
    <w:p w14:paraId="5ADF2526" w14:textId="7CCB2A2E" w:rsidR="00A83718" w:rsidRDefault="00A83718" w:rsidP="00A83718">
      <w:pPr>
        <w:pStyle w:val="CommentText"/>
        <w:jc w:val="left"/>
      </w:pPr>
      <w:r>
        <w:rPr>
          <w:rStyle w:val="CommentReference"/>
        </w:rPr>
        <w:annotationRef/>
      </w:r>
      <w:r>
        <w:t>Hier is de numerieke waarde dus ‘missing’ (‘.’) en geef je als waarde voor attribuut CONF_STATUS de waarde ‘&lt; 3” uit de codelijst CL_CONF_STATUS.</w:t>
      </w:r>
    </w:p>
  </w:comment>
  <w:comment w:id="67" w:author="Vannieuwenhuyze Jorre" w:date="2024-04-19T12:19:00Z" w:initials="JV">
    <w:p w14:paraId="2808EF7C" w14:textId="77777777" w:rsidR="00464383" w:rsidRDefault="00464383" w:rsidP="00464383">
      <w:pPr>
        <w:pStyle w:val="CommentText"/>
        <w:jc w:val="left"/>
      </w:pPr>
      <w:r>
        <w:rPr>
          <w:rStyle w:val="CommentReference"/>
        </w:rPr>
        <w:annotationRef/>
      </w:r>
      <w:r>
        <w:t>Nog aan te passen</w:t>
      </w:r>
    </w:p>
  </w:comment>
  <w:comment w:id="68" w:author="Weekers Karolien" w:date="2024-05-06T11:59:00Z" w:initials="KW">
    <w:p w14:paraId="1FE47FB3" w14:textId="77777777" w:rsidR="008C48F3" w:rsidRDefault="008C48F3" w:rsidP="008C48F3">
      <w:pPr>
        <w:pStyle w:val="CommentText"/>
        <w:jc w:val="left"/>
      </w:pPr>
      <w:r>
        <w:rPr>
          <w:rStyle w:val="CommentReference"/>
        </w:rPr>
        <w:annotationRef/>
      </w:r>
      <w:r>
        <w:t xml:space="preserve">Zouden we niet gaan voor één manier om aan te duiden dat er waarden versluierd zijn/moeten worden?  </w:t>
      </w:r>
    </w:p>
  </w:comment>
  <w:comment w:id="69" w:author="Vannieuwenhuyze Jorre" w:date="2024-04-19T12:25:00Z" w:initials="JV">
    <w:p w14:paraId="22066537" w14:textId="6EF6C899" w:rsidR="00A65A7F" w:rsidRDefault="00A65A7F" w:rsidP="00A65A7F">
      <w:pPr>
        <w:pStyle w:val="CommentText"/>
        <w:jc w:val="left"/>
      </w:pPr>
      <w:r>
        <w:rPr>
          <w:rStyle w:val="CommentReference"/>
        </w:rPr>
        <w:annotationRef/>
      </w:r>
      <w:r>
        <w:t>Nog aan te passen</w:t>
      </w:r>
    </w:p>
  </w:comment>
  <w:comment w:id="70" w:author="Weekers Karolien" w:date="2024-05-06T12:02:00Z" w:initials="KW">
    <w:p w14:paraId="4C59E3E7" w14:textId="77777777" w:rsidR="00A0547F" w:rsidRDefault="00A0547F" w:rsidP="00A0547F">
      <w:pPr>
        <w:pStyle w:val="CommentText"/>
        <w:jc w:val="left"/>
      </w:pPr>
      <w:r>
        <w:rPr>
          <w:rStyle w:val="CommentReference"/>
        </w:rPr>
        <w:annotationRef/>
      </w:r>
      <w:r>
        <w:t xml:space="preserve">Dit vind ik wat raar.  Niet beschikbaar is toch niet beschikbaar?   </w:t>
      </w:r>
    </w:p>
  </w:comment>
  <w:comment w:id="71" w:author="Weekers Karolien" w:date="2024-05-06T12:03:00Z" w:initials="KW">
    <w:p w14:paraId="30AC2F34" w14:textId="77777777" w:rsidR="00A0547F" w:rsidRDefault="00A0547F" w:rsidP="00A0547F">
      <w:pPr>
        <w:pStyle w:val="CommentText"/>
        <w:jc w:val="left"/>
      </w:pPr>
      <w:r>
        <w:rPr>
          <w:rStyle w:val="CommentReference"/>
        </w:rPr>
        <w:annotationRef/>
      </w:r>
      <w:r>
        <w:t>+ nog eens: Is annelies akkoord dat ze hier steeds met naam en toenaam wordt genoemd?</w:t>
      </w:r>
    </w:p>
  </w:comment>
  <w:comment w:id="75" w:author="Weekers Karolien" w:date="2024-05-06T12:07:00Z" w:initials="KW">
    <w:p w14:paraId="533AFD4A" w14:textId="77777777" w:rsidR="006C4084" w:rsidRDefault="006C4084" w:rsidP="006C4084">
      <w:pPr>
        <w:pStyle w:val="CommentText"/>
        <w:jc w:val="left"/>
      </w:pPr>
      <w:r>
        <w:rPr>
          <w:rStyle w:val="CommentReference"/>
        </w:rPr>
        <w:annotationRef/>
      </w:r>
      <w:r>
        <w:t>Of andersom: som versluieren omdat er bv 11 maanden gekend zijn, maar 12</w:t>
      </w:r>
      <w:r>
        <w:rPr>
          <w:vertAlign w:val="superscript"/>
        </w:rPr>
        <w:t>e</w:t>
      </w:r>
      <w:r>
        <w:t xml:space="preserve"> niet (maar dan kan je ook totaal verlsuieren, tenzij die ene maand eerder al gepubliceerd werd)</w:t>
      </w:r>
    </w:p>
  </w:comment>
  <w:comment w:id="76" w:author="Weekers Karolien" w:date="2024-05-06T12:08:00Z" w:initials="KW">
    <w:p w14:paraId="7CEC712F" w14:textId="77777777" w:rsidR="008005A7" w:rsidRDefault="008005A7" w:rsidP="008005A7">
      <w:pPr>
        <w:pStyle w:val="CommentText"/>
        <w:jc w:val="left"/>
      </w:pPr>
      <w:r>
        <w:rPr>
          <w:rStyle w:val="CommentReference"/>
        </w:rPr>
        <w:annotationRef/>
      </w:r>
      <w:r>
        <w:t>Hier ook rekening houden met wat elders bv gepubliceerd wordt (vb. toerisme Statbel publiceert maandelijks de provincies) en ook daar zijn soms dingen versluierd).</w:t>
      </w:r>
    </w:p>
  </w:comment>
  <w:comment w:id="77" w:author="Weekers Karolien" w:date="2024-05-06T12:19:00Z" w:initials="KW">
    <w:p w14:paraId="43244A22" w14:textId="77777777" w:rsidR="007952E4" w:rsidRDefault="007952E4" w:rsidP="007952E4">
      <w:pPr>
        <w:pStyle w:val="CommentText"/>
        <w:jc w:val="left"/>
      </w:pPr>
      <w:r>
        <w:rPr>
          <w:rStyle w:val="CommentReference"/>
        </w:rPr>
        <w:annotationRef/>
      </w:r>
      <w:r>
        <w:t>En niet vergeten dat er ‘dubbele’ aggregaties mogelijk zijn: dat kan op één dimensie (vb van gemeenten naar regio’s, van regio’s naar provincies) of op verschillende dimensies (tegelijk maandcijfers naar jaarcijfer en gemeenten naar provincies bv.).  Daarbij moet dan in verschillende richtingen die SDC nagekeken worden.</w:t>
      </w:r>
    </w:p>
  </w:comment>
  <w:comment w:id="78" w:author="Vannieuwenhuyze Jorre" w:date="2024-04-19T12:42:00Z" w:initials="JV">
    <w:p w14:paraId="19BF2DD1" w14:textId="634594FB" w:rsidR="002249EC" w:rsidRDefault="002249EC" w:rsidP="002249EC">
      <w:pPr>
        <w:pStyle w:val="CommentText"/>
        <w:jc w:val="left"/>
      </w:pPr>
      <w:r>
        <w:rPr>
          <w:rStyle w:val="CommentReference"/>
        </w:rPr>
        <w:annotationRef/>
      </w:r>
      <w:r>
        <w:t>Opmerking: Voor postcodes in Brussel moet worden afgesproken dat de gemeentenaam steeds moet worden toegevoegd. Of er moet een rekenregel worden afgesproken voor de postcodes die niet 1-op-1 mappen op de NIS-codes.</w:t>
      </w:r>
    </w:p>
  </w:comment>
  <w:comment w:id="82" w:author="Weekers Karolien" w:date="2024-05-06T12:10:00Z" w:initials="KW">
    <w:p w14:paraId="629F3D49" w14:textId="77777777" w:rsidR="00C17C7F" w:rsidRDefault="00C17C7F" w:rsidP="00C17C7F">
      <w:pPr>
        <w:pStyle w:val="CommentText"/>
        <w:jc w:val="left"/>
      </w:pPr>
      <w:r>
        <w:rPr>
          <w:rStyle w:val="CommentReference"/>
        </w:rPr>
        <w:annotationRef/>
      </w:r>
      <w:r>
        <w:t>Soms is het wel nodig om het lagere niveau (bv. maanden) ook apart te bewaren, naast het jaarniveau.</w:t>
      </w:r>
    </w:p>
  </w:comment>
  <w:comment w:id="83" w:author="Weekers Karolien" w:date="2024-05-06T12:14:00Z" w:initials="KW">
    <w:p w14:paraId="2DD4D9BF" w14:textId="77777777" w:rsidR="00E87EC2" w:rsidRDefault="00E87EC2" w:rsidP="00E87EC2">
      <w:pPr>
        <w:pStyle w:val="CommentText"/>
        <w:jc w:val="left"/>
      </w:pPr>
      <w:r>
        <w:rPr>
          <w:rStyle w:val="CommentReference"/>
        </w:rPr>
        <w:annotationRef/>
      </w:r>
      <w:r>
        <w:t>Is dan enkel wanneer we enkel gemiddelden of percentages hebben en zelf niet beschikken over tellers en noemers.  Lijkt me best zoveel mogelijk te streven naar tellers en noemers (of parameters zoals je ze noemt).</w:t>
      </w:r>
    </w:p>
  </w:comment>
  <w:comment w:id="84" w:author="Weekers Karolien" w:date="2024-05-06T12:17:00Z" w:initials="KW">
    <w:p w14:paraId="10F9D78D" w14:textId="77777777" w:rsidR="006D24C7" w:rsidRDefault="006D24C7" w:rsidP="006D24C7">
      <w:pPr>
        <w:pStyle w:val="CommentText"/>
        <w:jc w:val="left"/>
      </w:pPr>
      <w:r>
        <w:rPr>
          <w:rStyle w:val="CommentReference"/>
        </w:rPr>
        <w:annotationRef/>
      </w:r>
      <w:r>
        <w:t>Nu werd dat vaak opgelost door een apart totaal mee te geven (incl. de waarden die op gemeenteniveau versluierd dienen te worden).  Als we dus enkel versluierde data ontvangen (en niet zelf versluieren), zouden we best ook het onversluierde totaal mee opvragen en hier ook plaats voor voorzien in het DWH.</w:t>
      </w:r>
    </w:p>
  </w:comment>
  <w:comment w:id="85" w:author="Weekers Karolien" w:date="2024-05-06T12:15:00Z" w:initials="KW">
    <w:p w14:paraId="5605B15A" w14:textId="0FE743F8" w:rsidR="007631CE" w:rsidRDefault="007631CE" w:rsidP="007631CE">
      <w:pPr>
        <w:pStyle w:val="CommentText"/>
        <w:jc w:val="left"/>
      </w:pPr>
      <w:r>
        <w:rPr>
          <w:rStyle w:val="CommentReference"/>
        </w:rPr>
        <w:annotationRef/>
      </w:r>
      <w:r>
        <w:t>Wat bedoel je daarmee?</w:t>
      </w:r>
    </w:p>
  </w:comment>
  <w:comment w:id="86" w:author="Weekers Karolien" w:date="2024-05-06T12:21:00Z" w:initials="KW">
    <w:p w14:paraId="38F9F685" w14:textId="77777777" w:rsidR="001A350F" w:rsidRDefault="001A350F" w:rsidP="001A350F">
      <w:pPr>
        <w:pStyle w:val="CommentText"/>
        <w:jc w:val="left"/>
      </w:pPr>
      <w:r>
        <w:rPr>
          <w:rStyle w:val="CommentReference"/>
        </w:rPr>
        <w:annotationRef/>
      </w:r>
      <w:r>
        <w:t>+ wat moet er gebeuren als we zelf maskeren, dan moeten we zien dat we nergens iets teveel prijsgeven door op verschillende manieren te aggregeren (leeftijd, tijd, geografisch, …)</w:t>
      </w:r>
    </w:p>
  </w:comment>
  <w:comment w:id="87" w:author="Vannieuwenhuyze Jorre" w:date="2024-04-19T15:23:00Z" w:initials="JV">
    <w:p w14:paraId="250B30E0" w14:textId="50A1248E" w:rsidR="00912A5E" w:rsidRDefault="00912A5E" w:rsidP="00912A5E">
      <w:pPr>
        <w:pStyle w:val="CommentText"/>
        <w:jc w:val="left"/>
      </w:pPr>
      <w:r>
        <w:rPr>
          <w:rStyle w:val="CommentReference"/>
        </w:rPr>
        <w:annotationRef/>
      </w:r>
      <w:r>
        <w:t>Nog datavoorbeeld te voorzien</w:t>
      </w:r>
    </w:p>
  </w:comment>
  <w:comment w:id="89" w:author="Weekers Karolien" w:date="2024-05-06T13:07:00Z" w:initials="KW">
    <w:p w14:paraId="2C760568" w14:textId="77777777" w:rsidR="005C7A4A" w:rsidRDefault="005C7A4A" w:rsidP="005C7A4A">
      <w:pPr>
        <w:pStyle w:val="CommentText"/>
        <w:jc w:val="left"/>
      </w:pPr>
      <w:r>
        <w:rPr>
          <w:rStyle w:val="CommentReference"/>
        </w:rPr>
        <w:annotationRef/>
      </w:r>
      <w:r>
        <w:t xml:space="preserve">Hier graag ook extra aandacht voor statistieken waar we geen producent, eigenaar, … zijn.  Gaan we dat ook zelf versluieren?  Wat als entiteit op haar eigen website niet versluierd?  Of als ze versluierd, hoe stemmen we af dat we door elk te versluieren niet net bepaalde dingen zichtbaar maken, ….  Globaal kader is heel goed voor onze eigen statistieken, maar moeilijk toepasbaar op die van entiteiten. </w:t>
      </w:r>
    </w:p>
  </w:comment>
  <w:comment w:id="90" w:author="Weekers Karolien" w:date="2024-05-06T12:50:00Z" w:initials="KW">
    <w:p w14:paraId="15693CC2" w14:textId="22F76424" w:rsidR="005F38D5" w:rsidRDefault="005F38D5" w:rsidP="005F38D5">
      <w:pPr>
        <w:pStyle w:val="CommentText"/>
        <w:jc w:val="left"/>
      </w:pPr>
      <w:r>
        <w:rPr>
          <w:rStyle w:val="CommentReference"/>
        </w:rPr>
        <w:annotationRef/>
      </w:r>
      <w:r>
        <w:t>Zijn dat ook dingen die de dataleveranciers zeggen of is dat onze eigen regel?</w:t>
      </w:r>
    </w:p>
  </w:comment>
  <w:comment w:id="91" w:author="Weekers Karolien" w:date="2024-05-06T12:52:00Z" w:initials="KW">
    <w:p w14:paraId="32351083" w14:textId="77777777" w:rsidR="005C26D3" w:rsidRDefault="005C26D3" w:rsidP="005C26D3">
      <w:pPr>
        <w:pStyle w:val="CommentText"/>
        <w:jc w:val="left"/>
      </w:pPr>
      <w:r>
        <w:rPr>
          <w:rStyle w:val="CommentReference"/>
        </w:rPr>
        <w:annotationRef/>
      </w:r>
      <w:r>
        <w:t>Bij voorbeeld toerisme hieronder: regels worden vastgesteld door bronleveranciers.  In case Statbel, Het lijkt me dan ook moeilijk om zelf regels op te leggen, los van de eigenaar van de data.</w:t>
      </w:r>
    </w:p>
  </w:comment>
  <w:comment w:id="92" w:author="Weekers Karolien" w:date="2024-05-06T12:53:00Z" w:initials="KW">
    <w:p w14:paraId="14BBE541" w14:textId="77777777" w:rsidR="00560460" w:rsidRDefault="00560460" w:rsidP="00560460">
      <w:pPr>
        <w:pStyle w:val="CommentText"/>
        <w:jc w:val="left"/>
      </w:pPr>
      <w:r>
        <w:rPr>
          <w:rStyle w:val="CommentReference"/>
        </w:rPr>
        <w:annotationRef/>
      </w:r>
      <w:r>
        <w:t>Dit mag weg vermoed ik, is bepaalde reeks, maar gaat om principe vermoed ik</w:t>
      </w:r>
    </w:p>
  </w:comment>
  <w:comment w:id="93" w:author="Weekers Karolien" w:date="2024-05-06T12:56:00Z" w:initials="KW">
    <w:p w14:paraId="25BA4018" w14:textId="77777777" w:rsidR="00EA6F0D" w:rsidRDefault="00EA6F0D" w:rsidP="00EA6F0D">
      <w:pPr>
        <w:pStyle w:val="CommentText"/>
        <w:jc w:val="left"/>
      </w:pPr>
      <w:r>
        <w:rPr>
          <w:rStyle w:val="CommentReference"/>
        </w:rPr>
        <w:annotationRef/>
      </w:r>
      <w:r>
        <w:t>Dit zal sowieso nodig zijn. En zoals eerder gezegd niet eenvoudig als er op verschillende dimensies en lagen van dimensies wordt geaggregeerd.</w:t>
      </w:r>
    </w:p>
  </w:comment>
  <w:comment w:id="94" w:author="Weekers Karolien" w:date="2024-05-06T12:58:00Z" w:initials="KW">
    <w:p w14:paraId="5E188469" w14:textId="77777777" w:rsidR="00D8391D" w:rsidRDefault="00D8391D" w:rsidP="00D8391D">
      <w:pPr>
        <w:pStyle w:val="CommentText"/>
        <w:jc w:val="left"/>
      </w:pPr>
      <w:r>
        <w:rPr>
          <w:rStyle w:val="CommentReference"/>
        </w:rPr>
        <w:annotationRef/>
      </w:r>
      <w:r>
        <w:t>Zie eerder: rekening houden met de eigenaar, producent van de data.  Ze zullen bepaalde regels opleggen voor primaire versluiering + het kan zijn dat ze zelf ook dingen publiceren en dan moeten we ook rekening mee houden bij onze versluiering (secundaire).</w:t>
      </w:r>
    </w:p>
  </w:comment>
  <w:comment w:id="95" w:author="Weekers Karolien" w:date="2024-05-06T13:03:00Z" w:initials="KW">
    <w:p w14:paraId="21E87C90" w14:textId="77777777" w:rsidR="00FC63F3" w:rsidRDefault="00FC63F3" w:rsidP="00FC63F3">
      <w:pPr>
        <w:pStyle w:val="CommentText"/>
        <w:jc w:val="left"/>
      </w:pPr>
      <w:r>
        <w:rPr>
          <w:rStyle w:val="CommentReference"/>
        </w:rPr>
        <w:annotationRef/>
      </w:r>
      <w:r>
        <w:t xml:space="preserve">VOS is de statstiek of de parameter in deze.  Kan gaan om webpagina VOS, VOS in rapport, VOS in Power-BI, ….   .  En wat met VOS die op websites entiteiten wordt ontsloten in interactieve datatool, …  .  Hoe gaan we daarmee om?  </w:t>
      </w:r>
    </w:p>
  </w:comment>
  <w:comment w:id="96" w:author="Vannieuwenhuyze Jorre" w:date="2024-04-19T15:52:00Z" w:initials="JV">
    <w:p w14:paraId="04773264" w14:textId="071825E0" w:rsidR="0017548E" w:rsidRDefault="0017548E" w:rsidP="0017548E">
      <w:pPr>
        <w:pStyle w:val="CommentText"/>
        <w:jc w:val="left"/>
      </w:pPr>
      <w:r>
        <w:rPr>
          <w:rStyle w:val="CommentReference"/>
        </w:rPr>
        <w:annotationRef/>
      </w:r>
      <w:r>
        <w:t>Nog datavoorbeeld te voorzien?</w:t>
      </w:r>
    </w:p>
  </w:comment>
  <w:comment w:id="97" w:author="Weekers Karolien" w:date="2024-05-06T12:59:00Z" w:initials="KW">
    <w:p w14:paraId="12368422" w14:textId="77777777" w:rsidR="00BA24DE" w:rsidRDefault="00BA24DE" w:rsidP="00BA24DE">
      <w:pPr>
        <w:pStyle w:val="CommentText"/>
        <w:jc w:val="left"/>
      </w:pPr>
      <w:r>
        <w:rPr>
          <w:rStyle w:val="CommentReference"/>
        </w:rPr>
        <w:annotationRef/>
      </w:r>
      <w:r>
        <w:t>Beslist Annelies dat of is het aan de NBB om dit te beslissen?</w:t>
      </w:r>
    </w:p>
  </w:comment>
  <w:comment w:id="98" w:author="Weekers Karolien" w:date="2024-05-06T13:01:00Z" w:initials="KW">
    <w:p w14:paraId="00B33BC1" w14:textId="77777777" w:rsidR="008B2953" w:rsidRDefault="008B2953" w:rsidP="008B2953">
      <w:pPr>
        <w:pStyle w:val="CommentText"/>
        <w:jc w:val="left"/>
      </w:pPr>
      <w:r>
        <w:rPr>
          <w:rStyle w:val="CommentReference"/>
        </w:rPr>
        <w:annotationRef/>
      </w:r>
      <w:r>
        <w:t xml:space="preserve">Dit is zoals gezegd een keuze.  Dit is ook een noemer die los staat van de parameter die we als teller gebruiken.  Goed nadenken of we dit wel opnemen en hoe ver we daarin gaan.  Kan idd voor webpagina bij ons zijn, maar ook voor power-Bi, voor ABB, voor andere rapporten.  </w:t>
      </w:r>
    </w:p>
  </w:comment>
  <w:comment w:id="99" w:author="Weekers Karolien" w:date="2024-05-06T13:08:00Z" w:initials="KW">
    <w:p w14:paraId="14430E3C" w14:textId="77777777" w:rsidR="00B71DD8" w:rsidRDefault="00B71DD8" w:rsidP="00B71DD8">
      <w:pPr>
        <w:pStyle w:val="CommentText"/>
        <w:jc w:val="left"/>
      </w:pPr>
      <w:r>
        <w:rPr>
          <w:rStyle w:val="CommentReference"/>
        </w:rPr>
        <w:annotationRef/>
      </w:r>
      <w:r>
        <w:t xml:space="preserve">Regel van de bank of van ons?  </w:t>
      </w:r>
    </w:p>
  </w:comment>
  <w:comment w:id="101" w:author="Weekers Karolien" w:date="2024-05-06T13:11:00Z" w:initials="KW">
    <w:p w14:paraId="5FBC2589" w14:textId="77777777" w:rsidR="00693F2D" w:rsidRDefault="00693F2D" w:rsidP="00693F2D">
      <w:pPr>
        <w:pStyle w:val="CommentText"/>
        <w:jc w:val="left"/>
      </w:pPr>
      <w:r>
        <w:rPr>
          <w:rStyle w:val="CommentReference"/>
        </w:rPr>
        <w:annotationRef/>
      </w:r>
      <w:r>
        <w:t xml:space="preserve">Hierbij rekening houden met het feit dat ABB nu zelf % berekent en wij teller en noemer apart leveren.  Vraag is of we dit moeten doen?  In laatste samenwerkingsakkoord werd langs onze kant net gevraagd om hiermee te stoppen en om enkel tellers en noemers te leveren.  </w:t>
      </w:r>
    </w:p>
  </w:comment>
  <w:comment w:id="102" w:author="Vannieuwenhuyze Jorre" w:date="2024-04-25T12:38:00Z" w:initials="JV">
    <w:p w14:paraId="16A4CF73" w14:textId="2DF4943A" w:rsidR="003E00B1" w:rsidRDefault="003E00B1" w:rsidP="003E00B1">
      <w:pPr>
        <w:pStyle w:val="CommentText"/>
        <w:jc w:val="left"/>
      </w:pPr>
      <w:r>
        <w:rPr>
          <w:rStyle w:val="CommentReference"/>
        </w:rPr>
        <w:annotationRef/>
      </w:r>
      <w:r>
        <w:t>Nog datavoorbeeld te voorzien, met referentie naar completere codelijsten, ook voor data-aanlevering Jan.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1403CC" w15:done="0"/>
  <w15:commentEx w15:paraId="2D0B2887" w15:paraIdParent="031403CC" w15:done="0"/>
  <w15:commentEx w15:paraId="1B128832" w15:paraIdParent="031403CC" w15:done="0"/>
  <w15:commentEx w15:paraId="3EC03A24" w15:done="0"/>
  <w15:commentEx w15:paraId="0391E134" w15:paraIdParent="3EC03A24" w15:done="0"/>
  <w15:commentEx w15:paraId="3E98E857" w15:done="0"/>
  <w15:commentEx w15:paraId="48127FA6" w15:paraIdParent="3E98E857" w15:done="0"/>
  <w15:commentEx w15:paraId="42551F67" w15:done="0"/>
  <w15:commentEx w15:paraId="3C85E041" w15:done="0"/>
  <w15:commentEx w15:paraId="07FE1770" w15:done="0"/>
  <w15:commentEx w15:paraId="3AC44223" w15:done="0"/>
  <w15:commentEx w15:paraId="7C3B002F" w15:paraIdParent="3AC44223" w15:done="0"/>
  <w15:commentEx w15:paraId="215294B6" w15:done="0"/>
  <w15:commentEx w15:paraId="72250CF4" w15:paraIdParent="215294B6" w15:done="0"/>
  <w15:commentEx w15:paraId="3ED0C7CD" w15:paraIdParent="215294B6" w15:done="0"/>
  <w15:commentEx w15:paraId="157EB8FA" w15:done="0"/>
  <w15:commentEx w15:paraId="0720A677" w15:done="0"/>
  <w15:commentEx w15:paraId="1BA18AB3" w15:paraIdParent="0720A677" w15:done="0"/>
  <w15:commentEx w15:paraId="0B969B51" w15:done="0"/>
  <w15:commentEx w15:paraId="5B9D6E7D" w15:paraIdParent="0B969B51" w15:done="0"/>
  <w15:commentEx w15:paraId="0DBD76BD" w15:paraIdParent="0B969B51" w15:done="0"/>
  <w15:commentEx w15:paraId="52CB57A9" w15:done="0"/>
  <w15:commentEx w15:paraId="3C02819A" w15:paraIdParent="52CB57A9" w15:done="0"/>
  <w15:commentEx w15:paraId="5608D110" w15:done="0"/>
  <w15:commentEx w15:paraId="52F5A1D6" w15:paraIdParent="5608D110" w15:done="0"/>
  <w15:commentEx w15:paraId="00097B7F" w15:paraIdParent="5608D110" w15:done="0"/>
  <w15:commentEx w15:paraId="5E5D6642" w15:done="0"/>
  <w15:commentEx w15:paraId="737B9B3E" w15:paraIdParent="5E5D6642" w15:done="0"/>
  <w15:commentEx w15:paraId="16FB73DD" w15:paraIdParent="5E5D6642" w15:done="0"/>
  <w15:commentEx w15:paraId="0F0F6874" w15:paraIdParent="5E5D6642" w15:done="0"/>
  <w15:commentEx w15:paraId="0B7DD1D1" w15:done="0"/>
  <w15:commentEx w15:paraId="182FA8A4" w15:paraIdParent="0B7DD1D1" w15:done="0"/>
  <w15:commentEx w15:paraId="27DB458F" w15:done="0"/>
  <w15:commentEx w15:paraId="7D928EBD" w15:paraIdParent="27DB458F" w15:done="0"/>
  <w15:commentEx w15:paraId="3C527FC0" w15:paraIdParent="27DB458F" w15:done="0"/>
  <w15:commentEx w15:paraId="55C6E734" w15:done="0"/>
  <w15:commentEx w15:paraId="56B1255D" w15:paraIdParent="55C6E734" w15:done="0"/>
  <w15:commentEx w15:paraId="6F29B2A5" w15:paraIdParent="55C6E734" w15:done="0"/>
  <w15:commentEx w15:paraId="377588A8" w15:done="0"/>
  <w15:commentEx w15:paraId="31C7247C" w15:done="0"/>
  <w15:commentEx w15:paraId="22F8717E" w15:paraIdParent="31C7247C" w15:done="0"/>
  <w15:commentEx w15:paraId="1EDB55DA" w15:done="0"/>
  <w15:commentEx w15:paraId="1F583FED" w15:done="0"/>
  <w15:commentEx w15:paraId="01EFA00E" w15:done="0"/>
  <w15:commentEx w15:paraId="4FFDF37F" w15:done="0"/>
  <w15:commentEx w15:paraId="4F121B70" w15:done="0"/>
  <w15:commentEx w15:paraId="5ADF2526" w15:done="0"/>
  <w15:commentEx w15:paraId="2808EF7C" w15:paraIdParent="5ADF2526" w15:done="0"/>
  <w15:commentEx w15:paraId="1FE47FB3" w15:done="0"/>
  <w15:commentEx w15:paraId="22066537" w15:done="0"/>
  <w15:commentEx w15:paraId="4C59E3E7" w15:done="0"/>
  <w15:commentEx w15:paraId="30AC2F34" w15:paraIdParent="4C59E3E7" w15:done="0"/>
  <w15:commentEx w15:paraId="533AFD4A" w15:done="0"/>
  <w15:commentEx w15:paraId="7CEC712F" w15:paraIdParent="533AFD4A" w15:done="0"/>
  <w15:commentEx w15:paraId="43244A22" w15:paraIdParent="533AFD4A" w15:done="0"/>
  <w15:commentEx w15:paraId="19BF2DD1" w15:done="0"/>
  <w15:commentEx w15:paraId="629F3D49" w15:done="0"/>
  <w15:commentEx w15:paraId="2DD4D9BF" w15:done="0"/>
  <w15:commentEx w15:paraId="10F9D78D" w15:done="0"/>
  <w15:commentEx w15:paraId="5605B15A" w15:done="0"/>
  <w15:commentEx w15:paraId="38F9F685" w15:done="0"/>
  <w15:commentEx w15:paraId="250B30E0" w15:done="0"/>
  <w15:commentEx w15:paraId="2C760568" w15:done="0"/>
  <w15:commentEx w15:paraId="15693CC2" w15:done="0"/>
  <w15:commentEx w15:paraId="32351083" w15:done="0"/>
  <w15:commentEx w15:paraId="14BBE541" w15:done="0"/>
  <w15:commentEx w15:paraId="25BA4018" w15:done="0"/>
  <w15:commentEx w15:paraId="5E188469" w15:done="0"/>
  <w15:commentEx w15:paraId="21E87C90" w15:done="0"/>
  <w15:commentEx w15:paraId="04773264" w15:done="0"/>
  <w15:commentEx w15:paraId="12368422" w15:done="0"/>
  <w15:commentEx w15:paraId="00B33BC1" w15:done="0"/>
  <w15:commentEx w15:paraId="14430E3C" w15:done="0"/>
  <w15:commentEx w15:paraId="5FBC2589" w15:done="0"/>
  <w15:commentEx w15:paraId="16A4CF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77EE50" w16cex:dateUtc="2024-04-29T12:58:00Z"/>
  <w16cex:commentExtensible w16cex:durableId="57EF99D7" w16cex:dateUtc="2024-05-07T09:28:00Z"/>
  <w16cex:commentExtensible w16cex:durableId="2CFE83BF" w16cex:dateUtc="2024-05-07T09:29:00Z"/>
  <w16cex:commentExtensible w16cex:durableId="07ABB657" w16cex:dateUtc="2024-04-29T12:58:00Z"/>
  <w16cex:commentExtensible w16cex:durableId="58D42AEE" w16cex:dateUtc="2024-05-07T09:31:00Z"/>
  <w16cex:commentExtensible w16cex:durableId="3F550C8E" w16cex:dateUtc="2024-04-29T12:59:00Z"/>
  <w16cex:commentExtensible w16cex:durableId="1E5AD367" w16cex:dateUtc="2024-05-07T09:32:00Z"/>
  <w16cex:commentExtensible w16cex:durableId="0E283A25" w16cex:dateUtc="2024-04-29T13:01:00Z"/>
  <w16cex:commentExtensible w16cex:durableId="48E21866" w16cex:dateUtc="2024-05-07T10:50:00Z"/>
  <w16cex:commentExtensible w16cex:durableId="4937C27B" w16cex:dateUtc="2024-04-29T13:02:00Z"/>
  <w16cex:commentExtensible w16cex:durableId="779CE905" w16cex:dateUtc="2024-04-29T13:04:00Z"/>
  <w16cex:commentExtensible w16cex:durableId="57F55552" w16cex:dateUtc="2024-05-07T09:41:00Z"/>
  <w16cex:commentExtensible w16cex:durableId="1B553CE5" w16cex:dateUtc="2024-04-29T13:06:00Z"/>
  <w16cex:commentExtensible w16cex:durableId="4175254D" w16cex:dateUtc="2024-05-07T09:45:00Z"/>
  <w16cex:commentExtensible w16cex:durableId="7984C911" w16cex:dateUtc="2024-05-07T09:47:00Z"/>
  <w16cex:commentExtensible w16cex:durableId="7643E117" w16cex:dateUtc="2024-04-29T13:07:00Z"/>
  <w16cex:commentExtensible w16cex:durableId="1F5B8013" w16cex:dateUtc="2024-04-29T13:09:00Z"/>
  <w16cex:commentExtensible w16cex:durableId="22169838" w16cex:dateUtc="2024-05-07T09:48:00Z"/>
  <w16cex:commentExtensible w16cex:durableId="0BA86E8B" w16cex:dateUtc="2024-04-29T13:12:00Z"/>
  <w16cex:commentExtensible w16cex:durableId="7568F6D0" w16cex:dateUtc="2024-04-29T13:12:00Z"/>
  <w16cex:commentExtensible w16cex:durableId="0FD3A5F1" w16cex:dateUtc="2024-05-07T09:26:00Z"/>
  <w16cex:commentExtensible w16cex:durableId="793E18E6" w16cex:dateUtc="2024-04-29T13:16:00Z"/>
  <w16cex:commentExtensible w16cex:durableId="7E04E892" w16cex:dateUtc="2024-05-07T09:50:00Z"/>
  <w16cex:commentExtensible w16cex:durableId="7B15038D" w16cex:dateUtc="2024-04-29T13:20:00Z"/>
  <w16cex:commentExtensible w16cex:durableId="56B0DD98" w16cex:dateUtc="2024-04-29T13:26:00Z"/>
  <w16cex:commentExtensible w16cex:durableId="5366AC9D" w16cex:dateUtc="2024-05-07T09:55:00Z"/>
  <w16cex:commentExtensible w16cex:durableId="01B70FEA" w16cex:dateUtc="2024-04-29T13:21:00Z"/>
  <w16cex:commentExtensible w16cex:durableId="79EC9851" w16cex:dateUtc="2024-04-29T13:22:00Z"/>
  <w16cex:commentExtensible w16cex:durableId="2E39046B" w16cex:dateUtc="2024-05-06T09:45:00Z"/>
  <w16cex:commentExtensible w16cex:durableId="6A0E273B" w16cex:dateUtc="2024-05-07T09:58:00Z"/>
  <w16cex:commentExtensible w16cex:durableId="31CA5767" w16cex:dateUtc="2024-04-29T13:24:00Z"/>
  <w16cex:commentExtensible w16cex:durableId="57FE3AE9" w16cex:dateUtc="2024-05-07T10:01:00Z"/>
  <w16cex:commentExtensible w16cex:durableId="4B49B848" w16cex:dateUtc="2024-04-29T13:25:00Z"/>
  <w16cex:commentExtensible w16cex:durableId="054C9406" w16cex:dateUtc="2024-04-29T13:25:00Z"/>
  <w16cex:commentExtensible w16cex:durableId="7B99B6D1" w16cex:dateUtc="2024-05-07T10:02:00Z"/>
  <w16cex:commentExtensible w16cex:durableId="55E0F965" w16cex:dateUtc="2024-04-29T13:27:00Z"/>
  <w16cex:commentExtensible w16cex:durableId="5BD97D8D" w16cex:dateUtc="2024-05-07T10:05:00Z"/>
  <w16cex:commentExtensible w16cex:durableId="09F3F0C5" w16cex:dateUtc="2024-05-07T10:07:00Z"/>
  <w16cex:commentExtensible w16cex:durableId="38FABFE1" w16cex:dateUtc="2024-05-06T09:48:00Z"/>
  <w16cex:commentExtensible w16cex:durableId="3E3B9556" w16cex:dateUtc="2024-05-06T09:43:00Z"/>
  <w16cex:commentExtensible w16cex:durableId="7A3BA9CD" w16cex:dateUtc="2024-05-07T10:08:00Z"/>
  <w16cex:commentExtensible w16cex:durableId="3BA0F8E7" w16cex:dateUtc="2024-05-06T09:49:00Z"/>
  <w16cex:commentExtensible w16cex:durableId="36506E52" w16cex:dateUtc="2024-05-06T09:51:00Z"/>
  <w16cex:commentExtensible w16cex:durableId="1F1F29AD" w16cex:dateUtc="2024-05-06T09:52:00Z"/>
  <w16cex:commentExtensible w16cex:durableId="3DB10DD7" w16cex:dateUtc="2024-05-06T09:53:00Z"/>
  <w16cex:commentExtensible w16cex:durableId="6A70759D" w16cex:dateUtc="2024-05-06T10:01:00Z"/>
  <w16cex:commentExtensible w16cex:durableId="29DB5D17" w16cex:dateUtc="2024-04-02T15:22:00Z"/>
  <w16cex:commentExtensible w16cex:durableId="264A0C29" w16cex:dateUtc="2024-04-19T10:19:00Z"/>
  <w16cex:commentExtensible w16cex:durableId="2479D599" w16cex:dateUtc="2024-05-06T09:59:00Z"/>
  <w16cex:commentExtensible w16cex:durableId="1EF2DF5A" w16cex:dateUtc="2024-04-19T10:25:00Z"/>
  <w16cex:commentExtensible w16cex:durableId="6DDCB44E" w16cex:dateUtc="2024-05-06T10:02:00Z"/>
  <w16cex:commentExtensible w16cex:durableId="7A270091" w16cex:dateUtc="2024-05-06T10:03:00Z"/>
  <w16cex:commentExtensible w16cex:durableId="6BF34089" w16cex:dateUtc="2024-05-06T10:07:00Z"/>
  <w16cex:commentExtensible w16cex:durableId="6BEB2F37" w16cex:dateUtc="2024-05-06T10:08:00Z"/>
  <w16cex:commentExtensible w16cex:durableId="6BA57004" w16cex:dateUtc="2024-05-06T10:19:00Z"/>
  <w16cex:commentExtensible w16cex:durableId="54B4113F" w16cex:dateUtc="2024-04-19T10:42:00Z"/>
  <w16cex:commentExtensible w16cex:durableId="3830BC5B" w16cex:dateUtc="2024-05-06T10:10:00Z"/>
  <w16cex:commentExtensible w16cex:durableId="6E370A2A" w16cex:dateUtc="2024-05-06T10:14:00Z"/>
  <w16cex:commentExtensible w16cex:durableId="7420E8C2" w16cex:dateUtc="2024-05-06T10:17:00Z"/>
  <w16cex:commentExtensible w16cex:durableId="2AB40534" w16cex:dateUtc="2024-05-06T10:15:00Z"/>
  <w16cex:commentExtensible w16cex:durableId="0559A541" w16cex:dateUtc="2024-05-06T10:21:00Z"/>
  <w16cex:commentExtensible w16cex:durableId="72E27897" w16cex:dateUtc="2024-04-19T13:23:00Z"/>
  <w16cex:commentExtensible w16cex:durableId="2B4C13AF" w16cex:dateUtc="2024-05-06T11:07:00Z"/>
  <w16cex:commentExtensible w16cex:durableId="70A9A422" w16cex:dateUtc="2024-05-06T10:50:00Z"/>
  <w16cex:commentExtensible w16cex:durableId="7919AEE8" w16cex:dateUtc="2024-05-06T10:52:00Z"/>
  <w16cex:commentExtensible w16cex:durableId="37E05024" w16cex:dateUtc="2024-05-06T10:53:00Z"/>
  <w16cex:commentExtensible w16cex:durableId="0AF7FE16" w16cex:dateUtc="2024-05-06T10:56:00Z"/>
  <w16cex:commentExtensible w16cex:durableId="1617FE77" w16cex:dateUtc="2024-05-06T10:58:00Z"/>
  <w16cex:commentExtensible w16cex:durableId="6961588E" w16cex:dateUtc="2024-05-06T11:03:00Z"/>
  <w16cex:commentExtensible w16cex:durableId="6267059B" w16cex:dateUtc="2024-04-19T13:52:00Z"/>
  <w16cex:commentExtensible w16cex:durableId="181E906F" w16cex:dateUtc="2024-05-06T10:59:00Z"/>
  <w16cex:commentExtensible w16cex:durableId="7CC31C9E" w16cex:dateUtc="2024-05-06T11:01:00Z"/>
  <w16cex:commentExtensible w16cex:durableId="2B5F9CEC" w16cex:dateUtc="2024-05-06T11:08:00Z"/>
  <w16cex:commentExtensible w16cex:durableId="04F23881" w16cex:dateUtc="2024-05-06T11:11:00Z"/>
  <w16cex:commentExtensible w16cex:durableId="4905C717" w16cex:dateUtc="2024-04-25T1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1403CC" w16cid:durableId="0D77EE50"/>
  <w16cid:commentId w16cid:paraId="2D0B2887" w16cid:durableId="57EF99D7"/>
  <w16cid:commentId w16cid:paraId="1B128832" w16cid:durableId="2CFE83BF"/>
  <w16cid:commentId w16cid:paraId="3EC03A24" w16cid:durableId="07ABB657"/>
  <w16cid:commentId w16cid:paraId="0391E134" w16cid:durableId="58D42AEE"/>
  <w16cid:commentId w16cid:paraId="3E98E857" w16cid:durableId="3F550C8E"/>
  <w16cid:commentId w16cid:paraId="48127FA6" w16cid:durableId="1E5AD367"/>
  <w16cid:commentId w16cid:paraId="42551F67" w16cid:durableId="0E283A25"/>
  <w16cid:commentId w16cid:paraId="3C85E041" w16cid:durableId="48E21866"/>
  <w16cid:commentId w16cid:paraId="07FE1770" w16cid:durableId="4937C27B"/>
  <w16cid:commentId w16cid:paraId="3AC44223" w16cid:durableId="779CE905"/>
  <w16cid:commentId w16cid:paraId="7C3B002F" w16cid:durableId="57F55552"/>
  <w16cid:commentId w16cid:paraId="215294B6" w16cid:durableId="1B553CE5"/>
  <w16cid:commentId w16cid:paraId="72250CF4" w16cid:durableId="4175254D"/>
  <w16cid:commentId w16cid:paraId="3ED0C7CD" w16cid:durableId="7984C911"/>
  <w16cid:commentId w16cid:paraId="157EB8FA" w16cid:durableId="7643E117"/>
  <w16cid:commentId w16cid:paraId="0720A677" w16cid:durableId="1F5B8013"/>
  <w16cid:commentId w16cid:paraId="1BA18AB3" w16cid:durableId="22169838"/>
  <w16cid:commentId w16cid:paraId="0B969B51" w16cid:durableId="0BA86E8B"/>
  <w16cid:commentId w16cid:paraId="5B9D6E7D" w16cid:durableId="7568F6D0"/>
  <w16cid:commentId w16cid:paraId="0DBD76BD" w16cid:durableId="0FD3A5F1"/>
  <w16cid:commentId w16cid:paraId="52CB57A9" w16cid:durableId="793E18E6"/>
  <w16cid:commentId w16cid:paraId="3C02819A" w16cid:durableId="7E04E892"/>
  <w16cid:commentId w16cid:paraId="5608D110" w16cid:durableId="7B15038D"/>
  <w16cid:commentId w16cid:paraId="52F5A1D6" w16cid:durableId="56B0DD98"/>
  <w16cid:commentId w16cid:paraId="00097B7F" w16cid:durableId="5366AC9D"/>
  <w16cid:commentId w16cid:paraId="5E5D6642" w16cid:durableId="01B70FEA"/>
  <w16cid:commentId w16cid:paraId="737B9B3E" w16cid:durableId="79EC9851"/>
  <w16cid:commentId w16cid:paraId="16FB73DD" w16cid:durableId="2E39046B"/>
  <w16cid:commentId w16cid:paraId="0F0F6874" w16cid:durableId="6A0E273B"/>
  <w16cid:commentId w16cid:paraId="0B7DD1D1" w16cid:durableId="31CA5767"/>
  <w16cid:commentId w16cid:paraId="182FA8A4" w16cid:durableId="57FE3AE9"/>
  <w16cid:commentId w16cid:paraId="27DB458F" w16cid:durableId="4B49B848"/>
  <w16cid:commentId w16cid:paraId="7D928EBD" w16cid:durableId="054C9406"/>
  <w16cid:commentId w16cid:paraId="3C527FC0" w16cid:durableId="7B99B6D1"/>
  <w16cid:commentId w16cid:paraId="55C6E734" w16cid:durableId="55E0F965"/>
  <w16cid:commentId w16cid:paraId="56B1255D" w16cid:durableId="5BD97D8D"/>
  <w16cid:commentId w16cid:paraId="6F29B2A5" w16cid:durableId="09F3F0C5"/>
  <w16cid:commentId w16cid:paraId="377588A8" w16cid:durableId="38FABFE1"/>
  <w16cid:commentId w16cid:paraId="31C7247C" w16cid:durableId="3E3B9556"/>
  <w16cid:commentId w16cid:paraId="22F8717E" w16cid:durableId="7A3BA9CD"/>
  <w16cid:commentId w16cid:paraId="1EDB55DA" w16cid:durableId="3BA0F8E7"/>
  <w16cid:commentId w16cid:paraId="1F583FED" w16cid:durableId="36506E52"/>
  <w16cid:commentId w16cid:paraId="01EFA00E" w16cid:durableId="1F1F29AD"/>
  <w16cid:commentId w16cid:paraId="4FFDF37F" w16cid:durableId="3DB10DD7"/>
  <w16cid:commentId w16cid:paraId="4F121B70" w16cid:durableId="6A70759D"/>
  <w16cid:commentId w16cid:paraId="5ADF2526" w16cid:durableId="29DB5D17"/>
  <w16cid:commentId w16cid:paraId="2808EF7C" w16cid:durableId="264A0C29"/>
  <w16cid:commentId w16cid:paraId="1FE47FB3" w16cid:durableId="2479D599"/>
  <w16cid:commentId w16cid:paraId="22066537" w16cid:durableId="1EF2DF5A"/>
  <w16cid:commentId w16cid:paraId="4C59E3E7" w16cid:durableId="6DDCB44E"/>
  <w16cid:commentId w16cid:paraId="30AC2F34" w16cid:durableId="7A270091"/>
  <w16cid:commentId w16cid:paraId="533AFD4A" w16cid:durableId="6BF34089"/>
  <w16cid:commentId w16cid:paraId="7CEC712F" w16cid:durableId="6BEB2F37"/>
  <w16cid:commentId w16cid:paraId="43244A22" w16cid:durableId="6BA57004"/>
  <w16cid:commentId w16cid:paraId="19BF2DD1" w16cid:durableId="54B4113F"/>
  <w16cid:commentId w16cid:paraId="629F3D49" w16cid:durableId="3830BC5B"/>
  <w16cid:commentId w16cid:paraId="2DD4D9BF" w16cid:durableId="6E370A2A"/>
  <w16cid:commentId w16cid:paraId="10F9D78D" w16cid:durableId="7420E8C2"/>
  <w16cid:commentId w16cid:paraId="5605B15A" w16cid:durableId="2AB40534"/>
  <w16cid:commentId w16cid:paraId="38F9F685" w16cid:durableId="0559A541"/>
  <w16cid:commentId w16cid:paraId="250B30E0" w16cid:durableId="72E27897"/>
  <w16cid:commentId w16cid:paraId="2C760568" w16cid:durableId="2B4C13AF"/>
  <w16cid:commentId w16cid:paraId="15693CC2" w16cid:durableId="70A9A422"/>
  <w16cid:commentId w16cid:paraId="32351083" w16cid:durableId="7919AEE8"/>
  <w16cid:commentId w16cid:paraId="14BBE541" w16cid:durableId="37E05024"/>
  <w16cid:commentId w16cid:paraId="25BA4018" w16cid:durableId="0AF7FE16"/>
  <w16cid:commentId w16cid:paraId="5E188469" w16cid:durableId="1617FE77"/>
  <w16cid:commentId w16cid:paraId="21E87C90" w16cid:durableId="6961588E"/>
  <w16cid:commentId w16cid:paraId="04773264" w16cid:durableId="6267059B"/>
  <w16cid:commentId w16cid:paraId="12368422" w16cid:durableId="181E906F"/>
  <w16cid:commentId w16cid:paraId="00B33BC1" w16cid:durableId="7CC31C9E"/>
  <w16cid:commentId w16cid:paraId="14430E3C" w16cid:durableId="2B5F9CEC"/>
  <w16cid:commentId w16cid:paraId="5FBC2589" w16cid:durableId="04F23881"/>
  <w16cid:commentId w16cid:paraId="16A4CF73" w16cid:durableId="4905C7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0794D9" w14:textId="77777777" w:rsidR="00BE7C7A" w:rsidRDefault="00BE7C7A" w:rsidP="00F11703">
      <w:pPr>
        <w:spacing w:line="240" w:lineRule="auto"/>
      </w:pPr>
      <w:r>
        <w:separator/>
      </w:r>
    </w:p>
    <w:p w14:paraId="52E5FB68" w14:textId="77777777" w:rsidR="00BE7C7A" w:rsidRDefault="00BE7C7A"/>
  </w:endnote>
  <w:endnote w:type="continuationSeparator" w:id="0">
    <w:p w14:paraId="56520336" w14:textId="77777777" w:rsidR="00BE7C7A" w:rsidRDefault="00BE7C7A" w:rsidP="00F11703">
      <w:pPr>
        <w:spacing w:line="240" w:lineRule="auto"/>
      </w:pPr>
      <w:r>
        <w:continuationSeparator/>
      </w:r>
    </w:p>
    <w:p w14:paraId="23521EB6" w14:textId="77777777" w:rsidR="00BE7C7A" w:rsidRDefault="00BE7C7A"/>
  </w:endnote>
  <w:endnote w:type="continuationNotice" w:id="1">
    <w:p w14:paraId="29776B44" w14:textId="77777777" w:rsidR="00BE7C7A" w:rsidRDefault="00BE7C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landers Art Sans">
    <w:altName w:val="Calibri"/>
    <w:panose1 w:val="00000000000000000000"/>
    <w:charset w:val="00"/>
    <w:family w:val="modern"/>
    <w:notTrueType/>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landersArtSerif-Regular">
    <w:charset w:val="00"/>
    <w:family w:val="roman"/>
    <w:pitch w:val="default"/>
    <w:embedRegular r:id="rId1" w:fontKey="{EA9EEAC5-CC49-4C87-B0E8-543382F5FAC4}"/>
    <w:embedBold r:id="rId2" w:fontKey="{563C9AF8-59CC-448A-9FA3-02B3FC801919}"/>
    <w:embedItalic r:id="rId3" w:fontKey="{F677F8AE-9C82-42C4-8072-AAA821832B41}"/>
    <w:embedBoldItalic r:id="rId4" w:fontKey="{98D7198F-85EB-4F04-A65E-0A78E802B292}"/>
  </w:font>
  <w:font w:name="Flanders Art Serif">
    <w:altName w:val="Calibri"/>
    <w:panose1 w:val="00000000000000000000"/>
    <w:charset w:val="00"/>
    <w:family w:val="modern"/>
    <w:notTrueType/>
    <w:pitch w:val="variable"/>
    <w:sig w:usb0="00000007" w:usb1="00000000" w:usb2="00000000" w:usb3="00000000" w:csb0="00000093" w:csb1="00000000"/>
  </w:font>
  <w:font w:name="Wingdings 3">
    <w:charset w:val="02"/>
    <w:family w:val="roman"/>
    <w:pitch w:val="variable"/>
    <w:sig w:usb0="00000000" w:usb1="10000000" w:usb2="00000000" w:usb3="00000000" w:csb0="80000000" w:csb1="00000000"/>
  </w:font>
  <w:font w:name="FlandersArtSans-Bold">
    <w:charset w:val="00"/>
    <w:family w:val="auto"/>
    <w:pitch w:val="variable"/>
    <w:sig w:usb0="00000007" w:usb1="00000000" w:usb2="00000000" w:usb3="00000000" w:csb0="00000093" w:csb1="00000000"/>
    <w:embedRegular r:id="rId5" w:subsetted="1" w:fontKey="{ACFF6AA6-D2C6-486C-9D0E-DD35BB2F5DAB}"/>
  </w:font>
  <w:font w:name="MS Gothic">
    <w:altName w:val="ＭＳ ゴシック"/>
    <w:panose1 w:val="020B0609070205080204"/>
    <w:charset w:val="80"/>
    <w:family w:val="modern"/>
    <w:pitch w:val="fixed"/>
    <w:sig w:usb0="E00002FF" w:usb1="6AC7FDFB" w:usb2="08000012" w:usb3="00000000" w:csb0="0002009F" w:csb1="00000000"/>
  </w:font>
  <w:font w:name="FlandersArtSans-Regular">
    <w:charset w:val="00"/>
    <w:family w:val="auto"/>
    <w:pitch w:val="variable"/>
    <w:sig w:usb0="00000007" w:usb1="00000000" w:usb2="00000000" w:usb3="00000000" w:csb0="00000093" w:csb1="00000000"/>
    <w:embedRegular r:id="rId6" w:fontKey="{0C9036F1-61E3-42FD-A8F5-5C54EDC3CE96}"/>
  </w:font>
  <w:font w:name="FlandersArtSerif-Bold">
    <w:charset w:val="00"/>
    <w:family w:val="auto"/>
    <w:pitch w:val="variable"/>
    <w:sig w:usb0="00000007" w:usb1="00000000" w:usb2="00000000" w:usb3="00000000" w:csb0="00000093" w:csb1="00000000"/>
    <w:embedRegular r:id="rId7" w:subsetted="1" w:fontKey="{F191BD0A-9801-406C-BDE7-AD7381544B48}"/>
  </w:font>
  <w:font w:name="FlandersArtSerif-Medium">
    <w:altName w:val="Calibri"/>
    <w:charset w:val="00"/>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FlandersArtSans-Medium">
    <w:charset w:val="00"/>
    <w:family w:val="roman"/>
    <w:pitch w:val="default"/>
    <w:embedRegular r:id="rId8" w:fontKey="{54F5D9E4-B7B2-451E-A193-80F21A469246}"/>
  </w:font>
  <w:font w:name="Calibri">
    <w:panose1 w:val="020F0502020204030204"/>
    <w:charset w:val="00"/>
    <w:family w:val="swiss"/>
    <w:pitch w:val="variable"/>
    <w:sig w:usb0="E4002EFF" w:usb1="C000247B" w:usb2="00000009" w:usb3="00000000" w:csb0="000001FF" w:csb1="00000000"/>
    <w:embedRegular r:id="rId9" w:subsetted="1" w:fontKey="{6CE39953-3359-4FA1-BCA1-0B783910BFE2}"/>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embedItalic r:id="rId10" w:subsetted="1" w:fontKey="{10CC0065-35D2-4E02-9315-879C6F09F6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876A5" w14:textId="77777777" w:rsidR="002A0485" w:rsidRPr="00FF15EB" w:rsidRDefault="002A0485" w:rsidP="002A0485">
    <w:pPr>
      <w:pStyle w:val="streepjes"/>
    </w:pPr>
    <w:r>
      <w:tab/>
      <w:t>//</w:t>
    </w:r>
    <w:r w:rsidRPr="00FF15EB">
      <w:t>////////////////////////////////////////////////////////////////////////////////////////////////////////////////////////////////////////////////////////////////</w:t>
    </w:r>
  </w:p>
  <w:p w14:paraId="3A5C7634" w14:textId="77777777" w:rsidR="002A0485" w:rsidRDefault="002A0485" w:rsidP="002A0485">
    <w:pPr>
      <w:pStyle w:val="Footer"/>
    </w:pPr>
  </w:p>
  <w:p w14:paraId="082F6FB4" w14:textId="39B3B497" w:rsidR="002A0485" w:rsidRDefault="002A0485" w:rsidP="007E74F3">
    <w:pPr>
      <w:pStyle w:val="Footer"/>
    </w:pPr>
    <w:r>
      <w:t xml:space="preserve">pagina </w:t>
    </w:r>
    <w:r w:rsidR="00DC2111">
      <w:fldChar w:fldCharType="begin"/>
    </w:r>
    <w:r w:rsidR="00DC2111">
      <w:instrText xml:space="preserve"> PAGE   \* MERGEFORMAT </w:instrText>
    </w:r>
    <w:r w:rsidR="00DC2111">
      <w:fldChar w:fldCharType="separate"/>
    </w:r>
    <w:r w:rsidR="00742059">
      <w:rPr>
        <w:noProof/>
      </w:rPr>
      <w:t>4</w:t>
    </w:r>
    <w:r w:rsidR="00DC2111">
      <w:rPr>
        <w:noProof/>
      </w:rPr>
      <w:fldChar w:fldCharType="end"/>
    </w:r>
    <w:r>
      <w:t xml:space="preserve"> van </w:t>
    </w:r>
    <w:fldSimple w:instr="NUMPAGES   \* MERGEFORMAT">
      <w:r w:rsidR="00742059">
        <w:rPr>
          <w:noProof/>
        </w:rPr>
        <w:t>4</w:t>
      </w:r>
    </w:fldSimple>
    <w:r>
      <w:tab/>
    </w:r>
    <w:sdt>
      <w:sdtPr>
        <w:tag w:val=""/>
        <w:id w:val="1806930"/>
        <w:dataBinding w:prefixMappings="xmlns:ns0='http://purl.org/dc/elements/1.1/' xmlns:ns1='http://schemas.openxmlformats.org/package/2006/metadata/core-properties' " w:xpath="/ns1:coreProperties[1]/ns0:title[1]" w:storeItemID="{6C3C8BC8-F283-45AE-878A-BAB7291924A1}"/>
        <w:text/>
      </w:sdtPr>
      <w:sdtContent>
        <w:r>
          <w:t>Titel van het document</w:t>
        </w:r>
      </w:sdtContent>
    </w:sdt>
    <w:r>
      <w:tab/>
    </w:r>
    <w:sdt>
      <w:sdtPr>
        <w:id w:val="1806931"/>
        <w:docPartObj>
          <w:docPartGallery w:val="Page Numbers (Top of Page)"/>
          <w:docPartUnique/>
        </w:docPartObj>
      </w:sdtPr>
      <w:sdtContent>
        <w:sdt>
          <w:sdtPr>
            <w:id w:val="1806932"/>
            <w:docPartObj>
              <w:docPartGallery w:val="Page Numbers (Top of Page)"/>
              <w:docPartUnique/>
            </w:docPartObj>
          </w:sdtPr>
          <w:sdtContent>
            <w:sdt>
              <w:sdtPr>
                <w:tag w:val=""/>
                <w:id w:val="1806929"/>
                <w:dataBinding w:prefixMappings="xmlns:ns0='http://schemas.microsoft.com/office/2006/coverPageProps' " w:xpath="/ns0:CoverPageProperties[1]/ns0:PublishDate[1]" w:storeItemID="{55AF091B-3C7A-41E3-B477-F2FDAA23CFDA}"/>
                <w:date w:fullDate="2024-03-12T00:00:00Z">
                  <w:dateFormat w:val="d.MM.yyyy"/>
                  <w:lid w:val="nl-BE"/>
                  <w:storeMappedDataAs w:val="dateTime"/>
                  <w:calendar w:val="gregorian"/>
                </w:date>
              </w:sdtPr>
              <w:sdtContent>
                <w:r w:rsidR="00BF784B">
                  <w:t>12.03.2024</w:t>
                </w:r>
              </w:sdtContent>
            </w:sdt>
          </w:sdtContent>
        </w:sdt>
      </w:sdtContent>
    </w:sdt>
  </w:p>
  <w:p w14:paraId="1EDCF275" w14:textId="77777777" w:rsidR="002A0485" w:rsidRDefault="002A0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64DC0" w14:textId="77777777" w:rsidR="00FF15EB" w:rsidRPr="00FF15EB" w:rsidRDefault="00FF15EB" w:rsidP="00FF15EB">
    <w:pPr>
      <w:pStyle w:val="streepjes"/>
    </w:pPr>
    <w:r>
      <w:tab/>
      <w:t>//</w:t>
    </w:r>
    <w:r w:rsidRPr="00FF15EB">
      <w:t>////////////////////////////////////////////////////////////////////////////////////////////////////////////////////////////////////////////////////////////////</w:t>
    </w:r>
  </w:p>
  <w:p w14:paraId="160196A5" w14:textId="77777777" w:rsidR="00FB382E" w:rsidRDefault="00FB382E" w:rsidP="00FF15EB">
    <w:pPr>
      <w:pStyle w:val="Footer"/>
    </w:pPr>
  </w:p>
  <w:p w14:paraId="55FCEDE4" w14:textId="7F34BA94" w:rsidR="006A7C85" w:rsidRDefault="00F8588A" w:rsidP="00FF15EB">
    <w:pPr>
      <w:pStyle w:val="Footer"/>
    </w:pPr>
    <w:sdt>
      <w:sdtPr>
        <w:tag w:val=""/>
        <w:id w:val="-1744712615"/>
        <w:dataBinding w:prefixMappings="xmlns:ns0='http://schemas.microsoft.com/office/2006/coverPageProps' " w:xpath="/ns0:CoverPageProperties[1]/ns0:PublishDate[1]" w:storeItemID="{55AF091B-3C7A-41E3-B477-F2FDAA23CFDA}"/>
        <w:date w:fullDate="2024-03-12T00:00:00Z">
          <w:dateFormat w:val="d.MM.yyyy"/>
          <w:lid w:val="nl-BE"/>
          <w:storeMappedDataAs w:val="dateTime"/>
          <w:calendar w:val="gregorian"/>
        </w:date>
      </w:sdtPr>
      <w:sdtContent>
        <w:r w:rsidR="00BF784B">
          <w:t>12.03.2024</w:t>
        </w:r>
      </w:sdtContent>
    </w:sdt>
    <w:r w:rsidR="00FB382E">
      <w:tab/>
    </w:r>
    <w:sdt>
      <w:sdtPr>
        <w:tag w:val=""/>
        <w:id w:val="-1270078250"/>
        <w:dataBinding w:prefixMappings="xmlns:ns0='http://purl.org/dc/elements/1.1/' xmlns:ns1='http://schemas.openxmlformats.org/package/2006/metadata/core-properties' " w:xpath="/ns1:coreProperties[1]/ns0:title[1]" w:storeItemID="{6C3C8BC8-F283-45AE-878A-BAB7291924A1}"/>
        <w:text/>
      </w:sdtPr>
      <w:sdtContent>
        <w:r w:rsidR="00444C33">
          <w:t>Titel van het document</w:t>
        </w:r>
      </w:sdtContent>
    </w:sdt>
    <w:r w:rsidR="00FB382E">
      <w:tab/>
    </w:r>
    <w:sdt>
      <w:sdtPr>
        <w:id w:val="-789278506"/>
        <w:docPartObj>
          <w:docPartGallery w:val="Page Numbers (Top of Page)"/>
          <w:docPartUnique/>
        </w:docPartObj>
      </w:sdtPr>
      <w:sdtContent>
        <w:sdt>
          <w:sdtPr>
            <w:id w:val="92936805"/>
            <w:docPartObj>
              <w:docPartGallery w:val="Page Numbers (Top of Page)"/>
              <w:docPartUnique/>
            </w:docPartObj>
          </w:sdtPr>
          <w:sdtContent>
            <w:r w:rsidR="00EB42B3">
              <w:t xml:space="preserve">pagina </w:t>
            </w:r>
            <w:r w:rsidR="00DC2111">
              <w:fldChar w:fldCharType="begin"/>
            </w:r>
            <w:r w:rsidR="00DC2111">
              <w:instrText xml:space="preserve"> PAGE   \* MERGEFORMAT </w:instrText>
            </w:r>
            <w:r w:rsidR="00DC2111">
              <w:fldChar w:fldCharType="separate"/>
            </w:r>
            <w:r w:rsidR="00742059">
              <w:rPr>
                <w:noProof/>
              </w:rPr>
              <w:t>3</w:t>
            </w:r>
            <w:r w:rsidR="00DC2111">
              <w:rPr>
                <w:noProof/>
              </w:rPr>
              <w:fldChar w:fldCharType="end"/>
            </w:r>
            <w:r w:rsidR="00EB42B3">
              <w:t xml:space="preserve"> van </w:t>
            </w:r>
            <w:fldSimple w:instr="NUMPAGES  \* Arabic  \* MERGEFORMAT">
              <w:r w:rsidR="00742059">
                <w:rPr>
                  <w:noProof/>
                </w:rPr>
                <w:t>4</w:t>
              </w:r>
            </w:fldSimple>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4513C" w14:textId="77777777" w:rsidR="00674118" w:rsidRPr="00F1654C" w:rsidRDefault="006248C3" w:rsidP="00FF15EB">
    <w:pPr>
      <w:pStyle w:val="streepjes"/>
      <w:rPr>
        <w:rFonts w:ascii="FlandersArtSans-Regular" w:hAnsi="FlandersArtSans-Regular"/>
      </w:rPr>
    </w:pPr>
    <w:r w:rsidRPr="00F1654C">
      <w:rPr>
        <w:rFonts w:ascii="FlandersArtSans-Regular" w:hAnsi="FlandersArtSans-Regular"/>
        <w:noProof/>
        <w:lang w:eastAsia="nl-BE"/>
      </w:rPr>
      <w:drawing>
        <wp:anchor distT="0" distB="0" distL="114300" distR="114300" simplePos="0" relativeHeight="251658241" behindDoc="1" locked="0" layoutInCell="1" allowOverlap="1" wp14:anchorId="76933725" wp14:editId="08B79003">
          <wp:simplePos x="0" y="0"/>
          <wp:positionH relativeFrom="page">
            <wp:posOffset>716280</wp:posOffset>
          </wp:positionH>
          <wp:positionV relativeFrom="page">
            <wp:posOffset>9756475</wp:posOffset>
          </wp:positionV>
          <wp:extent cx="1170000" cy="540000"/>
          <wp:effectExtent l="0" t="0" r="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a_verbeelding_koppe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0000" cy="540000"/>
                  </a:xfrm>
                  <a:prstGeom prst="rect">
                    <a:avLst/>
                  </a:prstGeom>
                </pic:spPr>
              </pic:pic>
            </a:graphicData>
          </a:graphic>
          <wp14:sizeRelH relativeFrom="margin">
            <wp14:pctWidth>0</wp14:pctWidth>
          </wp14:sizeRelH>
          <wp14:sizeRelV relativeFrom="margin">
            <wp14:pctHeight>0</wp14:pctHeight>
          </wp14:sizeRelV>
        </wp:anchor>
      </w:drawing>
    </w:r>
    <w:r w:rsidR="0049605C" w:rsidRPr="00F1654C">
      <w:rPr>
        <w:rFonts w:ascii="FlandersArtSans-Regular" w:hAnsi="FlandersArtSans-Regular"/>
      </w:rPr>
      <w:t>www.</w:t>
    </w:r>
    <w:r w:rsidR="0051082A">
      <w:rPr>
        <w:rFonts w:ascii="FlandersArtSans-Regular" w:hAnsi="FlandersArtSans-Regular"/>
      </w:rPr>
      <w:t>statistiek</w:t>
    </w:r>
    <w:r w:rsidR="00940BBB">
      <w:rPr>
        <w:rFonts w:ascii="FlandersArtSans-Regular" w:hAnsi="FlandersArtSans-Regular"/>
      </w:rPr>
      <w:t>vlaanderen</w:t>
    </w:r>
    <w:r w:rsidR="0049605C" w:rsidRPr="00F1654C">
      <w:rPr>
        <w:rFonts w:ascii="FlandersArtSans-Regular" w:hAnsi="FlandersArtSans-Regular"/>
      </w:rPr>
      <w:t>.be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20BC84" w14:textId="77777777" w:rsidR="00BE7C7A" w:rsidRDefault="00BE7C7A">
      <w:r>
        <w:separator/>
      </w:r>
    </w:p>
  </w:footnote>
  <w:footnote w:type="continuationSeparator" w:id="0">
    <w:p w14:paraId="72897134" w14:textId="77777777" w:rsidR="00BE7C7A" w:rsidRDefault="00BE7C7A" w:rsidP="00F11703">
      <w:pPr>
        <w:spacing w:line="240" w:lineRule="auto"/>
      </w:pPr>
      <w:r>
        <w:continuationSeparator/>
      </w:r>
    </w:p>
    <w:p w14:paraId="1DC8C104" w14:textId="77777777" w:rsidR="00BE7C7A" w:rsidRDefault="00BE7C7A"/>
  </w:footnote>
  <w:footnote w:type="continuationNotice" w:id="1">
    <w:p w14:paraId="05436945" w14:textId="77777777" w:rsidR="00BE7C7A" w:rsidRDefault="00BE7C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00948" w14:textId="77777777" w:rsidR="00141C18" w:rsidRPr="0049605C" w:rsidRDefault="006A5C59" w:rsidP="00EC680D">
    <w:pPr>
      <w:pStyle w:val="HeaderenFooterpagina1"/>
      <w:tabs>
        <w:tab w:val="right" w:pos="9921"/>
      </w:tabs>
      <w:spacing w:after="600"/>
      <w:jc w:val="left"/>
      <w:rPr>
        <w:rStyle w:val="HeaderChar"/>
      </w:rPr>
    </w:pPr>
    <w:r>
      <w:rPr>
        <w:noProof/>
        <w:lang w:eastAsia="nl-BE"/>
      </w:rPr>
      <w:drawing>
        <wp:anchor distT="0" distB="0" distL="114300" distR="114300" simplePos="0" relativeHeight="251658240" behindDoc="0" locked="0" layoutInCell="1" allowOverlap="1" wp14:anchorId="79DACCA4" wp14:editId="59E9BA0C">
          <wp:simplePos x="0" y="0"/>
          <wp:positionH relativeFrom="page">
            <wp:posOffset>716280</wp:posOffset>
          </wp:positionH>
          <wp:positionV relativeFrom="page">
            <wp:posOffset>543435</wp:posOffset>
          </wp:positionV>
          <wp:extent cx="3225599" cy="656054"/>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eit-3-regels-koppen.png"/>
                  <pic:cNvPicPr/>
                </pic:nvPicPr>
                <pic:blipFill>
                  <a:blip r:embed="rId1">
                    <a:extLst>
                      <a:ext uri="{28A0092B-C50C-407E-A947-70E740481C1C}">
                        <a14:useLocalDpi xmlns:a14="http://schemas.microsoft.com/office/drawing/2010/main" val="0"/>
                      </a:ext>
                    </a:extLst>
                  </a:blip>
                  <a:stretch>
                    <a:fillRect/>
                  </a:stretch>
                </pic:blipFill>
                <pic:spPr>
                  <a:xfrm>
                    <a:off x="0" y="0"/>
                    <a:ext cx="3225599" cy="656054"/>
                  </a:xfrm>
                  <a:prstGeom prst="rect">
                    <a:avLst/>
                  </a:prstGeom>
                </pic:spPr>
              </pic:pic>
            </a:graphicData>
          </a:graphic>
        </wp:anchor>
      </w:drawing>
    </w:r>
    <w:r w:rsidR="00A40870">
      <w:rPr>
        <w:noProof/>
        <w:sz w:val="32"/>
        <w:szCs w:val="32"/>
        <w:lang w:eastAsia="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9239E"/>
    <w:multiLevelType w:val="hybridMultilevel"/>
    <w:tmpl w:val="4D484E22"/>
    <w:lvl w:ilvl="0" w:tplc="E1F64E5C">
      <w:start w:val="1"/>
      <w:numFmt w:val="bullet"/>
      <w:pStyle w:val="ListBullet5"/>
      <w:lvlText w:val="+"/>
      <w:lvlJc w:val="left"/>
      <w:pPr>
        <w:ind w:left="1800" w:hanging="360"/>
      </w:pPr>
      <w:rPr>
        <w:rFonts w:ascii="Flanders Art Sans" w:hAnsi="Flanders Art Sans" w:hint="default"/>
        <w:color w:val="auto"/>
      </w:rPr>
    </w:lvl>
    <w:lvl w:ilvl="1" w:tplc="08090003" w:tentative="1">
      <w:start w:val="1"/>
      <w:numFmt w:val="bullet"/>
      <w:lvlText w:val="o"/>
      <w:lvlJc w:val="left"/>
      <w:pPr>
        <w:ind w:left="2212" w:hanging="360"/>
      </w:pPr>
      <w:rPr>
        <w:rFonts w:ascii="Courier New" w:hAnsi="Courier New" w:cs="Courier New" w:hint="default"/>
      </w:rPr>
    </w:lvl>
    <w:lvl w:ilvl="2" w:tplc="08090005" w:tentative="1">
      <w:start w:val="1"/>
      <w:numFmt w:val="bullet"/>
      <w:lvlText w:val=""/>
      <w:lvlJc w:val="left"/>
      <w:pPr>
        <w:ind w:left="2932" w:hanging="360"/>
      </w:pPr>
      <w:rPr>
        <w:rFonts w:ascii="Wingdings" w:hAnsi="Wingdings" w:hint="default"/>
      </w:rPr>
    </w:lvl>
    <w:lvl w:ilvl="3" w:tplc="08090001" w:tentative="1">
      <w:start w:val="1"/>
      <w:numFmt w:val="bullet"/>
      <w:lvlText w:val=""/>
      <w:lvlJc w:val="left"/>
      <w:pPr>
        <w:ind w:left="3652" w:hanging="360"/>
      </w:pPr>
      <w:rPr>
        <w:rFonts w:ascii="Symbol" w:hAnsi="Symbol" w:hint="default"/>
      </w:rPr>
    </w:lvl>
    <w:lvl w:ilvl="4" w:tplc="08090003" w:tentative="1">
      <w:start w:val="1"/>
      <w:numFmt w:val="bullet"/>
      <w:lvlText w:val="o"/>
      <w:lvlJc w:val="left"/>
      <w:pPr>
        <w:ind w:left="4372" w:hanging="360"/>
      </w:pPr>
      <w:rPr>
        <w:rFonts w:ascii="Courier New" w:hAnsi="Courier New" w:cs="Courier New" w:hint="default"/>
      </w:rPr>
    </w:lvl>
    <w:lvl w:ilvl="5" w:tplc="08090005" w:tentative="1">
      <w:start w:val="1"/>
      <w:numFmt w:val="bullet"/>
      <w:lvlText w:val=""/>
      <w:lvlJc w:val="left"/>
      <w:pPr>
        <w:ind w:left="5092" w:hanging="360"/>
      </w:pPr>
      <w:rPr>
        <w:rFonts w:ascii="Wingdings" w:hAnsi="Wingdings" w:hint="default"/>
      </w:rPr>
    </w:lvl>
    <w:lvl w:ilvl="6" w:tplc="08090001" w:tentative="1">
      <w:start w:val="1"/>
      <w:numFmt w:val="bullet"/>
      <w:lvlText w:val=""/>
      <w:lvlJc w:val="left"/>
      <w:pPr>
        <w:ind w:left="5812" w:hanging="360"/>
      </w:pPr>
      <w:rPr>
        <w:rFonts w:ascii="Symbol" w:hAnsi="Symbol" w:hint="default"/>
      </w:rPr>
    </w:lvl>
    <w:lvl w:ilvl="7" w:tplc="08090003" w:tentative="1">
      <w:start w:val="1"/>
      <w:numFmt w:val="bullet"/>
      <w:lvlText w:val="o"/>
      <w:lvlJc w:val="left"/>
      <w:pPr>
        <w:ind w:left="6532" w:hanging="360"/>
      </w:pPr>
      <w:rPr>
        <w:rFonts w:ascii="Courier New" w:hAnsi="Courier New" w:cs="Courier New" w:hint="default"/>
      </w:rPr>
    </w:lvl>
    <w:lvl w:ilvl="8" w:tplc="08090005" w:tentative="1">
      <w:start w:val="1"/>
      <w:numFmt w:val="bullet"/>
      <w:lvlText w:val=""/>
      <w:lvlJc w:val="left"/>
      <w:pPr>
        <w:ind w:left="7252" w:hanging="360"/>
      </w:pPr>
      <w:rPr>
        <w:rFonts w:ascii="Wingdings" w:hAnsi="Wingdings" w:hint="default"/>
      </w:rPr>
    </w:lvl>
  </w:abstractNum>
  <w:abstractNum w:abstractNumId="1" w15:restartNumberingAfterBreak="0">
    <w:nsid w:val="0BAA1E4C"/>
    <w:multiLevelType w:val="hybridMultilevel"/>
    <w:tmpl w:val="FD96E7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88794C"/>
    <w:multiLevelType w:val="hybridMultilevel"/>
    <w:tmpl w:val="0F78E096"/>
    <w:lvl w:ilvl="0" w:tplc="CA047A66">
      <w:numFmt w:val="bullet"/>
      <w:lvlText w:val="•"/>
      <w:lvlJc w:val="left"/>
      <w:pPr>
        <w:ind w:left="4050" w:hanging="3690"/>
      </w:pPr>
      <w:rPr>
        <w:rFonts w:ascii="FlandersArtSerif-Regular" w:eastAsiaTheme="minorHAnsi" w:hAnsi="FlandersArtSerif-Regular"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CA5777"/>
    <w:multiLevelType w:val="hybridMultilevel"/>
    <w:tmpl w:val="72CA475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D425DEB"/>
    <w:multiLevelType w:val="hybridMultilevel"/>
    <w:tmpl w:val="98489966"/>
    <w:lvl w:ilvl="0" w:tplc="828CAC74">
      <w:start w:val="1"/>
      <w:numFmt w:val="bullet"/>
      <w:lvlText w:val=""/>
      <w:lvlJc w:val="left"/>
      <w:pPr>
        <w:ind w:left="1020" w:hanging="360"/>
      </w:pPr>
      <w:rPr>
        <w:rFonts w:ascii="Symbol" w:hAnsi="Symbol"/>
      </w:rPr>
    </w:lvl>
    <w:lvl w:ilvl="1" w:tplc="705AB132">
      <w:start w:val="1"/>
      <w:numFmt w:val="bullet"/>
      <w:lvlText w:val=""/>
      <w:lvlJc w:val="left"/>
      <w:pPr>
        <w:ind w:left="1020" w:hanging="360"/>
      </w:pPr>
      <w:rPr>
        <w:rFonts w:ascii="Symbol" w:hAnsi="Symbol"/>
      </w:rPr>
    </w:lvl>
    <w:lvl w:ilvl="2" w:tplc="73865916">
      <w:start w:val="1"/>
      <w:numFmt w:val="bullet"/>
      <w:lvlText w:val=""/>
      <w:lvlJc w:val="left"/>
      <w:pPr>
        <w:ind w:left="1020" w:hanging="360"/>
      </w:pPr>
      <w:rPr>
        <w:rFonts w:ascii="Symbol" w:hAnsi="Symbol"/>
      </w:rPr>
    </w:lvl>
    <w:lvl w:ilvl="3" w:tplc="335470AC">
      <w:start w:val="1"/>
      <w:numFmt w:val="bullet"/>
      <w:lvlText w:val=""/>
      <w:lvlJc w:val="left"/>
      <w:pPr>
        <w:ind w:left="1020" w:hanging="360"/>
      </w:pPr>
      <w:rPr>
        <w:rFonts w:ascii="Symbol" w:hAnsi="Symbol"/>
      </w:rPr>
    </w:lvl>
    <w:lvl w:ilvl="4" w:tplc="D1AC60A4">
      <w:start w:val="1"/>
      <w:numFmt w:val="bullet"/>
      <w:lvlText w:val=""/>
      <w:lvlJc w:val="left"/>
      <w:pPr>
        <w:ind w:left="1020" w:hanging="360"/>
      </w:pPr>
      <w:rPr>
        <w:rFonts w:ascii="Symbol" w:hAnsi="Symbol"/>
      </w:rPr>
    </w:lvl>
    <w:lvl w:ilvl="5" w:tplc="F724EA0E">
      <w:start w:val="1"/>
      <w:numFmt w:val="bullet"/>
      <w:lvlText w:val=""/>
      <w:lvlJc w:val="left"/>
      <w:pPr>
        <w:ind w:left="1020" w:hanging="360"/>
      </w:pPr>
      <w:rPr>
        <w:rFonts w:ascii="Symbol" w:hAnsi="Symbol"/>
      </w:rPr>
    </w:lvl>
    <w:lvl w:ilvl="6" w:tplc="AAC4B406">
      <w:start w:val="1"/>
      <w:numFmt w:val="bullet"/>
      <w:lvlText w:val=""/>
      <w:lvlJc w:val="left"/>
      <w:pPr>
        <w:ind w:left="1020" w:hanging="360"/>
      </w:pPr>
      <w:rPr>
        <w:rFonts w:ascii="Symbol" w:hAnsi="Symbol"/>
      </w:rPr>
    </w:lvl>
    <w:lvl w:ilvl="7" w:tplc="CE260A86">
      <w:start w:val="1"/>
      <w:numFmt w:val="bullet"/>
      <w:lvlText w:val=""/>
      <w:lvlJc w:val="left"/>
      <w:pPr>
        <w:ind w:left="1020" w:hanging="360"/>
      </w:pPr>
      <w:rPr>
        <w:rFonts w:ascii="Symbol" w:hAnsi="Symbol"/>
      </w:rPr>
    </w:lvl>
    <w:lvl w:ilvl="8" w:tplc="27C62F88">
      <w:start w:val="1"/>
      <w:numFmt w:val="bullet"/>
      <w:lvlText w:val=""/>
      <w:lvlJc w:val="left"/>
      <w:pPr>
        <w:ind w:left="1020" w:hanging="360"/>
      </w:pPr>
      <w:rPr>
        <w:rFonts w:ascii="Symbol" w:hAnsi="Symbol"/>
      </w:rPr>
    </w:lvl>
  </w:abstractNum>
  <w:abstractNum w:abstractNumId="5" w15:restartNumberingAfterBreak="0">
    <w:nsid w:val="0F41603E"/>
    <w:multiLevelType w:val="multilevel"/>
    <w:tmpl w:val="018CA3AA"/>
    <w:lvl w:ilvl="0">
      <w:start w:val="1"/>
      <w:numFmt w:val="bullet"/>
      <w:pStyle w:val="Vlottetekst-roodMSF"/>
      <w:lvlText w:val="–"/>
      <w:lvlJc w:val="left"/>
      <w:pPr>
        <w:ind w:left="360" w:hanging="360"/>
      </w:pPr>
      <w:rPr>
        <w:rFonts w:ascii="Flanders Art Serif" w:hAnsi="Flanders Art Serif" w:hint="default"/>
        <w:color w:val="auto"/>
        <w:sz w:val="20"/>
        <w:szCs w:val="20"/>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27E1044"/>
    <w:multiLevelType w:val="hybridMultilevel"/>
    <w:tmpl w:val="1FFEBED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5C308B"/>
    <w:multiLevelType w:val="hybridMultilevel"/>
    <w:tmpl w:val="159A12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6D06B97"/>
    <w:multiLevelType w:val="hybridMultilevel"/>
    <w:tmpl w:val="06B46BAA"/>
    <w:lvl w:ilvl="0" w:tplc="B67AE8F8">
      <w:numFmt w:val="bullet"/>
      <w:lvlText w:val="•"/>
      <w:lvlJc w:val="left"/>
      <w:pPr>
        <w:ind w:left="4050" w:hanging="3690"/>
      </w:pPr>
      <w:rPr>
        <w:rFonts w:ascii="FlandersArtSerif-Regular" w:eastAsiaTheme="minorHAnsi" w:hAnsi="FlandersArtSerif-Regular"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8256B4E"/>
    <w:multiLevelType w:val="hybridMultilevel"/>
    <w:tmpl w:val="D94CB138"/>
    <w:lvl w:ilvl="0" w:tplc="AD66A956">
      <w:start w:val="1"/>
      <w:numFmt w:val="bullet"/>
      <w:pStyle w:val="List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18D44AB"/>
    <w:multiLevelType w:val="hybridMultilevel"/>
    <w:tmpl w:val="7534C8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E2679E"/>
    <w:multiLevelType w:val="hybridMultilevel"/>
    <w:tmpl w:val="A06E03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AB64464"/>
    <w:multiLevelType w:val="hybridMultilevel"/>
    <w:tmpl w:val="C876EF20"/>
    <w:lvl w:ilvl="0" w:tplc="B23E671C">
      <w:start w:val="1"/>
      <w:numFmt w:val="bullet"/>
      <w:pStyle w:val="ListBullet2"/>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C34108F"/>
    <w:multiLevelType w:val="hybridMultilevel"/>
    <w:tmpl w:val="D26C1F04"/>
    <w:lvl w:ilvl="0" w:tplc="E64C83D4">
      <w:start w:val="1"/>
      <w:numFmt w:val="decimal"/>
      <w:pStyle w:val="ListNumber4"/>
      <w:lvlText w:val="%1)"/>
      <w:lvlJc w:val="left"/>
      <w:pPr>
        <w:ind w:left="1437"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520868"/>
    <w:multiLevelType w:val="hybridMultilevel"/>
    <w:tmpl w:val="75B881D4"/>
    <w:lvl w:ilvl="0" w:tplc="979A6E58">
      <w:start w:val="1"/>
      <w:numFmt w:val="bullet"/>
      <w:pStyle w:val="ListBullet4"/>
      <w:lvlText w:val="&gt;"/>
      <w:lvlJc w:val="left"/>
      <w:pPr>
        <w:ind w:left="1437" w:hanging="360"/>
      </w:pPr>
      <w:rPr>
        <w:rFonts w:ascii="Flanders Art Serif" w:hAnsi="Flanders Art Serif"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2D19EB"/>
    <w:multiLevelType w:val="hybridMultilevel"/>
    <w:tmpl w:val="FB1CE6A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3CA0C85"/>
    <w:multiLevelType w:val="hybridMultilevel"/>
    <w:tmpl w:val="125822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4FE398E"/>
    <w:multiLevelType w:val="hybridMultilevel"/>
    <w:tmpl w:val="5EDC9B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3D6689"/>
    <w:multiLevelType w:val="hybridMultilevel"/>
    <w:tmpl w:val="A9C0BA76"/>
    <w:lvl w:ilvl="0" w:tplc="2D36F0A0">
      <w:start w:val="1"/>
      <w:numFmt w:val="lowerRoman"/>
      <w:pStyle w:val="ListNumber3"/>
      <w:lvlText w:val="%1"/>
      <w:lvlJc w:val="left"/>
      <w:pPr>
        <w:ind w:left="1080"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DA6CE3"/>
    <w:multiLevelType w:val="hybridMultilevel"/>
    <w:tmpl w:val="1D3C0BE0"/>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0" w15:restartNumberingAfterBreak="0">
    <w:nsid w:val="3D312F61"/>
    <w:multiLevelType w:val="hybridMultilevel"/>
    <w:tmpl w:val="AECE8C0A"/>
    <w:lvl w:ilvl="0" w:tplc="3536E4D6">
      <w:start w:val="1"/>
      <w:numFmt w:val="lowerLetter"/>
      <w:pStyle w:val="ListNumber2"/>
      <w:lvlText w:val="%1"/>
      <w:lvlJc w:val="left"/>
      <w:pPr>
        <w:ind w:left="717"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5C4F0B"/>
    <w:multiLevelType w:val="hybridMultilevel"/>
    <w:tmpl w:val="90B26842"/>
    <w:lvl w:ilvl="0" w:tplc="04130001">
      <w:start w:val="1"/>
      <w:numFmt w:val="bullet"/>
      <w:lvlText w:val=""/>
      <w:lvlJc w:val="left"/>
      <w:pPr>
        <w:ind w:left="1004" w:hanging="360"/>
      </w:pPr>
      <w:rPr>
        <w:rFonts w:ascii="Symbol" w:hAnsi="Symbol" w:hint="default"/>
      </w:rPr>
    </w:lvl>
    <w:lvl w:ilvl="1" w:tplc="1E88995A">
      <w:numFmt w:val="bullet"/>
      <w:lvlText w:val="-"/>
      <w:lvlJc w:val="left"/>
      <w:pPr>
        <w:ind w:left="1724" w:hanging="360"/>
      </w:pPr>
      <w:rPr>
        <w:rFonts w:ascii="FlandersArtSerif-Regular" w:eastAsiaTheme="minorHAnsi" w:hAnsi="FlandersArtSerif-Regular" w:cstheme="minorBidi"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2" w15:restartNumberingAfterBreak="0">
    <w:nsid w:val="40FF383C"/>
    <w:multiLevelType w:val="hybridMultilevel"/>
    <w:tmpl w:val="0682089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8785A57"/>
    <w:multiLevelType w:val="hybridMultilevel"/>
    <w:tmpl w:val="E65E58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9184F00"/>
    <w:multiLevelType w:val="hybridMultilevel"/>
    <w:tmpl w:val="02C0DE5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C8D0F3A"/>
    <w:multiLevelType w:val="hybridMultilevel"/>
    <w:tmpl w:val="B87053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E3B7CB4"/>
    <w:multiLevelType w:val="hybridMultilevel"/>
    <w:tmpl w:val="E30AAB6C"/>
    <w:lvl w:ilvl="0" w:tplc="2C808788">
      <w:start w:val="1"/>
      <w:numFmt w:val="lowerLetter"/>
      <w:pStyle w:val="ListNumber5"/>
      <w:lvlText w:val="%1)"/>
      <w:lvlJc w:val="left"/>
      <w:pPr>
        <w:ind w:left="1800" w:hanging="360"/>
      </w:pPr>
      <w:rPr>
        <w:rFonts w:ascii="Flanders Art Serif" w:hAnsi="Flanders Art Serif" w:hint="default"/>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445EB2"/>
    <w:multiLevelType w:val="hybridMultilevel"/>
    <w:tmpl w:val="D660C15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3B06008"/>
    <w:multiLevelType w:val="hybridMultilevel"/>
    <w:tmpl w:val="D20E1D42"/>
    <w:lvl w:ilvl="0" w:tplc="CAA2408C">
      <w:start w:val="1"/>
      <w:numFmt w:val="bullet"/>
      <w:lvlText w:val=""/>
      <w:lvlJc w:val="left"/>
      <w:pPr>
        <w:ind w:left="1020" w:hanging="360"/>
      </w:pPr>
      <w:rPr>
        <w:rFonts w:ascii="Symbol" w:hAnsi="Symbol"/>
      </w:rPr>
    </w:lvl>
    <w:lvl w:ilvl="1" w:tplc="B07C1EE8">
      <w:start w:val="1"/>
      <w:numFmt w:val="bullet"/>
      <w:lvlText w:val=""/>
      <w:lvlJc w:val="left"/>
      <w:pPr>
        <w:ind w:left="1020" w:hanging="360"/>
      </w:pPr>
      <w:rPr>
        <w:rFonts w:ascii="Symbol" w:hAnsi="Symbol"/>
      </w:rPr>
    </w:lvl>
    <w:lvl w:ilvl="2" w:tplc="EDDEE63C">
      <w:start w:val="1"/>
      <w:numFmt w:val="bullet"/>
      <w:lvlText w:val=""/>
      <w:lvlJc w:val="left"/>
      <w:pPr>
        <w:ind w:left="1020" w:hanging="360"/>
      </w:pPr>
      <w:rPr>
        <w:rFonts w:ascii="Symbol" w:hAnsi="Symbol"/>
      </w:rPr>
    </w:lvl>
    <w:lvl w:ilvl="3" w:tplc="26BA332E">
      <w:start w:val="1"/>
      <w:numFmt w:val="bullet"/>
      <w:lvlText w:val=""/>
      <w:lvlJc w:val="left"/>
      <w:pPr>
        <w:ind w:left="1020" w:hanging="360"/>
      </w:pPr>
      <w:rPr>
        <w:rFonts w:ascii="Symbol" w:hAnsi="Symbol"/>
      </w:rPr>
    </w:lvl>
    <w:lvl w:ilvl="4" w:tplc="BEE27A70">
      <w:start w:val="1"/>
      <w:numFmt w:val="bullet"/>
      <w:lvlText w:val=""/>
      <w:lvlJc w:val="left"/>
      <w:pPr>
        <w:ind w:left="1020" w:hanging="360"/>
      </w:pPr>
      <w:rPr>
        <w:rFonts w:ascii="Symbol" w:hAnsi="Symbol"/>
      </w:rPr>
    </w:lvl>
    <w:lvl w:ilvl="5" w:tplc="BBC27C54">
      <w:start w:val="1"/>
      <w:numFmt w:val="bullet"/>
      <w:lvlText w:val=""/>
      <w:lvlJc w:val="left"/>
      <w:pPr>
        <w:ind w:left="1020" w:hanging="360"/>
      </w:pPr>
      <w:rPr>
        <w:rFonts w:ascii="Symbol" w:hAnsi="Symbol"/>
      </w:rPr>
    </w:lvl>
    <w:lvl w:ilvl="6" w:tplc="1ADA8266">
      <w:start w:val="1"/>
      <w:numFmt w:val="bullet"/>
      <w:lvlText w:val=""/>
      <w:lvlJc w:val="left"/>
      <w:pPr>
        <w:ind w:left="1020" w:hanging="360"/>
      </w:pPr>
      <w:rPr>
        <w:rFonts w:ascii="Symbol" w:hAnsi="Symbol"/>
      </w:rPr>
    </w:lvl>
    <w:lvl w:ilvl="7" w:tplc="279E630E">
      <w:start w:val="1"/>
      <w:numFmt w:val="bullet"/>
      <w:lvlText w:val=""/>
      <w:lvlJc w:val="left"/>
      <w:pPr>
        <w:ind w:left="1020" w:hanging="360"/>
      </w:pPr>
      <w:rPr>
        <w:rFonts w:ascii="Symbol" w:hAnsi="Symbol"/>
      </w:rPr>
    </w:lvl>
    <w:lvl w:ilvl="8" w:tplc="6B9E14DA">
      <w:start w:val="1"/>
      <w:numFmt w:val="bullet"/>
      <w:lvlText w:val=""/>
      <w:lvlJc w:val="left"/>
      <w:pPr>
        <w:ind w:left="1020" w:hanging="360"/>
      </w:pPr>
      <w:rPr>
        <w:rFonts w:ascii="Symbol" w:hAnsi="Symbol"/>
      </w:rPr>
    </w:lvl>
  </w:abstractNum>
  <w:abstractNum w:abstractNumId="29" w15:restartNumberingAfterBreak="0">
    <w:nsid w:val="57285613"/>
    <w:multiLevelType w:val="multilevel"/>
    <w:tmpl w:val="3210F5B4"/>
    <w:lvl w:ilvl="0">
      <w:start w:val="1"/>
      <w:numFmt w:val="decimal"/>
      <w:pStyle w:val="ListNumber"/>
      <w:lvlText w:val="%1"/>
      <w:lvlJc w:val="left"/>
      <w:pPr>
        <w:ind w:left="360" w:hanging="360"/>
      </w:pPr>
      <w:rPr>
        <w:rFonts w:hint="default"/>
        <w:b w:val="0"/>
        <w:i w:val="0"/>
        <w:sz w:val="19"/>
        <w:u w:color="6B6B6B" w:themeColor="text2"/>
      </w:rPr>
    </w:lvl>
    <w:lvl w:ilvl="1">
      <w:start w:val="1"/>
      <w:numFmt w:val="lowerLetter"/>
      <w:lvlText w:val="%2"/>
      <w:lvlJc w:val="left"/>
      <w:pPr>
        <w:ind w:left="720" w:hanging="360"/>
      </w:pPr>
      <w:rPr>
        <w:rFonts w:hint="default"/>
        <w:u w:color="6B6B6B" w:themeColor="text2"/>
      </w:rPr>
    </w:lvl>
    <w:lvl w:ilvl="2">
      <w:start w:val="1"/>
      <w:numFmt w:val="lowerRoman"/>
      <w:lvlText w:val="%3"/>
      <w:lvlJc w:val="left"/>
      <w:pPr>
        <w:ind w:left="1080" w:hanging="360"/>
      </w:pPr>
      <w:rPr>
        <w:rFonts w:hint="default"/>
        <w:u w:color="6B6B6B" w:themeColor="text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A885161"/>
    <w:multiLevelType w:val="hybridMultilevel"/>
    <w:tmpl w:val="282EBF7C"/>
    <w:lvl w:ilvl="0" w:tplc="16FE945C">
      <w:start w:val="1"/>
      <w:numFmt w:val="bullet"/>
      <w:pStyle w:val="Inspringing"/>
      <w:lvlText w:val=""/>
      <w:lvlJc w:val="left"/>
      <w:pPr>
        <w:ind w:left="644" w:hanging="360"/>
      </w:pPr>
      <w:rPr>
        <w:rFonts w:ascii="Symbol" w:hAnsi="Symbol" w:hint="default"/>
        <w:color w:val="auto"/>
        <w:sz w:val="20"/>
        <w:szCs w:val="20"/>
      </w:rPr>
    </w:lvl>
    <w:lvl w:ilvl="1" w:tplc="08130003" w:tentative="1">
      <w:start w:val="1"/>
      <w:numFmt w:val="bullet"/>
      <w:lvlText w:val="o"/>
      <w:lvlJc w:val="left"/>
      <w:pPr>
        <w:ind w:left="1364" w:hanging="360"/>
      </w:pPr>
      <w:rPr>
        <w:rFonts w:ascii="Courier New" w:hAnsi="Courier New" w:cs="Courier New" w:hint="default"/>
      </w:rPr>
    </w:lvl>
    <w:lvl w:ilvl="2" w:tplc="08130005" w:tentative="1">
      <w:start w:val="1"/>
      <w:numFmt w:val="bullet"/>
      <w:lvlText w:val=""/>
      <w:lvlJc w:val="left"/>
      <w:pPr>
        <w:ind w:left="2084" w:hanging="360"/>
      </w:pPr>
      <w:rPr>
        <w:rFonts w:ascii="Wingdings" w:hAnsi="Wingdings" w:hint="default"/>
      </w:rPr>
    </w:lvl>
    <w:lvl w:ilvl="3" w:tplc="08130001" w:tentative="1">
      <w:start w:val="1"/>
      <w:numFmt w:val="bullet"/>
      <w:lvlText w:val=""/>
      <w:lvlJc w:val="left"/>
      <w:pPr>
        <w:ind w:left="2804" w:hanging="360"/>
      </w:pPr>
      <w:rPr>
        <w:rFonts w:ascii="Symbol" w:hAnsi="Symbol" w:hint="default"/>
      </w:rPr>
    </w:lvl>
    <w:lvl w:ilvl="4" w:tplc="08130003" w:tentative="1">
      <w:start w:val="1"/>
      <w:numFmt w:val="bullet"/>
      <w:lvlText w:val="o"/>
      <w:lvlJc w:val="left"/>
      <w:pPr>
        <w:ind w:left="3524" w:hanging="360"/>
      </w:pPr>
      <w:rPr>
        <w:rFonts w:ascii="Courier New" w:hAnsi="Courier New" w:cs="Courier New" w:hint="default"/>
      </w:rPr>
    </w:lvl>
    <w:lvl w:ilvl="5" w:tplc="08130005" w:tentative="1">
      <w:start w:val="1"/>
      <w:numFmt w:val="bullet"/>
      <w:lvlText w:val=""/>
      <w:lvlJc w:val="left"/>
      <w:pPr>
        <w:ind w:left="4244" w:hanging="360"/>
      </w:pPr>
      <w:rPr>
        <w:rFonts w:ascii="Wingdings" w:hAnsi="Wingdings" w:hint="default"/>
      </w:rPr>
    </w:lvl>
    <w:lvl w:ilvl="6" w:tplc="08130001" w:tentative="1">
      <w:start w:val="1"/>
      <w:numFmt w:val="bullet"/>
      <w:lvlText w:val=""/>
      <w:lvlJc w:val="left"/>
      <w:pPr>
        <w:ind w:left="4964" w:hanging="360"/>
      </w:pPr>
      <w:rPr>
        <w:rFonts w:ascii="Symbol" w:hAnsi="Symbol" w:hint="default"/>
      </w:rPr>
    </w:lvl>
    <w:lvl w:ilvl="7" w:tplc="08130003" w:tentative="1">
      <w:start w:val="1"/>
      <w:numFmt w:val="bullet"/>
      <w:lvlText w:val="o"/>
      <w:lvlJc w:val="left"/>
      <w:pPr>
        <w:ind w:left="5684" w:hanging="360"/>
      </w:pPr>
      <w:rPr>
        <w:rFonts w:ascii="Courier New" w:hAnsi="Courier New" w:cs="Courier New" w:hint="default"/>
      </w:rPr>
    </w:lvl>
    <w:lvl w:ilvl="8" w:tplc="08130005" w:tentative="1">
      <w:start w:val="1"/>
      <w:numFmt w:val="bullet"/>
      <w:lvlText w:val=""/>
      <w:lvlJc w:val="left"/>
      <w:pPr>
        <w:ind w:left="6404" w:hanging="360"/>
      </w:pPr>
      <w:rPr>
        <w:rFonts w:ascii="Wingdings" w:hAnsi="Wingdings" w:hint="default"/>
      </w:rPr>
    </w:lvl>
  </w:abstractNum>
  <w:abstractNum w:abstractNumId="31" w15:restartNumberingAfterBreak="0">
    <w:nsid w:val="5C9D2E80"/>
    <w:multiLevelType w:val="hybridMultilevel"/>
    <w:tmpl w:val="298424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0EA4069"/>
    <w:multiLevelType w:val="hybridMultilevel"/>
    <w:tmpl w:val="0DF4CAD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EAA4CC9"/>
    <w:multiLevelType w:val="hybridMultilevel"/>
    <w:tmpl w:val="04EE5BF2"/>
    <w:lvl w:ilvl="0" w:tplc="635895E4">
      <w:start w:val="1"/>
      <w:numFmt w:val="bullet"/>
      <w:pStyle w:val="ListBullet3"/>
      <w:lvlText w:val=""/>
      <w:lvlJc w:val="left"/>
      <w:pPr>
        <w:ind w:left="1080" w:hanging="360"/>
      </w:pPr>
      <w:rPr>
        <w:rFonts w:ascii="Wingdings 3" w:hAnsi="Wingdings 3" w:hint="default"/>
        <w:b w:val="0"/>
        <w:i w:val="0"/>
        <w:color w:val="auto"/>
        <w:sz w:val="18"/>
        <w:u w:val="none"/>
      </w:rPr>
    </w:lvl>
    <w:lvl w:ilvl="1" w:tplc="08090003">
      <w:start w:val="1"/>
      <w:numFmt w:val="bullet"/>
      <w:lvlText w:val="o"/>
      <w:lvlJc w:val="left"/>
      <w:pPr>
        <w:ind w:left="1646" w:hanging="360"/>
      </w:pPr>
      <w:rPr>
        <w:rFonts w:ascii="Courier New" w:hAnsi="Courier New" w:cs="Courier New" w:hint="default"/>
      </w:rPr>
    </w:lvl>
    <w:lvl w:ilvl="2" w:tplc="08090005" w:tentative="1">
      <w:start w:val="1"/>
      <w:numFmt w:val="bullet"/>
      <w:lvlText w:val=""/>
      <w:lvlJc w:val="left"/>
      <w:pPr>
        <w:ind w:left="2366" w:hanging="360"/>
      </w:pPr>
      <w:rPr>
        <w:rFonts w:ascii="Wingdings" w:hAnsi="Wingdings" w:hint="default"/>
      </w:rPr>
    </w:lvl>
    <w:lvl w:ilvl="3" w:tplc="08090001" w:tentative="1">
      <w:start w:val="1"/>
      <w:numFmt w:val="bullet"/>
      <w:lvlText w:val=""/>
      <w:lvlJc w:val="left"/>
      <w:pPr>
        <w:ind w:left="3086" w:hanging="360"/>
      </w:pPr>
      <w:rPr>
        <w:rFonts w:ascii="Symbol" w:hAnsi="Symbol" w:hint="default"/>
      </w:rPr>
    </w:lvl>
    <w:lvl w:ilvl="4" w:tplc="08090003" w:tentative="1">
      <w:start w:val="1"/>
      <w:numFmt w:val="bullet"/>
      <w:lvlText w:val="o"/>
      <w:lvlJc w:val="left"/>
      <w:pPr>
        <w:ind w:left="3806" w:hanging="360"/>
      </w:pPr>
      <w:rPr>
        <w:rFonts w:ascii="Courier New" w:hAnsi="Courier New" w:cs="Courier New" w:hint="default"/>
      </w:rPr>
    </w:lvl>
    <w:lvl w:ilvl="5" w:tplc="08090005" w:tentative="1">
      <w:start w:val="1"/>
      <w:numFmt w:val="bullet"/>
      <w:lvlText w:val=""/>
      <w:lvlJc w:val="left"/>
      <w:pPr>
        <w:ind w:left="4526" w:hanging="360"/>
      </w:pPr>
      <w:rPr>
        <w:rFonts w:ascii="Wingdings" w:hAnsi="Wingdings" w:hint="default"/>
      </w:rPr>
    </w:lvl>
    <w:lvl w:ilvl="6" w:tplc="08090001" w:tentative="1">
      <w:start w:val="1"/>
      <w:numFmt w:val="bullet"/>
      <w:lvlText w:val=""/>
      <w:lvlJc w:val="left"/>
      <w:pPr>
        <w:ind w:left="5246" w:hanging="360"/>
      </w:pPr>
      <w:rPr>
        <w:rFonts w:ascii="Symbol" w:hAnsi="Symbol" w:hint="default"/>
      </w:rPr>
    </w:lvl>
    <w:lvl w:ilvl="7" w:tplc="08090003" w:tentative="1">
      <w:start w:val="1"/>
      <w:numFmt w:val="bullet"/>
      <w:lvlText w:val="o"/>
      <w:lvlJc w:val="left"/>
      <w:pPr>
        <w:ind w:left="5966" w:hanging="360"/>
      </w:pPr>
      <w:rPr>
        <w:rFonts w:ascii="Courier New" w:hAnsi="Courier New" w:cs="Courier New" w:hint="default"/>
      </w:rPr>
    </w:lvl>
    <w:lvl w:ilvl="8" w:tplc="08090005" w:tentative="1">
      <w:start w:val="1"/>
      <w:numFmt w:val="bullet"/>
      <w:lvlText w:val=""/>
      <w:lvlJc w:val="left"/>
      <w:pPr>
        <w:ind w:left="6686" w:hanging="360"/>
      </w:pPr>
      <w:rPr>
        <w:rFonts w:ascii="Wingdings" w:hAnsi="Wingdings" w:hint="default"/>
      </w:rPr>
    </w:lvl>
  </w:abstractNum>
  <w:abstractNum w:abstractNumId="34" w15:restartNumberingAfterBreak="0">
    <w:nsid w:val="6EF9064C"/>
    <w:multiLevelType w:val="hybridMultilevel"/>
    <w:tmpl w:val="4502C4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B472DD"/>
    <w:multiLevelType w:val="multilevel"/>
    <w:tmpl w:val="D9B69F9C"/>
    <w:lvl w:ilvl="0">
      <w:start w:val="1"/>
      <w:numFmt w:val="decimal"/>
      <w:pStyle w:val="Heading1"/>
      <w:lvlText w:val="%1"/>
      <w:lvlJc w:val="left"/>
      <w:pPr>
        <w:ind w:left="432" w:hanging="432"/>
      </w:pPr>
      <w:rPr>
        <w:rFonts w:hint="default"/>
        <w:b/>
        <w:i w:val="0"/>
        <w:sz w:val="36"/>
        <w:lang w:val="nl-BE"/>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72270D3F"/>
    <w:multiLevelType w:val="hybridMultilevel"/>
    <w:tmpl w:val="CF5694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6840872"/>
    <w:multiLevelType w:val="hybridMultilevel"/>
    <w:tmpl w:val="1FFEBE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B122ED5"/>
    <w:multiLevelType w:val="hybridMultilevel"/>
    <w:tmpl w:val="4CA26D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0938086">
    <w:abstractNumId w:val="35"/>
  </w:num>
  <w:num w:numId="2" w16cid:durableId="847671424">
    <w:abstractNumId w:val="5"/>
  </w:num>
  <w:num w:numId="3" w16cid:durableId="31928107">
    <w:abstractNumId w:val="30"/>
  </w:num>
  <w:num w:numId="4" w16cid:durableId="1520122371">
    <w:abstractNumId w:val="33"/>
  </w:num>
  <w:num w:numId="5" w16cid:durableId="78867564">
    <w:abstractNumId w:val="14"/>
  </w:num>
  <w:num w:numId="6" w16cid:durableId="1355108165">
    <w:abstractNumId w:val="0"/>
  </w:num>
  <w:num w:numId="7" w16cid:durableId="27604783">
    <w:abstractNumId w:val="29"/>
  </w:num>
  <w:num w:numId="8" w16cid:durableId="201528340">
    <w:abstractNumId w:val="20"/>
  </w:num>
  <w:num w:numId="9" w16cid:durableId="160394063">
    <w:abstractNumId w:val="18"/>
  </w:num>
  <w:num w:numId="10" w16cid:durableId="553273328">
    <w:abstractNumId w:val="13"/>
  </w:num>
  <w:num w:numId="11" w16cid:durableId="543493558">
    <w:abstractNumId w:val="26"/>
  </w:num>
  <w:num w:numId="12" w16cid:durableId="630980871">
    <w:abstractNumId w:val="11"/>
  </w:num>
  <w:num w:numId="13" w16cid:durableId="532572861">
    <w:abstractNumId w:val="15"/>
  </w:num>
  <w:num w:numId="14" w16cid:durableId="1106727680">
    <w:abstractNumId w:val="34"/>
  </w:num>
  <w:num w:numId="15" w16cid:durableId="1635795636">
    <w:abstractNumId w:val="38"/>
  </w:num>
  <w:num w:numId="16" w16cid:durableId="1014847679">
    <w:abstractNumId w:val="32"/>
  </w:num>
  <w:num w:numId="17" w16cid:durableId="903419733">
    <w:abstractNumId w:val="21"/>
  </w:num>
  <w:num w:numId="18" w16cid:durableId="1768889501">
    <w:abstractNumId w:val="31"/>
  </w:num>
  <w:num w:numId="19" w16cid:durableId="1053622785">
    <w:abstractNumId w:val="6"/>
  </w:num>
  <w:num w:numId="20" w16cid:durableId="1078209569">
    <w:abstractNumId w:val="37"/>
  </w:num>
  <w:num w:numId="21" w16cid:durableId="266430742">
    <w:abstractNumId w:val="19"/>
  </w:num>
  <w:num w:numId="22" w16cid:durableId="1075274662">
    <w:abstractNumId w:val="10"/>
  </w:num>
  <w:num w:numId="23" w16cid:durableId="1906525913">
    <w:abstractNumId w:val="22"/>
  </w:num>
  <w:num w:numId="24" w16cid:durableId="411195331">
    <w:abstractNumId w:val="7"/>
  </w:num>
  <w:num w:numId="25" w16cid:durableId="1787576682">
    <w:abstractNumId w:val="23"/>
  </w:num>
  <w:num w:numId="26" w16cid:durableId="956720306">
    <w:abstractNumId w:val="27"/>
  </w:num>
  <w:num w:numId="27" w16cid:durableId="1733430137">
    <w:abstractNumId w:val="4"/>
  </w:num>
  <w:num w:numId="28" w16cid:durableId="886721313">
    <w:abstractNumId w:val="28"/>
  </w:num>
  <w:num w:numId="29" w16cid:durableId="1648392957">
    <w:abstractNumId w:val="9"/>
  </w:num>
  <w:num w:numId="30" w16cid:durableId="162012185">
    <w:abstractNumId w:val="12"/>
  </w:num>
  <w:num w:numId="31" w16cid:durableId="816382487">
    <w:abstractNumId w:val="24"/>
  </w:num>
  <w:num w:numId="32" w16cid:durableId="1452477493">
    <w:abstractNumId w:val="1"/>
  </w:num>
  <w:num w:numId="33" w16cid:durableId="2124615904">
    <w:abstractNumId w:val="3"/>
  </w:num>
  <w:num w:numId="34" w16cid:durableId="819272259">
    <w:abstractNumId w:val="17"/>
  </w:num>
  <w:num w:numId="35" w16cid:durableId="645352842">
    <w:abstractNumId w:val="8"/>
  </w:num>
  <w:num w:numId="36" w16cid:durableId="724914143">
    <w:abstractNumId w:val="36"/>
  </w:num>
  <w:num w:numId="37" w16cid:durableId="236332552">
    <w:abstractNumId w:val="25"/>
  </w:num>
  <w:num w:numId="38" w16cid:durableId="345715066">
    <w:abstractNumId w:val="2"/>
  </w:num>
  <w:num w:numId="39" w16cid:durableId="1715040544">
    <w:abstractNumId w:val="16"/>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an Landschoot Lisa">
    <w15:presenceInfo w15:providerId="AD" w15:userId="S::lisa.vanlandschoot@vlaanderen.be::e38f28c6-7f09-4cd3-9565-8b55af22986b"/>
  </w15:person>
  <w15:person w15:author="Weekers Karolien">
    <w15:presenceInfo w15:providerId="AD" w15:userId="S::karolien.weekers@vlaanderen.be::f3930a13-960f-4e7b-ae8c-df96da3d22fe"/>
  </w15:person>
  <w15:person w15:author="Vannieuwenhuyze Jorre">
    <w15:presenceInfo w15:providerId="AD" w15:userId="S::jorre.vannieuwenhuyze@vlaanderen.be::8f72a60c-236e-4fb3-98a3-857be2ae6cc0"/>
  </w15:person>
  <w15:person w15:author="Willen Danny">
    <w15:presenceInfo w15:providerId="AD" w15:userId="S::danny.willen@vlaanderen.be::7a3859a9-8d83-4f56-98ef-be266b803d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embedSystemFonts/>
  <w:saveSubsetFont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forms" w:enforcement="0"/>
  <w:defaultTabStop w:val="720"/>
  <w:hyphenationZone w:val="357"/>
  <w:evenAndOddHeaders/>
  <w:drawingGridHorizontalSpacing w:val="110"/>
  <w:displayHorizontalDrawingGridEvery w:val="2"/>
  <w:characterSpacingControl w:val="doNotCompress"/>
  <w:hdrShapeDefaults>
    <o:shapedefaults v:ext="edit" spidmax="2050">
      <o:colormru v:ext="edit" colors="black"/>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18E"/>
    <w:rsid w:val="0000087D"/>
    <w:rsid w:val="000010CE"/>
    <w:rsid w:val="00002479"/>
    <w:rsid w:val="00002783"/>
    <w:rsid w:val="0000298C"/>
    <w:rsid w:val="00002BD4"/>
    <w:rsid w:val="00004826"/>
    <w:rsid w:val="00004F3B"/>
    <w:rsid w:val="00005438"/>
    <w:rsid w:val="00005B56"/>
    <w:rsid w:val="0000601A"/>
    <w:rsid w:val="000078AC"/>
    <w:rsid w:val="000078B6"/>
    <w:rsid w:val="000122F1"/>
    <w:rsid w:val="0001276E"/>
    <w:rsid w:val="0001298F"/>
    <w:rsid w:val="00016001"/>
    <w:rsid w:val="00017BC2"/>
    <w:rsid w:val="00020494"/>
    <w:rsid w:val="00020525"/>
    <w:rsid w:val="0002163B"/>
    <w:rsid w:val="00021781"/>
    <w:rsid w:val="00021C7B"/>
    <w:rsid w:val="0002362D"/>
    <w:rsid w:val="00023C9D"/>
    <w:rsid w:val="00024817"/>
    <w:rsid w:val="00024DF5"/>
    <w:rsid w:val="000250D1"/>
    <w:rsid w:val="00025866"/>
    <w:rsid w:val="00025941"/>
    <w:rsid w:val="00026EBD"/>
    <w:rsid w:val="00026F2D"/>
    <w:rsid w:val="00027891"/>
    <w:rsid w:val="0003049D"/>
    <w:rsid w:val="00030E31"/>
    <w:rsid w:val="00031F2A"/>
    <w:rsid w:val="00032C37"/>
    <w:rsid w:val="00032DA0"/>
    <w:rsid w:val="000332A5"/>
    <w:rsid w:val="000332AD"/>
    <w:rsid w:val="00033782"/>
    <w:rsid w:val="0003401E"/>
    <w:rsid w:val="00034E4E"/>
    <w:rsid w:val="00035716"/>
    <w:rsid w:val="000365B6"/>
    <w:rsid w:val="00037597"/>
    <w:rsid w:val="000375D9"/>
    <w:rsid w:val="000379C0"/>
    <w:rsid w:val="00040F48"/>
    <w:rsid w:val="00041032"/>
    <w:rsid w:val="00041062"/>
    <w:rsid w:val="00041C8F"/>
    <w:rsid w:val="0004237B"/>
    <w:rsid w:val="00042590"/>
    <w:rsid w:val="00042A43"/>
    <w:rsid w:val="00045D47"/>
    <w:rsid w:val="000464A9"/>
    <w:rsid w:val="000465C5"/>
    <w:rsid w:val="0004782B"/>
    <w:rsid w:val="00051262"/>
    <w:rsid w:val="0005184E"/>
    <w:rsid w:val="000521DA"/>
    <w:rsid w:val="0005367F"/>
    <w:rsid w:val="000536DE"/>
    <w:rsid w:val="00053977"/>
    <w:rsid w:val="000541CF"/>
    <w:rsid w:val="00054C96"/>
    <w:rsid w:val="00054F9B"/>
    <w:rsid w:val="0005553E"/>
    <w:rsid w:val="00055887"/>
    <w:rsid w:val="00056011"/>
    <w:rsid w:val="00056DD9"/>
    <w:rsid w:val="00060326"/>
    <w:rsid w:val="0006218F"/>
    <w:rsid w:val="0006292E"/>
    <w:rsid w:val="0006342B"/>
    <w:rsid w:val="00063505"/>
    <w:rsid w:val="00063865"/>
    <w:rsid w:val="00064022"/>
    <w:rsid w:val="0006455D"/>
    <w:rsid w:val="00064A3C"/>
    <w:rsid w:val="00064C6A"/>
    <w:rsid w:val="00064FF1"/>
    <w:rsid w:val="000650B6"/>
    <w:rsid w:val="0006534E"/>
    <w:rsid w:val="000659E1"/>
    <w:rsid w:val="00065A7A"/>
    <w:rsid w:val="00066A12"/>
    <w:rsid w:val="000703EE"/>
    <w:rsid w:val="0007060F"/>
    <w:rsid w:val="000706AB"/>
    <w:rsid w:val="0007151C"/>
    <w:rsid w:val="00071B6E"/>
    <w:rsid w:val="000724C7"/>
    <w:rsid w:val="00072DD6"/>
    <w:rsid w:val="00072EBF"/>
    <w:rsid w:val="00073A39"/>
    <w:rsid w:val="000759BA"/>
    <w:rsid w:val="000763B3"/>
    <w:rsid w:val="00076839"/>
    <w:rsid w:val="000773BA"/>
    <w:rsid w:val="00077E87"/>
    <w:rsid w:val="00080D04"/>
    <w:rsid w:val="000810DE"/>
    <w:rsid w:val="00081B5C"/>
    <w:rsid w:val="00082E7E"/>
    <w:rsid w:val="00083435"/>
    <w:rsid w:val="0008368D"/>
    <w:rsid w:val="00084469"/>
    <w:rsid w:val="00084947"/>
    <w:rsid w:val="000860CB"/>
    <w:rsid w:val="00086B88"/>
    <w:rsid w:val="000872BD"/>
    <w:rsid w:val="000901EF"/>
    <w:rsid w:val="000906FF"/>
    <w:rsid w:val="0009071D"/>
    <w:rsid w:val="000909D5"/>
    <w:rsid w:val="00090A12"/>
    <w:rsid w:val="00091D4B"/>
    <w:rsid w:val="000929D6"/>
    <w:rsid w:val="00092F1D"/>
    <w:rsid w:val="000930F7"/>
    <w:rsid w:val="000933E6"/>
    <w:rsid w:val="00093B37"/>
    <w:rsid w:val="000942F6"/>
    <w:rsid w:val="00094447"/>
    <w:rsid w:val="0009491A"/>
    <w:rsid w:val="0009562D"/>
    <w:rsid w:val="00096A27"/>
    <w:rsid w:val="000979BC"/>
    <w:rsid w:val="000A04EE"/>
    <w:rsid w:val="000A06E4"/>
    <w:rsid w:val="000A1C73"/>
    <w:rsid w:val="000A23D0"/>
    <w:rsid w:val="000A2A34"/>
    <w:rsid w:val="000A2C0C"/>
    <w:rsid w:val="000A3C23"/>
    <w:rsid w:val="000A3C7E"/>
    <w:rsid w:val="000A4AE2"/>
    <w:rsid w:val="000A5C66"/>
    <w:rsid w:val="000A5D18"/>
    <w:rsid w:val="000B11AA"/>
    <w:rsid w:val="000B1798"/>
    <w:rsid w:val="000B24F0"/>
    <w:rsid w:val="000B29E1"/>
    <w:rsid w:val="000B4C8D"/>
    <w:rsid w:val="000B4F96"/>
    <w:rsid w:val="000B563C"/>
    <w:rsid w:val="000B5BB9"/>
    <w:rsid w:val="000B670A"/>
    <w:rsid w:val="000B695B"/>
    <w:rsid w:val="000B79B8"/>
    <w:rsid w:val="000C4D17"/>
    <w:rsid w:val="000C5868"/>
    <w:rsid w:val="000C6F8C"/>
    <w:rsid w:val="000C7273"/>
    <w:rsid w:val="000D0B45"/>
    <w:rsid w:val="000D1F3A"/>
    <w:rsid w:val="000D2C50"/>
    <w:rsid w:val="000D4139"/>
    <w:rsid w:val="000D4366"/>
    <w:rsid w:val="000D4D2E"/>
    <w:rsid w:val="000D543B"/>
    <w:rsid w:val="000D5655"/>
    <w:rsid w:val="000D6145"/>
    <w:rsid w:val="000D6864"/>
    <w:rsid w:val="000D71DB"/>
    <w:rsid w:val="000D73D5"/>
    <w:rsid w:val="000D747A"/>
    <w:rsid w:val="000D769E"/>
    <w:rsid w:val="000E0CF5"/>
    <w:rsid w:val="000E0EB9"/>
    <w:rsid w:val="000E11E8"/>
    <w:rsid w:val="000E221D"/>
    <w:rsid w:val="000E2C64"/>
    <w:rsid w:val="000E2D7B"/>
    <w:rsid w:val="000E63F4"/>
    <w:rsid w:val="000E6DBB"/>
    <w:rsid w:val="000E7236"/>
    <w:rsid w:val="000F124A"/>
    <w:rsid w:val="000F125D"/>
    <w:rsid w:val="000F1956"/>
    <w:rsid w:val="000F2C97"/>
    <w:rsid w:val="000F321E"/>
    <w:rsid w:val="000F3962"/>
    <w:rsid w:val="000F4B24"/>
    <w:rsid w:val="000F5843"/>
    <w:rsid w:val="000F676E"/>
    <w:rsid w:val="000F6B08"/>
    <w:rsid w:val="000F72D1"/>
    <w:rsid w:val="001001EF"/>
    <w:rsid w:val="001003DD"/>
    <w:rsid w:val="00100518"/>
    <w:rsid w:val="00101724"/>
    <w:rsid w:val="001018C4"/>
    <w:rsid w:val="00101BE1"/>
    <w:rsid w:val="00101C64"/>
    <w:rsid w:val="00101D2B"/>
    <w:rsid w:val="00102707"/>
    <w:rsid w:val="00102A14"/>
    <w:rsid w:val="00102A56"/>
    <w:rsid w:val="001038EB"/>
    <w:rsid w:val="00103953"/>
    <w:rsid w:val="00103B75"/>
    <w:rsid w:val="00104573"/>
    <w:rsid w:val="001048F8"/>
    <w:rsid w:val="00105269"/>
    <w:rsid w:val="00105A44"/>
    <w:rsid w:val="00106004"/>
    <w:rsid w:val="001072F1"/>
    <w:rsid w:val="00107E1D"/>
    <w:rsid w:val="00107F8D"/>
    <w:rsid w:val="00110CE7"/>
    <w:rsid w:val="001116C4"/>
    <w:rsid w:val="00111C57"/>
    <w:rsid w:val="00112B9B"/>
    <w:rsid w:val="00114376"/>
    <w:rsid w:val="001147D4"/>
    <w:rsid w:val="00114814"/>
    <w:rsid w:val="001150B3"/>
    <w:rsid w:val="00116CF6"/>
    <w:rsid w:val="00117227"/>
    <w:rsid w:val="00117490"/>
    <w:rsid w:val="00117643"/>
    <w:rsid w:val="001206EC"/>
    <w:rsid w:val="0012098E"/>
    <w:rsid w:val="00121951"/>
    <w:rsid w:val="00121AEF"/>
    <w:rsid w:val="00123C62"/>
    <w:rsid w:val="00123F2A"/>
    <w:rsid w:val="00124325"/>
    <w:rsid w:val="0012489A"/>
    <w:rsid w:val="0012499E"/>
    <w:rsid w:val="00125390"/>
    <w:rsid w:val="00125E78"/>
    <w:rsid w:val="00126650"/>
    <w:rsid w:val="00127094"/>
    <w:rsid w:val="0012709C"/>
    <w:rsid w:val="00127366"/>
    <w:rsid w:val="001300FE"/>
    <w:rsid w:val="001303FF"/>
    <w:rsid w:val="001305C0"/>
    <w:rsid w:val="00130E90"/>
    <w:rsid w:val="00131909"/>
    <w:rsid w:val="0013267F"/>
    <w:rsid w:val="00132D75"/>
    <w:rsid w:val="00132F43"/>
    <w:rsid w:val="0013336D"/>
    <w:rsid w:val="00133DD6"/>
    <w:rsid w:val="00133EDA"/>
    <w:rsid w:val="00134C52"/>
    <w:rsid w:val="001356C5"/>
    <w:rsid w:val="00135C19"/>
    <w:rsid w:val="00136275"/>
    <w:rsid w:val="0013675C"/>
    <w:rsid w:val="0013692E"/>
    <w:rsid w:val="0013700E"/>
    <w:rsid w:val="00137ED6"/>
    <w:rsid w:val="00140176"/>
    <w:rsid w:val="001401DE"/>
    <w:rsid w:val="00140282"/>
    <w:rsid w:val="0014034C"/>
    <w:rsid w:val="001406B2"/>
    <w:rsid w:val="001418B8"/>
    <w:rsid w:val="00141C18"/>
    <w:rsid w:val="00141CA7"/>
    <w:rsid w:val="00141F4A"/>
    <w:rsid w:val="001422F6"/>
    <w:rsid w:val="001424E9"/>
    <w:rsid w:val="00143AE1"/>
    <w:rsid w:val="0014481A"/>
    <w:rsid w:val="001448D5"/>
    <w:rsid w:val="00144DC7"/>
    <w:rsid w:val="00145157"/>
    <w:rsid w:val="00145846"/>
    <w:rsid w:val="00145D75"/>
    <w:rsid w:val="00145DAF"/>
    <w:rsid w:val="00146A1D"/>
    <w:rsid w:val="0015056B"/>
    <w:rsid w:val="00150622"/>
    <w:rsid w:val="00150670"/>
    <w:rsid w:val="00150ADC"/>
    <w:rsid w:val="00156F48"/>
    <w:rsid w:val="00157B3C"/>
    <w:rsid w:val="001606B2"/>
    <w:rsid w:val="00160988"/>
    <w:rsid w:val="001609A8"/>
    <w:rsid w:val="00161CFC"/>
    <w:rsid w:val="0016281F"/>
    <w:rsid w:val="00162CE7"/>
    <w:rsid w:val="001630EA"/>
    <w:rsid w:val="00164DBD"/>
    <w:rsid w:val="001666C4"/>
    <w:rsid w:val="00166B76"/>
    <w:rsid w:val="00166F88"/>
    <w:rsid w:val="0016717C"/>
    <w:rsid w:val="00167704"/>
    <w:rsid w:val="001679A1"/>
    <w:rsid w:val="00167A6F"/>
    <w:rsid w:val="001700B3"/>
    <w:rsid w:val="0017016D"/>
    <w:rsid w:val="00170AD9"/>
    <w:rsid w:val="00170CCF"/>
    <w:rsid w:val="001713C5"/>
    <w:rsid w:val="001713E0"/>
    <w:rsid w:val="0017148B"/>
    <w:rsid w:val="00171892"/>
    <w:rsid w:val="00171C75"/>
    <w:rsid w:val="00172076"/>
    <w:rsid w:val="0017280A"/>
    <w:rsid w:val="00173A13"/>
    <w:rsid w:val="00173B44"/>
    <w:rsid w:val="00173FB7"/>
    <w:rsid w:val="0017548E"/>
    <w:rsid w:val="00175833"/>
    <w:rsid w:val="00175D5F"/>
    <w:rsid w:val="001765CE"/>
    <w:rsid w:val="0017683B"/>
    <w:rsid w:val="00176D95"/>
    <w:rsid w:val="0017736C"/>
    <w:rsid w:val="00177C90"/>
    <w:rsid w:val="00180560"/>
    <w:rsid w:val="00180BD8"/>
    <w:rsid w:val="001812C0"/>
    <w:rsid w:val="00181C8C"/>
    <w:rsid w:val="001823A9"/>
    <w:rsid w:val="00182AF7"/>
    <w:rsid w:val="00182B40"/>
    <w:rsid w:val="0018442F"/>
    <w:rsid w:val="0018521F"/>
    <w:rsid w:val="0018524C"/>
    <w:rsid w:val="001853EA"/>
    <w:rsid w:val="0018541D"/>
    <w:rsid w:val="00185AE1"/>
    <w:rsid w:val="00185DBA"/>
    <w:rsid w:val="00186575"/>
    <w:rsid w:val="001865BA"/>
    <w:rsid w:val="00186A2F"/>
    <w:rsid w:val="00191910"/>
    <w:rsid w:val="00191E84"/>
    <w:rsid w:val="00192C5A"/>
    <w:rsid w:val="00192E4D"/>
    <w:rsid w:val="001940C8"/>
    <w:rsid w:val="00194675"/>
    <w:rsid w:val="0019489C"/>
    <w:rsid w:val="00194B99"/>
    <w:rsid w:val="00194C70"/>
    <w:rsid w:val="001950E6"/>
    <w:rsid w:val="001965A5"/>
    <w:rsid w:val="0019705E"/>
    <w:rsid w:val="00197506"/>
    <w:rsid w:val="00197BEF"/>
    <w:rsid w:val="001A0640"/>
    <w:rsid w:val="001A0B8E"/>
    <w:rsid w:val="001A16B7"/>
    <w:rsid w:val="001A350F"/>
    <w:rsid w:val="001A486C"/>
    <w:rsid w:val="001A4AFD"/>
    <w:rsid w:val="001A4E29"/>
    <w:rsid w:val="001A5470"/>
    <w:rsid w:val="001A5DD1"/>
    <w:rsid w:val="001A61B6"/>
    <w:rsid w:val="001A622F"/>
    <w:rsid w:val="001A657F"/>
    <w:rsid w:val="001A7043"/>
    <w:rsid w:val="001A7528"/>
    <w:rsid w:val="001A78B6"/>
    <w:rsid w:val="001B09AC"/>
    <w:rsid w:val="001B18FB"/>
    <w:rsid w:val="001B1E68"/>
    <w:rsid w:val="001B1F94"/>
    <w:rsid w:val="001B2613"/>
    <w:rsid w:val="001B2ECF"/>
    <w:rsid w:val="001B3200"/>
    <w:rsid w:val="001B3982"/>
    <w:rsid w:val="001B4060"/>
    <w:rsid w:val="001B4392"/>
    <w:rsid w:val="001B5255"/>
    <w:rsid w:val="001B6153"/>
    <w:rsid w:val="001B62B0"/>
    <w:rsid w:val="001C1358"/>
    <w:rsid w:val="001C144A"/>
    <w:rsid w:val="001C1C2D"/>
    <w:rsid w:val="001C21F7"/>
    <w:rsid w:val="001C49CA"/>
    <w:rsid w:val="001C53DE"/>
    <w:rsid w:val="001C6096"/>
    <w:rsid w:val="001C6715"/>
    <w:rsid w:val="001D098E"/>
    <w:rsid w:val="001D0D22"/>
    <w:rsid w:val="001D1985"/>
    <w:rsid w:val="001D1BE8"/>
    <w:rsid w:val="001D206E"/>
    <w:rsid w:val="001D22CD"/>
    <w:rsid w:val="001D29B0"/>
    <w:rsid w:val="001D7B7D"/>
    <w:rsid w:val="001D7D31"/>
    <w:rsid w:val="001E0736"/>
    <w:rsid w:val="001E12E3"/>
    <w:rsid w:val="001E2E98"/>
    <w:rsid w:val="001E30B4"/>
    <w:rsid w:val="001E30EC"/>
    <w:rsid w:val="001E438B"/>
    <w:rsid w:val="001E6127"/>
    <w:rsid w:val="001E675B"/>
    <w:rsid w:val="001E7B8B"/>
    <w:rsid w:val="001E7FB2"/>
    <w:rsid w:val="001F0D32"/>
    <w:rsid w:val="001F12B0"/>
    <w:rsid w:val="001F1E85"/>
    <w:rsid w:val="001F2989"/>
    <w:rsid w:val="001F44CB"/>
    <w:rsid w:val="001F5485"/>
    <w:rsid w:val="001F58E4"/>
    <w:rsid w:val="001F5C49"/>
    <w:rsid w:val="001F5DFA"/>
    <w:rsid w:val="001F61DF"/>
    <w:rsid w:val="001F7222"/>
    <w:rsid w:val="00201D99"/>
    <w:rsid w:val="00202582"/>
    <w:rsid w:val="00202CB2"/>
    <w:rsid w:val="0020321A"/>
    <w:rsid w:val="002038B0"/>
    <w:rsid w:val="002039DA"/>
    <w:rsid w:val="00203B6C"/>
    <w:rsid w:val="00204633"/>
    <w:rsid w:val="00204956"/>
    <w:rsid w:val="00204F12"/>
    <w:rsid w:val="002059F8"/>
    <w:rsid w:val="00205C9F"/>
    <w:rsid w:val="00205E8A"/>
    <w:rsid w:val="002062CE"/>
    <w:rsid w:val="00206371"/>
    <w:rsid w:val="00206464"/>
    <w:rsid w:val="002067D7"/>
    <w:rsid w:val="002078F5"/>
    <w:rsid w:val="00207CCA"/>
    <w:rsid w:val="00210012"/>
    <w:rsid w:val="00210B83"/>
    <w:rsid w:val="00211442"/>
    <w:rsid w:val="002117CF"/>
    <w:rsid w:val="00211C67"/>
    <w:rsid w:val="002135AC"/>
    <w:rsid w:val="002136B7"/>
    <w:rsid w:val="00214831"/>
    <w:rsid w:val="0021511C"/>
    <w:rsid w:val="002157DE"/>
    <w:rsid w:val="00215924"/>
    <w:rsid w:val="00217233"/>
    <w:rsid w:val="0022034A"/>
    <w:rsid w:val="0022064C"/>
    <w:rsid w:val="00221782"/>
    <w:rsid w:val="00221A5D"/>
    <w:rsid w:val="00221AC8"/>
    <w:rsid w:val="00221B4D"/>
    <w:rsid w:val="00222393"/>
    <w:rsid w:val="002226F2"/>
    <w:rsid w:val="002232E7"/>
    <w:rsid w:val="0022343F"/>
    <w:rsid w:val="0022429D"/>
    <w:rsid w:val="002249EC"/>
    <w:rsid w:val="00224B9F"/>
    <w:rsid w:val="00224E55"/>
    <w:rsid w:val="00225308"/>
    <w:rsid w:val="002253DD"/>
    <w:rsid w:val="00225E25"/>
    <w:rsid w:val="002261E6"/>
    <w:rsid w:val="00227232"/>
    <w:rsid w:val="00230727"/>
    <w:rsid w:val="00231321"/>
    <w:rsid w:val="00231751"/>
    <w:rsid w:val="00232375"/>
    <w:rsid w:val="002332E0"/>
    <w:rsid w:val="002332E6"/>
    <w:rsid w:val="0023357C"/>
    <w:rsid w:val="00233F30"/>
    <w:rsid w:val="0023553D"/>
    <w:rsid w:val="0023558D"/>
    <w:rsid w:val="00235A91"/>
    <w:rsid w:val="0023722D"/>
    <w:rsid w:val="00240E6B"/>
    <w:rsid w:val="00241AA0"/>
    <w:rsid w:val="002420A5"/>
    <w:rsid w:val="00242D0F"/>
    <w:rsid w:val="00244CE4"/>
    <w:rsid w:val="0024533D"/>
    <w:rsid w:val="00245715"/>
    <w:rsid w:val="00245DFE"/>
    <w:rsid w:val="00246B94"/>
    <w:rsid w:val="00246CDC"/>
    <w:rsid w:val="00246F4E"/>
    <w:rsid w:val="0025072F"/>
    <w:rsid w:val="00250E4B"/>
    <w:rsid w:val="00251413"/>
    <w:rsid w:val="00252113"/>
    <w:rsid w:val="002523E1"/>
    <w:rsid w:val="002529A2"/>
    <w:rsid w:val="00252AFD"/>
    <w:rsid w:val="00252FC1"/>
    <w:rsid w:val="00253AB0"/>
    <w:rsid w:val="00254372"/>
    <w:rsid w:val="002547B2"/>
    <w:rsid w:val="00254856"/>
    <w:rsid w:val="0025512E"/>
    <w:rsid w:val="00256844"/>
    <w:rsid w:val="002571E8"/>
    <w:rsid w:val="0026022C"/>
    <w:rsid w:val="00260B66"/>
    <w:rsid w:val="00260C5D"/>
    <w:rsid w:val="00261405"/>
    <w:rsid w:val="002616E2"/>
    <w:rsid w:val="00261F4C"/>
    <w:rsid w:val="002629E3"/>
    <w:rsid w:val="00262A3D"/>
    <w:rsid w:val="00264380"/>
    <w:rsid w:val="002645BC"/>
    <w:rsid w:val="00264F0D"/>
    <w:rsid w:val="00265B79"/>
    <w:rsid w:val="00266AE2"/>
    <w:rsid w:val="00266E5D"/>
    <w:rsid w:val="00267492"/>
    <w:rsid w:val="00270452"/>
    <w:rsid w:val="00270F5E"/>
    <w:rsid w:val="0027143D"/>
    <w:rsid w:val="00271534"/>
    <w:rsid w:val="00271B57"/>
    <w:rsid w:val="00271C27"/>
    <w:rsid w:val="00272009"/>
    <w:rsid w:val="00272B12"/>
    <w:rsid w:val="0027320E"/>
    <w:rsid w:val="00274866"/>
    <w:rsid w:val="00274FCB"/>
    <w:rsid w:val="002764D9"/>
    <w:rsid w:val="00276AA8"/>
    <w:rsid w:val="00277456"/>
    <w:rsid w:val="00277CF7"/>
    <w:rsid w:val="00280828"/>
    <w:rsid w:val="00280B2D"/>
    <w:rsid w:val="002819AD"/>
    <w:rsid w:val="0028227E"/>
    <w:rsid w:val="002828D5"/>
    <w:rsid w:val="00282D71"/>
    <w:rsid w:val="00282DB2"/>
    <w:rsid w:val="00283E62"/>
    <w:rsid w:val="00285009"/>
    <w:rsid w:val="0028510F"/>
    <w:rsid w:val="00285159"/>
    <w:rsid w:val="00285A2E"/>
    <w:rsid w:val="00286133"/>
    <w:rsid w:val="00286366"/>
    <w:rsid w:val="0028765C"/>
    <w:rsid w:val="002878DE"/>
    <w:rsid w:val="00287F03"/>
    <w:rsid w:val="002900F4"/>
    <w:rsid w:val="00290D23"/>
    <w:rsid w:val="00291839"/>
    <w:rsid w:val="00293D5A"/>
    <w:rsid w:val="00294BE6"/>
    <w:rsid w:val="00294F38"/>
    <w:rsid w:val="00295197"/>
    <w:rsid w:val="00296A78"/>
    <w:rsid w:val="00296F7B"/>
    <w:rsid w:val="002A00C2"/>
    <w:rsid w:val="002A0110"/>
    <w:rsid w:val="002A0485"/>
    <w:rsid w:val="002A084A"/>
    <w:rsid w:val="002A1E9A"/>
    <w:rsid w:val="002A2876"/>
    <w:rsid w:val="002A29C2"/>
    <w:rsid w:val="002A4304"/>
    <w:rsid w:val="002A4561"/>
    <w:rsid w:val="002A4BD2"/>
    <w:rsid w:val="002A5D3D"/>
    <w:rsid w:val="002A60B1"/>
    <w:rsid w:val="002A6536"/>
    <w:rsid w:val="002A69FF"/>
    <w:rsid w:val="002A7092"/>
    <w:rsid w:val="002A722F"/>
    <w:rsid w:val="002A7653"/>
    <w:rsid w:val="002A7DE0"/>
    <w:rsid w:val="002B0FE0"/>
    <w:rsid w:val="002B1096"/>
    <w:rsid w:val="002B15AD"/>
    <w:rsid w:val="002B15D0"/>
    <w:rsid w:val="002B1A11"/>
    <w:rsid w:val="002B22CF"/>
    <w:rsid w:val="002B386B"/>
    <w:rsid w:val="002B4131"/>
    <w:rsid w:val="002B4487"/>
    <w:rsid w:val="002B6185"/>
    <w:rsid w:val="002B7E99"/>
    <w:rsid w:val="002B7FCC"/>
    <w:rsid w:val="002C0A24"/>
    <w:rsid w:val="002C0B5F"/>
    <w:rsid w:val="002C0B87"/>
    <w:rsid w:val="002C1C76"/>
    <w:rsid w:val="002C2037"/>
    <w:rsid w:val="002C2DC7"/>
    <w:rsid w:val="002C349D"/>
    <w:rsid w:val="002C3547"/>
    <w:rsid w:val="002C3908"/>
    <w:rsid w:val="002C694C"/>
    <w:rsid w:val="002C7581"/>
    <w:rsid w:val="002D0141"/>
    <w:rsid w:val="002D015B"/>
    <w:rsid w:val="002D035F"/>
    <w:rsid w:val="002D0AFD"/>
    <w:rsid w:val="002D1902"/>
    <w:rsid w:val="002D1CD7"/>
    <w:rsid w:val="002D348C"/>
    <w:rsid w:val="002D3553"/>
    <w:rsid w:val="002D3AD2"/>
    <w:rsid w:val="002D46C6"/>
    <w:rsid w:val="002D4EE1"/>
    <w:rsid w:val="002D4F0A"/>
    <w:rsid w:val="002D50ED"/>
    <w:rsid w:val="002D5723"/>
    <w:rsid w:val="002D62DB"/>
    <w:rsid w:val="002D741A"/>
    <w:rsid w:val="002D7AE0"/>
    <w:rsid w:val="002D7C44"/>
    <w:rsid w:val="002E1F1E"/>
    <w:rsid w:val="002E4226"/>
    <w:rsid w:val="002E4784"/>
    <w:rsid w:val="002E5522"/>
    <w:rsid w:val="002E5E4C"/>
    <w:rsid w:val="002E6314"/>
    <w:rsid w:val="002E7BAC"/>
    <w:rsid w:val="002F0ED2"/>
    <w:rsid w:val="002F138A"/>
    <w:rsid w:val="002F1B5B"/>
    <w:rsid w:val="002F1DAD"/>
    <w:rsid w:val="002F1FAF"/>
    <w:rsid w:val="002F3000"/>
    <w:rsid w:val="002F3AA5"/>
    <w:rsid w:val="002F498B"/>
    <w:rsid w:val="002F4FFC"/>
    <w:rsid w:val="002F7D7B"/>
    <w:rsid w:val="003010B4"/>
    <w:rsid w:val="00301994"/>
    <w:rsid w:val="00302651"/>
    <w:rsid w:val="003039DF"/>
    <w:rsid w:val="00305742"/>
    <w:rsid w:val="00305917"/>
    <w:rsid w:val="00306CC4"/>
    <w:rsid w:val="003071BA"/>
    <w:rsid w:val="00307EEE"/>
    <w:rsid w:val="003103C9"/>
    <w:rsid w:val="00310C9B"/>
    <w:rsid w:val="003110E8"/>
    <w:rsid w:val="00311855"/>
    <w:rsid w:val="00311E6F"/>
    <w:rsid w:val="00313D86"/>
    <w:rsid w:val="00314327"/>
    <w:rsid w:val="003149F8"/>
    <w:rsid w:val="003161EF"/>
    <w:rsid w:val="0031756E"/>
    <w:rsid w:val="00317733"/>
    <w:rsid w:val="00317CE5"/>
    <w:rsid w:val="00320707"/>
    <w:rsid w:val="003208D4"/>
    <w:rsid w:val="003224C7"/>
    <w:rsid w:val="00322590"/>
    <w:rsid w:val="003229EA"/>
    <w:rsid w:val="00323F10"/>
    <w:rsid w:val="00324B74"/>
    <w:rsid w:val="0032708E"/>
    <w:rsid w:val="003271FF"/>
    <w:rsid w:val="00327A1F"/>
    <w:rsid w:val="00327BE6"/>
    <w:rsid w:val="00330CD6"/>
    <w:rsid w:val="00332336"/>
    <w:rsid w:val="00333968"/>
    <w:rsid w:val="0033419B"/>
    <w:rsid w:val="00336226"/>
    <w:rsid w:val="00336DC7"/>
    <w:rsid w:val="00336FD1"/>
    <w:rsid w:val="003371DB"/>
    <w:rsid w:val="00337233"/>
    <w:rsid w:val="00337316"/>
    <w:rsid w:val="0033739B"/>
    <w:rsid w:val="003378EF"/>
    <w:rsid w:val="00337B7C"/>
    <w:rsid w:val="003411DC"/>
    <w:rsid w:val="0034180D"/>
    <w:rsid w:val="00342475"/>
    <w:rsid w:val="00343146"/>
    <w:rsid w:val="00344002"/>
    <w:rsid w:val="003470A2"/>
    <w:rsid w:val="00347880"/>
    <w:rsid w:val="00347C60"/>
    <w:rsid w:val="00350BE4"/>
    <w:rsid w:val="00351037"/>
    <w:rsid w:val="003513D2"/>
    <w:rsid w:val="00351747"/>
    <w:rsid w:val="00351900"/>
    <w:rsid w:val="00352324"/>
    <w:rsid w:val="003536E4"/>
    <w:rsid w:val="00353D12"/>
    <w:rsid w:val="003547BC"/>
    <w:rsid w:val="00356A70"/>
    <w:rsid w:val="00356B9C"/>
    <w:rsid w:val="003574B9"/>
    <w:rsid w:val="00357792"/>
    <w:rsid w:val="00361F03"/>
    <w:rsid w:val="00362327"/>
    <w:rsid w:val="00362399"/>
    <w:rsid w:val="00362FD9"/>
    <w:rsid w:val="00363114"/>
    <w:rsid w:val="00363CA2"/>
    <w:rsid w:val="00366265"/>
    <w:rsid w:val="003674AE"/>
    <w:rsid w:val="00367E1A"/>
    <w:rsid w:val="00370899"/>
    <w:rsid w:val="00371509"/>
    <w:rsid w:val="00372232"/>
    <w:rsid w:val="00372359"/>
    <w:rsid w:val="00373095"/>
    <w:rsid w:val="00373238"/>
    <w:rsid w:val="003733E7"/>
    <w:rsid w:val="00373BE3"/>
    <w:rsid w:val="00374439"/>
    <w:rsid w:val="003746D4"/>
    <w:rsid w:val="00374878"/>
    <w:rsid w:val="00374A2B"/>
    <w:rsid w:val="00374C0E"/>
    <w:rsid w:val="00376031"/>
    <w:rsid w:val="003762E5"/>
    <w:rsid w:val="00377F3D"/>
    <w:rsid w:val="0038017F"/>
    <w:rsid w:val="003803C2"/>
    <w:rsid w:val="003809A9"/>
    <w:rsid w:val="0038105A"/>
    <w:rsid w:val="00381C6D"/>
    <w:rsid w:val="00382776"/>
    <w:rsid w:val="00382C1B"/>
    <w:rsid w:val="00383F08"/>
    <w:rsid w:val="003841C8"/>
    <w:rsid w:val="00384329"/>
    <w:rsid w:val="003846D2"/>
    <w:rsid w:val="00384936"/>
    <w:rsid w:val="0038500B"/>
    <w:rsid w:val="003850E4"/>
    <w:rsid w:val="00385EED"/>
    <w:rsid w:val="003875DB"/>
    <w:rsid w:val="00387899"/>
    <w:rsid w:val="003878CD"/>
    <w:rsid w:val="00387A76"/>
    <w:rsid w:val="00390029"/>
    <w:rsid w:val="00391CCA"/>
    <w:rsid w:val="00392AAC"/>
    <w:rsid w:val="00393410"/>
    <w:rsid w:val="00393F83"/>
    <w:rsid w:val="00394946"/>
    <w:rsid w:val="00394C64"/>
    <w:rsid w:val="0039641E"/>
    <w:rsid w:val="003A09D8"/>
    <w:rsid w:val="003A301F"/>
    <w:rsid w:val="003A344D"/>
    <w:rsid w:val="003A365F"/>
    <w:rsid w:val="003A3CA7"/>
    <w:rsid w:val="003A629E"/>
    <w:rsid w:val="003A7AD2"/>
    <w:rsid w:val="003A7BF6"/>
    <w:rsid w:val="003A7FDB"/>
    <w:rsid w:val="003B22D8"/>
    <w:rsid w:val="003B2CD7"/>
    <w:rsid w:val="003B2DC0"/>
    <w:rsid w:val="003B31AA"/>
    <w:rsid w:val="003B42AD"/>
    <w:rsid w:val="003B4C52"/>
    <w:rsid w:val="003B62F3"/>
    <w:rsid w:val="003B7084"/>
    <w:rsid w:val="003B71B5"/>
    <w:rsid w:val="003B762C"/>
    <w:rsid w:val="003B76E3"/>
    <w:rsid w:val="003B78A2"/>
    <w:rsid w:val="003B7B5C"/>
    <w:rsid w:val="003B7E21"/>
    <w:rsid w:val="003C1407"/>
    <w:rsid w:val="003C1F04"/>
    <w:rsid w:val="003C2CA7"/>
    <w:rsid w:val="003C3AFB"/>
    <w:rsid w:val="003C413D"/>
    <w:rsid w:val="003C4426"/>
    <w:rsid w:val="003C6BB6"/>
    <w:rsid w:val="003D0319"/>
    <w:rsid w:val="003D1ADF"/>
    <w:rsid w:val="003D20DC"/>
    <w:rsid w:val="003D3928"/>
    <w:rsid w:val="003D3FDC"/>
    <w:rsid w:val="003D5B42"/>
    <w:rsid w:val="003D5D5A"/>
    <w:rsid w:val="003D5F30"/>
    <w:rsid w:val="003D6A36"/>
    <w:rsid w:val="003D776D"/>
    <w:rsid w:val="003D7858"/>
    <w:rsid w:val="003E00B1"/>
    <w:rsid w:val="003E14B9"/>
    <w:rsid w:val="003E17E9"/>
    <w:rsid w:val="003E192A"/>
    <w:rsid w:val="003E194B"/>
    <w:rsid w:val="003E1DF8"/>
    <w:rsid w:val="003E1E46"/>
    <w:rsid w:val="003E2C03"/>
    <w:rsid w:val="003E3884"/>
    <w:rsid w:val="003E3B8C"/>
    <w:rsid w:val="003E412A"/>
    <w:rsid w:val="003E41F1"/>
    <w:rsid w:val="003E4946"/>
    <w:rsid w:val="003F030F"/>
    <w:rsid w:val="003F1DC3"/>
    <w:rsid w:val="003F2AD3"/>
    <w:rsid w:val="003F2C90"/>
    <w:rsid w:val="003F4605"/>
    <w:rsid w:val="003F49C3"/>
    <w:rsid w:val="003F4CAE"/>
    <w:rsid w:val="003F4E0F"/>
    <w:rsid w:val="003F5320"/>
    <w:rsid w:val="003F5D9C"/>
    <w:rsid w:val="003F7646"/>
    <w:rsid w:val="003F7BDB"/>
    <w:rsid w:val="004005D9"/>
    <w:rsid w:val="004015B7"/>
    <w:rsid w:val="004019DB"/>
    <w:rsid w:val="00401DB2"/>
    <w:rsid w:val="00402C26"/>
    <w:rsid w:val="004034C1"/>
    <w:rsid w:val="004035D4"/>
    <w:rsid w:val="004052F0"/>
    <w:rsid w:val="00406E58"/>
    <w:rsid w:val="004076E0"/>
    <w:rsid w:val="00407E35"/>
    <w:rsid w:val="00411FE6"/>
    <w:rsid w:val="00412300"/>
    <w:rsid w:val="00413579"/>
    <w:rsid w:val="00413701"/>
    <w:rsid w:val="004149B4"/>
    <w:rsid w:val="00414E6F"/>
    <w:rsid w:val="00415A14"/>
    <w:rsid w:val="00415B33"/>
    <w:rsid w:val="00415E5E"/>
    <w:rsid w:val="00420417"/>
    <w:rsid w:val="0042052B"/>
    <w:rsid w:val="00420CD1"/>
    <w:rsid w:val="004217AD"/>
    <w:rsid w:val="00421C32"/>
    <w:rsid w:val="00421FA1"/>
    <w:rsid w:val="004222F4"/>
    <w:rsid w:val="00422EB7"/>
    <w:rsid w:val="00423450"/>
    <w:rsid w:val="00423F9A"/>
    <w:rsid w:val="00424666"/>
    <w:rsid w:val="004251E8"/>
    <w:rsid w:val="00425250"/>
    <w:rsid w:val="004255BC"/>
    <w:rsid w:val="004255D5"/>
    <w:rsid w:val="00425A70"/>
    <w:rsid w:val="00425EA3"/>
    <w:rsid w:val="0042682D"/>
    <w:rsid w:val="0043117B"/>
    <w:rsid w:val="00431630"/>
    <w:rsid w:val="00431AB9"/>
    <w:rsid w:val="00433EF1"/>
    <w:rsid w:val="0043481C"/>
    <w:rsid w:val="0043536B"/>
    <w:rsid w:val="0043575C"/>
    <w:rsid w:val="00436AE6"/>
    <w:rsid w:val="00436E1B"/>
    <w:rsid w:val="0043722C"/>
    <w:rsid w:val="00437A0A"/>
    <w:rsid w:val="00437B90"/>
    <w:rsid w:val="00440DE4"/>
    <w:rsid w:val="00440FA2"/>
    <w:rsid w:val="00441204"/>
    <w:rsid w:val="004412FE"/>
    <w:rsid w:val="00441BE0"/>
    <w:rsid w:val="00441D9C"/>
    <w:rsid w:val="00442298"/>
    <w:rsid w:val="00442617"/>
    <w:rsid w:val="00442708"/>
    <w:rsid w:val="00443225"/>
    <w:rsid w:val="004449C7"/>
    <w:rsid w:val="00444C33"/>
    <w:rsid w:val="004453D5"/>
    <w:rsid w:val="00445848"/>
    <w:rsid w:val="0044660B"/>
    <w:rsid w:val="00446F6F"/>
    <w:rsid w:val="0044712B"/>
    <w:rsid w:val="0044771C"/>
    <w:rsid w:val="00450110"/>
    <w:rsid w:val="0045017F"/>
    <w:rsid w:val="0045094B"/>
    <w:rsid w:val="004509A3"/>
    <w:rsid w:val="00451322"/>
    <w:rsid w:val="00451608"/>
    <w:rsid w:val="00452AF3"/>
    <w:rsid w:val="00453870"/>
    <w:rsid w:val="00453B86"/>
    <w:rsid w:val="00454469"/>
    <w:rsid w:val="00454542"/>
    <w:rsid w:val="004545C2"/>
    <w:rsid w:val="0045499F"/>
    <w:rsid w:val="004550B9"/>
    <w:rsid w:val="0045691D"/>
    <w:rsid w:val="00456FE0"/>
    <w:rsid w:val="00457A6D"/>
    <w:rsid w:val="00460D6E"/>
    <w:rsid w:val="00460EA9"/>
    <w:rsid w:val="00461ADE"/>
    <w:rsid w:val="00462AF7"/>
    <w:rsid w:val="00462B46"/>
    <w:rsid w:val="00462C8A"/>
    <w:rsid w:val="00462FF8"/>
    <w:rsid w:val="00463087"/>
    <w:rsid w:val="0046340F"/>
    <w:rsid w:val="0046350D"/>
    <w:rsid w:val="00463984"/>
    <w:rsid w:val="00463A0D"/>
    <w:rsid w:val="00464383"/>
    <w:rsid w:val="00464F35"/>
    <w:rsid w:val="00464F72"/>
    <w:rsid w:val="00465861"/>
    <w:rsid w:val="0046605B"/>
    <w:rsid w:val="004662DA"/>
    <w:rsid w:val="00466311"/>
    <w:rsid w:val="004678E2"/>
    <w:rsid w:val="00467F83"/>
    <w:rsid w:val="00470456"/>
    <w:rsid w:val="004706A5"/>
    <w:rsid w:val="004715B7"/>
    <w:rsid w:val="004716E6"/>
    <w:rsid w:val="00472408"/>
    <w:rsid w:val="00472AC2"/>
    <w:rsid w:val="0047383E"/>
    <w:rsid w:val="00474004"/>
    <w:rsid w:val="00474357"/>
    <w:rsid w:val="00474F18"/>
    <w:rsid w:val="004762C4"/>
    <w:rsid w:val="004767D7"/>
    <w:rsid w:val="004776CD"/>
    <w:rsid w:val="00477845"/>
    <w:rsid w:val="00477A6E"/>
    <w:rsid w:val="00477BFF"/>
    <w:rsid w:val="00477EEC"/>
    <w:rsid w:val="0048019E"/>
    <w:rsid w:val="004803A9"/>
    <w:rsid w:val="0048102A"/>
    <w:rsid w:val="004812AD"/>
    <w:rsid w:val="00481876"/>
    <w:rsid w:val="00482AEC"/>
    <w:rsid w:val="004831AA"/>
    <w:rsid w:val="0048327B"/>
    <w:rsid w:val="0048379B"/>
    <w:rsid w:val="00484254"/>
    <w:rsid w:val="00484DEC"/>
    <w:rsid w:val="004852F6"/>
    <w:rsid w:val="004854CA"/>
    <w:rsid w:val="00485A3A"/>
    <w:rsid w:val="0048601E"/>
    <w:rsid w:val="004865E8"/>
    <w:rsid w:val="004866A5"/>
    <w:rsid w:val="00486D11"/>
    <w:rsid w:val="00487123"/>
    <w:rsid w:val="00487B82"/>
    <w:rsid w:val="00487BED"/>
    <w:rsid w:val="004901C0"/>
    <w:rsid w:val="0049032F"/>
    <w:rsid w:val="00490724"/>
    <w:rsid w:val="00490796"/>
    <w:rsid w:val="00490935"/>
    <w:rsid w:val="00490E97"/>
    <w:rsid w:val="004927DB"/>
    <w:rsid w:val="004927F2"/>
    <w:rsid w:val="00493E01"/>
    <w:rsid w:val="0049487F"/>
    <w:rsid w:val="0049605C"/>
    <w:rsid w:val="004968E8"/>
    <w:rsid w:val="004A0DEE"/>
    <w:rsid w:val="004A1306"/>
    <w:rsid w:val="004A2D60"/>
    <w:rsid w:val="004A3206"/>
    <w:rsid w:val="004A3F89"/>
    <w:rsid w:val="004A4700"/>
    <w:rsid w:val="004A4BE1"/>
    <w:rsid w:val="004A5205"/>
    <w:rsid w:val="004A537C"/>
    <w:rsid w:val="004A5AAC"/>
    <w:rsid w:val="004A67EB"/>
    <w:rsid w:val="004A6C2C"/>
    <w:rsid w:val="004B09E7"/>
    <w:rsid w:val="004B15F8"/>
    <w:rsid w:val="004B2C72"/>
    <w:rsid w:val="004B2DA6"/>
    <w:rsid w:val="004B2EAF"/>
    <w:rsid w:val="004B31F2"/>
    <w:rsid w:val="004B35AB"/>
    <w:rsid w:val="004B371E"/>
    <w:rsid w:val="004B3A97"/>
    <w:rsid w:val="004B3BA8"/>
    <w:rsid w:val="004B435D"/>
    <w:rsid w:val="004B4421"/>
    <w:rsid w:val="004B4547"/>
    <w:rsid w:val="004B4BD3"/>
    <w:rsid w:val="004B642A"/>
    <w:rsid w:val="004B6CF6"/>
    <w:rsid w:val="004B6FF1"/>
    <w:rsid w:val="004B7B2C"/>
    <w:rsid w:val="004C03F8"/>
    <w:rsid w:val="004C1D8C"/>
    <w:rsid w:val="004C1FCA"/>
    <w:rsid w:val="004C21DC"/>
    <w:rsid w:val="004C268C"/>
    <w:rsid w:val="004C2B31"/>
    <w:rsid w:val="004C39B2"/>
    <w:rsid w:val="004C4220"/>
    <w:rsid w:val="004C56C6"/>
    <w:rsid w:val="004C6AB4"/>
    <w:rsid w:val="004C6D48"/>
    <w:rsid w:val="004C75A9"/>
    <w:rsid w:val="004D0ACC"/>
    <w:rsid w:val="004D1917"/>
    <w:rsid w:val="004D2160"/>
    <w:rsid w:val="004D288E"/>
    <w:rsid w:val="004D289C"/>
    <w:rsid w:val="004D298C"/>
    <w:rsid w:val="004D400F"/>
    <w:rsid w:val="004D46F3"/>
    <w:rsid w:val="004D5FD3"/>
    <w:rsid w:val="004D6878"/>
    <w:rsid w:val="004D6D69"/>
    <w:rsid w:val="004D7D27"/>
    <w:rsid w:val="004E0303"/>
    <w:rsid w:val="004E0C0C"/>
    <w:rsid w:val="004E125B"/>
    <w:rsid w:val="004E1B00"/>
    <w:rsid w:val="004E2025"/>
    <w:rsid w:val="004E2D01"/>
    <w:rsid w:val="004E3ABE"/>
    <w:rsid w:val="004E4011"/>
    <w:rsid w:val="004E532D"/>
    <w:rsid w:val="004E5AC1"/>
    <w:rsid w:val="004E5C4A"/>
    <w:rsid w:val="004E6A2E"/>
    <w:rsid w:val="004F07FA"/>
    <w:rsid w:val="004F0DCF"/>
    <w:rsid w:val="004F21AC"/>
    <w:rsid w:val="004F2F9F"/>
    <w:rsid w:val="004F3E76"/>
    <w:rsid w:val="004F3FE5"/>
    <w:rsid w:val="004F4751"/>
    <w:rsid w:val="004F494D"/>
    <w:rsid w:val="004F4B5A"/>
    <w:rsid w:val="004F4C0B"/>
    <w:rsid w:val="004F4C7E"/>
    <w:rsid w:val="004F549B"/>
    <w:rsid w:val="004F5836"/>
    <w:rsid w:val="004F5B87"/>
    <w:rsid w:val="004F5C7C"/>
    <w:rsid w:val="004F662B"/>
    <w:rsid w:val="004F696B"/>
    <w:rsid w:val="004F70FD"/>
    <w:rsid w:val="004F770C"/>
    <w:rsid w:val="0050009F"/>
    <w:rsid w:val="00500C0A"/>
    <w:rsid w:val="00501EB9"/>
    <w:rsid w:val="00502D08"/>
    <w:rsid w:val="00503371"/>
    <w:rsid w:val="00503A77"/>
    <w:rsid w:val="00505BBA"/>
    <w:rsid w:val="00506569"/>
    <w:rsid w:val="00507445"/>
    <w:rsid w:val="0050750C"/>
    <w:rsid w:val="00507A21"/>
    <w:rsid w:val="00507B7D"/>
    <w:rsid w:val="0051082A"/>
    <w:rsid w:val="00510B83"/>
    <w:rsid w:val="00511996"/>
    <w:rsid w:val="00511C85"/>
    <w:rsid w:val="0051359A"/>
    <w:rsid w:val="00513683"/>
    <w:rsid w:val="005147EA"/>
    <w:rsid w:val="0051485A"/>
    <w:rsid w:val="00514BED"/>
    <w:rsid w:val="00517205"/>
    <w:rsid w:val="0051790B"/>
    <w:rsid w:val="00517E32"/>
    <w:rsid w:val="005206C3"/>
    <w:rsid w:val="005214EC"/>
    <w:rsid w:val="0052370A"/>
    <w:rsid w:val="00523BC3"/>
    <w:rsid w:val="0052477D"/>
    <w:rsid w:val="00524C5C"/>
    <w:rsid w:val="00525888"/>
    <w:rsid w:val="005260E7"/>
    <w:rsid w:val="00527023"/>
    <w:rsid w:val="00527D46"/>
    <w:rsid w:val="0053114A"/>
    <w:rsid w:val="005313E5"/>
    <w:rsid w:val="00531B44"/>
    <w:rsid w:val="005320F5"/>
    <w:rsid w:val="005326DB"/>
    <w:rsid w:val="00533092"/>
    <w:rsid w:val="00535773"/>
    <w:rsid w:val="005360A8"/>
    <w:rsid w:val="00536E3A"/>
    <w:rsid w:val="0053743A"/>
    <w:rsid w:val="005376C6"/>
    <w:rsid w:val="00540E92"/>
    <w:rsid w:val="005411FF"/>
    <w:rsid w:val="00541C83"/>
    <w:rsid w:val="00541EAA"/>
    <w:rsid w:val="00542B64"/>
    <w:rsid w:val="0054308D"/>
    <w:rsid w:val="0054417F"/>
    <w:rsid w:val="00546CF4"/>
    <w:rsid w:val="00547A6F"/>
    <w:rsid w:val="00547E29"/>
    <w:rsid w:val="00550352"/>
    <w:rsid w:val="005503F8"/>
    <w:rsid w:val="00551661"/>
    <w:rsid w:val="00551CEB"/>
    <w:rsid w:val="00551E52"/>
    <w:rsid w:val="00552B1C"/>
    <w:rsid w:val="00552BF5"/>
    <w:rsid w:val="005531B0"/>
    <w:rsid w:val="005543BF"/>
    <w:rsid w:val="00556735"/>
    <w:rsid w:val="005567AF"/>
    <w:rsid w:val="005568AE"/>
    <w:rsid w:val="00556A9E"/>
    <w:rsid w:val="005576A2"/>
    <w:rsid w:val="00560460"/>
    <w:rsid w:val="0056047A"/>
    <w:rsid w:val="0056161C"/>
    <w:rsid w:val="0056215E"/>
    <w:rsid w:val="005629AA"/>
    <w:rsid w:val="0056457C"/>
    <w:rsid w:val="005649D8"/>
    <w:rsid w:val="00564D0C"/>
    <w:rsid w:val="00564DB6"/>
    <w:rsid w:val="005651FC"/>
    <w:rsid w:val="00565898"/>
    <w:rsid w:val="0056686E"/>
    <w:rsid w:val="005678BD"/>
    <w:rsid w:val="00570475"/>
    <w:rsid w:val="0057108D"/>
    <w:rsid w:val="005711DC"/>
    <w:rsid w:val="0057211F"/>
    <w:rsid w:val="00572506"/>
    <w:rsid w:val="005725E2"/>
    <w:rsid w:val="00572B05"/>
    <w:rsid w:val="00573C90"/>
    <w:rsid w:val="005746AF"/>
    <w:rsid w:val="00574A74"/>
    <w:rsid w:val="00574D20"/>
    <w:rsid w:val="0057506E"/>
    <w:rsid w:val="005754AB"/>
    <w:rsid w:val="005754EB"/>
    <w:rsid w:val="00575D29"/>
    <w:rsid w:val="005763B1"/>
    <w:rsid w:val="0057641F"/>
    <w:rsid w:val="005771C2"/>
    <w:rsid w:val="00577CCD"/>
    <w:rsid w:val="00577F86"/>
    <w:rsid w:val="00580599"/>
    <w:rsid w:val="00581B05"/>
    <w:rsid w:val="00581ED8"/>
    <w:rsid w:val="00582CF5"/>
    <w:rsid w:val="00582DC1"/>
    <w:rsid w:val="00582ED1"/>
    <w:rsid w:val="00583049"/>
    <w:rsid w:val="0058399F"/>
    <w:rsid w:val="00583B96"/>
    <w:rsid w:val="00584CB3"/>
    <w:rsid w:val="00585A85"/>
    <w:rsid w:val="00587695"/>
    <w:rsid w:val="00587E2D"/>
    <w:rsid w:val="00587F5F"/>
    <w:rsid w:val="005921F6"/>
    <w:rsid w:val="00592283"/>
    <w:rsid w:val="00592A72"/>
    <w:rsid w:val="00593706"/>
    <w:rsid w:val="005938C9"/>
    <w:rsid w:val="00594C32"/>
    <w:rsid w:val="0059568D"/>
    <w:rsid w:val="005957E3"/>
    <w:rsid w:val="0059596C"/>
    <w:rsid w:val="00595BF6"/>
    <w:rsid w:val="00595C77"/>
    <w:rsid w:val="005963D0"/>
    <w:rsid w:val="00596704"/>
    <w:rsid w:val="00597B70"/>
    <w:rsid w:val="005A01CE"/>
    <w:rsid w:val="005A0419"/>
    <w:rsid w:val="005A10FA"/>
    <w:rsid w:val="005A1A11"/>
    <w:rsid w:val="005A24FF"/>
    <w:rsid w:val="005A26EC"/>
    <w:rsid w:val="005A3445"/>
    <w:rsid w:val="005A4006"/>
    <w:rsid w:val="005A44CD"/>
    <w:rsid w:val="005A4ABE"/>
    <w:rsid w:val="005A543B"/>
    <w:rsid w:val="005A5D30"/>
    <w:rsid w:val="005A616E"/>
    <w:rsid w:val="005A63AF"/>
    <w:rsid w:val="005A6551"/>
    <w:rsid w:val="005A697B"/>
    <w:rsid w:val="005B0777"/>
    <w:rsid w:val="005B0CA2"/>
    <w:rsid w:val="005B20E6"/>
    <w:rsid w:val="005B2596"/>
    <w:rsid w:val="005B2904"/>
    <w:rsid w:val="005B3514"/>
    <w:rsid w:val="005B3F70"/>
    <w:rsid w:val="005B3FC6"/>
    <w:rsid w:val="005B4785"/>
    <w:rsid w:val="005B4FAD"/>
    <w:rsid w:val="005B5839"/>
    <w:rsid w:val="005B661D"/>
    <w:rsid w:val="005B69C8"/>
    <w:rsid w:val="005B70EA"/>
    <w:rsid w:val="005B71B4"/>
    <w:rsid w:val="005B7AE4"/>
    <w:rsid w:val="005C05C4"/>
    <w:rsid w:val="005C0DF2"/>
    <w:rsid w:val="005C0F36"/>
    <w:rsid w:val="005C2394"/>
    <w:rsid w:val="005C248B"/>
    <w:rsid w:val="005C26D3"/>
    <w:rsid w:val="005C2EEA"/>
    <w:rsid w:val="005C45C5"/>
    <w:rsid w:val="005C4DB8"/>
    <w:rsid w:val="005C66AC"/>
    <w:rsid w:val="005C6987"/>
    <w:rsid w:val="005C6DE3"/>
    <w:rsid w:val="005C7A46"/>
    <w:rsid w:val="005C7A4A"/>
    <w:rsid w:val="005D01F4"/>
    <w:rsid w:val="005D13CB"/>
    <w:rsid w:val="005D17A8"/>
    <w:rsid w:val="005D1A5E"/>
    <w:rsid w:val="005D1A6C"/>
    <w:rsid w:val="005D255E"/>
    <w:rsid w:val="005D431B"/>
    <w:rsid w:val="005D49A3"/>
    <w:rsid w:val="005D7C5A"/>
    <w:rsid w:val="005E0056"/>
    <w:rsid w:val="005E0244"/>
    <w:rsid w:val="005E1C62"/>
    <w:rsid w:val="005E2093"/>
    <w:rsid w:val="005E231F"/>
    <w:rsid w:val="005E2C7E"/>
    <w:rsid w:val="005E2FAB"/>
    <w:rsid w:val="005E2FCF"/>
    <w:rsid w:val="005E4B16"/>
    <w:rsid w:val="005E63EE"/>
    <w:rsid w:val="005E6973"/>
    <w:rsid w:val="005E766F"/>
    <w:rsid w:val="005F0822"/>
    <w:rsid w:val="005F1B56"/>
    <w:rsid w:val="005F1D23"/>
    <w:rsid w:val="005F1DE8"/>
    <w:rsid w:val="005F1FF2"/>
    <w:rsid w:val="005F2A13"/>
    <w:rsid w:val="005F2F61"/>
    <w:rsid w:val="005F38D5"/>
    <w:rsid w:val="005F438A"/>
    <w:rsid w:val="005F552D"/>
    <w:rsid w:val="005F5817"/>
    <w:rsid w:val="005F59C3"/>
    <w:rsid w:val="005F6354"/>
    <w:rsid w:val="005F6384"/>
    <w:rsid w:val="005F6F8D"/>
    <w:rsid w:val="005F7C5B"/>
    <w:rsid w:val="005F7F7C"/>
    <w:rsid w:val="00601F49"/>
    <w:rsid w:val="00604A0F"/>
    <w:rsid w:val="0060521D"/>
    <w:rsid w:val="0060568A"/>
    <w:rsid w:val="0060570A"/>
    <w:rsid w:val="00606127"/>
    <w:rsid w:val="006066DE"/>
    <w:rsid w:val="006067DA"/>
    <w:rsid w:val="00606843"/>
    <w:rsid w:val="006068D5"/>
    <w:rsid w:val="00606CC0"/>
    <w:rsid w:val="006078F0"/>
    <w:rsid w:val="006105AE"/>
    <w:rsid w:val="00610ABE"/>
    <w:rsid w:val="00611313"/>
    <w:rsid w:val="00612979"/>
    <w:rsid w:val="0061314D"/>
    <w:rsid w:val="00613FFA"/>
    <w:rsid w:val="0061445B"/>
    <w:rsid w:val="006147CE"/>
    <w:rsid w:val="0061483F"/>
    <w:rsid w:val="00616C5C"/>
    <w:rsid w:val="00620F8E"/>
    <w:rsid w:val="00621B4A"/>
    <w:rsid w:val="00621BFE"/>
    <w:rsid w:val="006236D0"/>
    <w:rsid w:val="00624016"/>
    <w:rsid w:val="006241F6"/>
    <w:rsid w:val="006244C0"/>
    <w:rsid w:val="006248C3"/>
    <w:rsid w:val="00625772"/>
    <w:rsid w:val="00625F1B"/>
    <w:rsid w:val="006309B2"/>
    <w:rsid w:val="00630D29"/>
    <w:rsid w:val="006324AC"/>
    <w:rsid w:val="0063273C"/>
    <w:rsid w:val="00633079"/>
    <w:rsid w:val="006330DA"/>
    <w:rsid w:val="00633A41"/>
    <w:rsid w:val="006347E7"/>
    <w:rsid w:val="0063487B"/>
    <w:rsid w:val="00634B4A"/>
    <w:rsid w:val="00634ECA"/>
    <w:rsid w:val="00635AB6"/>
    <w:rsid w:val="00635D0C"/>
    <w:rsid w:val="00636CC5"/>
    <w:rsid w:val="006424DD"/>
    <w:rsid w:val="00643713"/>
    <w:rsid w:val="0064406F"/>
    <w:rsid w:val="00645EE2"/>
    <w:rsid w:val="0064641A"/>
    <w:rsid w:val="006475E8"/>
    <w:rsid w:val="00650271"/>
    <w:rsid w:val="006516EA"/>
    <w:rsid w:val="00651938"/>
    <w:rsid w:val="00651A04"/>
    <w:rsid w:val="00652475"/>
    <w:rsid w:val="00652B8C"/>
    <w:rsid w:val="00653127"/>
    <w:rsid w:val="006532AC"/>
    <w:rsid w:val="0065397A"/>
    <w:rsid w:val="00655E4F"/>
    <w:rsid w:val="0065660B"/>
    <w:rsid w:val="00656CA4"/>
    <w:rsid w:val="00657722"/>
    <w:rsid w:val="00660195"/>
    <w:rsid w:val="00660364"/>
    <w:rsid w:val="006607C6"/>
    <w:rsid w:val="00661346"/>
    <w:rsid w:val="00661DAA"/>
    <w:rsid w:val="00662F5D"/>
    <w:rsid w:val="00663240"/>
    <w:rsid w:val="00664BFD"/>
    <w:rsid w:val="00664C6A"/>
    <w:rsid w:val="00666E15"/>
    <w:rsid w:val="00667342"/>
    <w:rsid w:val="006674A8"/>
    <w:rsid w:val="00667B12"/>
    <w:rsid w:val="0067039D"/>
    <w:rsid w:val="00670409"/>
    <w:rsid w:val="00671108"/>
    <w:rsid w:val="0067187B"/>
    <w:rsid w:val="00671B9C"/>
    <w:rsid w:val="00672150"/>
    <w:rsid w:val="006726E3"/>
    <w:rsid w:val="0067358F"/>
    <w:rsid w:val="00673BC3"/>
    <w:rsid w:val="00674118"/>
    <w:rsid w:val="00674D53"/>
    <w:rsid w:val="00676435"/>
    <w:rsid w:val="00676F76"/>
    <w:rsid w:val="00677011"/>
    <w:rsid w:val="006773D0"/>
    <w:rsid w:val="006776F9"/>
    <w:rsid w:val="006800CA"/>
    <w:rsid w:val="00680B64"/>
    <w:rsid w:val="006819ED"/>
    <w:rsid w:val="006821D6"/>
    <w:rsid w:val="006822B3"/>
    <w:rsid w:val="00683652"/>
    <w:rsid w:val="00685791"/>
    <w:rsid w:val="00687012"/>
    <w:rsid w:val="0068722B"/>
    <w:rsid w:val="00687D26"/>
    <w:rsid w:val="006909BE"/>
    <w:rsid w:val="006910C7"/>
    <w:rsid w:val="00691F09"/>
    <w:rsid w:val="006921DD"/>
    <w:rsid w:val="006922A6"/>
    <w:rsid w:val="00693EAD"/>
    <w:rsid w:val="00693F2D"/>
    <w:rsid w:val="00694A49"/>
    <w:rsid w:val="00694CAA"/>
    <w:rsid w:val="006952BA"/>
    <w:rsid w:val="0069692F"/>
    <w:rsid w:val="00696993"/>
    <w:rsid w:val="006A0B30"/>
    <w:rsid w:val="006A1F0D"/>
    <w:rsid w:val="006A3020"/>
    <w:rsid w:val="006A372E"/>
    <w:rsid w:val="006A3ADC"/>
    <w:rsid w:val="006A4156"/>
    <w:rsid w:val="006A42DF"/>
    <w:rsid w:val="006A484B"/>
    <w:rsid w:val="006A5C59"/>
    <w:rsid w:val="006A6ABC"/>
    <w:rsid w:val="006A6C95"/>
    <w:rsid w:val="006A6DFF"/>
    <w:rsid w:val="006A7C85"/>
    <w:rsid w:val="006B0821"/>
    <w:rsid w:val="006B0D55"/>
    <w:rsid w:val="006B2090"/>
    <w:rsid w:val="006B26B1"/>
    <w:rsid w:val="006B360D"/>
    <w:rsid w:val="006B7998"/>
    <w:rsid w:val="006B7B4B"/>
    <w:rsid w:val="006B7F48"/>
    <w:rsid w:val="006C011A"/>
    <w:rsid w:val="006C0333"/>
    <w:rsid w:val="006C20BD"/>
    <w:rsid w:val="006C25E4"/>
    <w:rsid w:val="006C4084"/>
    <w:rsid w:val="006C4437"/>
    <w:rsid w:val="006C50C8"/>
    <w:rsid w:val="006C61E8"/>
    <w:rsid w:val="006C6D9C"/>
    <w:rsid w:val="006C7555"/>
    <w:rsid w:val="006C761C"/>
    <w:rsid w:val="006D067D"/>
    <w:rsid w:val="006D1685"/>
    <w:rsid w:val="006D1D61"/>
    <w:rsid w:val="006D2023"/>
    <w:rsid w:val="006D24C7"/>
    <w:rsid w:val="006D24DF"/>
    <w:rsid w:val="006D41AC"/>
    <w:rsid w:val="006D4A5E"/>
    <w:rsid w:val="006D5060"/>
    <w:rsid w:val="006D6615"/>
    <w:rsid w:val="006D75BD"/>
    <w:rsid w:val="006D7661"/>
    <w:rsid w:val="006E08A6"/>
    <w:rsid w:val="006E0E84"/>
    <w:rsid w:val="006E11B6"/>
    <w:rsid w:val="006E123E"/>
    <w:rsid w:val="006E12A4"/>
    <w:rsid w:val="006E149E"/>
    <w:rsid w:val="006E1A58"/>
    <w:rsid w:val="006E1E60"/>
    <w:rsid w:val="006E3351"/>
    <w:rsid w:val="006E38AD"/>
    <w:rsid w:val="006E39DA"/>
    <w:rsid w:val="006E3DD8"/>
    <w:rsid w:val="006E4623"/>
    <w:rsid w:val="006E5168"/>
    <w:rsid w:val="006E583A"/>
    <w:rsid w:val="006E599C"/>
    <w:rsid w:val="006E6461"/>
    <w:rsid w:val="006E6FE3"/>
    <w:rsid w:val="006E7367"/>
    <w:rsid w:val="006E7415"/>
    <w:rsid w:val="006E7588"/>
    <w:rsid w:val="006E782B"/>
    <w:rsid w:val="006E78DD"/>
    <w:rsid w:val="006F0DEA"/>
    <w:rsid w:val="006F13B7"/>
    <w:rsid w:val="006F2206"/>
    <w:rsid w:val="006F3055"/>
    <w:rsid w:val="006F3B09"/>
    <w:rsid w:val="006F6431"/>
    <w:rsid w:val="006F6632"/>
    <w:rsid w:val="006F6AF2"/>
    <w:rsid w:val="006F7552"/>
    <w:rsid w:val="006F7E7D"/>
    <w:rsid w:val="00701C9C"/>
    <w:rsid w:val="00701EB8"/>
    <w:rsid w:val="00702058"/>
    <w:rsid w:val="00702A62"/>
    <w:rsid w:val="0070366C"/>
    <w:rsid w:val="00703A7A"/>
    <w:rsid w:val="00704E7D"/>
    <w:rsid w:val="00705437"/>
    <w:rsid w:val="00705602"/>
    <w:rsid w:val="00705E70"/>
    <w:rsid w:val="007061D9"/>
    <w:rsid w:val="00711001"/>
    <w:rsid w:val="007126C6"/>
    <w:rsid w:val="00712A78"/>
    <w:rsid w:val="007144CB"/>
    <w:rsid w:val="007146DE"/>
    <w:rsid w:val="00714A8C"/>
    <w:rsid w:val="00714BED"/>
    <w:rsid w:val="00715238"/>
    <w:rsid w:val="00715440"/>
    <w:rsid w:val="00716AA2"/>
    <w:rsid w:val="00717305"/>
    <w:rsid w:val="00717AAE"/>
    <w:rsid w:val="00717BFA"/>
    <w:rsid w:val="00720020"/>
    <w:rsid w:val="007209B1"/>
    <w:rsid w:val="00720AA9"/>
    <w:rsid w:val="0072130D"/>
    <w:rsid w:val="00723A27"/>
    <w:rsid w:val="00725A17"/>
    <w:rsid w:val="00727482"/>
    <w:rsid w:val="00727E53"/>
    <w:rsid w:val="007301FC"/>
    <w:rsid w:val="00730363"/>
    <w:rsid w:val="007315AF"/>
    <w:rsid w:val="00731A68"/>
    <w:rsid w:val="0073233C"/>
    <w:rsid w:val="00732E0D"/>
    <w:rsid w:val="00732E58"/>
    <w:rsid w:val="007333D8"/>
    <w:rsid w:val="00733E4F"/>
    <w:rsid w:val="00734148"/>
    <w:rsid w:val="00735AC7"/>
    <w:rsid w:val="00735CD5"/>
    <w:rsid w:val="00736A8B"/>
    <w:rsid w:val="00736ABC"/>
    <w:rsid w:val="007370BD"/>
    <w:rsid w:val="00740884"/>
    <w:rsid w:val="00740F11"/>
    <w:rsid w:val="00741BFC"/>
    <w:rsid w:val="00742059"/>
    <w:rsid w:val="00743A2B"/>
    <w:rsid w:val="00743F90"/>
    <w:rsid w:val="00745494"/>
    <w:rsid w:val="00747929"/>
    <w:rsid w:val="00747A0A"/>
    <w:rsid w:val="007509FB"/>
    <w:rsid w:val="007518A3"/>
    <w:rsid w:val="007539FA"/>
    <w:rsid w:val="00754804"/>
    <w:rsid w:val="0075486E"/>
    <w:rsid w:val="00755146"/>
    <w:rsid w:val="007551D4"/>
    <w:rsid w:val="00755BE3"/>
    <w:rsid w:val="0075729F"/>
    <w:rsid w:val="0075738E"/>
    <w:rsid w:val="00760305"/>
    <w:rsid w:val="00760C74"/>
    <w:rsid w:val="007610EE"/>
    <w:rsid w:val="007617B9"/>
    <w:rsid w:val="00761F6C"/>
    <w:rsid w:val="007631CE"/>
    <w:rsid w:val="007633E5"/>
    <w:rsid w:val="00763B40"/>
    <w:rsid w:val="007647DE"/>
    <w:rsid w:val="00766744"/>
    <w:rsid w:val="0076694A"/>
    <w:rsid w:val="007707C3"/>
    <w:rsid w:val="00772274"/>
    <w:rsid w:val="00772F5A"/>
    <w:rsid w:val="00773521"/>
    <w:rsid w:val="007754A4"/>
    <w:rsid w:val="00775C3C"/>
    <w:rsid w:val="00776EEF"/>
    <w:rsid w:val="00780CA1"/>
    <w:rsid w:val="0078128E"/>
    <w:rsid w:val="0078155C"/>
    <w:rsid w:val="007815DF"/>
    <w:rsid w:val="00781A25"/>
    <w:rsid w:val="00781C15"/>
    <w:rsid w:val="007823BC"/>
    <w:rsid w:val="007825EF"/>
    <w:rsid w:val="00782690"/>
    <w:rsid w:val="0078296A"/>
    <w:rsid w:val="007832A9"/>
    <w:rsid w:val="00783719"/>
    <w:rsid w:val="00783974"/>
    <w:rsid w:val="0078614F"/>
    <w:rsid w:val="00786301"/>
    <w:rsid w:val="00786F11"/>
    <w:rsid w:val="00786F3C"/>
    <w:rsid w:val="00790F02"/>
    <w:rsid w:val="00793AE4"/>
    <w:rsid w:val="00793FDA"/>
    <w:rsid w:val="00794175"/>
    <w:rsid w:val="007952E4"/>
    <w:rsid w:val="00795C5A"/>
    <w:rsid w:val="00795F11"/>
    <w:rsid w:val="0079637F"/>
    <w:rsid w:val="007A0F02"/>
    <w:rsid w:val="007A11C0"/>
    <w:rsid w:val="007A130A"/>
    <w:rsid w:val="007A14A7"/>
    <w:rsid w:val="007A19B1"/>
    <w:rsid w:val="007A1BAD"/>
    <w:rsid w:val="007A1F2E"/>
    <w:rsid w:val="007A33BD"/>
    <w:rsid w:val="007A3A00"/>
    <w:rsid w:val="007A41F6"/>
    <w:rsid w:val="007A4978"/>
    <w:rsid w:val="007A497D"/>
    <w:rsid w:val="007A4E93"/>
    <w:rsid w:val="007A7123"/>
    <w:rsid w:val="007A73BB"/>
    <w:rsid w:val="007A7472"/>
    <w:rsid w:val="007A7684"/>
    <w:rsid w:val="007A7685"/>
    <w:rsid w:val="007B098D"/>
    <w:rsid w:val="007B3B05"/>
    <w:rsid w:val="007B3DA3"/>
    <w:rsid w:val="007B45AD"/>
    <w:rsid w:val="007B4927"/>
    <w:rsid w:val="007B4DB3"/>
    <w:rsid w:val="007B5B55"/>
    <w:rsid w:val="007B658B"/>
    <w:rsid w:val="007B6642"/>
    <w:rsid w:val="007B70BF"/>
    <w:rsid w:val="007C0B99"/>
    <w:rsid w:val="007C280E"/>
    <w:rsid w:val="007C2BA9"/>
    <w:rsid w:val="007C3BDD"/>
    <w:rsid w:val="007C4CCD"/>
    <w:rsid w:val="007C51DE"/>
    <w:rsid w:val="007C562F"/>
    <w:rsid w:val="007C59A0"/>
    <w:rsid w:val="007C5DD0"/>
    <w:rsid w:val="007C7433"/>
    <w:rsid w:val="007C798B"/>
    <w:rsid w:val="007C79A8"/>
    <w:rsid w:val="007D03FB"/>
    <w:rsid w:val="007D0C19"/>
    <w:rsid w:val="007D18ED"/>
    <w:rsid w:val="007D1B4D"/>
    <w:rsid w:val="007D24D1"/>
    <w:rsid w:val="007D28A0"/>
    <w:rsid w:val="007D38CC"/>
    <w:rsid w:val="007D39D9"/>
    <w:rsid w:val="007D3B11"/>
    <w:rsid w:val="007D4363"/>
    <w:rsid w:val="007D487E"/>
    <w:rsid w:val="007D5B44"/>
    <w:rsid w:val="007D5E85"/>
    <w:rsid w:val="007D6182"/>
    <w:rsid w:val="007D634F"/>
    <w:rsid w:val="007D6561"/>
    <w:rsid w:val="007D6BB5"/>
    <w:rsid w:val="007D7369"/>
    <w:rsid w:val="007D74BE"/>
    <w:rsid w:val="007D7D61"/>
    <w:rsid w:val="007E0D59"/>
    <w:rsid w:val="007E0F4B"/>
    <w:rsid w:val="007E1761"/>
    <w:rsid w:val="007E3904"/>
    <w:rsid w:val="007E4707"/>
    <w:rsid w:val="007E536F"/>
    <w:rsid w:val="007E5EB6"/>
    <w:rsid w:val="007E6497"/>
    <w:rsid w:val="007E74F3"/>
    <w:rsid w:val="007E7525"/>
    <w:rsid w:val="007E79EE"/>
    <w:rsid w:val="007F067E"/>
    <w:rsid w:val="007F12CC"/>
    <w:rsid w:val="007F1AD5"/>
    <w:rsid w:val="007F3D92"/>
    <w:rsid w:val="007F4626"/>
    <w:rsid w:val="007F4747"/>
    <w:rsid w:val="007F4DCE"/>
    <w:rsid w:val="007F5021"/>
    <w:rsid w:val="007F5670"/>
    <w:rsid w:val="007F5BA5"/>
    <w:rsid w:val="007F7864"/>
    <w:rsid w:val="008005A7"/>
    <w:rsid w:val="0080073D"/>
    <w:rsid w:val="00800C57"/>
    <w:rsid w:val="00801610"/>
    <w:rsid w:val="00802A35"/>
    <w:rsid w:val="00802B97"/>
    <w:rsid w:val="00803579"/>
    <w:rsid w:val="00804CF6"/>
    <w:rsid w:val="00805328"/>
    <w:rsid w:val="00805BC4"/>
    <w:rsid w:val="008107CE"/>
    <w:rsid w:val="00810800"/>
    <w:rsid w:val="0081098C"/>
    <w:rsid w:val="00811C61"/>
    <w:rsid w:val="0081279D"/>
    <w:rsid w:val="008129D7"/>
    <w:rsid w:val="008137F7"/>
    <w:rsid w:val="00813BBA"/>
    <w:rsid w:val="00814149"/>
    <w:rsid w:val="00814E09"/>
    <w:rsid w:val="00815333"/>
    <w:rsid w:val="008154CF"/>
    <w:rsid w:val="00815E89"/>
    <w:rsid w:val="008176BC"/>
    <w:rsid w:val="00817C62"/>
    <w:rsid w:val="00820391"/>
    <w:rsid w:val="008204AC"/>
    <w:rsid w:val="00820DDF"/>
    <w:rsid w:val="00821AE6"/>
    <w:rsid w:val="00822071"/>
    <w:rsid w:val="0082370F"/>
    <w:rsid w:val="00823D03"/>
    <w:rsid w:val="00825838"/>
    <w:rsid w:val="00825C9A"/>
    <w:rsid w:val="00825D76"/>
    <w:rsid w:val="00827E5F"/>
    <w:rsid w:val="008329DD"/>
    <w:rsid w:val="00833215"/>
    <w:rsid w:val="0083325A"/>
    <w:rsid w:val="00833334"/>
    <w:rsid w:val="00833F6B"/>
    <w:rsid w:val="008353F8"/>
    <w:rsid w:val="00836347"/>
    <w:rsid w:val="008367B2"/>
    <w:rsid w:val="008404DF"/>
    <w:rsid w:val="00840E21"/>
    <w:rsid w:val="00840E4D"/>
    <w:rsid w:val="0084101F"/>
    <w:rsid w:val="0084103C"/>
    <w:rsid w:val="00841838"/>
    <w:rsid w:val="008419F6"/>
    <w:rsid w:val="008426FA"/>
    <w:rsid w:val="00843218"/>
    <w:rsid w:val="008437F2"/>
    <w:rsid w:val="00844C93"/>
    <w:rsid w:val="00845AC9"/>
    <w:rsid w:val="00847AA1"/>
    <w:rsid w:val="00850229"/>
    <w:rsid w:val="008508B8"/>
    <w:rsid w:val="008514C4"/>
    <w:rsid w:val="00851B64"/>
    <w:rsid w:val="00851DC1"/>
    <w:rsid w:val="00852247"/>
    <w:rsid w:val="0085302A"/>
    <w:rsid w:val="008531DE"/>
    <w:rsid w:val="0085326D"/>
    <w:rsid w:val="008549F4"/>
    <w:rsid w:val="00855643"/>
    <w:rsid w:val="008579E1"/>
    <w:rsid w:val="00862560"/>
    <w:rsid w:val="008625B0"/>
    <w:rsid w:val="00862A9E"/>
    <w:rsid w:val="00863784"/>
    <w:rsid w:val="0086407E"/>
    <w:rsid w:val="008679E5"/>
    <w:rsid w:val="00867A40"/>
    <w:rsid w:val="00867E3F"/>
    <w:rsid w:val="008711BE"/>
    <w:rsid w:val="008718AC"/>
    <w:rsid w:val="00874582"/>
    <w:rsid w:val="00875745"/>
    <w:rsid w:val="0087709C"/>
    <w:rsid w:val="008771A3"/>
    <w:rsid w:val="008771BA"/>
    <w:rsid w:val="008771DB"/>
    <w:rsid w:val="00880063"/>
    <w:rsid w:val="0088062A"/>
    <w:rsid w:val="00880B80"/>
    <w:rsid w:val="00882ACD"/>
    <w:rsid w:val="0088339E"/>
    <w:rsid w:val="00884DAA"/>
    <w:rsid w:val="008865CA"/>
    <w:rsid w:val="008914C3"/>
    <w:rsid w:val="00891A7C"/>
    <w:rsid w:val="008929A2"/>
    <w:rsid w:val="00894464"/>
    <w:rsid w:val="00894909"/>
    <w:rsid w:val="0089665B"/>
    <w:rsid w:val="00896689"/>
    <w:rsid w:val="00896EED"/>
    <w:rsid w:val="0089768F"/>
    <w:rsid w:val="00897AC0"/>
    <w:rsid w:val="00897EC4"/>
    <w:rsid w:val="008A0CEB"/>
    <w:rsid w:val="008A14B0"/>
    <w:rsid w:val="008A1BE8"/>
    <w:rsid w:val="008A24FF"/>
    <w:rsid w:val="008A2EFC"/>
    <w:rsid w:val="008A2F61"/>
    <w:rsid w:val="008A304B"/>
    <w:rsid w:val="008A320A"/>
    <w:rsid w:val="008A3B6F"/>
    <w:rsid w:val="008A41A2"/>
    <w:rsid w:val="008A461C"/>
    <w:rsid w:val="008A4F0B"/>
    <w:rsid w:val="008A653C"/>
    <w:rsid w:val="008A7F1A"/>
    <w:rsid w:val="008B125E"/>
    <w:rsid w:val="008B17E1"/>
    <w:rsid w:val="008B19AB"/>
    <w:rsid w:val="008B2953"/>
    <w:rsid w:val="008B295F"/>
    <w:rsid w:val="008B2E72"/>
    <w:rsid w:val="008B3240"/>
    <w:rsid w:val="008B5EF4"/>
    <w:rsid w:val="008B7528"/>
    <w:rsid w:val="008B7D1C"/>
    <w:rsid w:val="008C02CE"/>
    <w:rsid w:val="008C060D"/>
    <w:rsid w:val="008C0716"/>
    <w:rsid w:val="008C1513"/>
    <w:rsid w:val="008C16A7"/>
    <w:rsid w:val="008C196C"/>
    <w:rsid w:val="008C1F70"/>
    <w:rsid w:val="008C2DE4"/>
    <w:rsid w:val="008C48F3"/>
    <w:rsid w:val="008C4941"/>
    <w:rsid w:val="008C4E05"/>
    <w:rsid w:val="008C5138"/>
    <w:rsid w:val="008C5D8A"/>
    <w:rsid w:val="008C6FEB"/>
    <w:rsid w:val="008C7D25"/>
    <w:rsid w:val="008D16BA"/>
    <w:rsid w:val="008D2425"/>
    <w:rsid w:val="008D2AC4"/>
    <w:rsid w:val="008D2F26"/>
    <w:rsid w:val="008D31A7"/>
    <w:rsid w:val="008D327F"/>
    <w:rsid w:val="008D4493"/>
    <w:rsid w:val="008D491A"/>
    <w:rsid w:val="008D51DF"/>
    <w:rsid w:val="008D5F1F"/>
    <w:rsid w:val="008D6840"/>
    <w:rsid w:val="008D7347"/>
    <w:rsid w:val="008D7CDA"/>
    <w:rsid w:val="008D7D65"/>
    <w:rsid w:val="008D7FD7"/>
    <w:rsid w:val="008E0C8F"/>
    <w:rsid w:val="008E117F"/>
    <w:rsid w:val="008E1814"/>
    <w:rsid w:val="008E359E"/>
    <w:rsid w:val="008E39A0"/>
    <w:rsid w:val="008E3A20"/>
    <w:rsid w:val="008E464B"/>
    <w:rsid w:val="008E5F9C"/>
    <w:rsid w:val="008E5FFB"/>
    <w:rsid w:val="008E69D8"/>
    <w:rsid w:val="008E7D8B"/>
    <w:rsid w:val="008E7FD2"/>
    <w:rsid w:val="008F03F2"/>
    <w:rsid w:val="008F0E82"/>
    <w:rsid w:val="008F2967"/>
    <w:rsid w:val="008F5CC7"/>
    <w:rsid w:val="008F5DB4"/>
    <w:rsid w:val="008F7360"/>
    <w:rsid w:val="008F7485"/>
    <w:rsid w:val="008F784D"/>
    <w:rsid w:val="008F7866"/>
    <w:rsid w:val="00900CF4"/>
    <w:rsid w:val="0090216B"/>
    <w:rsid w:val="00902477"/>
    <w:rsid w:val="0090274C"/>
    <w:rsid w:val="00902F87"/>
    <w:rsid w:val="00903355"/>
    <w:rsid w:val="0090342F"/>
    <w:rsid w:val="00903822"/>
    <w:rsid w:val="00904890"/>
    <w:rsid w:val="00904A43"/>
    <w:rsid w:val="0090518D"/>
    <w:rsid w:val="00906B12"/>
    <w:rsid w:val="00906BBD"/>
    <w:rsid w:val="00906BC7"/>
    <w:rsid w:val="00906BF1"/>
    <w:rsid w:val="00910969"/>
    <w:rsid w:val="00911840"/>
    <w:rsid w:val="00911868"/>
    <w:rsid w:val="009119A0"/>
    <w:rsid w:val="00911ECA"/>
    <w:rsid w:val="00912A5E"/>
    <w:rsid w:val="00912FD0"/>
    <w:rsid w:val="0091508F"/>
    <w:rsid w:val="00915BBB"/>
    <w:rsid w:val="00915BD4"/>
    <w:rsid w:val="00916630"/>
    <w:rsid w:val="00916C24"/>
    <w:rsid w:val="009179D1"/>
    <w:rsid w:val="00917C26"/>
    <w:rsid w:val="0092045E"/>
    <w:rsid w:val="00920BEB"/>
    <w:rsid w:val="00921175"/>
    <w:rsid w:val="0092153A"/>
    <w:rsid w:val="00921F48"/>
    <w:rsid w:val="0092310B"/>
    <w:rsid w:val="009236E3"/>
    <w:rsid w:val="00924BA0"/>
    <w:rsid w:val="00924C5A"/>
    <w:rsid w:val="0092634A"/>
    <w:rsid w:val="009272F7"/>
    <w:rsid w:val="00927310"/>
    <w:rsid w:val="009278F9"/>
    <w:rsid w:val="00932353"/>
    <w:rsid w:val="0093317C"/>
    <w:rsid w:val="00934D81"/>
    <w:rsid w:val="00935972"/>
    <w:rsid w:val="00935D68"/>
    <w:rsid w:val="00935F13"/>
    <w:rsid w:val="009373CE"/>
    <w:rsid w:val="00937A70"/>
    <w:rsid w:val="00937FD0"/>
    <w:rsid w:val="00940BBB"/>
    <w:rsid w:val="00941AF9"/>
    <w:rsid w:val="009424C8"/>
    <w:rsid w:val="0094257B"/>
    <w:rsid w:val="009425EC"/>
    <w:rsid w:val="00942E75"/>
    <w:rsid w:val="009436F6"/>
    <w:rsid w:val="00943CAE"/>
    <w:rsid w:val="009447F0"/>
    <w:rsid w:val="0094508E"/>
    <w:rsid w:val="00945CAE"/>
    <w:rsid w:val="00946020"/>
    <w:rsid w:val="00946BE9"/>
    <w:rsid w:val="00947B0E"/>
    <w:rsid w:val="00950C5C"/>
    <w:rsid w:val="0095113C"/>
    <w:rsid w:val="0095125A"/>
    <w:rsid w:val="009517A3"/>
    <w:rsid w:val="00952FCA"/>
    <w:rsid w:val="009542FD"/>
    <w:rsid w:val="009548FD"/>
    <w:rsid w:val="0095493A"/>
    <w:rsid w:val="0095701E"/>
    <w:rsid w:val="00957499"/>
    <w:rsid w:val="009578B0"/>
    <w:rsid w:val="00957F11"/>
    <w:rsid w:val="00960517"/>
    <w:rsid w:val="009610D1"/>
    <w:rsid w:val="009617E6"/>
    <w:rsid w:val="00961BCB"/>
    <w:rsid w:val="00961E79"/>
    <w:rsid w:val="00963906"/>
    <w:rsid w:val="00963C6C"/>
    <w:rsid w:val="00963DD7"/>
    <w:rsid w:val="00964853"/>
    <w:rsid w:val="009656F8"/>
    <w:rsid w:val="00966D89"/>
    <w:rsid w:val="00967742"/>
    <w:rsid w:val="00967873"/>
    <w:rsid w:val="00967C3F"/>
    <w:rsid w:val="009703D2"/>
    <w:rsid w:val="0097092B"/>
    <w:rsid w:val="00970DE6"/>
    <w:rsid w:val="009717BE"/>
    <w:rsid w:val="00971CB0"/>
    <w:rsid w:val="00972393"/>
    <w:rsid w:val="009725A3"/>
    <w:rsid w:val="0097289F"/>
    <w:rsid w:val="00972908"/>
    <w:rsid w:val="009732D0"/>
    <w:rsid w:val="009738C9"/>
    <w:rsid w:val="00974066"/>
    <w:rsid w:val="00974979"/>
    <w:rsid w:val="00975690"/>
    <w:rsid w:val="009759EF"/>
    <w:rsid w:val="00976995"/>
    <w:rsid w:val="00976D28"/>
    <w:rsid w:val="009772BD"/>
    <w:rsid w:val="00977DA4"/>
    <w:rsid w:val="00982905"/>
    <w:rsid w:val="00983B00"/>
    <w:rsid w:val="009848DC"/>
    <w:rsid w:val="00984FFC"/>
    <w:rsid w:val="00985B0C"/>
    <w:rsid w:val="009862DA"/>
    <w:rsid w:val="00986427"/>
    <w:rsid w:val="00986EA2"/>
    <w:rsid w:val="00987148"/>
    <w:rsid w:val="00987BD8"/>
    <w:rsid w:val="00987C30"/>
    <w:rsid w:val="0099004A"/>
    <w:rsid w:val="00990977"/>
    <w:rsid w:val="0099101E"/>
    <w:rsid w:val="009910A8"/>
    <w:rsid w:val="00991C2B"/>
    <w:rsid w:val="009922C3"/>
    <w:rsid w:val="00994091"/>
    <w:rsid w:val="00994482"/>
    <w:rsid w:val="009948B7"/>
    <w:rsid w:val="00995A9C"/>
    <w:rsid w:val="00996171"/>
    <w:rsid w:val="00996A55"/>
    <w:rsid w:val="00996EAD"/>
    <w:rsid w:val="009A0622"/>
    <w:rsid w:val="009A1212"/>
    <w:rsid w:val="009A21DC"/>
    <w:rsid w:val="009A37E6"/>
    <w:rsid w:val="009A3B08"/>
    <w:rsid w:val="009A5447"/>
    <w:rsid w:val="009A6C02"/>
    <w:rsid w:val="009A6E0F"/>
    <w:rsid w:val="009A731E"/>
    <w:rsid w:val="009A757C"/>
    <w:rsid w:val="009A796E"/>
    <w:rsid w:val="009A7B27"/>
    <w:rsid w:val="009B002F"/>
    <w:rsid w:val="009B04FD"/>
    <w:rsid w:val="009B062B"/>
    <w:rsid w:val="009B06BE"/>
    <w:rsid w:val="009B0FB0"/>
    <w:rsid w:val="009B12AA"/>
    <w:rsid w:val="009B1D0D"/>
    <w:rsid w:val="009B1D76"/>
    <w:rsid w:val="009B1D84"/>
    <w:rsid w:val="009B3D47"/>
    <w:rsid w:val="009B56A4"/>
    <w:rsid w:val="009B5812"/>
    <w:rsid w:val="009B5DC8"/>
    <w:rsid w:val="009B5FB8"/>
    <w:rsid w:val="009B6BE9"/>
    <w:rsid w:val="009B6D8E"/>
    <w:rsid w:val="009B7123"/>
    <w:rsid w:val="009B7216"/>
    <w:rsid w:val="009B7279"/>
    <w:rsid w:val="009B76A2"/>
    <w:rsid w:val="009B77F4"/>
    <w:rsid w:val="009C0844"/>
    <w:rsid w:val="009C0F61"/>
    <w:rsid w:val="009C1CA6"/>
    <w:rsid w:val="009C2CA6"/>
    <w:rsid w:val="009C306C"/>
    <w:rsid w:val="009C3FFB"/>
    <w:rsid w:val="009C42BC"/>
    <w:rsid w:val="009C5AB8"/>
    <w:rsid w:val="009C5E18"/>
    <w:rsid w:val="009C60DC"/>
    <w:rsid w:val="009C73A0"/>
    <w:rsid w:val="009D00D0"/>
    <w:rsid w:val="009D1D32"/>
    <w:rsid w:val="009D22DF"/>
    <w:rsid w:val="009D2921"/>
    <w:rsid w:val="009D3024"/>
    <w:rsid w:val="009D3B61"/>
    <w:rsid w:val="009D47BF"/>
    <w:rsid w:val="009D58AE"/>
    <w:rsid w:val="009D6816"/>
    <w:rsid w:val="009D72C3"/>
    <w:rsid w:val="009E1E00"/>
    <w:rsid w:val="009E2246"/>
    <w:rsid w:val="009E2420"/>
    <w:rsid w:val="009E2B14"/>
    <w:rsid w:val="009E34CB"/>
    <w:rsid w:val="009E4510"/>
    <w:rsid w:val="009E4E66"/>
    <w:rsid w:val="009E4F33"/>
    <w:rsid w:val="009E5397"/>
    <w:rsid w:val="009E6F87"/>
    <w:rsid w:val="009E7977"/>
    <w:rsid w:val="009F07B3"/>
    <w:rsid w:val="009F2B17"/>
    <w:rsid w:val="009F4027"/>
    <w:rsid w:val="009F4200"/>
    <w:rsid w:val="009F4513"/>
    <w:rsid w:val="009F4605"/>
    <w:rsid w:val="009F508C"/>
    <w:rsid w:val="009F5E42"/>
    <w:rsid w:val="009F6197"/>
    <w:rsid w:val="009F63C0"/>
    <w:rsid w:val="009F6758"/>
    <w:rsid w:val="009F6F91"/>
    <w:rsid w:val="009F7D82"/>
    <w:rsid w:val="009F7DC7"/>
    <w:rsid w:val="00A000AE"/>
    <w:rsid w:val="00A00B0B"/>
    <w:rsid w:val="00A00D5D"/>
    <w:rsid w:val="00A00E38"/>
    <w:rsid w:val="00A01E64"/>
    <w:rsid w:val="00A02EC1"/>
    <w:rsid w:val="00A030DD"/>
    <w:rsid w:val="00A0310B"/>
    <w:rsid w:val="00A034A3"/>
    <w:rsid w:val="00A03A0D"/>
    <w:rsid w:val="00A04552"/>
    <w:rsid w:val="00A0547F"/>
    <w:rsid w:val="00A05CAE"/>
    <w:rsid w:val="00A0607A"/>
    <w:rsid w:val="00A060CC"/>
    <w:rsid w:val="00A06D85"/>
    <w:rsid w:val="00A06E58"/>
    <w:rsid w:val="00A076D1"/>
    <w:rsid w:val="00A10329"/>
    <w:rsid w:val="00A10DC3"/>
    <w:rsid w:val="00A11774"/>
    <w:rsid w:val="00A117A5"/>
    <w:rsid w:val="00A12737"/>
    <w:rsid w:val="00A13567"/>
    <w:rsid w:val="00A1356A"/>
    <w:rsid w:val="00A137B5"/>
    <w:rsid w:val="00A14A7E"/>
    <w:rsid w:val="00A14A81"/>
    <w:rsid w:val="00A15445"/>
    <w:rsid w:val="00A154B8"/>
    <w:rsid w:val="00A16C6E"/>
    <w:rsid w:val="00A2079D"/>
    <w:rsid w:val="00A2147C"/>
    <w:rsid w:val="00A218B7"/>
    <w:rsid w:val="00A21B1E"/>
    <w:rsid w:val="00A21DD2"/>
    <w:rsid w:val="00A22302"/>
    <w:rsid w:val="00A234AD"/>
    <w:rsid w:val="00A23840"/>
    <w:rsid w:val="00A24287"/>
    <w:rsid w:val="00A246D6"/>
    <w:rsid w:val="00A251F8"/>
    <w:rsid w:val="00A25264"/>
    <w:rsid w:val="00A25C61"/>
    <w:rsid w:val="00A26B2A"/>
    <w:rsid w:val="00A30495"/>
    <w:rsid w:val="00A307F8"/>
    <w:rsid w:val="00A312C9"/>
    <w:rsid w:val="00A31505"/>
    <w:rsid w:val="00A317BD"/>
    <w:rsid w:val="00A3225F"/>
    <w:rsid w:val="00A32526"/>
    <w:rsid w:val="00A32642"/>
    <w:rsid w:val="00A32BD8"/>
    <w:rsid w:val="00A33376"/>
    <w:rsid w:val="00A33526"/>
    <w:rsid w:val="00A34067"/>
    <w:rsid w:val="00A34C0E"/>
    <w:rsid w:val="00A35EBE"/>
    <w:rsid w:val="00A361C5"/>
    <w:rsid w:val="00A373FA"/>
    <w:rsid w:val="00A374FA"/>
    <w:rsid w:val="00A37F6D"/>
    <w:rsid w:val="00A406E9"/>
    <w:rsid w:val="00A40870"/>
    <w:rsid w:val="00A41729"/>
    <w:rsid w:val="00A4188A"/>
    <w:rsid w:val="00A42CB6"/>
    <w:rsid w:val="00A42E3F"/>
    <w:rsid w:val="00A46FA7"/>
    <w:rsid w:val="00A473F7"/>
    <w:rsid w:val="00A47893"/>
    <w:rsid w:val="00A47A3D"/>
    <w:rsid w:val="00A47A5D"/>
    <w:rsid w:val="00A47E0E"/>
    <w:rsid w:val="00A47EAD"/>
    <w:rsid w:val="00A50248"/>
    <w:rsid w:val="00A50638"/>
    <w:rsid w:val="00A51258"/>
    <w:rsid w:val="00A513A9"/>
    <w:rsid w:val="00A51834"/>
    <w:rsid w:val="00A51970"/>
    <w:rsid w:val="00A51A72"/>
    <w:rsid w:val="00A5270D"/>
    <w:rsid w:val="00A52DA0"/>
    <w:rsid w:val="00A539C6"/>
    <w:rsid w:val="00A53D23"/>
    <w:rsid w:val="00A54E03"/>
    <w:rsid w:val="00A55512"/>
    <w:rsid w:val="00A561F3"/>
    <w:rsid w:val="00A5641B"/>
    <w:rsid w:val="00A56B20"/>
    <w:rsid w:val="00A571C9"/>
    <w:rsid w:val="00A57DD0"/>
    <w:rsid w:val="00A60002"/>
    <w:rsid w:val="00A6042B"/>
    <w:rsid w:val="00A6162C"/>
    <w:rsid w:val="00A61C19"/>
    <w:rsid w:val="00A64215"/>
    <w:rsid w:val="00A6545E"/>
    <w:rsid w:val="00A65A7F"/>
    <w:rsid w:val="00A662AA"/>
    <w:rsid w:val="00A66575"/>
    <w:rsid w:val="00A668CE"/>
    <w:rsid w:val="00A66D85"/>
    <w:rsid w:val="00A675EF"/>
    <w:rsid w:val="00A678FE"/>
    <w:rsid w:val="00A67D21"/>
    <w:rsid w:val="00A7146F"/>
    <w:rsid w:val="00A714CF"/>
    <w:rsid w:val="00A718A9"/>
    <w:rsid w:val="00A71D60"/>
    <w:rsid w:val="00A7253F"/>
    <w:rsid w:val="00A7267B"/>
    <w:rsid w:val="00A72BFC"/>
    <w:rsid w:val="00A742A6"/>
    <w:rsid w:val="00A74AC4"/>
    <w:rsid w:val="00A74C8C"/>
    <w:rsid w:val="00A751F3"/>
    <w:rsid w:val="00A75457"/>
    <w:rsid w:val="00A75F13"/>
    <w:rsid w:val="00A76092"/>
    <w:rsid w:val="00A765D9"/>
    <w:rsid w:val="00A76CE6"/>
    <w:rsid w:val="00A76DDF"/>
    <w:rsid w:val="00A76E01"/>
    <w:rsid w:val="00A773C1"/>
    <w:rsid w:val="00A77F1D"/>
    <w:rsid w:val="00A77F71"/>
    <w:rsid w:val="00A801FB"/>
    <w:rsid w:val="00A8167C"/>
    <w:rsid w:val="00A825FE"/>
    <w:rsid w:val="00A83718"/>
    <w:rsid w:val="00A84498"/>
    <w:rsid w:val="00A85E26"/>
    <w:rsid w:val="00A86003"/>
    <w:rsid w:val="00A87E25"/>
    <w:rsid w:val="00A87F53"/>
    <w:rsid w:val="00A87F58"/>
    <w:rsid w:val="00A913E7"/>
    <w:rsid w:val="00A91B98"/>
    <w:rsid w:val="00A91D3A"/>
    <w:rsid w:val="00A921BE"/>
    <w:rsid w:val="00A92C05"/>
    <w:rsid w:val="00A94F43"/>
    <w:rsid w:val="00A95A67"/>
    <w:rsid w:val="00A961F2"/>
    <w:rsid w:val="00AA0E60"/>
    <w:rsid w:val="00AA0EBE"/>
    <w:rsid w:val="00AA0F1F"/>
    <w:rsid w:val="00AA1EFA"/>
    <w:rsid w:val="00AA234E"/>
    <w:rsid w:val="00AA3213"/>
    <w:rsid w:val="00AA3D0C"/>
    <w:rsid w:val="00AA4B9B"/>
    <w:rsid w:val="00AA58D0"/>
    <w:rsid w:val="00AA5DCA"/>
    <w:rsid w:val="00AA603D"/>
    <w:rsid w:val="00AA6316"/>
    <w:rsid w:val="00AA6960"/>
    <w:rsid w:val="00AA7B10"/>
    <w:rsid w:val="00AA7C82"/>
    <w:rsid w:val="00AB03E8"/>
    <w:rsid w:val="00AB1C19"/>
    <w:rsid w:val="00AB2003"/>
    <w:rsid w:val="00AB209F"/>
    <w:rsid w:val="00AB234D"/>
    <w:rsid w:val="00AB3E59"/>
    <w:rsid w:val="00AB4480"/>
    <w:rsid w:val="00AB46C1"/>
    <w:rsid w:val="00AB4D91"/>
    <w:rsid w:val="00AB4FF5"/>
    <w:rsid w:val="00AB51C4"/>
    <w:rsid w:val="00AC10AF"/>
    <w:rsid w:val="00AC183B"/>
    <w:rsid w:val="00AC42BF"/>
    <w:rsid w:val="00AC449D"/>
    <w:rsid w:val="00AC462D"/>
    <w:rsid w:val="00AC662F"/>
    <w:rsid w:val="00AC6952"/>
    <w:rsid w:val="00AC7732"/>
    <w:rsid w:val="00AC7C77"/>
    <w:rsid w:val="00AD069C"/>
    <w:rsid w:val="00AD0774"/>
    <w:rsid w:val="00AD099D"/>
    <w:rsid w:val="00AD11CC"/>
    <w:rsid w:val="00AD14E6"/>
    <w:rsid w:val="00AD18D7"/>
    <w:rsid w:val="00AD1ABA"/>
    <w:rsid w:val="00AD3913"/>
    <w:rsid w:val="00AD4207"/>
    <w:rsid w:val="00AD4D0D"/>
    <w:rsid w:val="00AD4D78"/>
    <w:rsid w:val="00AD58BB"/>
    <w:rsid w:val="00AD5DF1"/>
    <w:rsid w:val="00AD6BFC"/>
    <w:rsid w:val="00AD7E82"/>
    <w:rsid w:val="00AE0B4F"/>
    <w:rsid w:val="00AE131B"/>
    <w:rsid w:val="00AE1929"/>
    <w:rsid w:val="00AE2986"/>
    <w:rsid w:val="00AE2BD8"/>
    <w:rsid w:val="00AE46EB"/>
    <w:rsid w:val="00AE4C29"/>
    <w:rsid w:val="00AE6047"/>
    <w:rsid w:val="00AE683B"/>
    <w:rsid w:val="00AE7134"/>
    <w:rsid w:val="00AE7B3C"/>
    <w:rsid w:val="00AF0016"/>
    <w:rsid w:val="00AF0800"/>
    <w:rsid w:val="00AF0A1D"/>
    <w:rsid w:val="00AF1DE1"/>
    <w:rsid w:val="00AF2199"/>
    <w:rsid w:val="00AF26B4"/>
    <w:rsid w:val="00AF49C8"/>
    <w:rsid w:val="00AF4C8F"/>
    <w:rsid w:val="00AF5AA8"/>
    <w:rsid w:val="00AF7001"/>
    <w:rsid w:val="00AF7C9B"/>
    <w:rsid w:val="00B005E0"/>
    <w:rsid w:val="00B007EA"/>
    <w:rsid w:val="00B00B6B"/>
    <w:rsid w:val="00B00C28"/>
    <w:rsid w:val="00B01440"/>
    <w:rsid w:val="00B02767"/>
    <w:rsid w:val="00B04132"/>
    <w:rsid w:val="00B055CD"/>
    <w:rsid w:val="00B0719B"/>
    <w:rsid w:val="00B074C8"/>
    <w:rsid w:val="00B077B8"/>
    <w:rsid w:val="00B10A7D"/>
    <w:rsid w:val="00B10F5B"/>
    <w:rsid w:val="00B11320"/>
    <w:rsid w:val="00B11C84"/>
    <w:rsid w:val="00B11E5F"/>
    <w:rsid w:val="00B12A34"/>
    <w:rsid w:val="00B13160"/>
    <w:rsid w:val="00B15036"/>
    <w:rsid w:val="00B1630C"/>
    <w:rsid w:val="00B16758"/>
    <w:rsid w:val="00B16AAA"/>
    <w:rsid w:val="00B16D51"/>
    <w:rsid w:val="00B1701D"/>
    <w:rsid w:val="00B1716A"/>
    <w:rsid w:val="00B174FC"/>
    <w:rsid w:val="00B203F1"/>
    <w:rsid w:val="00B2133F"/>
    <w:rsid w:val="00B217EB"/>
    <w:rsid w:val="00B23D1D"/>
    <w:rsid w:val="00B23E5C"/>
    <w:rsid w:val="00B256FC"/>
    <w:rsid w:val="00B2573E"/>
    <w:rsid w:val="00B258C4"/>
    <w:rsid w:val="00B26A93"/>
    <w:rsid w:val="00B26D4E"/>
    <w:rsid w:val="00B2726F"/>
    <w:rsid w:val="00B27900"/>
    <w:rsid w:val="00B3016D"/>
    <w:rsid w:val="00B3074A"/>
    <w:rsid w:val="00B30DAB"/>
    <w:rsid w:val="00B311A1"/>
    <w:rsid w:val="00B31892"/>
    <w:rsid w:val="00B31A0A"/>
    <w:rsid w:val="00B32386"/>
    <w:rsid w:val="00B329CF"/>
    <w:rsid w:val="00B32CFA"/>
    <w:rsid w:val="00B33745"/>
    <w:rsid w:val="00B34EF1"/>
    <w:rsid w:val="00B35668"/>
    <w:rsid w:val="00B36156"/>
    <w:rsid w:val="00B36171"/>
    <w:rsid w:val="00B36226"/>
    <w:rsid w:val="00B40B9F"/>
    <w:rsid w:val="00B420D3"/>
    <w:rsid w:val="00B42385"/>
    <w:rsid w:val="00B450F5"/>
    <w:rsid w:val="00B453DE"/>
    <w:rsid w:val="00B453E2"/>
    <w:rsid w:val="00B4548A"/>
    <w:rsid w:val="00B459AC"/>
    <w:rsid w:val="00B463BE"/>
    <w:rsid w:val="00B47E6E"/>
    <w:rsid w:val="00B50B3C"/>
    <w:rsid w:val="00B5113C"/>
    <w:rsid w:val="00B52D07"/>
    <w:rsid w:val="00B534C2"/>
    <w:rsid w:val="00B535F6"/>
    <w:rsid w:val="00B563F3"/>
    <w:rsid w:val="00B5650C"/>
    <w:rsid w:val="00B571CD"/>
    <w:rsid w:val="00B57DA0"/>
    <w:rsid w:val="00B600F3"/>
    <w:rsid w:val="00B60546"/>
    <w:rsid w:val="00B605C5"/>
    <w:rsid w:val="00B6072D"/>
    <w:rsid w:val="00B61072"/>
    <w:rsid w:val="00B615D2"/>
    <w:rsid w:val="00B61602"/>
    <w:rsid w:val="00B61E01"/>
    <w:rsid w:val="00B62ADA"/>
    <w:rsid w:val="00B645D9"/>
    <w:rsid w:val="00B64B7A"/>
    <w:rsid w:val="00B64E17"/>
    <w:rsid w:val="00B650A7"/>
    <w:rsid w:val="00B65BC7"/>
    <w:rsid w:val="00B67E14"/>
    <w:rsid w:val="00B71DD8"/>
    <w:rsid w:val="00B71E43"/>
    <w:rsid w:val="00B71E99"/>
    <w:rsid w:val="00B72C11"/>
    <w:rsid w:val="00B75A51"/>
    <w:rsid w:val="00B7698E"/>
    <w:rsid w:val="00B76A4B"/>
    <w:rsid w:val="00B76C4B"/>
    <w:rsid w:val="00B76D2E"/>
    <w:rsid w:val="00B77256"/>
    <w:rsid w:val="00B77947"/>
    <w:rsid w:val="00B77C3D"/>
    <w:rsid w:val="00B77C48"/>
    <w:rsid w:val="00B77E15"/>
    <w:rsid w:val="00B808AA"/>
    <w:rsid w:val="00B8186B"/>
    <w:rsid w:val="00B8304D"/>
    <w:rsid w:val="00B8334F"/>
    <w:rsid w:val="00B83D86"/>
    <w:rsid w:val="00B840B6"/>
    <w:rsid w:val="00B867EE"/>
    <w:rsid w:val="00B870EF"/>
    <w:rsid w:val="00B87FA1"/>
    <w:rsid w:val="00B9083A"/>
    <w:rsid w:val="00B9174E"/>
    <w:rsid w:val="00B93F9E"/>
    <w:rsid w:val="00B9553C"/>
    <w:rsid w:val="00B95771"/>
    <w:rsid w:val="00B965F3"/>
    <w:rsid w:val="00BA0C11"/>
    <w:rsid w:val="00BA1D8E"/>
    <w:rsid w:val="00BA1F2E"/>
    <w:rsid w:val="00BA24DE"/>
    <w:rsid w:val="00BA2E05"/>
    <w:rsid w:val="00BA325D"/>
    <w:rsid w:val="00BA35EB"/>
    <w:rsid w:val="00BA3769"/>
    <w:rsid w:val="00BA38B8"/>
    <w:rsid w:val="00BA40BD"/>
    <w:rsid w:val="00BA4B7A"/>
    <w:rsid w:val="00BA4D74"/>
    <w:rsid w:val="00BA5202"/>
    <w:rsid w:val="00BA774A"/>
    <w:rsid w:val="00BA7F1C"/>
    <w:rsid w:val="00BB0034"/>
    <w:rsid w:val="00BB0958"/>
    <w:rsid w:val="00BB320C"/>
    <w:rsid w:val="00BB3839"/>
    <w:rsid w:val="00BB4E6D"/>
    <w:rsid w:val="00BB52D7"/>
    <w:rsid w:val="00BB5394"/>
    <w:rsid w:val="00BC01A0"/>
    <w:rsid w:val="00BC07D9"/>
    <w:rsid w:val="00BC0FDE"/>
    <w:rsid w:val="00BC391E"/>
    <w:rsid w:val="00BC3E97"/>
    <w:rsid w:val="00BC6D69"/>
    <w:rsid w:val="00BC6EA6"/>
    <w:rsid w:val="00BC79ED"/>
    <w:rsid w:val="00BD03E1"/>
    <w:rsid w:val="00BD1298"/>
    <w:rsid w:val="00BD18CF"/>
    <w:rsid w:val="00BD2411"/>
    <w:rsid w:val="00BD2A58"/>
    <w:rsid w:val="00BD51D5"/>
    <w:rsid w:val="00BD5647"/>
    <w:rsid w:val="00BD5DA5"/>
    <w:rsid w:val="00BD6975"/>
    <w:rsid w:val="00BD752F"/>
    <w:rsid w:val="00BD7677"/>
    <w:rsid w:val="00BD7CCD"/>
    <w:rsid w:val="00BE0261"/>
    <w:rsid w:val="00BE067C"/>
    <w:rsid w:val="00BE07C7"/>
    <w:rsid w:val="00BE3570"/>
    <w:rsid w:val="00BE3896"/>
    <w:rsid w:val="00BE3FD2"/>
    <w:rsid w:val="00BE4F53"/>
    <w:rsid w:val="00BE6661"/>
    <w:rsid w:val="00BE6EF6"/>
    <w:rsid w:val="00BE7350"/>
    <w:rsid w:val="00BE7C7A"/>
    <w:rsid w:val="00BE7F4E"/>
    <w:rsid w:val="00BF07D6"/>
    <w:rsid w:val="00BF0948"/>
    <w:rsid w:val="00BF19FD"/>
    <w:rsid w:val="00BF1DFF"/>
    <w:rsid w:val="00BF20B4"/>
    <w:rsid w:val="00BF2106"/>
    <w:rsid w:val="00BF2EF2"/>
    <w:rsid w:val="00BF323A"/>
    <w:rsid w:val="00BF3684"/>
    <w:rsid w:val="00BF3FC9"/>
    <w:rsid w:val="00BF4884"/>
    <w:rsid w:val="00BF5A4F"/>
    <w:rsid w:val="00BF60DD"/>
    <w:rsid w:val="00BF6F33"/>
    <w:rsid w:val="00BF71A1"/>
    <w:rsid w:val="00BF784B"/>
    <w:rsid w:val="00BF7CD4"/>
    <w:rsid w:val="00C0052E"/>
    <w:rsid w:val="00C01D47"/>
    <w:rsid w:val="00C024E2"/>
    <w:rsid w:val="00C0287D"/>
    <w:rsid w:val="00C034C5"/>
    <w:rsid w:val="00C03B3B"/>
    <w:rsid w:val="00C040D8"/>
    <w:rsid w:val="00C04288"/>
    <w:rsid w:val="00C04B8E"/>
    <w:rsid w:val="00C04F40"/>
    <w:rsid w:val="00C05438"/>
    <w:rsid w:val="00C05834"/>
    <w:rsid w:val="00C05BAB"/>
    <w:rsid w:val="00C061BB"/>
    <w:rsid w:val="00C07A6C"/>
    <w:rsid w:val="00C07B8F"/>
    <w:rsid w:val="00C1030F"/>
    <w:rsid w:val="00C10521"/>
    <w:rsid w:val="00C12735"/>
    <w:rsid w:val="00C13B8E"/>
    <w:rsid w:val="00C149B4"/>
    <w:rsid w:val="00C15195"/>
    <w:rsid w:val="00C1549B"/>
    <w:rsid w:val="00C154B7"/>
    <w:rsid w:val="00C157F2"/>
    <w:rsid w:val="00C15EC8"/>
    <w:rsid w:val="00C16198"/>
    <w:rsid w:val="00C16594"/>
    <w:rsid w:val="00C16959"/>
    <w:rsid w:val="00C16EDF"/>
    <w:rsid w:val="00C17579"/>
    <w:rsid w:val="00C176DA"/>
    <w:rsid w:val="00C17C7F"/>
    <w:rsid w:val="00C200C8"/>
    <w:rsid w:val="00C213E9"/>
    <w:rsid w:val="00C21529"/>
    <w:rsid w:val="00C21977"/>
    <w:rsid w:val="00C21B14"/>
    <w:rsid w:val="00C235D6"/>
    <w:rsid w:val="00C2417F"/>
    <w:rsid w:val="00C2433C"/>
    <w:rsid w:val="00C24831"/>
    <w:rsid w:val="00C24C27"/>
    <w:rsid w:val="00C25327"/>
    <w:rsid w:val="00C27090"/>
    <w:rsid w:val="00C27329"/>
    <w:rsid w:val="00C2753F"/>
    <w:rsid w:val="00C275C0"/>
    <w:rsid w:val="00C27E25"/>
    <w:rsid w:val="00C27F41"/>
    <w:rsid w:val="00C304C1"/>
    <w:rsid w:val="00C30A1C"/>
    <w:rsid w:val="00C32782"/>
    <w:rsid w:val="00C32819"/>
    <w:rsid w:val="00C352E6"/>
    <w:rsid w:val="00C35D2A"/>
    <w:rsid w:val="00C36045"/>
    <w:rsid w:val="00C362FD"/>
    <w:rsid w:val="00C3653C"/>
    <w:rsid w:val="00C36570"/>
    <w:rsid w:val="00C36A53"/>
    <w:rsid w:val="00C40048"/>
    <w:rsid w:val="00C403E9"/>
    <w:rsid w:val="00C4083B"/>
    <w:rsid w:val="00C40B41"/>
    <w:rsid w:val="00C41232"/>
    <w:rsid w:val="00C41C4E"/>
    <w:rsid w:val="00C41FCB"/>
    <w:rsid w:val="00C41FE3"/>
    <w:rsid w:val="00C42336"/>
    <w:rsid w:val="00C42411"/>
    <w:rsid w:val="00C4362B"/>
    <w:rsid w:val="00C44086"/>
    <w:rsid w:val="00C449D3"/>
    <w:rsid w:val="00C44AE7"/>
    <w:rsid w:val="00C44E79"/>
    <w:rsid w:val="00C4518E"/>
    <w:rsid w:val="00C451F1"/>
    <w:rsid w:val="00C45227"/>
    <w:rsid w:val="00C45966"/>
    <w:rsid w:val="00C4677C"/>
    <w:rsid w:val="00C467B7"/>
    <w:rsid w:val="00C46CEC"/>
    <w:rsid w:val="00C478C9"/>
    <w:rsid w:val="00C51346"/>
    <w:rsid w:val="00C52163"/>
    <w:rsid w:val="00C52ABC"/>
    <w:rsid w:val="00C539E6"/>
    <w:rsid w:val="00C54026"/>
    <w:rsid w:val="00C54801"/>
    <w:rsid w:val="00C54961"/>
    <w:rsid w:val="00C556A5"/>
    <w:rsid w:val="00C562F3"/>
    <w:rsid w:val="00C57ED3"/>
    <w:rsid w:val="00C601DE"/>
    <w:rsid w:val="00C602EB"/>
    <w:rsid w:val="00C60D73"/>
    <w:rsid w:val="00C619BE"/>
    <w:rsid w:val="00C62483"/>
    <w:rsid w:val="00C625DE"/>
    <w:rsid w:val="00C632BA"/>
    <w:rsid w:val="00C63582"/>
    <w:rsid w:val="00C63D8F"/>
    <w:rsid w:val="00C64A16"/>
    <w:rsid w:val="00C64A2A"/>
    <w:rsid w:val="00C64F3E"/>
    <w:rsid w:val="00C64FA7"/>
    <w:rsid w:val="00C6595A"/>
    <w:rsid w:val="00C65C98"/>
    <w:rsid w:val="00C66FA6"/>
    <w:rsid w:val="00C70D9C"/>
    <w:rsid w:val="00C712B4"/>
    <w:rsid w:val="00C712DF"/>
    <w:rsid w:val="00C72491"/>
    <w:rsid w:val="00C73C10"/>
    <w:rsid w:val="00C73E58"/>
    <w:rsid w:val="00C7406D"/>
    <w:rsid w:val="00C74D98"/>
    <w:rsid w:val="00C75370"/>
    <w:rsid w:val="00C75C88"/>
    <w:rsid w:val="00C76800"/>
    <w:rsid w:val="00C768D7"/>
    <w:rsid w:val="00C76A12"/>
    <w:rsid w:val="00C77F2A"/>
    <w:rsid w:val="00C80329"/>
    <w:rsid w:val="00C80CB8"/>
    <w:rsid w:val="00C80CD9"/>
    <w:rsid w:val="00C815E4"/>
    <w:rsid w:val="00C82581"/>
    <w:rsid w:val="00C836F2"/>
    <w:rsid w:val="00C84340"/>
    <w:rsid w:val="00C86B07"/>
    <w:rsid w:val="00C8754A"/>
    <w:rsid w:val="00C9020E"/>
    <w:rsid w:val="00C90384"/>
    <w:rsid w:val="00C9202B"/>
    <w:rsid w:val="00C92678"/>
    <w:rsid w:val="00C943EB"/>
    <w:rsid w:val="00C94476"/>
    <w:rsid w:val="00C94A7A"/>
    <w:rsid w:val="00C94FCB"/>
    <w:rsid w:val="00C95766"/>
    <w:rsid w:val="00C9788C"/>
    <w:rsid w:val="00C979F3"/>
    <w:rsid w:val="00C97B96"/>
    <w:rsid w:val="00C97E2F"/>
    <w:rsid w:val="00C97F4B"/>
    <w:rsid w:val="00CA06C9"/>
    <w:rsid w:val="00CA09CC"/>
    <w:rsid w:val="00CA0D04"/>
    <w:rsid w:val="00CA22C7"/>
    <w:rsid w:val="00CA265B"/>
    <w:rsid w:val="00CA33B2"/>
    <w:rsid w:val="00CA399B"/>
    <w:rsid w:val="00CA3D7F"/>
    <w:rsid w:val="00CA6532"/>
    <w:rsid w:val="00CA69C2"/>
    <w:rsid w:val="00CA7026"/>
    <w:rsid w:val="00CA750C"/>
    <w:rsid w:val="00CB0DD5"/>
    <w:rsid w:val="00CB326C"/>
    <w:rsid w:val="00CB48E5"/>
    <w:rsid w:val="00CB6C0D"/>
    <w:rsid w:val="00CC02F2"/>
    <w:rsid w:val="00CC280E"/>
    <w:rsid w:val="00CC4165"/>
    <w:rsid w:val="00CC44EA"/>
    <w:rsid w:val="00CC4F6B"/>
    <w:rsid w:val="00CC5422"/>
    <w:rsid w:val="00CC6547"/>
    <w:rsid w:val="00CC6C20"/>
    <w:rsid w:val="00CC6D13"/>
    <w:rsid w:val="00CD0702"/>
    <w:rsid w:val="00CD0B66"/>
    <w:rsid w:val="00CD1AC9"/>
    <w:rsid w:val="00CD3907"/>
    <w:rsid w:val="00CD51B3"/>
    <w:rsid w:val="00CD51DF"/>
    <w:rsid w:val="00CD580E"/>
    <w:rsid w:val="00CD5D63"/>
    <w:rsid w:val="00CD6066"/>
    <w:rsid w:val="00CD735C"/>
    <w:rsid w:val="00CD7825"/>
    <w:rsid w:val="00CD7A59"/>
    <w:rsid w:val="00CD7E99"/>
    <w:rsid w:val="00CE061B"/>
    <w:rsid w:val="00CE0FE7"/>
    <w:rsid w:val="00CE15E9"/>
    <w:rsid w:val="00CE1827"/>
    <w:rsid w:val="00CE18DB"/>
    <w:rsid w:val="00CE29F7"/>
    <w:rsid w:val="00CE37E9"/>
    <w:rsid w:val="00CE3F8B"/>
    <w:rsid w:val="00CE4230"/>
    <w:rsid w:val="00CE4D83"/>
    <w:rsid w:val="00CE5170"/>
    <w:rsid w:val="00CE62ED"/>
    <w:rsid w:val="00CE7587"/>
    <w:rsid w:val="00CE7AA6"/>
    <w:rsid w:val="00CE7B6B"/>
    <w:rsid w:val="00CF0197"/>
    <w:rsid w:val="00CF100F"/>
    <w:rsid w:val="00CF1590"/>
    <w:rsid w:val="00CF2212"/>
    <w:rsid w:val="00CF361E"/>
    <w:rsid w:val="00CF3E08"/>
    <w:rsid w:val="00CF48F4"/>
    <w:rsid w:val="00CF5221"/>
    <w:rsid w:val="00CF559C"/>
    <w:rsid w:val="00CF6956"/>
    <w:rsid w:val="00CF6B96"/>
    <w:rsid w:val="00CF7850"/>
    <w:rsid w:val="00CF7A0C"/>
    <w:rsid w:val="00D008B5"/>
    <w:rsid w:val="00D00B19"/>
    <w:rsid w:val="00D00DF6"/>
    <w:rsid w:val="00D032A8"/>
    <w:rsid w:val="00D03387"/>
    <w:rsid w:val="00D0397A"/>
    <w:rsid w:val="00D04BC0"/>
    <w:rsid w:val="00D0647A"/>
    <w:rsid w:val="00D1074B"/>
    <w:rsid w:val="00D10E90"/>
    <w:rsid w:val="00D11CC9"/>
    <w:rsid w:val="00D1280E"/>
    <w:rsid w:val="00D143E2"/>
    <w:rsid w:val="00D14B3B"/>
    <w:rsid w:val="00D14D10"/>
    <w:rsid w:val="00D155A3"/>
    <w:rsid w:val="00D15661"/>
    <w:rsid w:val="00D15FC3"/>
    <w:rsid w:val="00D16059"/>
    <w:rsid w:val="00D162EE"/>
    <w:rsid w:val="00D16386"/>
    <w:rsid w:val="00D16ADA"/>
    <w:rsid w:val="00D16E57"/>
    <w:rsid w:val="00D171D7"/>
    <w:rsid w:val="00D17865"/>
    <w:rsid w:val="00D17947"/>
    <w:rsid w:val="00D17D82"/>
    <w:rsid w:val="00D201B8"/>
    <w:rsid w:val="00D203A1"/>
    <w:rsid w:val="00D2044B"/>
    <w:rsid w:val="00D214D8"/>
    <w:rsid w:val="00D2174F"/>
    <w:rsid w:val="00D21C2B"/>
    <w:rsid w:val="00D2247D"/>
    <w:rsid w:val="00D22C3E"/>
    <w:rsid w:val="00D22FFE"/>
    <w:rsid w:val="00D23373"/>
    <w:rsid w:val="00D236EF"/>
    <w:rsid w:val="00D26376"/>
    <w:rsid w:val="00D269C4"/>
    <w:rsid w:val="00D27DE7"/>
    <w:rsid w:val="00D30A37"/>
    <w:rsid w:val="00D30AFE"/>
    <w:rsid w:val="00D3168F"/>
    <w:rsid w:val="00D31711"/>
    <w:rsid w:val="00D319FA"/>
    <w:rsid w:val="00D326D8"/>
    <w:rsid w:val="00D336DC"/>
    <w:rsid w:val="00D3408E"/>
    <w:rsid w:val="00D3424D"/>
    <w:rsid w:val="00D35A0E"/>
    <w:rsid w:val="00D36895"/>
    <w:rsid w:val="00D36960"/>
    <w:rsid w:val="00D37CE0"/>
    <w:rsid w:val="00D37D16"/>
    <w:rsid w:val="00D40163"/>
    <w:rsid w:val="00D4042D"/>
    <w:rsid w:val="00D41F71"/>
    <w:rsid w:val="00D42120"/>
    <w:rsid w:val="00D428AF"/>
    <w:rsid w:val="00D42F0C"/>
    <w:rsid w:val="00D447B1"/>
    <w:rsid w:val="00D459B9"/>
    <w:rsid w:val="00D46BB4"/>
    <w:rsid w:val="00D47102"/>
    <w:rsid w:val="00D5020D"/>
    <w:rsid w:val="00D50457"/>
    <w:rsid w:val="00D51A0A"/>
    <w:rsid w:val="00D51C6C"/>
    <w:rsid w:val="00D52C58"/>
    <w:rsid w:val="00D5318D"/>
    <w:rsid w:val="00D53A80"/>
    <w:rsid w:val="00D53FB6"/>
    <w:rsid w:val="00D55259"/>
    <w:rsid w:val="00D5661B"/>
    <w:rsid w:val="00D56DF3"/>
    <w:rsid w:val="00D56EBD"/>
    <w:rsid w:val="00D57151"/>
    <w:rsid w:val="00D577C7"/>
    <w:rsid w:val="00D61144"/>
    <w:rsid w:val="00D6231F"/>
    <w:rsid w:val="00D62E61"/>
    <w:rsid w:val="00D63158"/>
    <w:rsid w:val="00D63270"/>
    <w:rsid w:val="00D63414"/>
    <w:rsid w:val="00D63900"/>
    <w:rsid w:val="00D648F2"/>
    <w:rsid w:val="00D649CE"/>
    <w:rsid w:val="00D65783"/>
    <w:rsid w:val="00D658FB"/>
    <w:rsid w:val="00D65FA4"/>
    <w:rsid w:val="00D6621D"/>
    <w:rsid w:val="00D66E57"/>
    <w:rsid w:val="00D67C7C"/>
    <w:rsid w:val="00D67D28"/>
    <w:rsid w:val="00D67D2A"/>
    <w:rsid w:val="00D702A6"/>
    <w:rsid w:val="00D703EA"/>
    <w:rsid w:val="00D7089A"/>
    <w:rsid w:val="00D70C1A"/>
    <w:rsid w:val="00D71033"/>
    <w:rsid w:val="00D71729"/>
    <w:rsid w:val="00D723D7"/>
    <w:rsid w:val="00D72775"/>
    <w:rsid w:val="00D72B81"/>
    <w:rsid w:val="00D72CF1"/>
    <w:rsid w:val="00D732CD"/>
    <w:rsid w:val="00D7476B"/>
    <w:rsid w:val="00D7551C"/>
    <w:rsid w:val="00D75765"/>
    <w:rsid w:val="00D76414"/>
    <w:rsid w:val="00D76631"/>
    <w:rsid w:val="00D767DE"/>
    <w:rsid w:val="00D800C9"/>
    <w:rsid w:val="00D821CB"/>
    <w:rsid w:val="00D82E16"/>
    <w:rsid w:val="00D83068"/>
    <w:rsid w:val="00D833F4"/>
    <w:rsid w:val="00D8391D"/>
    <w:rsid w:val="00D84CE2"/>
    <w:rsid w:val="00D857DA"/>
    <w:rsid w:val="00D85C1A"/>
    <w:rsid w:val="00D85F39"/>
    <w:rsid w:val="00D85FC1"/>
    <w:rsid w:val="00D863F5"/>
    <w:rsid w:val="00D86E62"/>
    <w:rsid w:val="00D876CF"/>
    <w:rsid w:val="00D90B3F"/>
    <w:rsid w:val="00D9299E"/>
    <w:rsid w:val="00D931DA"/>
    <w:rsid w:val="00D934CD"/>
    <w:rsid w:val="00D9394F"/>
    <w:rsid w:val="00D93E6E"/>
    <w:rsid w:val="00D93FED"/>
    <w:rsid w:val="00D949DC"/>
    <w:rsid w:val="00D94AB8"/>
    <w:rsid w:val="00D960FE"/>
    <w:rsid w:val="00DA148E"/>
    <w:rsid w:val="00DA1F20"/>
    <w:rsid w:val="00DA24C2"/>
    <w:rsid w:val="00DA3911"/>
    <w:rsid w:val="00DA51B7"/>
    <w:rsid w:val="00DA5A70"/>
    <w:rsid w:val="00DA64D0"/>
    <w:rsid w:val="00DA6832"/>
    <w:rsid w:val="00DA68A4"/>
    <w:rsid w:val="00DB000E"/>
    <w:rsid w:val="00DB05A8"/>
    <w:rsid w:val="00DB082A"/>
    <w:rsid w:val="00DB0AF9"/>
    <w:rsid w:val="00DB0E46"/>
    <w:rsid w:val="00DB1FC1"/>
    <w:rsid w:val="00DB29C0"/>
    <w:rsid w:val="00DB3BB9"/>
    <w:rsid w:val="00DB575F"/>
    <w:rsid w:val="00DB5A4B"/>
    <w:rsid w:val="00DB5AEF"/>
    <w:rsid w:val="00DB66B2"/>
    <w:rsid w:val="00DB6854"/>
    <w:rsid w:val="00DB6F31"/>
    <w:rsid w:val="00DB7B5A"/>
    <w:rsid w:val="00DC014E"/>
    <w:rsid w:val="00DC029B"/>
    <w:rsid w:val="00DC0407"/>
    <w:rsid w:val="00DC0A61"/>
    <w:rsid w:val="00DC1DF6"/>
    <w:rsid w:val="00DC2111"/>
    <w:rsid w:val="00DC26B4"/>
    <w:rsid w:val="00DC2EB4"/>
    <w:rsid w:val="00DC661F"/>
    <w:rsid w:val="00DC6B86"/>
    <w:rsid w:val="00DC7F8A"/>
    <w:rsid w:val="00DD0CE5"/>
    <w:rsid w:val="00DD2F3F"/>
    <w:rsid w:val="00DD336E"/>
    <w:rsid w:val="00DD3801"/>
    <w:rsid w:val="00DD4966"/>
    <w:rsid w:val="00DD4BBD"/>
    <w:rsid w:val="00DD5A3F"/>
    <w:rsid w:val="00DD67BA"/>
    <w:rsid w:val="00DD6C0F"/>
    <w:rsid w:val="00DD7752"/>
    <w:rsid w:val="00DD79B0"/>
    <w:rsid w:val="00DD7B8D"/>
    <w:rsid w:val="00DD7BEF"/>
    <w:rsid w:val="00DE170C"/>
    <w:rsid w:val="00DE17FD"/>
    <w:rsid w:val="00DE2598"/>
    <w:rsid w:val="00DE314B"/>
    <w:rsid w:val="00DE3FBF"/>
    <w:rsid w:val="00DE4420"/>
    <w:rsid w:val="00DE482E"/>
    <w:rsid w:val="00DE4958"/>
    <w:rsid w:val="00DE5217"/>
    <w:rsid w:val="00DE5453"/>
    <w:rsid w:val="00DE5676"/>
    <w:rsid w:val="00DE5DAF"/>
    <w:rsid w:val="00DE5DBB"/>
    <w:rsid w:val="00DE68C4"/>
    <w:rsid w:val="00DE6FD0"/>
    <w:rsid w:val="00DE7548"/>
    <w:rsid w:val="00DF017D"/>
    <w:rsid w:val="00DF018E"/>
    <w:rsid w:val="00DF06CF"/>
    <w:rsid w:val="00DF23D9"/>
    <w:rsid w:val="00DF27FE"/>
    <w:rsid w:val="00DF28C6"/>
    <w:rsid w:val="00DF2900"/>
    <w:rsid w:val="00DF4533"/>
    <w:rsid w:val="00DF4A85"/>
    <w:rsid w:val="00DF4E2F"/>
    <w:rsid w:val="00DF5172"/>
    <w:rsid w:val="00DF5EFF"/>
    <w:rsid w:val="00DF60E4"/>
    <w:rsid w:val="00DF65FC"/>
    <w:rsid w:val="00DF6B6A"/>
    <w:rsid w:val="00DF6B94"/>
    <w:rsid w:val="00DF6F38"/>
    <w:rsid w:val="00DF752E"/>
    <w:rsid w:val="00DF7CA8"/>
    <w:rsid w:val="00DF7EBA"/>
    <w:rsid w:val="00E004B1"/>
    <w:rsid w:val="00E005DF"/>
    <w:rsid w:val="00E016C7"/>
    <w:rsid w:val="00E01FD1"/>
    <w:rsid w:val="00E02ABD"/>
    <w:rsid w:val="00E03AA8"/>
    <w:rsid w:val="00E03BDD"/>
    <w:rsid w:val="00E03FAA"/>
    <w:rsid w:val="00E04D25"/>
    <w:rsid w:val="00E04F3E"/>
    <w:rsid w:val="00E05452"/>
    <w:rsid w:val="00E05704"/>
    <w:rsid w:val="00E061A6"/>
    <w:rsid w:val="00E07543"/>
    <w:rsid w:val="00E07B80"/>
    <w:rsid w:val="00E11FBD"/>
    <w:rsid w:val="00E1333E"/>
    <w:rsid w:val="00E136BB"/>
    <w:rsid w:val="00E142CF"/>
    <w:rsid w:val="00E14B3A"/>
    <w:rsid w:val="00E14C21"/>
    <w:rsid w:val="00E17881"/>
    <w:rsid w:val="00E22063"/>
    <w:rsid w:val="00E223BC"/>
    <w:rsid w:val="00E22654"/>
    <w:rsid w:val="00E22B0E"/>
    <w:rsid w:val="00E22FF9"/>
    <w:rsid w:val="00E22FFC"/>
    <w:rsid w:val="00E23F05"/>
    <w:rsid w:val="00E262AA"/>
    <w:rsid w:val="00E266FB"/>
    <w:rsid w:val="00E26972"/>
    <w:rsid w:val="00E2714A"/>
    <w:rsid w:val="00E30446"/>
    <w:rsid w:val="00E30E8F"/>
    <w:rsid w:val="00E31A0C"/>
    <w:rsid w:val="00E32D9C"/>
    <w:rsid w:val="00E3365E"/>
    <w:rsid w:val="00E37A27"/>
    <w:rsid w:val="00E37F55"/>
    <w:rsid w:val="00E37FA8"/>
    <w:rsid w:val="00E40925"/>
    <w:rsid w:val="00E41095"/>
    <w:rsid w:val="00E416AB"/>
    <w:rsid w:val="00E41773"/>
    <w:rsid w:val="00E42081"/>
    <w:rsid w:val="00E43996"/>
    <w:rsid w:val="00E4469C"/>
    <w:rsid w:val="00E44903"/>
    <w:rsid w:val="00E44D8E"/>
    <w:rsid w:val="00E45196"/>
    <w:rsid w:val="00E45358"/>
    <w:rsid w:val="00E46C06"/>
    <w:rsid w:val="00E470B7"/>
    <w:rsid w:val="00E47117"/>
    <w:rsid w:val="00E5006A"/>
    <w:rsid w:val="00E502E8"/>
    <w:rsid w:val="00E50DA5"/>
    <w:rsid w:val="00E51525"/>
    <w:rsid w:val="00E51976"/>
    <w:rsid w:val="00E51A68"/>
    <w:rsid w:val="00E524DB"/>
    <w:rsid w:val="00E527FE"/>
    <w:rsid w:val="00E5333D"/>
    <w:rsid w:val="00E53D9D"/>
    <w:rsid w:val="00E53E09"/>
    <w:rsid w:val="00E556E0"/>
    <w:rsid w:val="00E564BD"/>
    <w:rsid w:val="00E569ED"/>
    <w:rsid w:val="00E56EDA"/>
    <w:rsid w:val="00E5727A"/>
    <w:rsid w:val="00E6072F"/>
    <w:rsid w:val="00E624A0"/>
    <w:rsid w:val="00E6258B"/>
    <w:rsid w:val="00E6447E"/>
    <w:rsid w:val="00E6476C"/>
    <w:rsid w:val="00E649F6"/>
    <w:rsid w:val="00E65B8C"/>
    <w:rsid w:val="00E665B2"/>
    <w:rsid w:val="00E67015"/>
    <w:rsid w:val="00E67C5F"/>
    <w:rsid w:val="00E67C96"/>
    <w:rsid w:val="00E71B77"/>
    <w:rsid w:val="00E72FEA"/>
    <w:rsid w:val="00E73DF6"/>
    <w:rsid w:val="00E73E1C"/>
    <w:rsid w:val="00E73E9B"/>
    <w:rsid w:val="00E75608"/>
    <w:rsid w:val="00E75B4D"/>
    <w:rsid w:val="00E75BDF"/>
    <w:rsid w:val="00E75DC5"/>
    <w:rsid w:val="00E76237"/>
    <w:rsid w:val="00E80E64"/>
    <w:rsid w:val="00E814DE"/>
    <w:rsid w:val="00E822CB"/>
    <w:rsid w:val="00E838D6"/>
    <w:rsid w:val="00E84061"/>
    <w:rsid w:val="00E84BA5"/>
    <w:rsid w:val="00E86387"/>
    <w:rsid w:val="00E867F0"/>
    <w:rsid w:val="00E86FE7"/>
    <w:rsid w:val="00E87EC2"/>
    <w:rsid w:val="00E9025C"/>
    <w:rsid w:val="00E92ADD"/>
    <w:rsid w:val="00E93B4A"/>
    <w:rsid w:val="00E94391"/>
    <w:rsid w:val="00E95470"/>
    <w:rsid w:val="00E9549F"/>
    <w:rsid w:val="00E95737"/>
    <w:rsid w:val="00E96408"/>
    <w:rsid w:val="00E9694F"/>
    <w:rsid w:val="00E96E9F"/>
    <w:rsid w:val="00E97618"/>
    <w:rsid w:val="00E97BE0"/>
    <w:rsid w:val="00E97F40"/>
    <w:rsid w:val="00EA04E2"/>
    <w:rsid w:val="00EA09C0"/>
    <w:rsid w:val="00EA20E9"/>
    <w:rsid w:val="00EA23B3"/>
    <w:rsid w:val="00EA3A79"/>
    <w:rsid w:val="00EA4F74"/>
    <w:rsid w:val="00EA5298"/>
    <w:rsid w:val="00EA5643"/>
    <w:rsid w:val="00EA5664"/>
    <w:rsid w:val="00EA6F0D"/>
    <w:rsid w:val="00EA7145"/>
    <w:rsid w:val="00EA7839"/>
    <w:rsid w:val="00EA7B46"/>
    <w:rsid w:val="00EB00EC"/>
    <w:rsid w:val="00EB01D2"/>
    <w:rsid w:val="00EB0215"/>
    <w:rsid w:val="00EB062A"/>
    <w:rsid w:val="00EB0658"/>
    <w:rsid w:val="00EB0F86"/>
    <w:rsid w:val="00EB259C"/>
    <w:rsid w:val="00EB2AF5"/>
    <w:rsid w:val="00EB2E58"/>
    <w:rsid w:val="00EB3333"/>
    <w:rsid w:val="00EB427B"/>
    <w:rsid w:val="00EB42B3"/>
    <w:rsid w:val="00EB4DEA"/>
    <w:rsid w:val="00EB524D"/>
    <w:rsid w:val="00EB61D8"/>
    <w:rsid w:val="00EB66C7"/>
    <w:rsid w:val="00EB6D9C"/>
    <w:rsid w:val="00EB7047"/>
    <w:rsid w:val="00EC1A15"/>
    <w:rsid w:val="00EC1F0D"/>
    <w:rsid w:val="00EC252B"/>
    <w:rsid w:val="00EC3104"/>
    <w:rsid w:val="00EC3342"/>
    <w:rsid w:val="00EC35D0"/>
    <w:rsid w:val="00EC369E"/>
    <w:rsid w:val="00EC4E4D"/>
    <w:rsid w:val="00EC51BF"/>
    <w:rsid w:val="00EC5BBC"/>
    <w:rsid w:val="00EC680D"/>
    <w:rsid w:val="00ED041C"/>
    <w:rsid w:val="00ED1049"/>
    <w:rsid w:val="00ED15A9"/>
    <w:rsid w:val="00ED20DB"/>
    <w:rsid w:val="00ED25C7"/>
    <w:rsid w:val="00ED2936"/>
    <w:rsid w:val="00ED2C95"/>
    <w:rsid w:val="00ED2EDF"/>
    <w:rsid w:val="00ED2FB5"/>
    <w:rsid w:val="00ED2FE2"/>
    <w:rsid w:val="00ED5DED"/>
    <w:rsid w:val="00ED695E"/>
    <w:rsid w:val="00ED6F30"/>
    <w:rsid w:val="00ED73F8"/>
    <w:rsid w:val="00ED76AF"/>
    <w:rsid w:val="00ED779D"/>
    <w:rsid w:val="00EE0598"/>
    <w:rsid w:val="00EE0847"/>
    <w:rsid w:val="00EE09B9"/>
    <w:rsid w:val="00EE19D8"/>
    <w:rsid w:val="00EE1BEE"/>
    <w:rsid w:val="00EE1FB1"/>
    <w:rsid w:val="00EE3306"/>
    <w:rsid w:val="00EE3540"/>
    <w:rsid w:val="00EE3B38"/>
    <w:rsid w:val="00EE3D1E"/>
    <w:rsid w:val="00EE459F"/>
    <w:rsid w:val="00EE4705"/>
    <w:rsid w:val="00EE485B"/>
    <w:rsid w:val="00EE4864"/>
    <w:rsid w:val="00EE5E88"/>
    <w:rsid w:val="00EE60B8"/>
    <w:rsid w:val="00EF02A4"/>
    <w:rsid w:val="00EF0E3D"/>
    <w:rsid w:val="00EF105C"/>
    <w:rsid w:val="00EF2070"/>
    <w:rsid w:val="00EF21C7"/>
    <w:rsid w:val="00EF295D"/>
    <w:rsid w:val="00EF3578"/>
    <w:rsid w:val="00EF35F3"/>
    <w:rsid w:val="00EF5480"/>
    <w:rsid w:val="00EF70F5"/>
    <w:rsid w:val="00EF7326"/>
    <w:rsid w:val="00EF745F"/>
    <w:rsid w:val="00EF761F"/>
    <w:rsid w:val="00EF76F2"/>
    <w:rsid w:val="00EF7969"/>
    <w:rsid w:val="00F00D5A"/>
    <w:rsid w:val="00F01756"/>
    <w:rsid w:val="00F01AC4"/>
    <w:rsid w:val="00F02212"/>
    <w:rsid w:val="00F02351"/>
    <w:rsid w:val="00F024EB"/>
    <w:rsid w:val="00F028FA"/>
    <w:rsid w:val="00F02A8A"/>
    <w:rsid w:val="00F02F6E"/>
    <w:rsid w:val="00F037D1"/>
    <w:rsid w:val="00F0391F"/>
    <w:rsid w:val="00F039DE"/>
    <w:rsid w:val="00F0481C"/>
    <w:rsid w:val="00F05844"/>
    <w:rsid w:val="00F05ADD"/>
    <w:rsid w:val="00F05CD9"/>
    <w:rsid w:val="00F064D1"/>
    <w:rsid w:val="00F070A7"/>
    <w:rsid w:val="00F07CB8"/>
    <w:rsid w:val="00F10AD1"/>
    <w:rsid w:val="00F10E0F"/>
    <w:rsid w:val="00F1162E"/>
    <w:rsid w:val="00F11703"/>
    <w:rsid w:val="00F11847"/>
    <w:rsid w:val="00F125E5"/>
    <w:rsid w:val="00F12FE5"/>
    <w:rsid w:val="00F13632"/>
    <w:rsid w:val="00F142B7"/>
    <w:rsid w:val="00F142DE"/>
    <w:rsid w:val="00F14451"/>
    <w:rsid w:val="00F15739"/>
    <w:rsid w:val="00F16175"/>
    <w:rsid w:val="00F1654C"/>
    <w:rsid w:val="00F16A88"/>
    <w:rsid w:val="00F17EB1"/>
    <w:rsid w:val="00F17FDF"/>
    <w:rsid w:val="00F20417"/>
    <w:rsid w:val="00F2084B"/>
    <w:rsid w:val="00F20874"/>
    <w:rsid w:val="00F22716"/>
    <w:rsid w:val="00F22A3C"/>
    <w:rsid w:val="00F22B0C"/>
    <w:rsid w:val="00F22D79"/>
    <w:rsid w:val="00F24B2F"/>
    <w:rsid w:val="00F24D54"/>
    <w:rsid w:val="00F2713A"/>
    <w:rsid w:val="00F27C53"/>
    <w:rsid w:val="00F30E00"/>
    <w:rsid w:val="00F30E0A"/>
    <w:rsid w:val="00F30EBE"/>
    <w:rsid w:val="00F315A6"/>
    <w:rsid w:val="00F31B90"/>
    <w:rsid w:val="00F31E63"/>
    <w:rsid w:val="00F32014"/>
    <w:rsid w:val="00F3447D"/>
    <w:rsid w:val="00F348B5"/>
    <w:rsid w:val="00F34BF7"/>
    <w:rsid w:val="00F34F0C"/>
    <w:rsid w:val="00F356F8"/>
    <w:rsid w:val="00F36381"/>
    <w:rsid w:val="00F370AE"/>
    <w:rsid w:val="00F3755B"/>
    <w:rsid w:val="00F37623"/>
    <w:rsid w:val="00F37804"/>
    <w:rsid w:val="00F3784D"/>
    <w:rsid w:val="00F40432"/>
    <w:rsid w:val="00F40EBE"/>
    <w:rsid w:val="00F410F8"/>
    <w:rsid w:val="00F41A98"/>
    <w:rsid w:val="00F424AA"/>
    <w:rsid w:val="00F4272D"/>
    <w:rsid w:val="00F43A03"/>
    <w:rsid w:val="00F455FD"/>
    <w:rsid w:val="00F45892"/>
    <w:rsid w:val="00F45B55"/>
    <w:rsid w:val="00F45DA9"/>
    <w:rsid w:val="00F45F62"/>
    <w:rsid w:val="00F45F8E"/>
    <w:rsid w:val="00F4799A"/>
    <w:rsid w:val="00F47C04"/>
    <w:rsid w:val="00F503A2"/>
    <w:rsid w:val="00F508EA"/>
    <w:rsid w:val="00F50E64"/>
    <w:rsid w:val="00F5128C"/>
    <w:rsid w:val="00F512BE"/>
    <w:rsid w:val="00F517DA"/>
    <w:rsid w:val="00F5238D"/>
    <w:rsid w:val="00F5255B"/>
    <w:rsid w:val="00F5370E"/>
    <w:rsid w:val="00F549BF"/>
    <w:rsid w:val="00F5503D"/>
    <w:rsid w:val="00F55E4C"/>
    <w:rsid w:val="00F56685"/>
    <w:rsid w:val="00F6009E"/>
    <w:rsid w:val="00F6173A"/>
    <w:rsid w:val="00F61AC8"/>
    <w:rsid w:val="00F6220C"/>
    <w:rsid w:val="00F62BDF"/>
    <w:rsid w:val="00F6346E"/>
    <w:rsid w:val="00F634D8"/>
    <w:rsid w:val="00F63F66"/>
    <w:rsid w:val="00F645BB"/>
    <w:rsid w:val="00F6493A"/>
    <w:rsid w:val="00F64E9F"/>
    <w:rsid w:val="00F652F7"/>
    <w:rsid w:val="00F65444"/>
    <w:rsid w:val="00F662A6"/>
    <w:rsid w:val="00F66647"/>
    <w:rsid w:val="00F667F2"/>
    <w:rsid w:val="00F66F3D"/>
    <w:rsid w:val="00F67632"/>
    <w:rsid w:val="00F67661"/>
    <w:rsid w:val="00F717C4"/>
    <w:rsid w:val="00F71B4E"/>
    <w:rsid w:val="00F71C6B"/>
    <w:rsid w:val="00F71DEC"/>
    <w:rsid w:val="00F71E42"/>
    <w:rsid w:val="00F72380"/>
    <w:rsid w:val="00F72494"/>
    <w:rsid w:val="00F72CE0"/>
    <w:rsid w:val="00F738A5"/>
    <w:rsid w:val="00F7422D"/>
    <w:rsid w:val="00F74505"/>
    <w:rsid w:val="00F748F7"/>
    <w:rsid w:val="00F75EE5"/>
    <w:rsid w:val="00F7618E"/>
    <w:rsid w:val="00F77814"/>
    <w:rsid w:val="00F802DB"/>
    <w:rsid w:val="00F80AE0"/>
    <w:rsid w:val="00F80BC6"/>
    <w:rsid w:val="00F811C4"/>
    <w:rsid w:val="00F822D5"/>
    <w:rsid w:val="00F833BD"/>
    <w:rsid w:val="00F834A1"/>
    <w:rsid w:val="00F83FCC"/>
    <w:rsid w:val="00F85545"/>
    <w:rsid w:val="00F8588A"/>
    <w:rsid w:val="00F85D40"/>
    <w:rsid w:val="00F86AAF"/>
    <w:rsid w:val="00F86CB1"/>
    <w:rsid w:val="00F87118"/>
    <w:rsid w:val="00F92D4F"/>
    <w:rsid w:val="00F93C7A"/>
    <w:rsid w:val="00F9431C"/>
    <w:rsid w:val="00F94615"/>
    <w:rsid w:val="00F94C64"/>
    <w:rsid w:val="00F94D99"/>
    <w:rsid w:val="00F953B6"/>
    <w:rsid w:val="00F95FA5"/>
    <w:rsid w:val="00FA0249"/>
    <w:rsid w:val="00FA2E44"/>
    <w:rsid w:val="00FA35F9"/>
    <w:rsid w:val="00FA6BF7"/>
    <w:rsid w:val="00FA7ABE"/>
    <w:rsid w:val="00FA7C44"/>
    <w:rsid w:val="00FA7C64"/>
    <w:rsid w:val="00FB0307"/>
    <w:rsid w:val="00FB04A0"/>
    <w:rsid w:val="00FB0B73"/>
    <w:rsid w:val="00FB2462"/>
    <w:rsid w:val="00FB33A1"/>
    <w:rsid w:val="00FB382E"/>
    <w:rsid w:val="00FB3CC3"/>
    <w:rsid w:val="00FB46B5"/>
    <w:rsid w:val="00FB4E28"/>
    <w:rsid w:val="00FB615C"/>
    <w:rsid w:val="00FB68A7"/>
    <w:rsid w:val="00FB7182"/>
    <w:rsid w:val="00FB72D0"/>
    <w:rsid w:val="00FB749F"/>
    <w:rsid w:val="00FC343C"/>
    <w:rsid w:val="00FC38A8"/>
    <w:rsid w:val="00FC60BB"/>
    <w:rsid w:val="00FC63F3"/>
    <w:rsid w:val="00FC6754"/>
    <w:rsid w:val="00FC773E"/>
    <w:rsid w:val="00FC7F3F"/>
    <w:rsid w:val="00FD00A4"/>
    <w:rsid w:val="00FD235E"/>
    <w:rsid w:val="00FD3AB5"/>
    <w:rsid w:val="00FD3DA2"/>
    <w:rsid w:val="00FD5344"/>
    <w:rsid w:val="00FD6B36"/>
    <w:rsid w:val="00FD7696"/>
    <w:rsid w:val="00FD772F"/>
    <w:rsid w:val="00FD7BF5"/>
    <w:rsid w:val="00FD7C2F"/>
    <w:rsid w:val="00FE190E"/>
    <w:rsid w:val="00FE1D5A"/>
    <w:rsid w:val="00FE2E57"/>
    <w:rsid w:val="00FE3208"/>
    <w:rsid w:val="00FE3FB1"/>
    <w:rsid w:val="00FE439D"/>
    <w:rsid w:val="00FE4441"/>
    <w:rsid w:val="00FE54F8"/>
    <w:rsid w:val="00FE6015"/>
    <w:rsid w:val="00FE6348"/>
    <w:rsid w:val="00FE65F0"/>
    <w:rsid w:val="00FE7B84"/>
    <w:rsid w:val="00FE7E8F"/>
    <w:rsid w:val="00FF00AA"/>
    <w:rsid w:val="00FF051E"/>
    <w:rsid w:val="00FF083A"/>
    <w:rsid w:val="00FF15EB"/>
    <w:rsid w:val="00FF1E79"/>
    <w:rsid w:val="00FF1FAE"/>
    <w:rsid w:val="00FF2492"/>
    <w:rsid w:val="00FF2D4E"/>
    <w:rsid w:val="00FF3756"/>
    <w:rsid w:val="00FF512E"/>
    <w:rsid w:val="00FF55E6"/>
    <w:rsid w:val="00FF5AFF"/>
    <w:rsid w:val="00FF5D3F"/>
    <w:rsid w:val="00FF5E51"/>
    <w:rsid w:val="00FF73A5"/>
    <w:rsid w:val="00FF799F"/>
    <w:rsid w:val="00FF7C84"/>
    <w:rsid w:val="02451256"/>
    <w:rsid w:val="04371A0C"/>
    <w:rsid w:val="04E7CA49"/>
    <w:rsid w:val="051B85C3"/>
    <w:rsid w:val="08DE62B7"/>
    <w:rsid w:val="08E1D966"/>
    <w:rsid w:val="0B2F5E44"/>
    <w:rsid w:val="13CD9822"/>
    <w:rsid w:val="183B9477"/>
    <w:rsid w:val="1C7B85A7"/>
    <w:rsid w:val="1DAE2BB5"/>
    <w:rsid w:val="1EDB04DB"/>
    <w:rsid w:val="1F1AF30C"/>
    <w:rsid w:val="20C44EB2"/>
    <w:rsid w:val="21921DB8"/>
    <w:rsid w:val="22AF3C9E"/>
    <w:rsid w:val="231DFD56"/>
    <w:rsid w:val="2D3D37DC"/>
    <w:rsid w:val="33728445"/>
    <w:rsid w:val="34802286"/>
    <w:rsid w:val="38C9C787"/>
    <w:rsid w:val="3AEE2AF6"/>
    <w:rsid w:val="41C41622"/>
    <w:rsid w:val="444AC95C"/>
    <w:rsid w:val="4608E43C"/>
    <w:rsid w:val="46856EE3"/>
    <w:rsid w:val="4845156A"/>
    <w:rsid w:val="54ECE57C"/>
    <w:rsid w:val="578CE9CE"/>
    <w:rsid w:val="59E995EB"/>
    <w:rsid w:val="5A679A34"/>
    <w:rsid w:val="5AC632EE"/>
    <w:rsid w:val="5FEE5267"/>
    <w:rsid w:val="6862793B"/>
    <w:rsid w:val="687AF4BB"/>
    <w:rsid w:val="6AC84493"/>
    <w:rsid w:val="6C1869E4"/>
    <w:rsid w:val="7423E31A"/>
    <w:rsid w:val="7456CAE6"/>
    <w:rsid w:val="74EA693A"/>
    <w:rsid w:val="75D7EA06"/>
    <w:rsid w:val="7D6C99F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lack"/>
    </o:shapedefaults>
    <o:shapelayout v:ext="edit">
      <o:idmap v:ext="edit" data="2"/>
    </o:shapelayout>
  </w:shapeDefaults>
  <w:decimalSymbol w:val="."/>
  <w:listSeparator w:val=","/>
  <w14:docId w14:val="70FEC787"/>
  <w15:docId w15:val="{17FB70F4-A52A-4331-82A8-47A1306E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6F"/>
    <w:pPr>
      <w:tabs>
        <w:tab w:val="left" w:pos="3686"/>
      </w:tabs>
      <w:spacing w:after="120" w:line="270" w:lineRule="exact"/>
      <w:jc w:val="both"/>
    </w:pPr>
    <w:rPr>
      <w:rFonts w:ascii="FlandersArtSerif-Regular" w:hAnsi="FlandersArtSerif-Regular"/>
      <w:color w:val="1C1A15" w:themeColor="background2" w:themeShade="1A"/>
      <w:lang w:val="nl-BE"/>
    </w:rPr>
  </w:style>
  <w:style w:type="paragraph" w:styleId="Heading1">
    <w:name w:val="heading 1"/>
    <w:basedOn w:val="Normal"/>
    <w:next w:val="Normal"/>
    <w:link w:val="Heading1Char"/>
    <w:uiPriority w:val="9"/>
    <w:qFormat/>
    <w:rsid w:val="00033782"/>
    <w:pPr>
      <w:keepNext/>
      <w:keepLines/>
      <w:numPr>
        <w:numId w:val="1"/>
      </w:numPr>
      <w:spacing w:before="720" w:after="480" w:line="432" w:lineRule="exact"/>
      <w:outlineLvl w:val="0"/>
    </w:pPr>
    <w:rPr>
      <w:rFonts w:ascii="FlandersArtSans-Bold" w:eastAsiaTheme="majorEastAsia" w:hAnsi="FlandersArtSans-Bold" w:cstheme="majorBidi"/>
      <w:bCs/>
      <w:caps/>
      <w:color w:val="3C3D3C"/>
      <w:sz w:val="36"/>
      <w:szCs w:val="52"/>
    </w:rPr>
  </w:style>
  <w:style w:type="paragraph" w:styleId="Heading2">
    <w:name w:val="heading 2"/>
    <w:basedOn w:val="Normal"/>
    <w:next w:val="Normal"/>
    <w:link w:val="Heading2Char"/>
    <w:uiPriority w:val="9"/>
    <w:unhideWhenUsed/>
    <w:qFormat/>
    <w:rsid w:val="00033782"/>
    <w:pPr>
      <w:keepNext/>
      <w:keepLines/>
      <w:numPr>
        <w:ilvl w:val="1"/>
        <w:numId w:val="1"/>
      </w:numPr>
      <w:spacing w:before="480" w:after="240" w:line="400" w:lineRule="exact"/>
      <w:outlineLvl w:val="1"/>
    </w:pPr>
    <w:rPr>
      <w:rFonts w:ascii="FlandersArtSans-Regular" w:eastAsiaTheme="majorEastAsia" w:hAnsi="FlandersArtSans-Regular" w:cstheme="majorBidi"/>
      <w:bCs/>
      <w:caps/>
      <w:color w:val="373636" w:themeColor="text1"/>
      <w:sz w:val="32"/>
      <w:szCs w:val="32"/>
      <w:u w:val="dotted"/>
    </w:rPr>
  </w:style>
  <w:style w:type="paragraph" w:styleId="Heading3">
    <w:name w:val="heading 3"/>
    <w:basedOn w:val="Normal"/>
    <w:next w:val="Normal"/>
    <w:link w:val="Heading3Char"/>
    <w:uiPriority w:val="9"/>
    <w:unhideWhenUsed/>
    <w:qFormat/>
    <w:rsid w:val="00D214D8"/>
    <w:pPr>
      <w:keepNext/>
      <w:keepLines/>
      <w:numPr>
        <w:ilvl w:val="2"/>
        <w:numId w:val="1"/>
      </w:numPr>
      <w:spacing w:before="200" w:line="288" w:lineRule="exact"/>
      <w:outlineLvl w:val="2"/>
    </w:pPr>
    <w:rPr>
      <w:rFonts w:ascii="FlandersArtSans-Regular" w:eastAsiaTheme="majorEastAsia" w:hAnsi="FlandersArtSans-Regular" w:cstheme="majorBidi"/>
      <w:bCs/>
      <w:color w:val="auto"/>
      <w:sz w:val="24"/>
      <w:szCs w:val="24"/>
    </w:rPr>
  </w:style>
  <w:style w:type="paragraph" w:styleId="Heading4">
    <w:name w:val="heading 4"/>
    <w:basedOn w:val="Normal"/>
    <w:next w:val="Normal"/>
    <w:link w:val="Heading4Char"/>
    <w:uiPriority w:val="9"/>
    <w:unhideWhenUsed/>
    <w:qFormat/>
    <w:rsid w:val="00DF6B6A"/>
    <w:pPr>
      <w:keepNext/>
      <w:keepLines/>
      <w:spacing w:before="200"/>
      <w:outlineLvl w:val="3"/>
    </w:pPr>
    <w:rPr>
      <w:rFonts w:ascii="FlandersArtSerif-Bold" w:eastAsiaTheme="majorEastAsia" w:hAnsi="FlandersArtSerif-Bold" w:cstheme="majorBidi"/>
      <w:bCs/>
      <w:iCs/>
      <w:color w:val="373636" w:themeColor="text1"/>
      <w:u w:val="single"/>
    </w:rPr>
  </w:style>
  <w:style w:type="paragraph" w:styleId="Heading5">
    <w:name w:val="heading 5"/>
    <w:basedOn w:val="Normal"/>
    <w:next w:val="Normal"/>
    <w:link w:val="Heading5Char"/>
    <w:uiPriority w:val="9"/>
    <w:unhideWhenUsed/>
    <w:rsid w:val="00991C2B"/>
    <w:pPr>
      <w:keepNext/>
      <w:keepLines/>
      <w:numPr>
        <w:ilvl w:val="4"/>
        <w:numId w:val="1"/>
      </w:numPr>
      <w:spacing w:before="200"/>
      <w:outlineLvl w:val="4"/>
    </w:pPr>
    <w:rPr>
      <w:rFonts w:ascii="FlandersArtSans-Regular" w:eastAsiaTheme="majorEastAsia" w:hAnsi="FlandersArtSans-Regular" w:cstheme="majorBidi"/>
      <w:color w:val="3C3D3C"/>
    </w:rPr>
  </w:style>
  <w:style w:type="paragraph" w:styleId="Heading6">
    <w:name w:val="heading 6"/>
    <w:basedOn w:val="Normal"/>
    <w:next w:val="Normal"/>
    <w:link w:val="Heading6Char"/>
    <w:uiPriority w:val="9"/>
    <w:unhideWhenUsed/>
    <w:rsid w:val="00991C2B"/>
    <w:pPr>
      <w:keepNext/>
      <w:keepLines/>
      <w:numPr>
        <w:ilvl w:val="5"/>
        <w:numId w:val="1"/>
      </w:numPr>
      <w:spacing w:before="200"/>
      <w:outlineLvl w:val="5"/>
    </w:pPr>
    <w:rPr>
      <w:rFonts w:eastAsiaTheme="majorEastAsia" w:cstheme="majorBidi"/>
      <w:iCs/>
      <w:color w:val="6F7173"/>
    </w:rPr>
  </w:style>
  <w:style w:type="paragraph" w:styleId="Heading7">
    <w:name w:val="heading 7"/>
    <w:basedOn w:val="Normal"/>
    <w:next w:val="Normal"/>
    <w:link w:val="Heading7Char"/>
    <w:uiPriority w:val="9"/>
    <w:unhideWhenUsed/>
    <w:rsid w:val="00991C2B"/>
    <w:pPr>
      <w:keepNext/>
      <w:keepLines/>
      <w:numPr>
        <w:ilvl w:val="6"/>
        <w:numId w:val="1"/>
      </w:numPr>
      <w:spacing w:before="200"/>
      <w:outlineLvl w:val="6"/>
    </w:pPr>
    <w:rPr>
      <w:rFonts w:ascii="FlandersArtSerif-Medium" w:eastAsiaTheme="majorEastAsia" w:hAnsi="FlandersArtSerif-Medium" w:cstheme="majorBidi"/>
      <w:iCs/>
      <w:color w:val="9B9DA0"/>
    </w:rPr>
  </w:style>
  <w:style w:type="paragraph" w:styleId="Heading8">
    <w:name w:val="heading 8"/>
    <w:basedOn w:val="Normal"/>
    <w:next w:val="Normal"/>
    <w:link w:val="Heading8Char"/>
    <w:uiPriority w:val="9"/>
    <w:unhideWhenUsed/>
    <w:rsid w:val="00991C2B"/>
    <w:pPr>
      <w:keepNext/>
      <w:keepLines/>
      <w:numPr>
        <w:ilvl w:val="7"/>
        <w:numId w:val="1"/>
      </w:numPr>
      <w:spacing w:before="200"/>
      <w:outlineLvl w:val="7"/>
    </w:pPr>
    <w:rPr>
      <w:rFonts w:eastAsiaTheme="majorEastAsia" w:cstheme="majorBidi"/>
      <w:color w:val="3C3D3C"/>
      <w:szCs w:val="20"/>
    </w:rPr>
  </w:style>
  <w:style w:type="paragraph" w:styleId="Heading9">
    <w:name w:val="heading 9"/>
    <w:basedOn w:val="Normal"/>
    <w:next w:val="Normal"/>
    <w:link w:val="Heading9Char"/>
    <w:uiPriority w:val="9"/>
    <w:unhideWhenUsed/>
    <w:rsid w:val="00991C2B"/>
    <w:pPr>
      <w:keepNext/>
      <w:keepLines/>
      <w:numPr>
        <w:ilvl w:val="8"/>
        <w:numId w:val="1"/>
      </w:numPr>
      <w:spacing w:before="200"/>
      <w:outlineLvl w:val="8"/>
    </w:pPr>
    <w:rPr>
      <w:rFonts w:eastAsiaTheme="majorEastAsia" w:cstheme="majorBidi"/>
      <w:iCs/>
      <w:color w:val="6F717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1C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703"/>
    <w:rPr>
      <w:rFonts w:ascii="Tahoma" w:hAnsi="Tahoma" w:cs="Tahoma"/>
      <w:color w:val="1C1A15" w:themeColor="background2" w:themeShade="1A"/>
      <w:sz w:val="16"/>
      <w:szCs w:val="16"/>
      <w:lang w:val="nl-BE"/>
    </w:rPr>
  </w:style>
  <w:style w:type="paragraph" w:styleId="Header">
    <w:name w:val="header"/>
    <w:basedOn w:val="Normal"/>
    <w:link w:val="HeaderChar"/>
    <w:uiPriority w:val="99"/>
    <w:unhideWhenUsed/>
    <w:rsid w:val="00991C2B"/>
    <w:pPr>
      <w:spacing w:before="60"/>
    </w:pPr>
    <w:rPr>
      <w:noProof/>
      <w:color w:val="auto"/>
      <w:sz w:val="32"/>
      <w:szCs w:val="32"/>
      <w:lang w:eastAsia="en-GB"/>
    </w:rPr>
  </w:style>
  <w:style w:type="character" w:customStyle="1" w:styleId="HeaderChar">
    <w:name w:val="Header Char"/>
    <w:basedOn w:val="DefaultParagraphFont"/>
    <w:link w:val="Header"/>
    <w:uiPriority w:val="99"/>
    <w:rsid w:val="00117227"/>
    <w:rPr>
      <w:rFonts w:ascii="FlandersArtSerif-Regular" w:hAnsi="FlandersArtSerif-Regular"/>
      <w:noProof/>
      <w:sz w:val="32"/>
      <w:szCs w:val="32"/>
      <w:lang w:val="nl-BE" w:eastAsia="en-GB"/>
    </w:rPr>
  </w:style>
  <w:style w:type="paragraph" w:styleId="Footer">
    <w:name w:val="footer"/>
    <w:basedOn w:val="Normal"/>
    <w:link w:val="FooterChar"/>
    <w:uiPriority w:val="99"/>
    <w:unhideWhenUsed/>
    <w:rsid w:val="00991C2B"/>
    <w:pPr>
      <w:tabs>
        <w:tab w:val="clear" w:pos="3686"/>
        <w:tab w:val="center" w:pos="4513"/>
        <w:tab w:val="right" w:pos="9923"/>
      </w:tabs>
      <w:spacing w:line="240" w:lineRule="auto"/>
    </w:pPr>
    <w:rPr>
      <w:color w:val="auto"/>
      <w:sz w:val="16"/>
    </w:rPr>
  </w:style>
  <w:style w:type="character" w:customStyle="1" w:styleId="FooterChar">
    <w:name w:val="Footer Char"/>
    <w:basedOn w:val="DefaultParagraphFont"/>
    <w:link w:val="Footer"/>
    <w:uiPriority w:val="99"/>
    <w:rsid w:val="007E74F3"/>
    <w:rPr>
      <w:rFonts w:ascii="FlandersArtSerif-Regular" w:hAnsi="FlandersArtSerif-Regular"/>
      <w:sz w:val="16"/>
      <w:lang w:val="nl-BE"/>
    </w:rPr>
  </w:style>
  <w:style w:type="character" w:styleId="PlaceholderText">
    <w:name w:val="Placeholder Text"/>
    <w:basedOn w:val="DefaultParagraphFont"/>
    <w:uiPriority w:val="99"/>
    <w:semiHidden/>
    <w:rsid w:val="00991C2B"/>
    <w:rPr>
      <w:color w:val="808080"/>
    </w:rPr>
  </w:style>
  <w:style w:type="table" w:styleId="TableGrid">
    <w:name w:val="Table Grid"/>
    <w:basedOn w:val="TableNormal"/>
    <w:uiPriority w:val="59"/>
    <w:rsid w:val="00991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rsid w:val="00991C2B"/>
    <w:rPr>
      <w:i/>
      <w:iCs/>
      <w:color w:val="4A4949" w:themeColor="text1" w:themeTint="E6"/>
    </w:rPr>
  </w:style>
  <w:style w:type="character" w:styleId="IntenseEmphasis">
    <w:name w:val="Intense Emphasis"/>
    <w:basedOn w:val="DefaultParagraphFont"/>
    <w:uiPriority w:val="21"/>
    <w:rsid w:val="00991C2B"/>
    <w:rPr>
      <w:b/>
      <w:bCs/>
      <w:i/>
      <w:iCs/>
      <w:color w:val="auto"/>
    </w:rPr>
  </w:style>
  <w:style w:type="paragraph" w:styleId="Subtitle">
    <w:name w:val="Subtitle"/>
    <w:basedOn w:val="Normal"/>
    <w:next w:val="Normal"/>
    <w:link w:val="SubtitleChar"/>
    <w:uiPriority w:val="11"/>
    <w:rsid w:val="00991C2B"/>
    <w:pPr>
      <w:spacing w:line="600" w:lineRule="exact"/>
      <w:jc w:val="center"/>
    </w:pPr>
    <w:rPr>
      <w:rFonts w:ascii="FlandersArtSerif-Bold" w:hAnsi="FlandersArtSerif-Bold"/>
      <w:color w:val="auto"/>
      <w:sz w:val="52"/>
      <w:szCs w:val="30"/>
    </w:rPr>
  </w:style>
  <w:style w:type="character" w:customStyle="1" w:styleId="SubtitleChar">
    <w:name w:val="Subtitle Char"/>
    <w:basedOn w:val="DefaultParagraphFont"/>
    <w:link w:val="Subtitle"/>
    <w:uiPriority w:val="11"/>
    <w:rsid w:val="00117227"/>
    <w:rPr>
      <w:rFonts w:ascii="FlandersArtSerif-Bold" w:hAnsi="FlandersArtSerif-Bold"/>
      <w:sz w:val="52"/>
      <w:szCs w:val="30"/>
      <w:lang w:val="nl-BE"/>
    </w:rPr>
  </w:style>
  <w:style w:type="table" w:styleId="MediumGrid3-Accent1">
    <w:name w:val="Medium Grid 3 Accent 1"/>
    <w:basedOn w:val="TableNormal"/>
    <w:uiPriority w:val="69"/>
    <w:rsid w:val="00991C2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CE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C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C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C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C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8C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8C3" w:themeFill="accent1" w:themeFillTint="7F"/>
      </w:tcPr>
    </w:tblStylePr>
  </w:style>
  <w:style w:type="table" w:customStyle="1" w:styleId="Gemiddeldearcering1-accent11">
    <w:name w:val="Gemiddelde arcering 1 - accent 11"/>
    <w:basedOn w:val="TableNormal"/>
    <w:uiPriority w:val="63"/>
    <w:rsid w:val="00991C2B"/>
    <w:pPr>
      <w:spacing w:after="0" w:line="240" w:lineRule="auto"/>
    </w:pPr>
    <w:rPr>
      <w:rFonts w:ascii="Flanders Art Serif" w:hAnsi="Flanders Art Serif"/>
      <w:sz w:val="19"/>
    </w:rPr>
    <w:tblPr>
      <w:tblStyleRowBandSize w:val="1"/>
      <w:tblStyleColBandSize w:val="1"/>
      <w:tblBorders>
        <w:top w:val="single" w:sz="8" w:space="0" w:color="6D94A5" w:themeColor="accent1" w:themeTint="BF"/>
        <w:left w:val="single" w:sz="8" w:space="0" w:color="6D94A5" w:themeColor="accent1" w:themeTint="BF"/>
        <w:bottom w:val="single" w:sz="8" w:space="0" w:color="6D94A5" w:themeColor="accent1" w:themeTint="BF"/>
        <w:right w:val="single" w:sz="8" w:space="0" w:color="6D94A5" w:themeColor="accent1" w:themeTint="BF"/>
        <w:insideH w:val="single" w:sz="8" w:space="0" w:color="6D94A5" w:themeColor="accent1" w:themeTint="BF"/>
      </w:tblBorders>
    </w:tblPr>
    <w:tcPr>
      <w:shd w:val="clear" w:color="auto" w:fill="F6F5F3" w:themeFill="background2"/>
    </w:tcPr>
    <w:tblStylePr w:type="firstRow">
      <w:pPr>
        <w:spacing w:before="0" w:after="0" w:line="240" w:lineRule="auto"/>
      </w:pPr>
      <w:rPr>
        <w:b/>
        <w:bCs/>
        <w:color w:val="FFFFFF" w:themeColor="background1"/>
      </w:rPr>
      <w:tblPr/>
      <w:tcPr>
        <w:tcBorders>
          <w:top w:val="single" w:sz="8" w:space="0" w:color="6D94A5" w:themeColor="accent1" w:themeTint="BF"/>
          <w:left w:val="single" w:sz="8" w:space="0" w:color="6D94A5" w:themeColor="accent1" w:themeTint="BF"/>
          <w:bottom w:val="single" w:sz="8" w:space="0" w:color="6D94A5" w:themeColor="accent1" w:themeTint="BF"/>
          <w:right w:val="single" w:sz="8" w:space="0" w:color="6D94A5" w:themeColor="accent1" w:themeTint="BF"/>
          <w:insideH w:val="nil"/>
          <w:insideV w:val="nil"/>
        </w:tcBorders>
        <w:shd w:val="clear" w:color="auto" w:fill="4B6C7A" w:themeFill="accent1"/>
      </w:tcPr>
    </w:tblStylePr>
    <w:tblStylePr w:type="lastRow">
      <w:pPr>
        <w:spacing w:before="0" w:after="0" w:line="240" w:lineRule="auto"/>
      </w:pPr>
      <w:rPr>
        <w:b/>
        <w:bCs/>
      </w:rPr>
      <w:tblPr/>
      <w:tcPr>
        <w:tcBorders>
          <w:top w:val="double" w:sz="6" w:space="0" w:color="6D94A5" w:themeColor="accent1" w:themeTint="BF"/>
          <w:left w:val="single" w:sz="8" w:space="0" w:color="6D94A5" w:themeColor="accent1" w:themeTint="BF"/>
          <w:bottom w:val="single" w:sz="8" w:space="0" w:color="6D94A5" w:themeColor="accent1" w:themeTint="BF"/>
          <w:right w:val="single" w:sz="8" w:space="0" w:color="6D94A5"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DCE1" w:themeFill="accent1" w:themeFillTint="3F"/>
      </w:tcPr>
    </w:tblStylePr>
    <w:tblStylePr w:type="band1Horz">
      <w:tblPr/>
      <w:tcPr>
        <w:tcBorders>
          <w:insideH w:val="nil"/>
          <w:insideV w:val="nil"/>
        </w:tcBorders>
        <w:shd w:val="clear" w:color="auto" w:fill="CFDCE1" w:themeFill="accent1" w:themeFillTint="3F"/>
      </w:tcPr>
    </w:tblStylePr>
    <w:tblStylePr w:type="band2Horz">
      <w:tblPr/>
      <w:tcPr>
        <w:tcBorders>
          <w:insideH w:val="nil"/>
          <w:insideV w:val="nil"/>
        </w:tcBorders>
      </w:tcPr>
    </w:tblStylePr>
  </w:style>
  <w:style w:type="character" w:styleId="BookTitle">
    <w:name w:val="Book Title"/>
    <w:uiPriority w:val="33"/>
    <w:qFormat/>
    <w:rsid w:val="00054F9B"/>
    <w:rPr>
      <w:rFonts w:ascii="FlandersArtSans-Bold" w:hAnsi="FlandersArtSans-Bold"/>
      <w:color w:val="auto"/>
      <w:sz w:val="24"/>
      <w:szCs w:val="24"/>
      <w:lang w:val="nl-BE"/>
    </w:rPr>
  </w:style>
  <w:style w:type="paragraph" w:styleId="Title">
    <w:name w:val="Title"/>
    <w:basedOn w:val="Normal"/>
    <w:next w:val="Normal"/>
    <w:link w:val="TitleChar"/>
    <w:uiPriority w:val="10"/>
    <w:rsid w:val="00991C2B"/>
    <w:pPr>
      <w:framePr w:wrap="notBeside" w:vAnchor="text" w:hAnchor="text" w:y="1"/>
      <w:spacing w:before="420" w:after="520" w:line="1200" w:lineRule="exact"/>
    </w:pPr>
    <w:rPr>
      <w:rFonts w:ascii="FlandersArtSans-Medium" w:eastAsiaTheme="majorEastAsia" w:hAnsi="FlandersArtSans-Medium" w:cstheme="majorBidi"/>
      <w:caps/>
      <w:color w:val="auto"/>
      <w:spacing w:val="5"/>
      <w:sz w:val="100"/>
      <w:szCs w:val="56"/>
      <w:u w:val="single"/>
    </w:rPr>
  </w:style>
  <w:style w:type="character" w:customStyle="1" w:styleId="TitleChar">
    <w:name w:val="Title Char"/>
    <w:basedOn w:val="DefaultParagraphFont"/>
    <w:link w:val="Title"/>
    <w:uiPriority w:val="10"/>
    <w:rsid w:val="00117227"/>
    <w:rPr>
      <w:rFonts w:ascii="FlandersArtSans-Medium" w:eastAsiaTheme="majorEastAsia" w:hAnsi="FlandersArtSans-Medium" w:cstheme="majorBidi"/>
      <w:caps/>
      <w:spacing w:val="5"/>
      <w:sz w:val="100"/>
      <w:szCs w:val="56"/>
      <w:u w:val="single"/>
      <w:lang w:val="nl-BE"/>
    </w:rPr>
  </w:style>
  <w:style w:type="character" w:customStyle="1" w:styleId="Heading1Char">
    <w:name w:val="Heading 1 Char"/>
    <w:basedOn w:val="DefaultParagraphFont"/>
    <w:link w:val="Heading1"/>
    <w:uiPriority w:val="9"/>
    <w:rsid w:val="00054F9B"/>
    <w:rPr>
      <w:rFonts w:ascii="FlandersArtSans-Bold" w:eastAsiaTheme="majorEastAsia" w:hAnsi="FlandersArtSans-Bold" w:cstheme="majorBidi"/>
      <w:bCs/>
      <w:caps/>
      <w:color w:val="3C3D3C"/>
      <w:sz w:val="36"/>
      <w:szCs w:val="52"/>
      <w:lang w:val="nl-BE"/>
    </w:rPr>
  </w:style>
  <w:style w:type="paragraph" w:styleId="TOCHeading">
    <w:name w:val="TOC Heading"/>
    <w:basedOn w:val="Normal"/>
    <w:next w:val="Normal"/>
    <w:uiPriority w:val="39"/>
    <w:unhideWhenUsed/>
    <w:rsid w:val="005B2904"/>
    <w:pPr>
      <w:spacing w:after="240"/>
    </w:pPr>
    <w:rPr>
      <w:rFonts w:ascii="FlandersArtSans-Regular" w:hAnsi="FlandersArtSans-Regular"/>
      <w:caps/>
      <w:color w:val="3C3D3C"/>
      <w:sz w:val="24"/>
      <w:szCs w:val="28"/>
    </w:rPr>
  </w:style>
  <w:style w:type="character" w:customStyle="1" w:styleId="Heading2Char">
    <w:name w:val="Heading 2 Char"/>
    <w:basedOn w:val="DefaultParagraphFont"/>
    <w:link w:val="Heading2"/>
    <w:uiPriority w:val="9"/>
    <w:rsid w:val="00A5641B"/>
    <w:rPr>
      <w:rFonts w:ascii="FlandersArtSans-Regular" w:eastAsiaTheme="majorEastAsia" w:hAnsi="FlandersArtSans-Regular" w:cstheme="majorBidi"/>
      <w:bCs/>
      <w:caps/>
      <w:color w:val="373636" w:themeColor="text1"/>
      <w:sz w:val="32"/>
      <w:szCs w:val="32"/>
      <w:u w:val="dotted"/>
      <w:lang w:val="nl-BE"/>
    </w:rPr>
  </w:style>
  <w:style w:type="character" w:customStyle="1" w:styleId="Heading3Char">
    <w:name w:val="Heading 3 Char"/>
    <w:basedOn w:val="DefaultParagraphFont"/>
    <w:link w:val="Heading3"/>
    <w:uiPriority w:val="9"/>
    <w:rsid w:val="00D214D8"/>
    <w:rPr>
      <w:rFonts w:ascii="FlandersArtSans-Regular" w:eastAsiaTheme="majorEastAsia" w:hAnsi="FlandersArtSans-Regular" w:cstheme="majorBidi"/>
      <w:bCs/>
      <w:sz w:val="24"/>
      <w:szCs w:val="24"/>
      <w:lang w:val="nl-BE"/>
    </w:rPr>
  </w:style>
  <w:style w:type="character" w:customStyle="1" w:styleId="Heading4Char">
    <w:name w:val="Heading 4 Char"/>
    <w:basedOn w:val="DefaultParagraphFont"/>
    <w:link w:val="Heading4"/>
    <w:uiPriority w:val="9"/>
    <w:rsid w:val="00054F9B"/>
    <w:rPr>
      <w:rFonts w:ascii="FlandersArtSerif-Bold" w:eastAsiaTheme="majorEastAsia" w:hAnsi="FlandersArtSerif-Bold" w:cstheme="majorBidi"/>
      <w:bCs/>
      <w:iCs/>
      <w:color w:val="373636" w:themeColor="text1"/>
      <w:u w:val="single"/>
      <w:lang w:val="nl-BE"/>
    </w:rPr>
  </w:style>
  <w:style w:type="character" w:customStyle="1" w:styleId="Heading5Char">
    <w:name w:val="Heading 5 Char"/>
    <w:basedOn w:val="DefaultParagraphFont"/>
    <w:link w:val="Heading5"/>
    <w:uiPriority w:val="9"/>
    <w:rsid w:val="00444C33"/>
    <w:rPr>
      <w:rFonts w:ascii="FlandersArtSans-Regular" w:eastAsiaTheme="majorEastAsia" w:hAnsi="FlandersArtSans-Regular" w:cstheme="majorBidi"/>
      <w:color w:val="3C3D3C"/>
      <w:lang w:val="nl-BE"/>
    </w:rPr>
  </w:style>
  <w:style w:type="character" w:customStyle="1" w:styleId="Heading6Char">
    <w:name w:val="Heading 6 Char"/>
    <w:basedOn w:val="DefaultParagraphFont"/>
    <w:link w:val="Heading6"/>
    <w:uiPriority w:val="9"/>
    <w:rsid w:val="00444C33"/>
    <w:rPr>
      <w:rFonts w:ascii="FlandersArtSerif-Regular" w:eastAsiaTheme="majorEastAsia" w:hAnsi="FlandersArtSerif-Regular" w:cstheme="majorBidi"/>
      <w:iCs/>
      <w:color w:val="6F7173"/>
      <w:lang w:val="nl-BE"/>
    </w:rPr>
  </w:style>
  <w:style w:type="character" w:customStyle="1" w:styleId="Heading7Char">
    <w:name w:val="Heading 7 Char"/>
    <w:basedOn w:val="DefaultParagraphFont"/>
    <w:link w:val="Heading7"/>
    <w:uiPriority w:val="9"/>
    <w:rsid w:val="00444C33"/>
    <w:rPr>
      <w:rFonts w:ascii="FlandersArtSerif-Medium" w:eastAsiaTheme="majorEastAsia" w:hAnsi="FlandersArtSerif-Medium" w:cstheme="majorBidi"/>
      <w:iCs/>
      <w:color w:val="9B9DA0"/>
      <w:lang w:val="nl-BE"/>
    </w:rPr>
  </w:style>
  <w:style w:type="character" w:customStyle="1" w:styleId="Heading8Char">
    <w:name w:val="Heading 8 Char"/>
    <w:basedOn w:val="DefaultParagraphFont"/>
    <w:link w:val="Heading8"/>
    <w:uiPriority w:val="9"/>
    <w:rsid w:val="00444C33"/>
    <w:rPr>
      <w:rFonts w:ascii="FlandersArtSerif-Regular" w:eastAsiaTheme="majorEastAsia" w:hAnsi="FlandersArtSerif-Regular" w:cstheme="majorBidi"/>
      <w:color w:val="3C3D3C"/>
      <w:szCs w:val="20"/>
      <w:lang w:val="nl-BE"/>
    </w:rPr>
  </w:style>
  <w:style w:type="character" w:customStyle="1" w:styleId="Heading9Char">
    <w:name w:val="Heading 9 Char"/>
    <w:basedOn w:val="DefaultParagraphFont"/>
    <w:link w:val="Heading9"/>
    <w:uiPriority w:val="9"/>
    <w:rsid w:val="00444C33"/>
    <w:rPr>
      <w:rFonts w:ascii="FlandersArtSerif-Regular" w:eastAsiaTheme="majorEastAsia" w:hAnsi="FlandersArtSerif-Regular" w:cstheme="majorBidi"/>
      <w:iCs/>
      <w:color w:val="6F7173"/>
      <w:szCs w:val="20"/>
      <w:lang w:val="nl-BE"/>
    </w:rPr>
  </w:style>
  <w:style w:type="paragraph" w:styleId="TOC1">
    <w:name w:val="toc 1"/>
    <w:basedOn w:val="Normal"/>
    <w:next w:val="Normal"/>
    <w:autoRedefine/>
    <w:uiPriority w:val="39"/>
    <w:unhideWhenUsed/>
    <w:rsid w:val="00991C2B"/>
    <w:pPr>
      <w:tabs>
        <w:tab w:val="clear" w:pos="3686"/>
        <w:tab w:val="left" w:pos="851"/>
        <w:tab w:val="right" w:leader="dot" w:pos="9060"/>
      </w:tabs>
      <w:spacing w:before="60" w:after="60"/>
    </w:pPr>
    <w:rPr>
      <w:noProof/>
      <w:color w:val="373636" w:themeColor="text1"/>
    </w:rPr>
  </w:style>
  <w:style w:type="paragraph" w:styleId="TOC2">
    <w:name w:val="toc 2"/>
    <w:basedOn w:val="Normal"/>
    <w:next w:val="Normal"/>
    <w:autoRedefine/>
    <w:uiPriority w:val="39"/>
    <w:unhideWhenUsed/>
    <w:rsid w:val="00B93F9E"/>
    <w:pPr>
      <w:tabs>
        <w:tab w:val="clear" w:pos="3686"/>
        <w:tab w:val="left" w:pos="851"/>
        <w:tab w:val="right" w:pos="9060"/>
      </w:tabs>
    </w:pPr>
    <w:rPr>
      <w:noProof/>
      <w:color w:val="6F7173"/>
      <w:sz w:val="18"/>
    </w:rPr>
  </w:style>
  <w:style w:type="paragraph" w:styleId="TOC3">
    <w:name w:val="toc 3"/>
    <w:basedOn w:val="Normal"/>
    <w:next w:val="Normal"/>
    <w:autoRedefine/>
    <w:uiPriority w:val="39"/>
    <w:unhideWhenUsed/>
    <w:rsid w:val="00991C2B"/>
    <w:pPr>
      <w:tabs>
        <w:tab w:val="clear" w:pos="3686"/>
        <w:tab w:val="left" w:pos="851"/>
        <w:tab w:val="right" w:pos="9060"/>
      </w:tabs>
    </w:pPr>
    <w:rPr>
      <w:noProof/>
      <w:color w:val="9B9DA0"/>
      <w:sz w:val="18"/>
    </w:rPr>
  </w:style>
  <w:style w:type="character" w:styleId="Hyperlink">
    <w:name w:val="Hyperlink"/>
    <w:basedOn w:val="DefaultParagraphFont"/>
    <w:uiPriority w:val="99"/>
    <w:unhideWhenUsed/>
    <w:rsid w:val="00991C2B"/>
    <w:rPr>
      <w:color w:val="3C96BE"/>
      <w:u w:val="single"/>
    </w:rPr>
  </w:style>
  <w:style w:type="paragraph" w:styleId="ListParagraph">
    <w:name w:val="List Paragraph"/>
    <w:basedOn w:val="Normal"/>
    <w:uiPriority w:val="34"/>
    <w:qFormat/>
    <w:rsid w:val="00991C2B"/>
    <w:pPr>
      <w:ind w:left="426"/>
    </w:pPr>
  </w:style>
  <w:style w:type="paragraph" w:styleId="ListBullet">
    <w:name w:val="List Bullet"/>
    <w:basedOn w:val="Vlottetekst-roodMSF"/>
    <w:uiPriority w:val="99"/>
    <w:unhideWhenUsed/>
    <w:qFormat/>
    <w:rsid w:val="00991C2B"/>
    <w:pPr>
      <w:numPr>
        <w:numId w:val="29"/>
      </w:numPr>
    </w:pPr>
  </w:style>
  <w:style w:type="paragraph" w:styleId="ListBullet2">
    <w:name w:val="List Bullet 2"/>
    <w:basedOn w:val="Inspringing"/>
    <w:uiPriority w:val="99"/>
    <w:unhideWhenUsed/>
    <w:rsid w:val="00EB2E58"/>
    <w:pPr>
      <w:numPr>
        <w:numId w:val="30"/>
      </w:numPr>
      <w:ind w:left="1094" w:hanging="357"/>
    </w:pPr>
  </w:style>
  <w:style w:type="paragraph" w:styleId="ListBullet3">
    <w:name w:val="List Bullet 3"/>
    <w:basedOn w:val="Normal"/>
    <w:uiPriority w:val="99"/>
    <w:unhideWhenUsed/>
    <w:rsid w:val="00991C2B"/>
    <w:pPr>
      <w:numPr>
        <w:numId w:val="4"/>
      </w:numPr>
    </w:pPr>
  </w:style>
  <w:style w:type="paragraph" w:styleId="ListBullet4">
    <w:name w:val="List Bullet 4"/>
    <w:basedOn w:val="Normal"/>
    <w:uiPriority w:val="99"/>
    <w:unhideWhenUsed/>
    <w:rsid w:val="00991C2B"/>
    <w:pPr>
      <w:numPr>
        <w:numId w:val="5"/>
      </w:numPr>
      <w:tabs>
        <w:tab w:val="clear" w:pos="3686"/>
      </w:tabs>
    </w:pPr>
  </w:style>
  <w:style w:type="paragraph" w:styleId="ListBullet5">
    <w:name w:val="List Bullet 5"/>
    <w:basedOn w:val="Normal"/>
    <w:uiPriority w:val="99"/>
    <w:unhideWhenUsed/>
    <w:rsid w:val="00991C2B"/>
    <w:pPr>
      <w:numPr>
        <w:numId w:val="6"/>
      </w:numPr>
      <w:tabs>
        <w:tab w:val="clear" w:pos="3686"/>
      </w:tabs>
    </w:pPr>
  </w:style>
  <w:style w:type="paragraph" w:styleId="FootnoteText">
    <w:name w:val="footnote text"/>
    <w:basedOn w:val="Normal"/>
    <w:link w:val="FootnoteTextChar"/>
    <w:uiPriority w:val="99"/>
    <w:semiHidden/>
    <w:unhideWhenUsed/>
    <w:rsid w:val="00991C2B"/>
    <w:pPr>
      <w:spacing w:line="240" w:lineRule="auto"/>
    </w:pPr>
    <w:rPr>
      <w:sz w:val="14"/>
      <w:szCs w:val="20"/>
    </w:rPr>
  </w:style>
  <w:style w:type="character" w:customStyle="1" w:styleId="FootnoteTextChar">
    <w:name w:val="Footnote Text Char"/>
    <w:basedOn w:val="DefaultParagraphFont"/>
    <w:link w:val="FootnoteText"/>
    <w:uiPriority w:val="99"/>
    <w:semiHidden/>
    <w:rsid w:val="00932353"/>
    <w:rPr>
      <w:rFonts w:ascii="FlandersArtSerif-Regular" w:hAnsi="FlandersArtSerif-Regular"/>
      <w:color w:val="1C1A15" w:themeColor="background2" w:themeShade="1A"/>
      <w:sz w:val="14"/>
      <w:szCs w:val="20"/>
      <w:lang w:val="nl-BE"/>
    </w:rPr>
  </w:style>
  <w:style w:type="character" w:styleId="FootnoteReference">
    <w:name w:val="footnote reference"/>
    <w:basedOn w:val="DefaultParagraphFont"/>
    <w:uiPriority w:val="99"/>
    <w:semiHidden/>
    <w:unhideWhenUsed/>
    <w:rsid w:val="00991C2B"/>
    <w:rPr>
      <w:vertAlign w:val="superscript"/>
    </w:rPr>
  </w:style>
  <w:style w:type="paragraph" w:styleId="TableofFigures">
    <w:name w:val="table of figures"/>
    <w:basedOn w:val="Normal"/>
    <w:next w:val="Normal"/>
    <w:uiPriority w:val="99"/>
    <w:semiHidden/>
    <w:unhideWhenUsed/>
    <w:rsid w:val="00991C2B"/>
    <w:pPr>
      <w:tabs>
        <w:tab w:val="clear" w:pos="3686"/>
      </w:tabs>
    </w:pPr>
    <w:rPr>
      <w:b/>
      <w:color w:val="6B6B6B" w:themeColor="text2"/>
      <w:sz w:val="24"/>
    </w:rPr>
  </w:style>
  <w:style w:type="paragraph" w:styleId="TableofAuthorities">
    <w:name w:val="table of authorities"/>
    <w:basedOn w:val="Normal"/>
    <w:next w:val="Normal"/>
    <w:uiPriority w:val="99"/>
    <w:semiHidden/>
    <w:unhideWhenUsed/>
    <w:rsid w:val="00991C2B"/>
    <w:pPr>
      <w:tabs>
        <w:tab w:val="clear" w:pos="3686"/>
      </w:tabs>
      <w:ind w:left="200" w:hanging="200"/>
    </w:pPr>
    <w:rPr>
      <w:color w:val="6B6B6B" w:themeColor="text2"/>
      <w:sz w:val="24"/>
    </w:rPr>
  </w:style>
  <w:style w:type="paragraph" w:styleId="ListNumber">
    <w:name w:val="List Number"/>
    <w:basedOn w:val="ListParagraph"/>
    <w:uiPriority w:val="99"/>
    <w:unhideWhenUsed/>
    <w:rsid w:val="00991C2B"/>
    <w:pPr>
      <w:numPr>
        <w:numId w:val="7"/>
      </w:numPr>
    </w:pPr>
  </w:style>
  <w:style w:type="paragraph" w:styleId="ListNumber2">
    <w:name w:val="List Number 2"/>
    <w:basedOn w:val="ListParagraph"/>
    <w:uiPriority w:val="99"/>
    <w:unhideWhenUsed/>
    <w:rsid w:val="00991C2B"/>
    <w:pPr>
      <w:numPr>
        <w:numId w:val="8"/>
      </w:numPr>
    </w:pPr>
  </w:style>
  <w:style w:type="paragraph" w:styleId="ListNumber3">
    <w:name w:val="List Number 3"/>
    <w:basedOn w:val="ListParagraph"/>
    <w:uiPriority w:val="99"/>
    <w:unhideWhenUsed/>
    <w:rsid w:val="00991C2B"/>
    <w:pPr>
      <w:numPr>
        <w:numId w:val="9"/>
      </w:numPr>
    </w:pPr>
  </w:style>
  <w:style w:type="paragraph" w:styleId="ListNumber4">
    <w:name w:val="List Number 4"/>
    <w:basedOn w:val="ListParagraph"/>
    <w:uiPriority w:val="99"/>
    <w:unhideWhenUsed/>
    <w:rsid w:val="00991C2B"/>
    <w:pPr>
      <w:numPr>
        <w:numId w:val="10"/>
      </w:numPr>
    </w:pPr>
  </w:style>
  <w:style w:type="paragraph" w:styleId="ListNumber5">
    <w:name w:val="List Number 5"/>
    <w:basedOn w:val="ListParagraph"/>
    <w:uiPriority w:val="99"/>
    <w:unhideWhenUsed/>
    <w:rsid w:val="00991C2B"/>
    <w:pPr>
      <w:numPr>
        <w:numId w:val="11"/>
      </w:numPr>
    </w:pPr>
  </w:style>
  <w:style w:type="paragraph" w:styleId="Quote">
    <w:name w:val="Quote"/>
    <w:basedOn w:val="Normal"/>
    <w:next w:val="Normal"/>
    <w:link w:val="QuoteChar"/>
    <w:uiPriority w:val="29"/>
    <w:rsid w:val="00991C2B"/>
    <w:pPr>
      <w:spacing w:before="120" w:line="320" w:lineRule="exact"/>
      <w:ind w:left="709" w:right="567" w:hanging="142"/>
    </w:pPr>
    <w:rPr>
      <w:color w:val="auto"/>
      <w:sz w:val="28"/>
      <w:szCs w:val="28"/>
    </w:rPr>
  </w:style>
  <w:style w:type="character" w:customStyle="1" w:styleId="QuoteChar">
    <w:name w:val="Quote Char"/>
    <w:basedOn w:val="DefaultParagraphFont"/>
    <w:link w:val="Quote"/>
    <w:uiPriority w:val="29"/>
    <w:rsid w:val="00450110"/>
    <w:rPr>
      <w:rFonts w:ascii="FlandersArtSerif-Regular" w:hAnsi="FlandersArtSerif-Regular"/>
      <w:sz w:val="28"/>
      <w:szCs w:val="28"/>
      <w:lang w:val="nl-BE"/>
    </w:rPr>
  </w:style>
  <w:style w:type="paragraph" w:styleId="IntenseQuote">
    <w:name w:val="Intense Quote"/>
    <w:basedOn w:val="Quote"/>
    <w:next w:val="Normal"/>
    <w:link w:val="IntenseQuoteChar"/>
    <w:uiPriority w:val="30"/>
    <w:rsid w:val="00991C2B"/>
    <w:rPr>
      <w:b/>
      <w:color w:val="2F2F2F"/>
    </w:rPr>
  </w:style>
  <w:style w:type="character" w:customStyle="1" w:styleId="IntenseQuoteChar">
    <w:name w:val="Intense Quote Char"/>
    <w:basedOn w:val="DefaultParagraphFont"/>
    <w:link w:val="IntenseQuote"/>
    <w:uiPriority w:val="30"/>
    <w:rsid w:val="00EE09B9"/>
    <w:rPr>
      <w:rFonts w:ascii="FlandersArtSerif-Regular" w:hAnsi="FlandersArtSerif-Regular"/>
      <w:b/>
      <w:color w:val="2F2F2F"/>
      <w:sz w:val="28"/>
      <w:szCs w:val="28"/>
      <w:lang w:val="nl-BE"/>
    </w:rPr>
  </w:style>
  <w:style w:type="character" w:styleId="Emphasis">
    <w:name w:val="Emphasis"/>
    <w:basedOn w:val="DefaultParagraphFont"/>
    <w:uiPriority w:val="20"/>
    <w:rsid w:val="00991C2B"/>
    <w:rPr>
      <w:b/>
      <w:i/>
      <w:iCs/>
    </w:rPr>
  </w:style>
  <w:style w:type="character" w:styleId="SubtleReference">
    <w:name w:val="Subtle Reference"/>
    <w:basedOn w:val="DefaultParagraphFont"/>
    <w:uiPriority w:val="31"/>
    <w:rsid w:val="00991C2B"/>
    <w:rPr>
      <w:caps/>
      <w:smallCaps w:val="0"/>
      <w:color w:val="auto"/>
      <w:sz w:val="16"/>
      <w:u w:val="none"/>
      <w:bdr w:val="none" w:sz="0" w:space="0" w:color="auto"/>
    </w:rPr>
  </w:style>
  <w:style w:type="character" w:styleId="IntenseReference">
    <w:name w:val="Intense Reference"/>
    <w:basedOn w:val="DefaultParagraphFont"/>
    <w:uiPriority w:val="32"/>
    <w:rsid w:val="00991C2B"/>
    <w:rPr>
      <w:b/>
      <w:bCs/>
      <w:i w:val="0"/>
      <w:caps/>
      <w:smallCaps w:val="0"/>
      <w:color w:val="auto"/>
      <w:spacing w:val="5"/>
      <w:sz w:val="16"/>
      <w:u w:val="none"/>
    </w:rPr>
  </w:style>
  <w:style w:type="paragraph" w:styleId="Caption">
    <w:name w:val="caption"/>
    <w:basedOn w:val="Normal"/>
    <w:next w:val="Normal"/>
    <w:uiPriority w:val="35"/>
    <w:unhideWhenUsed/>
    <w:rsid w:val="00991C2B"/>
    <w:pPr>
      <w:spacing w:before="120" w:after="200" w:line="240" w:lineRule="auto"/>
    </w:pPr>
    <w:rPr>
      <w:bCs/>
      <w:color w:val="auto"/>
      <w:sz w:val="18"/>
      <w:szCs w:val="18"/>
    </w:rPr>
  </w:style>
  <w:style w:type="table" w:customStyle="1" w:styleId="TabelVO">
    <w:name w:val="Tabel VO"/>
    <w:basedOn w:val="TableNormal"/>
    <w:uiPriority w:val="99"/>
    <w:rsid w:val="00991C2B"/>
    <w:pPr>
      <w:spacing w:after="0" w:line="240" w:lineRule="auto"/>
      <w:jc w:val="center"/>
    </w:pPr>
    <w:rPr>
      <w:rFonts w:ascii="Flanders Art Serif" w:hAnsi="Flanders Art Serif"/>
    </w:rPr>
    <w:tblPr>
      <w:tblStyleRowBandSize w:val="2"/>
      <w:tblBorders>
        <w:top w:val="single" w:sz="8" w:space="0" w:color="9B9DA0"/>
        <w:left w:val="single" w:sz="8" w:space="0" w:color="9B9DA0"/>
        <w:bottom w:val="single" w:sz="8" w:space="0" w:color="9B9DA0"/>
        <w:right w:val="single" w:sz="8" w:space="0" w:color="9B9DA0"/>
        <w:insideH w:val="single" w:sz="8" w:space="0" w:color="9B9DA0"/>
        <w:insideV w:val="single" w:sz="8" w:space="0" w:color="9B9DA0"/>
      </w:tblBorders>
    </w:tblPr>
    <w:tcPr>
      <w:shd w:val="clear" w:color="auto" w:fill="F6F5F3" w:themeFill="background2"/>
      <w:vAlign w:val="center"/>
    </w:tcPr>
  </w:style>
  <w:style w:type="table" w:customStyle="1" w:styleId="Lijsttabel6kleurrijk1">
    <w:name w:val="Lijsttabel 6 kleurrijk1"/>
    <w:basedOn w:val="TableNormal"/>
    <w:uiPriority w:val="51"/>
    <w:rsid w:val="00991C2B"/>
    <w:pPr>
      <w:spacing w:after="0" w:line="240" w:lineRule="auto"/>
    </w:pPr>
    <w:rPr>
      <w:color w:val="373636" w:themeColor="text1"/>
    </w:rPr>
    <w:tblPr>
      <w:tblStyleRowBandSize w:val="1"/>
      <w:tblStyleColBandSize w:val="1"/>
      <w:tblBorders>
        <w:top w:val="single" w:sz="4" w:space="0" w:color="373636" w:themeColor="text1"/>
        <w:bottom w:val="single" w:sz="4" w:space="0" w:color="373636" w:themeColor="text1"/>
      </w:tblBorders>
    </w:tblPr>
    <w:tblStylePr w:type="firstRow">
      <w:rPr>
        <w:b/>
        <w:bCs/>
      </w:rPr>
      <w:tblPr/>
      <w:tcPr>
        <w:tcBorders>
          <w:bottom w:val="single" w:sz="4" w:space="0" w:color="373636" w:themeColor="text1"/>
        </w:tcBorders>
      </w:tcPr>
    </w:tblStylePr>
    <w:tblStylePr w:type="lastRow">
      <w:rPr>
        <w:b/>
        <w:bCs/>
      </w:rPr>
      <w:tblPr/>
      <w:tcPr>
        <w:tcBorders>
          <w:top w:val="double" w:sz="4" w:space="0" w:color="373636" w:themeColor="text1"/>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table" w:customStyle="1" w:styleId="Rastertabel41">
    <w:name w:val="Rastertabel 41"/>
    <w:basedOn w:val="TabelVO"/>
    <w:uiPriority w:val="49"/>
    <w:rsid w:val="00991C2B"/>
    <w:tblPr>
      <w:tblStyleRowBandSize w:val="1"/>
      <w:tblStyleColBandSize w:val="1"/>
      <w:tblBorders>
        <w:top w:val="none" w:sz="0" w:space="0" w:color="auto"/>
        <w:left w:val="none" w:sz="0" w:space="0" w:color="auto"/>
        <w:bottom w:val="single" w:sz="4" w:space="0" w:color="878585" w:themeColor="text1" w:themeTint="99"/>
        <w:right w:val="none" w:sz="0" w:space="0" w:color="auto"/>
        <w:insideH w:val="none" w:sz="0" w:space="0" w:color="auto"/>
        <w:insideV w:val="single" w:sz="4" w:space="0" w:color="878585" w:themeColor="text1" w:themeTint="99"/>
      </w:tblBorders>
    </w:tblPr>
    <w:tcPr>
      <w:shd w:val="clear" w:color="auto" w:fill="auto"/>
    </w:tcPr>
    <w:tblStylePr w:type="firstRow">
      <w:rPr>
        <w:b/>
        <w:bCs/>
        <w:color w:val="FFFFFF" w:themeColor="background1"/>
      </w:rPr>
      <w:tblPr/>
      <w:tcPr>
        <w:tcBorders>
          <w:top w:val="single" w:sz="4" w:space="0" w:color="373636" w:themeColor="text1"/>
          <w:left w:val="single" w:sz="4" w:space="0" w:color="373636" w:themeColor="text1"/>
          <w:bottom w:val="single" w:sz="4" w:space="0" w:color="373636" w:themeColor="text1"/>
          <w:right w:val="single" w:sz="4" w:space="0" w:color="373636" w:themeColor="text1"/>
          <w:insideH w:val="nil"/>
          <w:insideV w:val="nil"/>
        </w:tcBorders>
        <w:shd w:val="clear" w:color="auto" w:fill="373636" w:themeFill="text1"/>
      </w:tcPr>
    </w:tblStylePr>
    <w:tblStylePr w:type="lastRow">
      <w:rPr>
        <w:b/>
        <w:bCs/>
      </w:rPr>
      <w:tblPr/>
      <w:tcPr>
        <w:tcBorders>
          <w:top w:val="double" w:sz="4" w:space="0" w:color="373636" w:themeColor="text1"/>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table" w:customStyle="1" w:styleId="Stijl1">
    <w:name w:val="Stijl1"/>
    <w:basedOn w:val="TableNormal"/>
    <w:uiPriority w:val="99"/>
    <w:rsid w:val="00991C2B"/>
    <w:pPr>
      <w:spacing w:after="0" w:line="240" w:lineRule="auto"/>
    </w:pPr>
    <w:tblPr/>
  </w:style>
  <w:style w:type="paragraph" w:customStyle="1" w:styleId="Tabelheader">
    <w:name w:val="Tabel header"/>
    <w:basedOn w:val="Normal"/>
    <w:qFormat/>
    <w:rsid w:val="00991C2B"/>
    <w:pPr>
      <w:spacing w:line="240" w:lineRule="auto"/>
      <w:jc w:val="center"/>
    </w:pPr>
    <w:rPr>
      <w:rFonts w:ascii="FlandersArtSerif-Medium" w:hAnsi="FlandersArtSerif-Medium"/>
      <w:bCs/>
      <w:color w:val="FFFFFF" w:themeColor="background1"/>
      <w:sz w:val="17"/>
    </w:rPr>
  </w:style>
  <w:style w:type="paragraph" w:customStyle="1" w:styleId="Tabelinhoud">
    <w:name w:val="Tabel inhoud"/>
    <w:basedOn w:val="Normal"/>
    <w:qFormat/>
    <w:rsid w:val="00991C2B"/>
    <w:pPr>
      <w:jc w:val="center"/>
    </w:pPr>
    <w:rPr>
      <w:bCs/>
      <w:sz w:val="17"/>
      <w:szCs w:val="17"/>
    </w:rPr>
  </w:style>
  <w:style w:type="paragraph" w:customStyle="1" w:styleId="HeaderenFooterpagina1">
    <w:name w:val="Header en Footer pagina 1"/>
    <w:basedOn w:val="Normal"/>
    <w:qFormat/>
    <w:rsid w:val="00991C2B"/>
    <w:pPr>
      <w:spacing w:line="280" w:lineRule="exact"/>
      <w:jc w:val="right"/>
    </w:pPr>
    <w:rPr>
      <w:color w:val="auto"/>
      <w:sz w:val="24"/>
    </w:rPr>
  </w:style>
  <w:style w:type="paragraph" w:customStyle="1" w:styleId="Vlottetekst-roodMSF">
    <w:name w:val="Vlotte tekst - rood MSF"/>
    <w:basedOn w:val="Normal"/>
    <w:rsid w:val="00991C2B"/>
    <w:pPr>
      <w:numPr>
        <w:numId w:val="2"/>
      </w:numPr>
    </w:pPr>
  </w:style>
  <w:style w:type="paragraph" w:customStyle="1" w:styleId="streepjes">
    <w:name w:val="streepjes"/>
    <w:basedOn w:val="Normal"/>
    <w:qFormat/>
    <w:rsid w:val="00991C2B"/>
    <w:pPr>
      <w:tabs>
        <w:tab w:val="clear" w:pos="3686"/>
        <w:tab w:val="right" w:pos="9923"/>
      </w:tabs>
      <w:jc w:val="right"/>
    </w:pPr>
    <w:rPr>
      <w:rFonts w:ascii="Calibri" w:hAnsi="Calibri" w:cs="Calibri"/>
      <w:color w:val="auto"/>
      <w:sz w:val="16"/>
    </w:rPr>
  </w:style>
  <w:style w:type="paragraph" w:customStyle="1" w:styleId="Inspringing">
    <w:name w:val="Inspringing"/>
    <w:basedOn w:val="Normal"/>
    <w:rsid w:val="00991C2B"/>
    <w:pPr>
      <w:numPr>
        <w:numId w:val="3"/>
      </w:numPr>
    </w:pPr>
  </w:style>
  <w:style w:type="character" w:styleId="CommentReference">
    <w:name w:val="annotation reference"/>
    <w:basedOn w:val="DefaultParagraphFont"/>
    <w:uiPriority w:val="99"/>
    <w:semiHidden/>
    <w:unhideWhenUsed/>
    <w:rsid w:val="00DD5A3F"/>
    <w:rPr>
      <w:sz w:val="16"/>
      <w:szCs w:val="16"/>
    </w:rPr>
  </w:style>
  <w:style w:type="paragraph" w:styleId="CommentText">
    <w:name w:val="annotation text"/>
    <w:basedOn w:val="Normal"/>
    <w:link w:val="CommentTextChar"/>
    <w:uiPriority w:val="99"/>
    <w:unhideWhenUsed/>
    <w:rsid w:val="00DD5A3F"/>
    <w:pPr>
      <w:spacing w:line="240" w:lineRule="auto"/>
    </w:pPr>
    <w:rPr>
      <w:sz w:val="20"/>
      <w:szCs w:val="20"/>
    </w:rPr>
  </w:style>
  <w:style w:type="character" w:customStyle="1" w:styleId="CommentTextChar">
    <w:name w:val="Comment Text Char"/>
    <w:basedOn w:val="DefaultParagraphFont"/>
    <w:link w:val="CommentText"/>
    <w:uiPriority w:val="99"/>
    <w:rsid w:val="00DD5A3F"/>
    <w:rPr>
      <w:rFonts w:ascii="FlandersArtSerif-Regular" w:hAnsi="FlandersArtSerif-Regular"/>
      <w:color w:val="1C1A15" w:themeColor="background2" w:themeShade="1A"/>
      <w:sz w:val="20"/>
      <w:szCs w:val="20"/>
      <w:lang w:val="nl-BE"/>
    </w:rPr>
  </w:style>
  <w:style w:type="paragraph" w:styleId="CommentSubject">
    <w:name w:val="annotation subject"/>
    <w:basedOn w:val="CommentText"/>
    <w:next w:val="CommentText"/>
    <w:link w:val="CommentSubjectChar"/>
    <w:uiPriority w:val="99"/>
    <w:semiHidden/>
    <w:unhideWhenUsed/>
    <w:rsid w:val="00DD5A3F"/>
    <w:rPr>
      <w:b/>
      <w:bCs/>
    </w:rPr>
  </w:style>
  <w:style w:type="character" w:customStyle="1" w:styleId="CommentSubjectChar">
    <w:name w:val="Comment Subject Char"/>
    <w:basedOn w:val="CommentTextChar"/>
    <w:link w:val="CommentSubject"/>
    <w:uiPriority w:val="99"/>
    <w:semiHidden/>
    <w:rsid w:val="00DD5A3F"/>
    <w:rPr>
      <w:rFonts w:ascii="FlandersArtSerif-Regular" w:hAnsi="FlandersArtSerif-Regular"/>
      <w:b/>
      <w:bCs/>
      <w:color w:val="1C1A15" w:themeColor="background2" w:themeShade="1A"/>
      <w:sz w:val="20"/>
      <w:szCs w:val="20"/>
      <w:lang w:val="nl-BE"/>
    </w:rPr>
  </w:style>
  <w:style w:type="character" w:styleId="UnresolvedMention">
    <w:name w:val="Unresolved Mention"/>
    <w:basedOn w:val="DefaultParagraphFont"/>
    <w:uiPriority w:val="99"/>
    <w:unhideWhenUsed/>
    <w:rsid w:val="00A961F2"/>
    <w:rPr>
      <w:color w:val="605E5C"/>
      <w:shd w:val="clear" w:color="auto" w:fill="E1DFDD"/>
    </w:rPr>
  </w:style>
  <w:style w:type="paragraph" w:styleId="Revision">
    <w:name w:val="Revision"/>
    <w:hidden/>
    <w:uiPriority w:val="99"/>
    <w:semiHidden/>
    <w:rsid w:val="00102707"/>
    <w:pPr>
      <w:spacing w:after="0" w:line="240" w:lineRule="auto"/>
    </w:pPr>
    <w:rPr>
      <w:rFonts w:ascii="FlandersArtSerif-Regular" w:hAnsi="FlandersArtSerif-Regular"/>
      <w:color w:val="1C1A15" w:themeColor="background2" w:themeShade="1A"/>
      <w:lang w:val="nl-BE"/>
    </w:rPr>
  </w:style>
  <w:style w:type="character" w:styleId="Mention">
    <w:name w:val="Mention"/>
    <w:basedOn w:val="DefaultParagraphFont"/>
    <w:uiPriority w:val="99"/>
    <w:unhideWhenUsed/>
    <w:rsid w:val="00C625DE"/>
    <w:rPr>
      <w:color w:val="2B579A"/>
      <w:shd w:val="clear" w:color="auto" w:fill="E1DFDD"/>
    </w:rPr>
  </w:style>
  <w:style w:type="paragraph" w:customStyle="1" w:styleId="Voorbeeld">
    <w:name w:val="Voorbeeld"/>
    <w:basedOn w:val="Normal"/>
    <w:qFormat/>
    <w:rsid w:val="00DF6B6A"/>
    <w:rPr>
      <w:i/>
      <w:color w:val="auto"/>
    </w:rPr>
  </w:style>
  <w:style w:type="character" w:customStyle="1" w:styleId="font61">
    <w:name w:val="font61"/>
    <w:basedOn w:val="DefaultParagraphFont"/>
    <w:rsid w:val="00912FD0"/>
    <w:rPr>
      <w:rFonts w:ascii="Calibri" w:hAnsi="Calibri" w:cs="Calibri" w:hint="default"/>
      <w:b/>
      <w:bCs/>
      <w:i w:val="0"/>
      <w:iCs w:val="0"/>
      <w:strike w:val="0"/>
      <w:dstrike w:val="0"/>
      <w:color w:val="auto"/>
      <w:sz w:val="22"/>
      <w:szCs w:val="22"/>
      <w:u w:val="none"/>
      <w:effect w:val="none"/>
    </w:rPr>
  </w:style>
  <w:style w:type="character" w:customStyle="1" w:styleId="font51">
    <w:name w:val="font51"/>
    <w:basedOn w:val="DefaultParagraphFont"/>
    <w:rsid w:val="00912FD0"/>
    <w:rPr>
      <w:rFonts w:ascii="Calibri" w:hAnsi="Calibri" w:cs="Calibri" w:hint="default"/>
      <w:b w:val="0"/>
      <w:bCs w:val="0"/>
      <w:i w:val="0"/>
      <w:iCs w:val="0"/>
      <w:strike w:val="0"/>
      <w:dstrike w:val="0"/>
      <w:color w:val="auto"/>
      <w:sz w:val="22"/>
      <w:szCs w:val="22"/>
      <w:u w:val="none"/>
      <w:effect w:val="none"/>
    </w:rPr>
  </w:style>
  <w:style w:type="paragraph" w:customStyle="1" w:styleId="opmerking">
    <w:name w:val="opmerking"/>
    <w:basedOn w:val="Normal"/>
    <w:link w:val="opmerkingChar"/>
    <w:qFormat/>
    <w:rsid w:val="0092634A"/>
    <w:rPr>
      <w:color w:val="C00000"/>
      <w:lang w:val="nl-NL"/>
    </w:rPr>
  </w:style>
  <w:style w:type="character" w:customStyle="1" w:styleId="opmerkingChar">
    <w:name w:val="opmerking Char"/>
    <w:basedOn w:val="DefaultParagraphFont"/>
    <w:link w:val="opmerking"/>
    <w:rsid w:val="007815DF"/>
    <w:rPr>
      <w:rFonts w:ascii="FlandersArtSerif-Regular" w:hAnsi="FlandersArtSerif-Regular"/>
      <w:color w:val="C00000"/>
      <w:lang w:val="nl-NL"/>
    </w:rPr>
  </w:style>
  <w:style w:type="character" w:styleId="FollowedHyperlink">
    <w:name w:val="FollowedHyperlink"/>
    <w:basedOn w:val="DefaultParagraphFont"/>
    <w:uiPriority w:val="99"/>
    <w:semiHidden/>
    <w:unhideWhenUsed/>
    <w:rsid w:val="0075486E"/>
    <w:rPr>
      <w:color w:val="AA78AA" w:themeColor="followedHyperlink"/>
      <w:u w:val="single"/>
    </w:rPr>
  </w:style>
  <w:style w:type="paragraph" w:styleId="List">
    <w:name w:val="List"/>
    <w:basedOn w:val="Normal"/>
    <w:uiPriority w:val="99"/>
    <w:unhideWhenUsed/>
    <w:rsid w:val="00731A68"/>
    <w:pPr>
      <w:ind w:left="283" w:hanging="283"/>
      <w:contextualSpacing/>
    </w:pPr>
  </w:style>
  <w:style w:type="paragraph" w:customStyle="1" w:styleId="Kop2-zondernummer">
    <w:name w:val="Kop 2 - zonder nummer"/>
    <w:basedOn w:val="Heading2"/>
    <w:qFormat/>
    <w:rsid w:val="00E665B2"/>
    <w:pPr>
      <w:numPr>
        <w:ilvl w:val="0"/>
        <w:numId w:val="0"/>
      </w:numPr>
    </w:pPr>
    <w:rPr>
      <w:lang w:val="nl-NL"/>
    </w:rPr>
  </w:style>
  <w:style w:type="paragraph" w:styleId="Index4">
    <w:name w:val="index 4"/>
    <w:basedOn w:val="Normal"/>
    <w:next w:val="Normal"/>
    <w:autoRedefine/>
    <w:uiPriority w:val="99"/>
    <w:unhideWhenUsed/>
    <w:rsid w:val="00446F6F"/>
    <w:pPr>
      <w:tabs>
        <w:tab w:val="clear" w:pos="3686"/>
      </w:tabs>
      <w:spacing w:after="0" w:line="240" w:lineRule="auto"/>
      <w:ind w:left="88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3104">
      <w:bodyDiv w:val="1"/>
      <w:marLeft w:val="0"/>
      <w:marRight w:val="0"/>
      <w:marTop w:val="0"/>
      <w:marBottom w:val="0"/>
      <w:divBdr>
        <w:top w:val="none" w:sz="0" w:space="0" w:color="auto"/>
        <w:left w:val="none" w:sz="0" w:space="0" w:color="auto"/>
        <w:bottom w:val="none" w:sz="0" w:space="0" w:color="auto"/>
        <w:right w:val="none" w:sz="0" w:space="0" w:color="auto"/>
      </w:divBdr>
    </w:div>
    <w:div w:id="231239216">
      <w:bodyDiv w:val="1"/>
      <w:marLeft w:val="0"/>
      <w:marRight w:val="0"/>
      <w:marTop w:val="0"/>
      <w:marBottom w:val="0"/>
      <w:divBdr>
        <w:top w:val="none" w:sz="0" w:space="0" w:color="auto"/>
        <w:left w:val="none" w:sz="0" w:space="0" w:color="auto"/>
        <w:bottom w:val="none" w:sz="0" w:space="0" w:color="auto"/>
        <w:right w:val="none" w:sz="0" w:space="0" w:color="auto"/>
      </w:divBdr>
      <w:divsChild>
        <w:div w:id="1262301168">
          <w:marLeft w:val="0"/>
          <w:marRight w:val="0"/>
          <w:marTop w:val="0"/>
          <w:marBottom w:val="0"/>
          <w:divBdr>
            <w:top w:val="none" w:sz="0" w:space="0" w:color="auto"/>
            <w:left w:val="none" w:sz="0" w:space="0" w:color="auto"/>
            <w:bottom w:val="none" w:sz="0" w:space="0" w:color="auto"/>
            <w:right w:val="none" w:sz="0" w:space="0" w:color="auto"/>
          </w:divBdr>
        </w:div>
      </w:divsChild>
    </w:div>
    <w:div w:id="255283405">
      <w:bodyDiv w:val="1"/>
      <w:marLeft w:val="0"/>
      <w:marRight w:val="0"/>
      <w:marTop w:val="0"/>
      <w:marBottom w:val="0"/>
      <w:divBdr>
        <w:top w:val="none" w:sz="0" w:space="0" w:color="auto"/>
        <w:left w:val="none" w:sz="0" w:space="0" w:color="auto"/>
        <w:bottom w:val="none" w:sz="0" w:space="0" w:color="auto"/>
        <w:right w:val="none" w:sz="0" w:space="0" w:color="auto"/>
      </w:divBdr>
    </w:div>
    <w:div w:id="264506524">
      <w:bodyDiv w:val="1"/>
      <w:marLeft w:val="0"/>
      <w:marRight w:val="0"/>
      <w:marTop w:val="0"/>
      <w:marBottom w:val="0"/>
      <w:divBdr>
        <w:top w:val="none" w:sz="0" w:space="0" w:color="auto"/>
        <w:left w:val="none" w:sz="0" w:space="0" w:color="auto"/>
        <w:bottom w:val="none" w:sz="0" w:space="0" w:color="auto"/>
        <w:right w:val="none" w:sz="0" w:space="0" w:color="auto"/>
      </w:divBdr>
    </w:div>
    <w:div w:id="296490507">
      <w:bodyDiv w:val="1"/>
      <w:marLeft w:val="0"/>
      <w:marRight w:val="0"/>
      <w:marTop w:val="0"/>
      <w:marBottom w:val="0"/>
      <w:divBdr>
        <w:top w:val="none" w:sz="0" w:space="0" w:color="auto"/>
        <w:left w:val="none" w:sz="0" w:space="0" w:color="auto"/>
        <w:bottom w:val="none" w:sz="0" w:space="0" w:color="auto"/>
        <w:right w:val="none" w:sz="0" w:space="0" w:color="auto"/>
      </w:divBdr>
    </w:div>
    <w:div w:id="333581340">
      <w:bodyDiv w:val="1"/>
      <w:marLeft w:val="0"/>
      <w:marRight w:val="0"/>
      <w:marTop w:val="0"/>
      <w:marBottom w:val="0"/>
      <w:divBdr>
        <w:top w:val="none" w:sz="0" w:space="0" w:color="auto"/>
        <w:left w:val="none" w:sz="0" w:space="0" w:color="auto"/>
        <w:bottom w:val="none" w:sz="0" w:space="0" w:color="auto"/>
        <w:right w:val="none" w:sz="0" w:space="0" w:color="auto"/>
      </w:divBdr>
      <w:divsChild>
        <w:div w:id="1992638038">
          <w:marLeft w:val="0"/>
          <w:marRight w:val="0"/>
          <w:marTop w:val="0"/>
          <w:marBottom w:val="0"/>
          <w:divBdr>
            <w:top w:val="none" w:sz="0" w:space="0" w:color="auto"/>
            <w:left w:val="none" w:sz="0" w:space="0" w:color="auto"/>
            <w:bottom w:val="none" w:sz="0" w:space="0" w:color="auto"/>
            <w:right w:val="none" w:sz="0" w:space="0" w:color="auto"/>
          </w:divBdr>
        </w:div>
      </w:divsChild>
    </w:div>
    <w:div w:id="351028856">
      <w:bodyDiv w:val="1"/>
      <w:marLeft w:val="0"/>
      <w:marRight w:val="0"/>
      <w:marTop w:val="0"/>
      <w:marBottom w:val="0"/>
      <w:divBdr>
        <w:top w:val="none" w:sz="0" w:space="0" w:color="auto"/>
        <w:left w:val="none" w:sz="0" w:space="0" w:color="auto"/>
        <w:bottom w:val="none" w:sz="0" w:space="0" w:color="auto"/>
        <w:right w:val="none" w:sz="0" w:space="0" w:color="auto"/>
      </w:divBdr>
    </w:div>
    <w:div w:id="358816265">
      <w:bodyDiv w:val="1"/>
      <w:marLeft w:val="0"/>
      <w:marRight w:val="0"/>
      <w:marTop w:val="0"/>
      <w:marBottom w:val="0"/>
      <w:divBdr>
        <w:top w:val="none" w:sz="0" w:space="0" w:color="auto"/>
        <w:left w:val="none" w:sz="0" w:space="0" w:color="auto"/>
        <w:bottom w:val="none" w:sz="0" w:space="0" w:color="auto"/>
        <w:right w:val="none" w:sz="0" w:space="0" w:color="auto"/>
      </w:divBdr>
    </w:div>
    <w:div w:id="384645917">
      <w:bodyDiv w:val="1"/>
      <w:marLeft w:val="0"/>
      <w:marRight w:val="0"/>
      <w:marTop w:val="0"/>
      <w:marBottom w:val="0"/>
      <w:divBdr>
        <w:top w:val="none" w:sz="0" w:space="0" w:color="auto"/>
        <w:left w:val="none" w:sz="0" w:space="0" w:color="auto"/>
        <w:bottom w:val="none" w:sz="0" w:space="0" w:color="auto"/>
        <w:right w:val="none" w:sz="0" w:space="0" w:color="auto"/>
      </w:divBdr>
      <w:divsChild>
        <w:div w:id="1665204595">
          <w:marLeft w:val="0"/>
          <w:marRight w:val="0"/>
          <w:marTop w:val="0"/>
          <w:marBottom w:val="0"/>
          <w:divBdr>
            <w:top w:val="none" w:sz="0" w:space="0" w:color="auto"/>
            <w:left w:val="none" w:sz="0" w:space="0" w:color="auto"/>
            <w:bottom w:val="none" w:sz="0" w:space="0" w:color="auto"/>
            <w:right w:val="none" w:sz="0" w:space="0" w:color="auto"/>
          </w:divBdr>
        </w:div>
      </w:divsChild>
    </w:div>
    <w:div w:id="438642192">
      <w:bodyDiv w:val="1"/>
      <w:marLeft w:val="0"/>
      <w:marRight w:val="0"/>
      <w:marTop w:val="0"/>
      <w:marBottom w:val="0"/>
      <w:divBdr>
        <w:top w:val="none" w:sz="0" w:space="0" w:color="auto"/>
        <w:left w:val="none" w:sz="0" w:space="0" w:color="auto"/>
        <w:bottom w:val="none" w:sz="0" w:space="0" w:color="auto"/>
        <w:right w:val="none" w:sz="0" w:space="0" w:color="auto"/>
      </w:divBdr>
    </w:div>
    <w:div w:id="544609369">
      <w:bodyDiv w:val="1"/>
      <w:marLeft w:val="0"/>
      <w:marRight w:val="0"/>
      <w:marTop w:val="0"/>
      <w:marBottom w:val="0"/>
      <w:divBdr>
        <w:top w:val="none" w:sz="0" w:space="0" w:color="auto"/>
        <w:left w:val="none" w:sz="0" w:space="0" w:color="auto"/>
        <w:bottom w:val="none" w:sz="0" w:space="0" w:color="auto"/>
        <w:right w:val="none" w:sz="0" w:space="0" w:color="auto"/>
      </w:divBdr>
    </w:div>
    <w:div w:id="592587424">
      <w:bodyDiv w:val="1"/>
      <w:marLeft w:val="0"/>
      <w:marRight w:val="0"/>
      <w:marTop w:val="0"/>
      <w:marBottom w:val="0"/>
      <w:divBdr>
        <w:top w:val="none" w:sz="0" w:space="0" w:color="auto"/>
        <w:left w:val="none" w:sz="0" w:space="0" w:color="auto"/>
        <w:bottom w:val="none" w:sz="0" w:space="0" w:color="auto"/>
        <w:right w:val="none" w:sz="0" w:space="0" w:color="auto"/>
      </w:divBdr>
      <w:divsChild>
        <w:div w:id="625543316">
          <w:marLeft w:val="0"/>
          <w:marRight w:val="0"/>
          <w:marTop w:val="0"/>
          <w:marBottom w:val="0"/>
          <w:divBdr>
            <w:top w:val="none" w:sz="0" w:space="0" w:color="auto"/>
            <w:left w:val="none" w:sz="0" w:space="0" w:color="auto"/>
            <w:bottom w:val="none" w:sz="0" w:space="0" w:color="auto"/>
            <w:right w:val="none" w:sz="0" w:space="0" w:color="auto"/>
          </w:divBdr>
        </w:div>
      </w:divsChild>
    </w:div>
    <w:div w:id="651102630">
      <w:bodyDiv w:val="1"/>
      <w:marLeft w:val="0"/>
      <w:marRight w:val="0"/>
      <w:marTop w:val="0"/>
      <w:marBottom w:val="0"/>
      <w:divBdr>
        <w:top w:val="none" w:sz="0" w:space="0" w:color="auto"/>
        <w:left w:val="none" w:sz="0" w:space="0" w:color="auto"/>
        <w:bottom w:val="none" w:sz="0" w:space="0" w:color="auto"/>
        <w:right w:val="none" w:sz="0" w:space="0" w:color="auto"/>
      </w:divBdr>
    </w:div>
    <w:div w:id="748383097">
      <w:bodyDiv w:val="1"/>
      <w:marLeft w:val="0"/>
      <w:marRight w:val="0"/>
      <w:marTop w:val="0"/>
      <w:marBottom w:val="0"/>
      <w:divBdr>
        <w:top w:val="none" w:sz="0" w:space="0" w:color="auto"/>
        <w:left w:val="none" w:sz="0" w:space="0" w:color="auto"/>
        <w:bottom w:val="none" w:sz="0" w:space="0" w:color="auto"/>
        <w:right w:val="none" w:sz="0" w:space="0" w:color="auto"/>
      </w:divBdr>
    </w:div>
    <w:div w:id="848327082">
      <w:bodyDiv w:val="1"/>
      <w:marLeft w:val="0"/>
      <w:marRight w:val="0"/>
      <w:marTop w:val="0"/>
      <w:marBottom w:val="0"/>
      <w:divBdr>
        <w:top w:val="none" w:sz="0" w:space="0" w:color="auto"/>
        <w:left w:val="none" w:sz="0" w:space="0" w:color="auto"/>
        <w:bottom w:val="none" w:sz="0" w:space="0" w:color="auto"/>
        <w:right w:val="none" w:sz="0" w:space="0" w:color="auto"/>
      </w:divBdr>
    </w:div>
    <w:div w:id="893545282">
      <w:bodyDiv w:val="1"/>
      <w:marLeft w:val="0"/>
      <w:marRight w:val="0"/>
      <w:marTop w:val="0"/>
      <w:marBottom w:val="0"/>
      <w:divBdr>
        <w:top w:val="none" w:sz="0" w:space="0" w:color="auto"/>
        <w:left w:val="none" w:sz="0" w:space="0" w:color="auto"/>
        <w:bottom w:val="none" w:sz="0" w:space="0" w:color="auto"/>
        <w:right w:val="none" w:sz="0" w:space="0" w:color="auto"/>
      </w:divBdr>
    </w:div>
    <w:div w:id="897983578">
      <w:bodyDiv w:val="1"/>
      <w:marLeft w:val="0"/>
      <w:marRight w:val="0"/>
      <w:marTop w:val="0"/>
      <w:marBottom w:val="0"/>
      <w:divBdr>
        <w:top w:val="none" w:sz="0" w:space="0" w:color="auto"/>
        <w:left w:val="none" w:sz="0" w:space="0" w:color="auto"/>
        <w:bottom w:val="none" w:sz="0" w:space="0" w:color="auto"/>
        <w:right w:val="none" w:sz="0" w:space="0" w:color="auto"/>
      </w:divBdr>
    </w:div>
    <w:div w:id="1015885588">
      <w:bodyDiv w:val="1"/>
      <w:marLeft w:val="0"/>
      <w:marRight w:val="0"/>
      <w:marTop w:val="0"/>
      <w:marBottom w:val="0"/>
      <w:divBdr>
        <w:top w:val="none" w:sz="0" w:space="0" w:color="auto"/>
        <w:left w:val="none" w:sz="0" w:space="0" w:color="auto"/>
        <w:bottom w:val="none" w:sz="0" w:space="0" w:color="auto"/>
        <w:right w:val="none" w:sz="0" w:space="0" w:color="auto"/>
      </w:divBdr>
      <w:divsChild>
        <w:div w:id="642008364">
          <w:marLeft w:val="0"/>
          <w:marRight w:val="0"/>
          <w:marTop w:val="0"/>
          <w:marBottom w:val="0"/>
          <w:divBdr>
            <w:top w:val="none" w:sz="0" w:space="0" w:color="auto"/>
            <w:left w:val="none" w:sz="0" w:space="0" w:color="auto"/>
            <w:bottom w:val="none" w:sz="0" w:space="0" w:color="auto"/>
            <w:right w:val="none" w:sz="0" w:space="0" w:color="auto"/>
          </w:divBdr>
        </w:div>
      </w:divsChild>
    </w:div>
    <w:div w:id="1077360541">
      <w:bodyDiv w:val="1"/>
      <w:marLeft w:val="0"/>
      <w:marRight w:val="0"/>
      <w:marTop w:val="0"/>
      <w:marBottom w:val="0"/>
      <w:divBdr>
        <w:top w:val="none" w:sz="0" w:space="0" w:color="auto"/>
        <w:left w:val="none" w:sz="0" w:space="0" w:color="auto"/>
        <w:bottom w:val="none" w:sz="0" w:space="0" w:color="auto"/>
        <w:right w:val="none" w:sz="0" w:space="0" w:color="auto"/>
      </w:divBdr>
    </w:div>
    <w:div w:id="1196842835">
      <w:bodyDiv w:val="1"/>
      <w:marLeft w:val="0"/>
      <w:marRight w:val="0"/>
      <w:marTop w:val="0"/>
      <w:marBottom w:val="0"/>
      <w:divBdr>
        <w:top w:val="none" w:sz="0" w:space="0" w:color="auto"/>
        <w:left w:val="none" w:sz="0" w:space="0" w:color="auto"/>
        <w:bottom w:val="none" w:sz="0" w:space="0" w:color="auto"/>
        <w:right w:val="none" w:sz="0" w:space="0" w:color="auto"/>
      </w:divBdr>
      <w:divsChild>
        <w:div w:id="1054475266">
          <w:marLeft w:val="0"/>
          <w:marRight w:val="0"/>
          <w:marTop w:val="0"/>
          <w:marBottom w:val="0"/>
          <w:divBdr>
            <w:top w:val="none" w:sz="0" w:space="0" w:color="auto"/>
            <w:left w:val="none" w:sz="0" w:space="0" w:color="auto"/>
            <w:bottom w:val="none" w:sz="0" w:space="0" w:color="auto"/>
            <w:right w:val="none" w:sz="0" w:space="0" w:color="auto"/>
          </w:divBdr>
        </w:div>
      </w:divsChild>
    </w:div>
    <w:div w:id="1198932689">
      <w:bodyDiv w:val="1"/>
      <w:marLeft w:val="0"/>
      <w:marRight w:val="0"/>
      <w:marTop w:val="0"/>
      <w:marBottom w:val="0"/>
      <w:divBdr>
        <w:top w:val="none" w:sz="0" w:space="0" w:color="auto"/>
        <w:left w:val="none" w:sz="0" w:space="0" w:color="auto"/>
        <w:bottom w:val="none" w:sz="0" w:space="0" w:color="auto"/>
        <w:right w:val="none" w:sz="0" w:space="0" w:color="auto"/>
      </w:divBdr>
      <w:divsChild>
        <w:div w:id="1844128376">
          <w:marLeft w:val="0"/>
          <w:marRight w:val="0"/>
          <w:marTop w:val="0"/>
          <w:marBottom w:val="0"/>
          <w:divBdr>
            <w:top w:val="none" w:sz="0" w:space="0" w:color="auto"/>
            <w:left w:val="none" w:sz="0" w:space="0" w:color="auto"/>
            <w:bottom w:val="none" w:sz="0" w:space="0" w:color="auto"/>
            <w:right w:val="none" w:sz="0" w:space="0" w:color="auto"/>
          </w:divBdr>
        </w:div>
      </w:divsChild>
    </w:div>
    <w:div w:id="1219785123">
      <w:bodyDiv w:val="1"/>
      <w:marLeft w:val="0"/>
      <w:marRight w:val="0"/>
      <w:marTop w:val="0"/>
      <w:marBottom w:val="0"/>
      <w:divBdr>
        <w:top w:val="none" w:sz="0" w:space="0" w:color="auto"/>
        <w:left w:val="none" w:sz="0" w:space="0" w:color="auto"/>
        <w:bottom w:val="none" w:sz="0" w:space="0" w:color="auto"/>
        <w:right w:val="none" w:sz="0" w:space="0" w:color="auto"/>
      </w:divBdr>
    </w:div>
    <w:div w:id="1232042773">
      <w:bodyDiv w:val="1"/>
      <w:marLeft w:val="0"/>
      <w:marRight w:val="0"/>
      <w:marTop w:val="0"/>
      <w:marBottom w:val="0"/>
      <w:divBdr>
        <w:top w:val="none" w:sz="0" w:space="0" w:color="auto"/>
        <w:left w:val="none" w:sz="0" w:space="0" w:color="auto"/>
        <w:bottom w:val="none" w:sz="0" w:space="0" w:color="auto"/>
        <w:right w:val="none" w:sz="0" w:space="0" w:color="auto"/>
      </w:divBdr>
    </w:div>
    <w:div w:id="1287077282">
      <w:bodyDiv w:val="1"/>
      <w:marLeft w:val="0"/>
      <w:marRight w:val="0"/>
      <w:marTop w:val="0"/>
      <w:marBottom w:val="0"/>
      <w:divBdr>
        <w:top w:val="none" w:sz="0" w:space="0" w:color="auto"/>
        <w:left w:val="none" w:sz="0" w:space="0" w:color="auto"/>
        <w:bottom w:val="none" w:sz="0" w:space="0" w:color="auto"/>
        <w:right w:val="none" w:sz="0" w:space="0" w:color="auto"/>
      </w:divBdr>
    </w:div>
    <w:div w:id="1452169851">
      <w:bodyDiv w:val="1"/>
      <w:marLeft w:val="0"/>
      <w:marRight w:val="0"/>
      <w:marTop w:val="0"/>
      <w:marBottom w:val="0"/>
      <w:divBdr>
        <w:top w:val="none" w:sz="0" w:space="0" w:color="auto"/>
        <w:left w:val="none" w:sz="0" w:space="0" w:color="auto"/>
        <w:bottom w:val="none" w:sz="0" w:space="0" w:color="auto"/>
        <w:right w:val="none" w:sz="0" w:space="0" w:color="auto"/>
      </w:divBdr>
      <w:divsChild>
        <w:div w:id="1659654032">
          <w:marLeft w:val="0"/>
          <w:marRight w:val="0"/>
          <w:marTop w:val="0"/>
          <w:marBottom w:val="0"/>
          <w:divBdr>
            <w:top w:val="none" w:sz="0" w:space="0" w:color="auto"/>
            <w:left w:val="none" w:sz="0" w:space="0" w:color="auto"/>
            <w:bottom w:val="none" w:sz="0" w:space="0" w:color="auto"/>
            <w:right w:val="none" w:sz="0" w:space="0" w:color="auto"/>
          </w:divBdr>
        </w:div>
      </w:divsChild>
    </w:div>
    <w:div w:id="1621885879">
      <w:bodyDiv w:val="1"/>
      <w:marLeft w:val="0"/>
      <w:marRight w:val="0"/>
      <w:marTop w:val="0"/>
      <w:marBottom w:val="0"/>
      <w:divBdr>
        <w:top w:val="none" w:sz="0" w:space="0" w:color="auto"/>
        <w:left w:val="none" w:sz="0" w:space="0" w:color="auto"/>
        <w:bottom w:val="none" w:sz="0" w:space="0" w:color="auto"/>
        <w:right w:val="none" w:sz="0" w:space="0" w:color="auto"/>
      </w:divBdr>
    </w:div>
    <w:div w:id="1758284856">
      <w:bodyDiv w:val="1"/>
      <w:marLeft w:val="0"/>
      <w:marRight w:val="0"/>
      <w:marTop w:val="0"/>
      <w:marBottom w:val="0"/>
      <w:divBdr>
        <w:top w:val="none" w:sz="0" w:space="0" w:color="auto"/>
        <w:left w:val="none" w:sz="0" w:space="0" w:color="auto"/>
        <w:bottom w:val="none" w:sz="0" w:space="0" w:color="auto"/>
        <w:right w:val="none" w:sz="0" w:space="0" w:color="auto"/>
      </w:divBdr>
    </w:div>
    <w:div w:id="1910073645">
      <w:bodyDiv w:val="1"/>
      <w:marLeft w:val="0"/>
      <w:marRight w:val="0"/>
      <w:marTop w:val="0"/>
      <w:marBottom w:val="0"/>
      <w:divBdr>
        <w:top w:val="none" w:sz="0" w:space="0" w:color="auto"/>
        <w:left w:val="none" w:sz="0" w:space="0" w:color="auto"/>
        <w:bottom w:val="none" w:sz="0" w:space="0" w:color="auto"/>
        <w:right w:val="none" w:sz="0" w:space="0" w:color="auto"/>
      </w:divBdr>
    </w:div>
    <w:div w:id="1952467470">
      <w:bodyDiv w:val="1"/>
      <w:marLeft w:val="0"/>
      <w:marRight w:val="0"/>
      <w:marTop w:val="0"/>
      <w:marBottom w:val="0"/>
      <w:divBdr>
        <w:top w:val="none" w:sz="0" w:space="0" w:color="auto"/>
        <w:left w:val="none" w:sz="0" w:space="0" w:color="auto"/>
        <w:bottom w:val="none" w:sz="0" w:space="0" w:color="auto"/>
        <w:right w:val="none" w:sz="0" w:space="0" w:color="auto"/>
      </w:divBdr>
      <w:divsChild>
        <w:div w:id="1754013761">
          <w:marLeft w:val="0"/>
          <w:marRight w:val="0"/>
          <w:marTop w:val="0"/>
          <w:marBottom w:val="0"/>
          <w:divBdr>
            <w:top w:val="none" w:sz="0" w:space="0" w:color="auto"/>
            <w:left w:val="none" w:sz="0" w:space="0" w:color="auto"/>
            <w:bottom w:val="none" w:sz="0" w:space="0" w:color="auto"/>
            <w:right w:val="none" w:sz="0" w:space="0" w:color="auto"/>
          </w:divBdr>
        </w:div>
      </w:divsChild>
    </w:div>
    <w:div w:id="2027710493">
      <w:bodyDiv w:val="1"/>
      <w:marLeft w:val="0"/>
      <w:marRight w:val="0"/>
      <w:marTop w:val="0"/>
      <w:marBottom w:val="0"/>
      <w:divBdr>
        <w:top w:val="none" w:sz="0" w:space="0" w:color="auto"/>
        <w:left w:val="none" w:sz="0" w:space="0" w:color="auto"/>
        <w:bottom w:val="none" w:sz="0" w:space="0" w:color="auto"/>
        <w:right w:val="none" w:sz="0" w:space="0" w:color="auto"/>
      </w:divBdr>
    </w:div>
    <w:div w:id="2088501397">
      <w:bodyDiv w:val="1"/>
      <w:marLeft w:val="0"/>
      <w:marRight w:val="0"/>
      <w:marTop w:val="0"/>
      <w:marBottom w:val="0"/>
      <w:divBdr>
        <w:top w:val="none" w:sz="0" w:space="0" w:color="auto"/>
        <w:left w:val="none" w:sz="0" w:space="0" w:color="auto"/>
        <w:bottom w:val="none" w:sz="0" w:space="0" w:color="auto"/>
        <w:right w:val="none" w:sz="0" w:space="0" w:color="auto"/>
      </w:divBdr>
      <w:divsChild>
        <w:div w:id="168297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view.officeapps.live.com/op/view.aspx?src=https%3A%2F%2Fsdmx.org%2Fwp-content%2Fuploads%2FCL_TIME_PER_COLLECT_v1_0_15-4-2015.doc&amp;wdOrigin=BROWSELINK"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eur03.safelinks.protection.outlook.com/ap/x-59584e83/?url=https%3A%2F%2Fvlaamseoverheid.sharepoint.com%2F%3Ax%3A%2Fr%2Fsites%2FVSA-ABB-monitoren%2F_layouts%2F15%2FDoc.aspx%3Fsourcedoc%3D%257B73D56794-2471-43BF-8785-A7DBBD428E85%257D%26file%3Dmetadata_register_beleidsmonitoren_ABB.xlsx%26action%3Ddefault%26mobileredirect%3Dtrue&amp;data=05%7C01%7Cjorre.vannieuwenhuyze%40vlaanderen.be%7Cc9f1d2eb83884be04c7308dbf4b1403c%7C0c0338a695614ee8b8d64e89cbd520a0%7C0%7C0%7C638372814348944517%7CUnknown%7CTWFpbGZsb3d8eyJWIjoiMC4wLjAwMDAiLCJQIjoiV2luMzIiLCJBTiI6Ik1haWwiLCJXVCI6Mn0%3D%7C3000%7C%7C%7C&amp;sdata=oYDZO5w1jittOpuEvImKecAmVYy9HZenOGefJfnyMDk%3D&amp;reserved=0"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view.officeapps.live.com/op/view.aspx?src=https%3A%2F%2Fsdmx.org%2Fwp-content%2Fuploads%2FCL_TIME_FORMAT_1.0_2009.doc&amp;wdOrigin=BROWSELINK"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eur03.safelinks.protection.outlook.com/ap/x-59584e83/?url=https%3A%2F%2Fvlaamseoverheid.sharepoint.com%2F%3Ax%3A%2Fr%2Fsites%2FVSA-ABB-monitoren%2F_layouts%2F15%2FDoc.aspx%3Fsourcedoc%3D%257B73D56794-2471-43BF-8785-A7DBBD428E85%257D%26file%3Dmetadata_register_beleidsmonitoren_ABB.xlsx%26action%3Ddefault%26mobileredirect%3Dtrue&amp;data=05%7C01%7Cjorre.vannieuwenhuyze%40vlaanderen.be%7Cc9f1d2eb83884be04c7308dbf4b1403c%7C0c0338a695614ee8b8d64e89cbd520a0%7C0%7C0%7C638372814348944517%7CUnknown%7CTWFpbGZsb3d8eyJWIjoiMC4wLjAwMDAiLCJQIjoiV2luMzIiLCJBTiI6Ik1haWwiLCJXVCI6Mn0%3D%7C3000%7C%7C%7C&amp;sdata=oYDZO5w1jittOpuEvImKecAmVYy9HZenOGefJfnyMDk%3D&amp;reserved=0" TargetMode="External"/><Relationship Id="rId20" Type="http://schemas.openxmlformats.org/officeDocument/2006/relationships/hyperlink" Target="https://sdmx.org/wp-content/uploads/CL_CONF_STATUS_1_3_2022.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view.officeapps.live.com/op/view.aspx?src=https%3A%2F%2Fsdmx.org%2Fwp-content%2Fuploads%2FCL_OBS_STATUS_v2_2.docx&amp;wdOrigin=BROWSELIN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1.xm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niejo\OneDrive%20-%20Vlaamse%20overheid%20-%20Office%20365\Documenten\04_styleguides\VSA\office-word\VO_opmaakstijlen_SV.dotx" TargetMode="External"/></Relationships>
</file>

<file path=word/theme/theme1.xml><?xml version="1.0" encoding="utf-8"?>
<a:theme xmlns:a="http://schemas.openxmlformats.org/drawingml/2006/main" name="Vlaamse Overheid Serif">
  <a:themeElements>
    <a:clrScheme name="statistiek vlaanderen">
      <a:dk1>
        <a:srgbClr val="373636"/>
      </a:dk1>
      <a:lt1>
        <a:sysClr val="window" lastClr="FFFFFF"/>
      </a:lt1>
      <a:dk2>
        <a:srgbClr val="6B6B6B"/>
      </a:dk2>
      <a:lt2>
        <a:srgbClr val="F6F5F3"/>
      </a:lt2>
      <a:accent1>
        <a:srgbClr val="4B6C7A"/>
      </a:accent1>
      <a:accent2>
        <a:srgbClr val="FFF200"/>
      </a:accent2>
      <a:accent3>
        <a:srgbClr val="373636"/>
      </a:accent3>
      <a:accent4>
        <a:srgbClr val="E5DA04"/>
      </a:accent4>
      <a:accent5>
        <a:srgbClr val="D5D5D5"/>
      </a:accent5>
      <a:accent6>
        <a:srgbClr val="989898"/>
      </a:accent6>
      <a:hlink>
        <a:srgbClr val="3C96BE"/>
      </a:hlink>
      <a:folHlink>
        <a:srgbClr val="AA78AA"/>
      </a:folHlink>
    </a:clrScheme>
    <a:fontScheme name="Vlaamse overheid opmaakstijlen">
      <a:majorFont>
        <a:latin typeface="FlandersArtSans-Medium"/>
        <a:ea typeface=""/>
        <a:cs typeface=""/>
      </a:majorFont>
      <a:minorFont>
        <a:latin typeface="FlandersArtSerif-Regular"/>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2024-03-12T00:00:00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A58602D7905C4A95668123CB4125B6" ma:contentTypeVersion="7" ma:contentTypeDescription="Een nieuw document maken." ma:contentTypeScope="" ma:versionID="ea72cc7d3c7650e762fb6804ed27d8d0">
  <xsd:schema xmlns:xsd="http://www.w3.org/2001/XMLSchema" xmlns:xs="http://www.w3.org/2001/XMLSchema" xmlns:p="http://schemas.microsoft.com/office/2006/metadata/properties" xmlns:ns2="c9ddc77b-8578-4233-931d-3204da7e29d7" xmlns:ns3="5b0c7779-fcdd-4d12-9999-ca37719676af" targetNamespace="http://schemas.microsoft.com/office/2006/metadata/properties" ma:root="true" ma:fieldsID="d32b938669042fd1da930514b2557dd9" ns2:_="" ns3:_="">
    <xsd:import namespace="c9ddc77b-8578-4233-931d-3204da7e29d7"/>
    <xsd:import namespace="5b0c7779-fcdd-4d12-9999-ca37719676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dc77b-8578-4233-931d-3204da7e2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c7779-fcdd-4d12-9999-ca37719676a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7"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5b0c7779-fcdd-4d12-9999-ca37719676af">
      <UserInfo>
        <DisplayName>Noppe Jo</DisplayName>
        <AccountId>29</AccountId>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9E9C1A-490C-4FB6-B9AB-8005DAAF9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ddc77b-8578-4233-931d-3204da7e29d7"/>
    <ds:schemaRef ds:uri="5b0c7779-fcdd-4d12-9999-ca3771967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280A26-0171-4C72-B7A2-4704F9A1E036}">
  <ds:schemaRefs>
    <ds:schemaRef ds:uri="http://schemas.openxmlformats.org/officeDocument/2006/bibliography"/>
  </ds:schemaRefs>
</ds:datastoreItem>
</file>

<file path=customXml/itemProps4.xml><?xml version="1.0" encoding="utf-8"?>
<ds:datastoreItem xmlns:ds="http://schemas.openxmlformats.org/officeDocument/2006/customXml" ds:itemID="{CF058236-D09C-42A7-B6C2-A66CEDB5321E}">
  <ds:schemaRefs>
    <ds:schemaRef ds:uri="http://schemas.microsoft.com/office/2006/metadata/properties"/>
    <ds:schemaRef ds:uri="http://schemas.microsoft.com/office/infopath/2007/PartnerControls"/>
    <ds:schemaRef ds:uri="5b0c7779-fcdd-4d12-9999-ca37719676af"/>
  </ds:schemaRefs>
</ds:datastoreItem>
</file>

<file path=customXml/itemProps5.xml><?xml version="1.0" encoding="utf-8"?>
<ds:datastoreItem xmlns:ds="http://schemas.openxmlformats.org/officeDocument/2006/customXml" ds:itemID="{F61AA0F1-0A00-447A-9A81-ED2D82B882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VO_opmaakstijlen_SV.dotx</Template>
  <TotalTime>61</TotalTime>
  <Pages>1</Pages>
  <Words>9279</Words>
  <Characters>52892</Characters>
  <Application>Microsoft Office Word</Application>
  <DocSecurity>4</DocSecurity>
  <Lines>440</Lines>
  <Paragraphs>124</Paragraphs>
  <ScaleCrop>false</ScaleCrop>
  <Company>Vlaamse Overheid</Company>
  <LinksUpToDate>false</LinksUpToDate>
  <CharactersWithSpaces>62047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van het document</dc:title>
  <dc:subject/>
  <dc:creator>Vannieuwenhuyze, Jorre</dc:creator>
  <cp:keywords/>
  <cp:lastModifiedBy>Van Landschoot Lisa</cp:lastModifiedBy>
  <cp:revision>1732</cp:revision>
  <cp:lastPrinted>2014-03-29T10:07:00Z</cp:lastPrinted>
  <dcterms:created xsi:type="dcterms:W3CDTF">2024-01-26T02:25:00Z</dcterms:created>
  <dcterms:modified xsi:type="dcterms:W3CDTF">2024-05-07T23:05:00Z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0x010100DFA58602D7905C4A95668123CB4125B6</vt:lpwstr>
  </property>
  <property fmtid="{D5CDD505-2E9C-101B-9397-08002B2CF9AE}" pid="3" name="Order">
    <vt:r8>100</vt:r8>
  </property>
</Properties>
</file>